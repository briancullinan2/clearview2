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B3C" w:rsidRPr="001C1B3C" w:rsidRDefault="001C1B3C" w:rsidP="00DF0B11">
      <w:pPr>
        <w:pStyle w:val="ListParagraph"/>
        <w:numPr>
          <w:ilvl w:val="0"/>
          <w:numId w:val="5"/>
        </w:numPr>
        <w:rPr>
          <w:rFonts w:cstheme="minorHAnsi"/>
          <w:b/>
          <w:sz w:val="24"/>
          <w:szCs w:val="24"/>
        </w:rPr>
      </w:pPr>
      <w:r w:rsidRPr="001C1B3C">
        <w:rPr>
          <w:rFonts w:cstheme="minorHAnsi"/>
          <w:b/>
          <w:sz w:val="24"/>
          <w:szCs w:val="24"/>
        </w:rPr>
        <w:t>Purpose</w:t>
      </w:r>
    </w:p>
    <w:p w:rsidR="00DF0B11" w:rsidRDefault="00DF0B11" w:rsidP="001C1B3C">
      <w:pPr>
        <w:pStyle w:val="ListParagraph"/>
        <w:rPr>
          <w:rFonts w:cstheme="minorHAnsi"/>
          <w:sz w:val="24"/>
          <w:szCs w:val="24"/>
        </w:rPr>
      </w:pPr>
      <w:r w:rsidRPr="001C1B3C">
        <w:rPr>
          <w:rFonts w:cstheme="minorHAnsi"/>
          <w:sz w:val="24"/>
          <w:szCs w:val="24"/>
        </w:rPr>
        <w:t xml:space="preserve">The purpose of this procedure is to provide for a system and instructions, and to assign responsibilities for establishing and maintaining </w:t>
      </w:r>
      <w:r w:rsidR="001C1B3C">
        <w:rPr>
          <w:rFonts w:cstheme="minorHAnsi"/>
          <w:sz w:val="24"/>
          <w:szCs w:val="24"/>
        </w:rPr>
        <w:t>Device Master Records (DMR).</w:t>
      </w:r>
    </w:p>
    <w:p w:rsidR="001C1B3C" w:rsidRPr="001C1B3C" w:rsidRDefault="001C1B3C" w:rsidP="001C1B3C">
      <w:pPr>
        <w:pStyle w:val="ListParagraph"/>
        <w:rPr>
          <w:rFonts w:cstheme="minorHAnsi"/>
          <w:sz w:val="24"/>
          <w:szCs w:val="24"/>
        </w:rPr>
      </w:pPr>
    </w:p>
    <w:p w:rsidR="001C1B3C" w:rsidRPr="001C1B3C" w:rsidRDefault="001C1B3C" w:rsidP="00DF0B11">
      <w:pPr>
        <w:pStyle w:val="ListParagraph"/>
        <w:numPr>
          <w:ilvl w:val="0"/>
          <w:numId w:val="5"/>
        </w:numPr>
        <w:rPr>
          <w:rFonts w:cstheme="minorHAnsi"/>
          <w:b/>
          <w:sz w:val="24"/>
          <w:szCs w:val="24"/>
        </w:rPr>
      </w:pPr>
      <w:r w:rsidRPr="001C1B3C">
        <w:rPr>
          <w:rFonts w:cstheme="minorHAnsi"/>
          <w:b/>
          <w:sz w:val="24"/>
          <w:szCs w:val="24"/>
        </w:rPr>
        <w:t>Scope</w:t>
      </w:r>
    </w:p>
    <w:p w:rsidR="00DF0B11" w:rsidRDefault="00DF0B11" w:rsidP="001C1B3C">
      <w:pPr>
        <w:pStyle w:val="ListParagraph"/>
        <w:rPr>
          <w:rFonts w:cstheme="minorHAnsi"/>
          <w:sz w:val="24"/>
          <w:szCs w:val="24"/>
        </w:rPr>
      </w:pPr>
      <w:r w:rsidRPr="001C1B3C">
        <w:rPr>
          <w:rFonts w:cstheme="minorHAnsi"/>
          <w:sz w:val="24"/>
          <w:szCs w:val="24"/>
        </w:rPr>
        <w:t xml:space="preserve">This procedure applies to technical/engineering documentation for each type </w:t>
      </w:r>
      <w:r w:rsidR="001C1B3C">
        <w:rPr>
          <w:rFonts w:cstheme="minorHAnsi"/>
          <w:sz w:val="24"/>
          <w:szCs w:val="24"/>
        </w:rPr>
        <w:t>or model of medical device or system.</w:t>
      </w:r>
    </w:p>
    <w:p w:rsidR="001C1B3C" w:rsidRPr="001C1B3C" w:rsidRDefault="001C1B3C" w:rsidP="001C1B3C">
      <w:pPr>
        <w:pStyle w:val="ListParagraph"/>
        <w:rPr>
          <w:rFonts w:cstheme="minorHAnsi"/>
          <w:sz w:val="24"/>
          <w:szCs w:val="24"/>
        </w:rPr>
      </w:pPr>
    </w:p>
    <w:p w:rsidR="001C1B3C" w:rsidRPr="00791780" w:rsidRDefault="001C1B3C" w:rsidP="001C1B3C">
      <w:pPr>
        <w:pStyle w:val="ListParagraph"/>
        <w:numPr>
          <w:ilvl w:val="0"/>
          <w:numId w:val="5"/>
        </w:numPr>
        <w:rPr>
          <w:rFonts w:cstheme="minorHAnsi"/>
          <w:b/>
          <w:sz w:val="24"/>
          <w:szCs w:val="24"/>
        </w:rPr>
      </w:pPr>
      <w:r w:rsidRPr="00791780">
        <w:rPr>
          <w:rFonts w:cstheme="minorHAnsi"/>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1C1B3C" w:rsidRPr="00320D92" w:rsidTr="001C1B3C">
        <w:tc>
          <w:tcPr>
            <w:tcW w:w="3078" w:type="dxa"/>
          </w:tcPr>
          <w:p w:rsidR="001C1B3C" w:rsidRPr="002771BD" w:rsidRDefault="00BF1207" w:rsidP="001C1B3C">
            <w:pPr>
              <w:pStyle w:val="ListParagraph"/>
              <w:spacing w:after="200" w:line="276" w:lineRule="auto"/>
              <w:ind w:left="0"/>
              <w:rPr>
                <w:rFonts w:cstheme="minorHAnsi"/>
                <w:b/>
                <w:sz w:val="24"/>
                <w:szCs w:val="24"/>
              </w:rPr>
            </w:pPr>
            <w:r>
              <w:rPr>
                <w:rFonts w:cstheme="minorHAnsi"/>
                <w:b/>
                <w:sz w:val="24"/>
                <w:szCs w:val="24"/>
              </w:rPr>
              <w:t>Device Master Record</w:t>
            </w:r>
          </w:p>
        </w:tc>
        <w:tc>
          <w:tcPr>
            <w:tcW w:w="5778" w:type="dxa"/>
          </w:tcPr>
          <w:p w:rsidR="001C1B3C" w:rsidRPr="002771BD" w:rsidRDefault="00BF1207" w:rsidP="00BF1207">
            <w:pPr>
              <w:pStyle w:val="ListParagraph"/>
              <w:ind w:left="0"/>
              <w:rPr>
                <w:rFonts w:cstheme="minorHAnsi"/>
                <w:sz w:val="24"/>
                <w:szCs w:val="24"/>
              </w:rPr>
            </w:pPr>
            <w:r w:rsidRPr="00D65CCB">
              <w:rPr>
                <w:rFonts w:cstheme="minorHAnsi"/>
                <w:sz w:val="24"/>
                <w:szCs w:val="24"/>
              </w:rPr>
              <w:t>Device Master Record is an index (</w:t>
            </w:r>
            <w:r>
              <w:rPr>
                <w:rFonts w:cstheme="minorHAnsi"/>
                <w:sz w:val="24"/>
                <w:szCs w:val="24"/>
              </w:rPr>
              <w:t xml:space="preserve">i.e., </w:t>
            </w:r>
            <w:r w:rsidRPr="00D65CCB">
              <w:rPr>
                <w:rFonts w:cstheme="minorHAnsi"/>
                <w:sz w:val="24"/>
                <w:szCs w:val="24"/>
              </w:rPr>
              <w:t xml:space="preserve">a table of contents) of device-specific documentation required for procurement of materials and components, manufacture, and evaluation of </w:t>
            </w:r>
            <w:r>
              <w:rPr>
                <w:rFonts w:cstheme="minorHAnsi"/>
                <w:sz w:val="24"/>
                <w:szCs w:val="24"/>
              </w:rPr>
              <w:t>a finished medical</w:t>
            </w:r>
            <w:r w:rsidRPr="00D65CCB">
              <w:rPr>
                <w:rFonts w:cstheme="minorHAnsi"/>
                <w:sz w:val="24"/>
                <w:szCs w:val="24"/>
              </w:rPr>
              <w:t xml:space="preserve"> device.</w:t>
            </w:r>
          </w:p>
        </w:tc>
      </w:tr>
    </w:tbl>
    <w:p w:rsidR="001C1B3C" w:rsidRPr="002771BD" w:rsidRDefault="001C1B3C" w:rsidP="001C1B3C">
      <w:pPr>
        <w:pStyle w:val="ListParagraph"/>
        <w:rPr>
          <w:rFonts w:cstheme="minorHAnsi"/>
          <w:b/>
          <w:sz w:val="24"/>
          <w:szCs w:val="24"/>
        </w:rPr>
      </w:pPr>
    </w:p>
    <w:p w:rsidR="001C1B3C" w:rsidRPr="002771BD" w:rsidRDefault="001C1B3C" w:rsidP="001C1B3C">
      <w:pPr>
        <w:pStyle w:val="ListParagraph"/>
        <w:numPr>
          <w:ilvl w:val="0"/>
          <w:numId w:val="5"/>
        </w:numPr>
        <w:rPr>
          <w:rFonts w:cstheme="minorHAnsi"/>
          <w:b/>
          <w:sz w:val="24"/>
          <w:szCs w:val="24"/>
        </w:rPr>
      </w:pPr>
      <w:r w:rsidRPr="002771BD">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1C1B3C" w:rsidRPr="00320D92" w:rsidTr="001C1B3C">
        <w:tc>
          <w:tcPr>
            <w:tcW w:w="3097" w:type="dxa"/>
          </w:tcPr>
          <w:p w:rsidR="001C1B3C" w:rsidRPr="002771BD" w:rsidRDefault="004A73B1" w:rsidP="001C1B3C">
            <w:pPr>
              <w:pStyle w:val="ListParagraph"/>
              <w:spacing w:after="200" w:line="276" w:lineRule="auto"/>
              <w:ind w:left="0"/>
              <w:rPr>
                <w:rFonts w:cstheme="minorHAnsi"/>
                <w:b/>
                <w:sz w:val="24"/>
                <w:szCs w:val="24"/>
              </w:rPr>
            </w:pPr>
            <w:r>
              <w:rPr>
                <w:rFonts w:cstheme="minorHAnsi"/>
                <w:b/>
                <w:sz w:val="24"/>
                <w:szCs w:val="24"/>
              </w:rPr>
              <w:t xml:space="preserve">Program </w:t>
            </w:r>
            <w:r w:rsidR="001C1B3C">
              <w:rPr>
                <w:rFonts w:cstheme="minorHAnsi"/>
                <w:b/>
                <w:sz w:val="24"/>
                <w:szCs w:val="24"/>
              </w:rPr>
              <w:t>Manager</w:t>
            </w:r>
          </w:p>
        </w:tc>
        <w:tc>
          <w:tcPr>
            <w:tcW w:w="5759" w:type="dxa"/>
          </w:tcPr>
          <w:p w:rsidR="001C1B3C" w:rsidRPr="002771BD" w:rsidRDefault="001C1B3C" w:rsidP="001C1B3C">
            <w:pPr>
              <w:pStyle w:val="ListParagraph"/>
              <w:numPr>
                <w:ilvl w:val="0"/>
                <w:numId w:val="2"/>
              </w:numPr>
              <w:spacing w:after="200" w:line="276" w:lineRule="auto"/>
              <w:ind w:left="323" w:hanging="270"/>
              <w:rPr>
                <w:rFonts w:cstheme="minorHAnsi"/>
                <w:sz w:val="24"/>
                <w:szCs w:val="24"/>
              </w:rPr>
            </w:pPr>
            <w:r w:rsidRPr="002771BD">
              <w:rPr>
                <w:rFonts w:cstheme="minorHAnsi"/>
                <w:sz w:val="24"/>
                <w:szCs w:val="24"/>
              </w:rPr>
              <w:t xml:space="preserve">Complies with the policy and procedure for all </w:t>
            </w:r>
            <w:r>
              <w:rPr>
                <w:rFonts w:cstheme="minorHAnsi"/>
                <w:sz w:val="24"/>
                <w:szCs w:val="24"/>
              </w:rPr>
              <w:t>design development projects</w:t>
            </w:r>
            <w:r w:rsidRPr="002771BD">
              <w:rPr>
                <w:rFonts w:cstheme="minorHAnsi"/>
                <w:sz w:val="24"/>
                <w:szCs w:val="24"/>
              </w:rPr>
              <w:t>.</w:t>
            </w:r>
            <w:bookmarkStart w:id="0" w:name="_GoBack"/>
            <w:bookmarkEnd w:id="0"/>
            <w:del w:id="1" w:author="Jan Ayres" w:date="2012-08-14T10:13:00Z">
              <w:r w:rsidR="00F21F25" w:rsidDel="003924A2">
                <w:rPr>
                  <w:rFonts w:cstheme="minorHAnsi"/>
                  <w:sz w:val="24"/>
                  <w:szCs w:val="24"/>
                </w:rPr>
                <w:delText xml:space="preserve"> </w:delText>
              </w:r>
            </w:del>
            <w:r w:rsidR="00F21F25">
              <w:rPr>
                <w:rFonts w:cstheme="minorHAnsi"/>
                <w:sz w:val="24"/>
                <w:szCs w:val="24"/>
              </w:rPr>
              <w:t xml:space="preserve"> May delegate this activity to another design </w:t>
            </w:r>
            <w:r w:rsidR="00981F8A">
              <w:rPr>
                <w:rFonts w:cstheme="minorHAnsi"/>
                <w:sz w:val="24"/>
                <w:szCs w:val="24"/>
              </w:rPr>
              <w:t>team member.</w:t>
            </w:r>
          </w:p>
          <w:p w:rsidR="001C1B3C" w:rsidRPr="002771BD" w:rsidRDefault="001C1B3C" w:rsidP="001C1B3C">
            <w:pPr>
              <w:pStyle w:val="ListParagraph"/>
              <w:numPr>
                <w:ilvl w:val="0"/>
                <w:numId w:val="2"/>
              </w:numPr>
              <w:spacing w:after="200" w:line="276" w:lineRule="auto"/>
              <w:ind w:left="323" w:hanging="270"/>
              <w:rPr>
                <w:rFonts w:cstheme="minorHAnsi"/>
                <w:sz w:val="24"/>
                <w:szCs w:val="24"/>
              </w:rPr>
            </w:pPr>
            <w:r w:rsidRPr="002771BD">
              <w:rPr>
                <w:rFonts w:cstheme="minorHAnsi"/>
                <w:sz w:val="24"/>
                <w:szCs w:val="24"/>
              </w:rPr>
              <w:t>Ensures the most current version of this document is used when referenced.</w:t>
            </w:r>
          </w:p>
        </w:tc>
      </w:tr>
      <w:tr w:rsidR="001C1B3C" w:rsidRPr="00320D92" w:rsidTr="001C1B3C">
        <w:tc>
          <w:tcPr>
            <w:tcW w:w="3097" w:type="dxa"/>
          </w:tcPr>
          <w:p w:rsidR="001C1B3C" w:rsidRPr="002771BD" w:rsidRDefault="001C1B3C" w:rsidP="001C1B3C">
            <w:pPr>
              <w:pStyle w:val="ListParagraph"/>
              <w:spacing w:after="200" w:line="276" w:lineRule="auto"/>
              <w:ind w:left="0"/>
              <w:rPr>
                <w:rFonts w:cstheme="minorHAnsi"/>
                <w:b/>
                <w:sz w:val="24"/>
                <w:szCs w:val="24"/>
              </w:rPr>
            </w:pPr>
            <w:r>
              <w:rPr>
                <w:rFonts w:cstheme="minorHAnsi"/>
                <w:b/>
                <w:sz w:val="24"/>
                <w:szCs w:val="24"/>
              </w:rPr>
              <w:t>QA</w:t>
            </w:r>
          </w:p>
        </w:tc>
        <w:tc>
          <w:tcPr>
            <w:tcW w:w="5759" w:type="dxa"/>
          </w:tcPr>
          <w:p w:rsidR="001C1B3C" w:rsidRPr="002771BD" w:rsidRDefault="001C1B3C" w:rsidP="00F21F25">
            <w:pPr>
              <w:pStyle w:val="ListParagraph"/>
              <w:numPr>
                <w:ilvl w:val="0"/>
                <w:numId w:val="3"/>
              </w:numPr>
              <w:spacing w:after="200" w:line="276" w:lineRule="auto"/>
              <w:ind w:left="323" w:hanging="270"/>
              <w:rPr>
                <w:rFonts w:cstheme="minorHAnsi"/>
                <w:sz w:val="24"/>
                <w:szCs w:val="24"/>
              </w:rPr>
            </w:pPr>
            <w:r w:rsidRPr="002771BD">
              <w:rPr>
                <w:rFonts w:cstheme="minorHAnsi"/>
                <w:sz w:val="24"/>
                <w:szCs w:val="24"/>
              </w:rPr>
              <w:t>Ensures proper train</w:t>
            </w:r>
            <w:r>
              <w:rPr>
                <w:rFonts w:cstheme="minorHAnsi"/>
                <w:sz w:val="24"/>
                <w:szCs w:val="24"/>
              </w:rPr>
              <w:t>ing</w:t>
            </w:r>
            <w:r w:rsidRPr="002771BD">
              <w:rPr>
                <w:rFonts w:cstheme="minorHAnsi"/>
                <w:sz w:val="24"/>
                <w:szCs w:val="24"/>
              </w:rPr>
              <w:t xml:space="preserve"> before using this policy or procedure.</w:t>
            </w:r>
          </w:p>
          <w:p w:rsidR="001C1B3C" w:rsidRPr="002771BD" w:rsidRDefault="001C1B3C" w:rsidP="00F21F25">
            <w:pPr>
              <w:pStyle w:val="ListParagraph"/>
              <w:numPr>
                <w:ilvl w:val="0"/>
                <w:numId w:val="3"/>
              </w:numPr>
              <w:ind w:left="323" w:hanging="270"/>
              <w:rPr>
                <w:rFonts w:cstheme="minorHAnsi"/>
                <w:sz w:val="24"/>
                <w:szCs w:val="24"/>
              </w:rPr>
            </w:pPr>
            <w:r>
              <w:rPr>
                <w:rFonts w:cstheme="minorHAnsi"/>
                <w:sz w:val="24"/>
                <w:szCs w:val="24"/>
              </w:rPr>
              <w:t>Participates in the development, r</w:t>
            </w:r>
            <w:r w:rsidRPr="002771BD">
              <w:rPr>
                <w:rFonts w:cstheme="minorHAnsi"/>
                <w:sz w:val="24"/>
                <w:szCs w:val="24"/>
              </w:rPr>
              <w:t>eviews and</w:t>
            </w:r>
            <w:r>
              <w:rPr>
                <w:rFonts w:cstheme="minorHAnsi"/>
                <w:sz w:val="24"/>
                <w:szCs w:val="24"/>
              </w:rPr>
              <w:t>/or</w:t>
            </w:r>
            <w:r w:rsidRPr="002771BD">
              <w:rPr>
                <w:rFonts w:cstheme="minorHAnsi"/>
                <w:sz w:val="24"/>
                <w:szCs w:val="24"/>
              </w:rPr>
              <w:t xml:space="preserve"> approv</w:t>
            </w:r>
            <w:r>
              <w:rPr>
                <w:rFonts w:cstheme="minorHAnsi"/>
                <w:sz w:val="24"/>
                <w:szCs w:val="24"/>
              </w:rPr>
              <w:t>al of</w:t>
            </w:r>
            <w:r w:rsidRPr="002771BD">
              <w:rPr>
                <w:rFonts w:cstheme="minorHAnsi"/>
                <w:sz w:val="24"/>
                <w:szCs w:val="24"/>
              </w:rPr>
              <w:t xml:space="preserve"> all </w:t>
            </w:r>
            <w:r>
              <w:rPr>
                <w:rFonts w:cstheme="minorHAnsi"/>
                <w:sz w:val="24"/>
                <w:szCs w:val="24"/>
              </w:rPr>
              <w:t>design</w:t>
            </w:r>
            <w:r w:rsidRPr="002771BD">
              <w:rPr>
                <w:rFonts w:cstheme="minorHAnsi"/>
                <w:sz w:val="24"/>
                <w:szCs w:val="24"/>
              </w:rPr>
              <w:t xml:space="preserve"> </w:t>
            </w:r>
            <w:r>
              <w:rPr>
                <w:rFonts w:cstheme="minorHAnsi"/>
                <w:sz w:val="24"/>
                <w:szCs w:val="24"/>
              </w:rPr>
              <w:t xml:space="preserve">control </w:t>
            </w:r>
            <w:r w:rsidRPr="002771BD">
              <w:rPr>
                <w:rFonts w:cstheme="minorHAnsi"/>
                <w:sz w:val="24"/>
                <w:szCs w:val="24"/>
              </w:rPr>
              <w:t>document</w:t>
            </w:r>
            <w:r>
              <w:rPr>
                <w:rFonts w:cstheme="minorHAnsi"/>
                <w:sz w:val="24"/>
                <w:szCs w:val="24"/>
              </w:rPr>
              <w:t>ation</w:t>
            </w:r>
            <w:r w:rsidRPr="002771BD">
              <w:rPr>
                <w:rFonts w:cstheme="minorHAnsi"/>
                <w:sz w:val="24"/>
                <w:szCs w:val="24"/>
              </w:rPr>
              <w:t>.</w:t>
            </w:r>
          </w:p>
        </w:tc>
      </w:tr>
    </w:tbl>
    <w:p w:rsidR="001C1B3C" w:rsidRDefault="001C1B3C" w:rsidP="001C1B3C">
      <w:pPr>
        <w:pStyle w:val="ListParagraph"/>
        <w:rPr>
          <w:rFonts w:cstheme="minorHAnsi"/>
          <w:sz w:val="24"/>
          <w:szCs w:val="24"/>
        </w:rPr>
      </w:pPr>
    </w:p>
    <w:p w:rsidR="001C1B3C" w:rsidRPr="00D65CCB" w:rsidRDefault="00DF0B11" w:rsidP="00DF0B11">
      <w:pPr>
        <w:pStyle w:val="ListParagraph"/>
        <w:numPr>
          <w:ilvl w:val="0"/>
          <w:numId w:val="5"/>
        </w:numPr>
        <w:rPr>
          <w:rFonts w:cstheme="minorHAnsi"/>
          <w:b/>
          <w:sz w:val="24"/>
          <w:szCs w:val="24"/>
        </w:rPr>
      </w:pPr>
      <w:r w:rsidRPr="00D65CCB">
        <w:rPr>
          <w:rFonts w:cstheme="minorHAnsi"/>
          <w:b/>
          <w:sz w:val="24"/>
          <w:szCs w:val="24"/>
        </w:rPr>
        <w:t>PROCEDURE</w:t>
      </w:r>
    </w:p>
    <w:p w:rsidR="00D65CCB" w:rsidRDefault="00DF0B11" w:rsidP="00D65CCB">
      <w:pPr>
        <w:pStyle w:val="ListParagraph"/>
        <w:numPr>
          <w:ilvl w:val="1"/>
          <w:numId w:val="5"/>
        </w:numPr>
        <w:rPr>
          <w:rFonts w:cstheme="minorHAnsi"/>
          <w:sz w:val="24"/>
          <w:szCs w:val="24"/>
        </w:rPr>
      </w:pPr>
      <w:r w:rsidRPr="001C1B3C">
        <w:rPr>
          <w:rFonts w:cstheme="minorHAnsi"/>
          <w:sz w:val="24"/>
          <w:szCs w:val="24"/>
        </w:rPr>
        <w:t xml:space="preserve">General </w:t>
      </w:r>
    </w:p>
    <w:p w:rsidR="00D65CCB" w:rsidRPr="00D65CCB" w:rsidRDefault="00DF0B11" w:rsidP="00D65CCB">
      <w:pPr>
        <w:pStyle w:val="ListParagraph"/>
        <w:numPr>
          <w:ilvl w:val="2"/>
          <w:numId w:val="5"/>
        </w:numPr>
        <w:ind w:left="2340" w:hanging="900"/>
        <w:rPr>
          <w:rFonts w:cstheme="minorHAnsi"/>
          <w:sz w:val="24"/>
          <w:szCs w:val="24"/>
        </w:rPr>
      </w:pPr>
      <w:r w:rsidRPr="00D65CCB">
        <w:rPr>
          <w:rFonts w:cstheme="minorHAnsi"/>
          <w:sz w:val="24"/>
          <w:szCs w:val="24"/>
        </w:rPr>
        <w:t>DMR is also a current record and status of the physical configuration of the device.</w:t>
      </w:r>
    </w:p>
    <w:p w:rsidR="004C65C6" w:rsidRPr="00D65CCB" w:rsidRDefault="00DF0B11" w:rsidP="00D65CCB">
      <w:pPr>
        <w:pStyle w:val="ListParagraph"/>
        <w:numPr>
          <w:ilvl w:val="2"/>
          <w:numId w:val="5"/>
        </w:numPr>
        <w:ind w:left="2340" w:hanging="900"/>
        <w:rPr>
          <w:rFonts w:cstheme="minorHAnsi"/>
          <w:sz w:val="24"/>
          <w:szCs w:val="24"/>
        </w:rPr>
      </w:pPr>
      <w:r w:rsidRPr="00D65CCB">
        <w:rPr>
          <w:rFonts w:cstheme="minorHAnsi"/>
          <w:sz w:val="24"/>
          <w:szCs w:val="24"/>
        </w:rPr>
        <w:t xml:space="preserve">Unique DMR is established for each type or model (family) of medical device manufactured by </w:t>
      </w:r>
      <w:r w:rsidR="00D65CCB">
        <w:rPr>
          <w:rFonts w:cstheme="minorHAnsi"/>
          <w:sz w:val="24"/>
          <w:szCs w:val="24"/>
        </w:rPr>
        <w:t>EPIC Research &amp; Diagnostics, Inc. (EPIC)</w:t>
      </w:r>
      <w:r w:rsidRPr="00D65CCB">
        <w:rPr>
          <w:rFonts w:cstheme="minorHAnsi"/>
          <w:sz w:val="24"/>
          <w:szCs w:val="24"/>
        </w:rPr>
        <w:t>.</w:t>
      </w:r>
      <w:r w:rsidR="00BF1207">
        <w:rPr>
          <w:rFonts w:cstheme="minorHAnsi"/>
          <w:sz w:val="24"/>
          <w:szCs w:val="24"/>
        </w:rPr>
        <w:t xml:space="preserve">  </w:t>
      </w:r>
    </w:p>
    <w:p w:rsidR="00D65CCB" w:rsidRDefault="00DF0B11" w:rsidP="00195E6E">
      <w:pPr>
        <w:pStyle w:val="ListParagraph"/>
        <w:numPr>
          <w:ilvl w:val="1"/>
          <w:numId w:val="5"/>
        </w:numPr>
        <w:spacing w:after="0"/>
        <w:rPr>
          <w:rFonts w:cstheme="minorHAnsi"/>
          <w:sz w:val="24"/>
          <w:szCs w:val="24"/>
        </w:rPr>
      </w:pPr>
      <w:r w:rsidRPr="001C1B3C">
        <w:rPr>
          <w:rFonts w:cstheme="minorHAnsi"/>
          <w:sz w:val="24"/>
          <w:szCs w:val="24"/>
        </w:rPr>
        <w:t xml:space="preserve">Documents </w:t>
      </w:r>
      <w:r w:rsidR="00791780">
        <w:rPr>
          <w:rFonts w:cstheme="minorHAnsi"/>
          <w:sz w:val="24"/>
          <w:szCs w:val="24"/>
        </w:rPr>
        <w:t xml:space="preserve">that may be </w:t>
      </w:r>
      <w:r w:rsidRPr="001C1B3C">
        <w:rPr>
          <w:rFonts w:cstheme="minorHAnsi"/>
          <w:sz w:val="24"/>
          <w:szCs w:val="24"/>
        </w:rPr>
        <w:t>included in DMR</w:t>
      </w:r>
    </w:p>
    <w:p w:rsidR="00D65CCB" w:rsidRPr="00D65CCB" w:rsidRDefault="00DF0B11" w:rsidP="00D65CCB">
      <w:pPr>
        <w:ind w:left="1440"/>
        <w:rPr>
          <w:rFonts w:cstheme="minorHAnsi"/>
          <w:sz w:val="24"/>
          <w:szCs w:val="24"/>
        </w:rPr>
      </w:pPr>
      <w:r w:rsidRPr="00D65CCB">
        <w:rPr>
          <w:rFonts w:cstheme="minorHAnsi"/>
          <w:sz w:val="24"/>
          <w:szCs w:val="24"/>
        </w:rPr>
        <w:t xml:space="preserve">For each type or model of medical device the DMR </w:t>
      </w:r>
      <w:r w:rsidR="00791780">
        <w:rPr>
          <w:rFonts w:cstheme="minorHAnsi"/>
          <w:sz w:val="24"/>
          <w:szCs w:val="24"/>
        </w:rPr>
        <w:t xml:space="preserve">may </w:t>
      </w:r>
      <w:r w:rsidRPr="00D65CCB">
        <w:rPr>
          <w:rFonts w:cstheme="minorHAnsi"/>
          <w:sz w:val="24"/>
          <w:szCs w:val="24"/>
        </w:rPr>
        <w:t xml:space="preserve">include the following types of documents: </w:t>
      </w:r>
    </w:p>
    <w:p w:rsidR="00D65CCB"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Device Specifications (DS):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lastRenderedPageBreak/>
        <w:t>product trade and common names;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intended uses</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performance characteristics and theory of operation</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physical characteristics</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environmental limitations, product stability and storage requirements;  </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user safety characteristics; </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component, subassembly and assembly drawings and specifications;</w:t>
      </w:r>
    </w:p>
    <w:p w:rsidR="00791780" w:rsidRDefault="00791780" w:rsidP="00D65CCB">
      <w:pPr>
        <w:pStyle w:val="ListParagraph"/>
        <w:numPr>
          <w:ilvl w:val="0"/>
          <w:numId w:val="8"/>
        </w:numPr>
        <w:ind w:left="2700"/>
        <w:rPr>
          <w:rFonts w:cstheme="minorHAnsi"/>
          <w:sz w:val="24"/>
          <w:szCs w:val="24"/>
        </w:rPr>
      </w:pPr>
      <w:r>
        <w:rPr>
          <w:rFonts w:cstheme="minorHAnsi"/>
          <w:sz w:val="24"/>
          <w:szCs w:val="24"/>
        </w:rPr>
        <w:t>bills of materials;</w:t>
      </w:r>
    </w:p>
    <w:p w:rsidR="00D65CCB" w:rsidRPr="00791780" w:rsidRDefault="00DF0B11" w:rsidP="00D65CCB">
      <w:pPr>
        <w:pStyle w:val="ListParagraph"/>
        <w:numPr>
          <w:ilvl w:val="0"/>
          <w:numId w:val="8"/>
        </w:numPr>
        <w:ind w:left="2700"/>
        <w:rPr>
          <w:rFonts w:cstheme="minorHAnsi"/>
          <w:sz w:val="24"/>
          <w:szCs w:val="24"/>
        </w:rPr>
      </w:pPr>
      <w:r w:rsidRPr="00791780">
        <w:rPr>
          <w:rFonts w:cstheme="minorHAnsi"/>
          <w:sz w:val="24"/>
          <w:szCs w:val="24"/>
        </w:rPr>
        <w:t>wiring and piping diagrams;</w:t>
      </w:r>
    </w:p>
    <w:p w:rsidR="00D65CCB" w:rsidRDefault="00DF0B11" w:rsidP="00D65CCB">
      <w:pPr>
        <w:pStyle w:val="ListParagraph"/>
        <w:numPr>
          <w:ilvl w:val="0"/>
          <w:numId w:val="8"/>
        </w:numPr>
        <w:ind w:left="2700"/>
        <w:rPr>
          <w:rFonts w:cstheme="minorHAnsi"/>
          <w:sz w:val="24"/>
          <w:szCs w:val="24"/>
        </w:rPr>
      </w:pPr>
      <w:proofErr w:type="gramStart"/>
      <w:r w:rsidRPr="001C1B3C">
        <w:rPr>
          <w:rFonts w:cstheme="minorHAnsi"/>
          <w:sz w:val="24"/>
          <w:szCs w:val="24"/>
        </w:rPr>
        <w:t>software</w:t>
      </w:r>
      <w:proofErr w:type="gramEnd"/>
      <w:r w:rsidRPr="001C1B3C">
        <w:rPr>
          <w:rFonts w:cstheme="minorHAnsi"/>
          <w:sz w:val="24"/>
          <w:szCs w:val="24"/>
        </w:rPr>
        <w:t xml:space="preserve"> specifications. </w:t>
      </w:r>
    </w:p>
    <w:p w:rsidR="00D65CCB" w:rsidRDefault="00D65CCB" w:rsidP="00D65CCB">
      <w:pPr>
        <w:pStyle w:val="ListParagraph"/>
        <w:ind w:left="2340"/>
        <w:rPr>
          <w:rFonts w:cstheme="minorHAnsi"/>
          <w:sz w:val="24"/>
          <w:szCs w:val="24"/>
        </w:rPr>
      </w:pPr>
    </w:p>
    <w:p w:rsidR="00334D96"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Manufacturing Process Specifications (MP):</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process flow charts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process/assembly lines diagrams</w:t>
      </w:r>
      <w:r w:rsidR="00334D96">
        <w:rPr>
          <w:rFonts w:cstheme="minorHAnsi"/>
          <w:sz w:val="24"/>
          <w:szCs w:val="24"/>
        </w:rPr>
        <w:t>;</w:t>
      </w:r>
    </w:p>
    <w:p w:rsidR="00334D96" w:rsidRDefault="00334D96" w:rsidP="00334D96">
      <w:pPr>
        <w:pStyle w:val="ListParagraph"/>
        <w:numPr>
          <w:ilvl w:val="0"/>
          <w:numId w:val="9"/>
        </w:numPr>
        <w:ind w:left="2700"/>
        <w:rPr>
          <w:rFonts w:cstheme="minorHAnsi"/>
          <w:sz w:val="24"/>
          <w:szCs w:val="24"/>
        </w:rPr>
      </w:pPr>
      <w:r>
        <w:rPr>
          <w:rFonts w:cstheme="minorHAnsi"/>
          <w:sz w:val="24"/>
          <w:szCs w:val="24"/>
        </w:rPr>
        <w:t>e</w:t>
      </w:r>
      <w:r w:rsidR="00DF0B11" w:rsidRPr="001C1B3C">
        <w:rPr>
          <w:rFonts w:cstheme="minorHAnsi"/>
          <w:sz w:val="24"/>
          <w:szCs w:val="24"/>
        </w:rPr>
        <w:t>quipment, tools, molds</w:t>
      </w:r>
      <w:r>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manufacturing environment specifications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setup procedures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operator instructions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equipment maintenance procedures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validation reports for special processes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sterilization specifications, procedures, and validation reports</w:t>
      </w:r>
      <w:r w:rsidR="00334D96">
        <w:rPr>
          <w:rFonts w:cstheme="minorHAnsi"/>
          <w:sz w:val="24"/>
          <w:szCs w:val="24"/>
        </w:rPr>
        <w:t>;</w:t>
      </w:r>
    </w:p>
    <w:p w:rsidR="00D65CCB" w:rsidRDefault="00DF0B11" w:rsidP="00334D96">
      <w:pPr>
        <w:pStyle w:val="ListParagraph"/>
        <w:numPr>
          <w:ilvl w:val="0"/>
          <w:numId w:val="9"/>
        </w:numPr>
        <w:ind w:left="2700"/>
        <w:rPr>
          <w:rFonts w:cstheme="minorHAnsi"/>
          <w:sz w:val="24"/>
          <w:szCs w:val="24"/>
        </w:rPr>
      </w:pPr>
      <w:proofErr w:type="gramStart"/>
      <w:r w:rsidRPr="001C1B3C">
        <w:rPr>
          <w:rFonts w:cstheme="minorHAnsi"/>
          <w:sz w:val="24"/>
          <w:szCs w:val="24"/>
        </w:rPr>
        <w:t>blank</w:t>
      </w:r>
      <w:proofErr w:type="gramEnd"/>
      <w:r w:rsidRPr="001C1B3C">
        <w:rPr>
          <w:rFonts w:cstheme="minorHAnsi"/>
          <w:sz w:val="24"/>
          <w:szCs w:val="24"/>
        </w:rPr>
        <w:t xml:space="preserve"> work orders, nonconforming product/process forms, and other reporting forms. </w:t>
      </w:r>
    </w:p>
    <w:p w:rsidR="00334D96" w:rsidRDefault="00334D96" w:rsidP="00334D96">
      <w:pPr>
        <w:pStyle w:val="ListParagraph"/>
        <w:ind w:left="2340"/>
        <w:rPr>
          <w:rFonts w:cstheme="minorHAnsi"/>
          <w:sz w:val="24"/>
          <w:szCs w:val="24"/>
        </w:rPr>
      </w:pPr>
    </w:p>
    <w:p w:rsidR="00DF0B11" w:rsidRPr="001C1B3C"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 xml:space="preserve">Quality assurance procedures and specifications (QA):  </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quality system operational procedures (QOP)</w:t>
      </w:r>
      <w:r w:rsidR="00334D96">
        <w:rPr>
          <w:rFonts w:cstheme="minorHAnsi"/>
          <w:sz w:val="24"/>
          <w:szCs w:val="24"/>
        </w:rPr>
        <w:t>;</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process control specification</w:t>
      </w:r>
      <w:r w:rsidR="00334D96">
        <w:rPr>
          <w:rFonts w:cstheme="minorHAnsi"/>
          <w:sz w:val="24"/>
          <w:szCs w:val="24"/>
        </w:rPr>
        <w:t>s/charts;</w:t>
      </w:r>
      <w:r w:rsidR="00334D96">
        <w:rPr>
          <w:rFonts w:cstheme="minorHAnsi"/>
          <w:sz w:val="24"/>
          <w:szCs w:val="24"/>
        </w:rPr>
        <w:br/>
      </w:r>
      <w:r w:rsidRPr="001C1B3C">
        <w:rPr>
          <w:rFonts w:cstheme="minorHAnsi"/>
          <w:sz w:val="24"/>
          <w:szCs w:val="24"/>
        </w:rPr>
        <w:t>control plans, instructions and acceptance criteria for incoming, in-process, and finished</w:t>
      </w:r>
      <w:r w:rsidR="00334D96">
        <w:rPr>
          <w:rFonts w:cstheme="minorHAnsi"/>
          <w:sz w:val="24"/>
          <w:szCs w:val="24"/>
        </w:rPr>
        <w:t xml:space="preserve"> device inspection and testing;</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 xml:space="preserve">procedures and acceptance criteria for the verification of packaging, labeling, installation, and servicing activities; </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blank work order forms for recording inspection/testing activities, traceability, and other data for device history records</w:t>
      </w:r>
      <w:r w:rsidR="00334D96">
        <w:rPr>
          <w:rFonts w:cstheme="minorHAnsi"/>
          <w:sz w:val="24"/>
          <w:szCs w:val="24"/>
        </w:rPr>
        <w:t>;</w:t>
      </w:r>
    </w:p>
    <w:p w:rsidR="00334D96" w:rsidRDefault="00DF0B11" w:rsidP="00334D96">
      <w:pPr>
        <w:pStyle w:val="ListParagraph"/>
        <w:numPr>
          <w:ilvl w:val="0"/>
          <w:numId w:val="10"/>
        </w:numPr>
        <w:ind w:left="2700"/>
        <w:rPr>
          <w:rFonts w:cstheme="minorHAnsi"/>
          <w:sz w:val="24"/>
          <w:szCs w:val="24"/>
        </w:rPr>
      </w:pPr>
      <w:proofErr w:type="gramStart"/>
      <w:r w:rsidRPr="001C1B3C">
        <w:rPr>
          <w:rFonts w:cstheme="minorHAnsi"/>
          <w:sz w:val="24"/>
          <w:szCs w:val="24"/>
        </w:rPr>
        <w:t>device</w:t>
      </w:r>
      <w:proofErr w:type="gramEnd"/>
      <w:r w:rsidRPr="001C1B3C">
        <w:rPr>
          <w:rFonts w:cstheme="minorHAnsi"/>
          <w:sz w:val="24"/>
          <w:szCs w:val="24"/>
        </w:rPr>
        <w:t xml:space="preserve"> release review/evaluation checklists. </w:t>
      </w:r>
    </w:p>
    <w:p w:rsidR="00334D96" w:rsidRDefault="00334D96" w:rsidP="00334D96">
      <w:pPr>
        <w:pStyle w:val="ListParagraph"/>
        <w:ind w:left="2340"/>
        <w:rPr>
          <w:rFonts w:cstheme="minorHAnsi"/>
          <w:sz w:val="24"/>
          <w:szCs w:val="24"/>
        </w:rPr>
      </w:pPr>
    </w:p>
    <w:p w:rsidR="00334D96" w:rsidRDefault="00DF0B11" w:rsidP="00334D96">
      <w:pPr>
        <w:pStyle w:val="ListParagraph"/>
        <w:numPr>
          <w:ilvl w:val="2"/>
          <w:numId w:val="5"/>
        </w:numPr>
        <w:ind w:left="2340" w:hanging="900"/>
        <w:rPr>
          <w:rFonts w:cstheme="minorHAnsi"/>
          <w:sz w:val="24"/>
          <w:szCs w:val="24"/>
        </w:rPr>
      </w:pPr>
      <w:r w:rsidRPr="001C1B3C">
        <w:rPr>
          <w:rFonts w:cstheme="minorHAnsi"/>
          <w:sz w:val="24"/>
          <w:szCs w:val="24"/>
        </w:rPr>
        <w:t>Packaging and labeling specifications (PL):</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package drawings and spec</w:t>
      </w:r>
      <w:r w:rsidR="00334D96">
        <w:rPr>
          <w:rFonts w:cstheme="minorHAnsi"/>
          <w:sz w:val="24"/>
          <w:szCs w:val="24"/>
        </w:rPr>
        <w:t>ifications;</w:t>
      </w:r>
    </w:p>
    <w:p w:rsidR="00334D96" w:rsidRDefault="00334D96" w:rsidP="00334D96">
      <w:pPr>
        <w:pStyle w:val="ListParagraph"/>
        <w:numPr>
          <w:ilvl w:val="0"/>
          <w:numId w:val="10"/>
        </w:numPr>
        <w:ind w:left="2700"/>
        <w:rPr>
          <w:rFonts w:cstheme="minorHAnsi"/>
          <w:sz w:val="24"/>
          <w:szCs w:val="24"/>
        </w:rPr>
      </w:pPr>
      <w:r>
        <w:rPr>
          <w:rFonts w:cstheme="minorHAnsi"/>
          <w:sz w:val="24"/>
          <w:szCs w:val="24"/>
        </w:rPr>
        <w:t>filling/packaging procedures;</w:t>
      </w:r>
    </w:p>
    <w:p w:rsidR="00334D96" w:rsidRDefault="00334D96" w:rsidP="00334D96">
      <w:pPr>
        <w:pStyle w:val="ListParagraph"/>
        <w:numPr>
          <w:ilvl w:val="0"/>
          <w:numId w:val="10"/>
        </w:numPr>
        <w:ind w:left="2700"/>
        <w:rPr>
          <w:rFonts w:cstheme="minorHAnsi"/>
          <w:sz w:val="24"/>
          <w:szCs w:val="24"/>
        </w:rPr>
      </w:pPr>
      <w:r>
        <w:rPr>
          <w:rFonts w:cstheme="minorHAnsi"/>
          <w:sz w:val="24"/>
          <w:szCs w:val="24"/>
        </w:rPr>
        <w:t>label/labeling drawings;</w:t>
      </w:r>
    </w:p>
    <w:p w:rsidR="00334D96" w:rsidRDefault="00DF0B11" w:rsidP="00334D96">
      <w:pPr>
        <w:pStyle w:val="ListParagraph"/>
        <w:numPr>
          <w:ilvl w:val="0"/>
          <w:numId w:val="10"/>
        </w:numPr>
        <w:ind w:left="2700"/>
        <w:rPr>
          <w:rFonts w:cstheme="minorHAnsi"/>
          <w:sz w:val="24"/>
          <w:szCs w:val="24"/>
        </w:rPr>
      </w:pPr>
      <w:proofErr w:type="gramStart"/>
      <w:r w:rsidRPr="00334D96">
        <w:rPr>
          <w:rFonts w:cstheme="minorHAnsi"/>
          <w:sz w:val="24"/>
          <w:szCs w:val="24"/>
        </w:rPr>
        <w:t>instruction</w:t>
      </w:r>
      <w:proofErr w:type="gramEnd"/>
      <w:r w:rsidRPr="00334D96">
        <w:rPr>
          <w:rFonts w:cstheme="minorHAnsi"/>
          <w:sz w:val="24"/>
          <w:szCs w:val="24"/>
        </w:rPr>
        <w:t xml:space="preserve"> manuals. </w:t>
      </w:r>
    </w:p>
    <w:p w:rsidR="00334D96" w:rsidRDefault="00334D96" w:rsidP="00334D96">
      <w:pPr>
        <w:pStyle w:val="ListParagraph"/>
        <w:ind w:left="2340"/>
        <w:rPr>
          <w:rFonts w:cstheme="minorHAnsi"/>
          <w:sz w:val="24"/>
          <w:szCs w:val="24"/>
        </w:rPr>
      </w:pPr>
    </w:p>
    <w:p w:rsidR="00334D96" w:rsidRDefault="00DF0B11" w:rsidP="00334D96">
      <w:pPr>
        <w:pStyle w:val="ListParagraph"/>
        <w:numPr>
          <w:ilvl w:val="2"/>
          <w:numId w:val="5"/>
        </w:numPr>
        <w:ind w:left="2340" w:hanging="900"/>
        <w:rPr>
          <w:rFonts w:cstheme="minorHAnsi"/>
          <w:sz w:val="24"/>
          <w:szCs w:val="24"/>
        </w:rPr>
      </w:pPr>
      <w:r w:rsidRPr="00334D96">
        <w:rPr>
          <w:rFonts w:cstheme="minorHAnsi"/>
          <w:sz w:val="24"/>
          <w:szCs w:val="24"/>
        </w:rPr>
        <w:t>Installation, maintenance and servicing specifications (IMS):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installation, specifications and instructions;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maintenance instructions;</w:t>
      </w:r>
    </w:p>
    <w:p w:rsidR="00334D96" w:rsidRDefault="00DF0B11" w:rsidP="00334D96">
      <w:pPr>
        <w:pStyle w:val="ListParagraph"/>
        <w:numPr>
          <w:ilvl w:val="0"/>
          <w:numId w:val="10"/>
        </w:numPr>
        <w:ind w:left="2700"/>
        <w:rPr>
          <w:rFonts w:cstheme="minorHAnsi"/>
          <w:sz w:val="24"/>
          <w:szCs w:val="24"/>
        </w:rPr>
      </w:pPr>
      <w:proofErr w:type="gramStart"/>
      <w:r w:rsidRPr="00334D96">
        <w:rPr>
          <w:rFonts w:cstheme="minorHAnsi"/>
          <w:sz w:val="24"/>
          <w:szCs w:val="24"/>
        </w:rPr>
        <w:t>servicing</w:t>
      </w:r>
      <w:proofErr w:type="gramEnd"/>
      <w:r w:rsidRPr="00334D96">
        <w:rPr>
          <w:rFonts w:cstheme="minorHAnsi"/>
          <w:sz w:val="24"/>
          <w:szCs w:val="24"/>
        </w:rPr>
        <w:t xml:space="preserve"> specifications and manuals. </w:t>
      </w:r>
    </w:p>
    <w:p w:rsidR="00334D96" w:rsidRDefault="00334D96" w:rsidP="00334D96">
      <w:pPr>
        <w:pStyle w:val="ListParagraph"/>
        <w:ind w:left="2340"/>
        <w:rPr>
          <w:rFonts w:cstheme="minorHAnsi"/>
          <w:sz w:val="24"/>
          <w:szCs w:val="24"/>
        </w:rPr>
      </w:pPr>
    </w:p>
    <w:p w:rsidR="00DF0B11" w:rsidRPr="00FD68F7" w:rsidRDefault="00334D96" w:rsidP="00FD68F7">
      <w:pPr>
        <w:pStyle w:val="ListParagraph"/>
        <w:numPr>
          <w:ilvl w:val="2"/>
          <w:numId w:val="5"/>
        </w:numPr>
        <w:ind w:left="2340" w:hanging="900"/>
        <w:rPr>
          <w:rFonts w:cstheme="minorHAnsi"/>
          <w:sz w:val="24"/>
          <w:szCs w:val="24"/>
        </w:rPr>
      </w:pPr>
      <w:r w:rsidRPr="00FD68F7">
        <w:rPr>
          <w:rFonts w:cstheme="minorHAnsi"/>
          <w:sz w:val="24"/>
          <w:szCs w:val="24"/>
        </w:rPr>
        <w:t>N</w:t>
      </w:r>
      <w:r w:rsidR="00DF0B11" w:rsidRPr="00FD68F7">
        <w:rPr>
          <w:rFonts w:cstheme="minorHAnsi"/>
          <w:sz w:val="24"/>
          <w:szCs w:val="24"/>
        </w:rPr>
        <w:t xml:space="preserve">ot all types of documents specified in this section are relevant for each type or model of device. For a particular device, </w:t>
      </w:r>
      <w:r w:rsidR="00FD68F7" w:rsidRPr="00FD68F7">
        <w:rPr>
          <w:rFonts w:cstheme="minorHAnsi"/>
          <w:sz w:val="24"/>
          <w:szCs w:val="24"/>
        </w:rPr>
        <w:t>representatives from the appropriate areas including: project management</w:t>
      </w:r>
      <w:r w:rsidR="00DF0B11" w:rsidRPr="00FD68F7">
        <w:rPr>
          <w:rFonts w:cstheme="minorHAnsi"/>
          <w:sz w:val="24"/>
          <w:szCs w:val="24"/>
        </w:rPr>
        <w:t>,</w:t>
      </w:r>
      <w:r w:rsidR="00FD68F7" w:rsidRPr="00FD68F7">
        <w:rPr>
          <w:rFonts w:cstheme="minorHAnsi"/>
          <w:sz w:val="24"/>
          <w:szCs w:val="24"/>
        </w:rPr>
        <w:t xml:space="preserve"> Engineering, Operations, and Quality</w:t>
      </w:r>
      <w:r w:rsidR="00DF0B11" w:rsidRPr="00FD68F7">
        <w:rPr>
          <w:rFonts w:cstheme="minorHAnsi"/>
          <w:sz w:val="24"/>
          <w:szCs w:val="24"/>
        </w:rPr>
        <w:t xml:space="preserve"> </w:t>
      </w:r>
      <w:r w:rsidR="00FD68F7" w:rsidRPr="00FD68F7">
        <w:rPr>
          <w:rFonts w:cstheme="minorHAnsi"/>
          <w:sz w:val="24"/>
          <w:szCs w:val="24"/>
        </w:rPr>
        <w:t xml:space="preserve">will </w:t>
      </w:r>
      <w:r w:rsidR="00DF0B11" w:rsidRPr="00FD68F7">
        <w:rPr>
          <w:rFonts w:cstheme="minorHAnsi"/>
          <w:sz w:val="24"/>
          <w:szCs w:val="24"/>
        </w:rPr>
        <w:t xml:space="preserve">decide jointly which specific documents are to be included in the DMR. Edit to accurately assign the responsibilities for determining the contents of the DMR. </w:t>
      </w:r>
    </w:p>
    <w:p w:rsidR="00334D96" w:rsidRPr="00334D96" w:rsidRDefault="00334D96" w:rsidP="00334D96">
      <w:pPr>
        <w:pStyle w:val="ListParagraph"/>
        <w:ind w:left="2340"/>
        <w:rPr>
          <w:rFonts w:cstheme="minorHAnsi"/>
          <w:sz w:val="24"/>
          <w:szCs w:val="24"/>
        </w:rPr>
      </w:pPr>
    </w:p>
    <w:p w:rsidR="00334D96" w:rsidRPr="0021586F" w:rsidRDefault="00DF0B11" w:rsidP="00334D96">
      <w:pPr>
        <w:pStyle w:val="ListParagraph"/>
        <w:numPr>
          <w:ilvl w:val="1"/>
          <w:numId w:val="5"/>
        </w:numPr>
        <w:rPr>
          <w:rFonts w:cstheme="minorHAnsi"/>
          <w:sz w:val="24"/>
          <w:szCs w:val="24"/>
        </w:rPr>
      </w:pPr>
      <w:r w:rsidRPr="0021586F">
        <w:rPr>
          <w:rFonts w:cstheme="minorHAnsi"/>
          <w:sz w:val="24"/>
          <w:szCs w:val="24"/>
        </w:rPr>
        <w:t>Format of the DMR Index</w:t>
      </w:r>
    </w:p>
    <w:p w:rsidR="00334D96" w:rsidRPr="0021586F" w:rsidRDefault="00DF0B11" w:rsidP="00334D96">
      <w:pPr>
        <w:pStyle w:val="ListParagraph"/>
        <w:numPr>
          <w:ilvl w:val="2"/>
          <w:numId w:val="5"/>
        </w:numPr>
        <w:ind w:left="2340" w:hanging="900"/>
        <w:rPr>
          <w:rFonts w:cstheme="minorHAnsi"/>
          <w:sz w:val="24"/>
          <w:szCs w:val="24"/>
        </w:rPr>
      </w:pPr>
      <w:r w:rsidRPr="0021586F">
        <w:rPr>
          <w:rFonts w:cstheme="minorHAnsi"/>
          <w:sz w:val="24"/>
          <w:szCs w:val="24"/>
        </w:rPr>
        <w:t xml:space="preserve">DMR is </w:t>
      </w:r>
      <w:r w:rsidR="00FD68F7">
        <w:rPr>
          <w:rFonts w:cstheme="minorHAnsi"/>
          <w:sz w:val="24"/>
          <w:szCs w:val="24"/>
        </w:rPr>
        <w:t xml:space="preserve">typically </w:t>
      </w:r>
      <w:r w:rsidRPr="0021586F">
        <w:rPr>
          <w:rFonts w:cstheme="minorHAnsi"/>
          <w:sz w:val="24"/>
          <w:szCs w:val="24"/>
        </w:rPr>
        <w:t xml:space="preserve">maintained on computer in the form of an Excel spreadsheet. The model of the spreadsheet is provided in Device Master Record Index. </w:t>
      </w:r>
    </w:p>
    <w:p w:rsidR="00DF0B11" w:rsidRDefault="00DF0B11" w:rsidP="00334D96">
      <w:pPr>
        <w:pStyle w:val="ListParagraph"/>
        <w:numPr>
          <w:ilvl w:val="2"/>
          <w:numId w:val="5"/>
        </w:numPr>
        <w:ind w:left="2340" w:hanging="900"/>
        <w:rPr>
          <w:rFonts w:cstheme="minorHAnsi"/>
          <w:sz w:val="24"/>
          <w:szCs w:val="24"/>
        </w:rPr>
      </w:pPr>
      <w:r w:rsidRPr="001C1B3C">
        <w:rPr>
          <w:rFonts w:cstheme="minorHAnsi"/>
          <w:sz w:val="24"/>
          <w:szCs w:val="24"/>
        </w:rPr>
        <w:t xml:space="preserve">To determine the effective date, revision level, and distribution of a document included in the DMR, the DMR Index is cross-referenced with the </w:t>
      </w:r>
      <w:r w:rsidR="00224B38">
        <w:rPr>
          <w:rFonts w:cstheme="minorHAnsi"/>
          <w:sz w:val="24"/>
          <w:szCs w:val="24"/>
        </w:rPr>
        <w:t xml:space="preserve">QA records where </w:t>
      </w:r>
      <w:r w:rsidRPr="001C1B3C">
        <w:rPr>
          <w:rFonts w:cstheme="minorHAnsi"/>
          <w:sz w:val="24"/>
          <w:szCs w:val="24"/>
        </w:rPr>
        <w:t xml:space="preserve">document status information is maintained (refer to </w:t>
      </w:r>
      <w:r w:rsidR="00224B38">
        <w:rPr>
          <w:rFonts w:cstheme="minorHAnsi"/>
          <w:sz w:val="24"/>
          <w:szCs w:val="24"/>
        </w:rPr>
        <w:t>EPIC’s Documentation System Policy</w:t>
      </w:r>
      <w:r w:rsidRPr="001C1B3C">
        <w:rPr>
          <w:rFonts w:cstheme="minorHAnsi"/>
          <w:sz w:val="24"/>
          <w:szCs w:val="24"/>
        </w:rPr>
        <w:t xml:space="preserve">). </w:t>
      </w:r>
    </w:p>
    <w:p w:rsidR="00195E6E" w:rsidRPr="001C1B3C" w:rsidRDefault="00195E6E" w:rsidP="00195E6E">
      <w:pPr>
        <w:pStyle w:val="ListParagraph"/>
        <w:ind w:left="2340"/>
        <w:rPr>
          <w:rFonts w:cstheme="minorHAnsi"/>
          <w:sz w:val="24"/>
          <w:szCs w:val="24"/>
        </w:rPr>
      </w:pPr>
    </w:p>
    <w:p w:rsidR="00334D96" w:rsidRDefault="00DF0B11" w:rsidP="00334D96">
      <w:pPr>
        <w:pStyle w:val="ListParagraph"/>
        <w:numPr>
          <w:ilvl w:val="1"/>
          <w:numId w:val="5"/>
        </w:numPr>
        <w:rPr>
          <w:rFonts w:cstheme="minorHAnsi"/>
          <w:sz w:val="24"/>
          <w:szCs w:val="24"/>
        </w:rPr>
      </w:pPr>
      <w:r w:rsidRPr="001C1B3C">
        <w:rPr>
          <w:rFonts w:cstheme="minorHAnsi"/>
          <w:sz w:val="24"/>
          <w:szCs w:val="24"/>
        </w:rPr>
        <w:t>Review, approval and change control</w:t>
      </w:r>
    </w:p>
    <w:p w:rsidR="00224B38" w:rsidRPr="00224B38" w:rsidRDefault="00DF0B11" w:rsidP="00224B38">
      <w:pPr>
        <w:pStyle w:val="ListParagraph"/>
        <w:numPr>
          <w:ilvl w:val="2"/>
          <w:numId w:val="5"/>
        </w:numPr>
        <w:ind w:left="2340" w:hanging="900"/>
        <w:rPr>
          <w:rFonts w:cstheme="minorHAnsi"/>
          <w:sz w:val="24"/>
          <w:szCs w:val="24"/>
        </w:rPr>
      </w:pPr>
      <w:r w:rsidRPr="001C1B3C">
        <w:rPr>
          <w:rFonts w:cstheme="minorHAnsi"/>
          <w:sz w:val="24"/>
          <w:szCs w:val="24"/>
        </w:rPr>
        <w:t>The initial DMR Index</w:t>
      </w:r>
      <w:r w:rsidR="00224B38">
        <w:rPr>
          <w:rFonts w:cstheme="minorHAnsi"/>
          <w:sz w:val="24"/>
          <w:szCs w:val="24"/>
        </w:rPr>
        <w:t xml:space="preserve"> is approved by the design review board as documented by signatures on an approval cover sheet. </w:t>
      </w:r>
      <w:del w:id="2" w:author="Jan Ayres" w:date="2012-08-14T10:12:00Z">
        <w:r w:rsidR="00224B38" w:rsidDel="003924A2">
          <w:rPr>
            <w:rFonts w:cstheme="minorHAnsi"/>
            <w:sz w:val="24"/>
            <w:szCs w:val="24"/>
          </w:rPr>
          <w:delText xml:space="preserve"> </w:delText>
        </w:r>
      </w:del>
      <w:r w:rsidR="00224B38">
        <w:rPr>
          <w:rFonts w:cstheme="minorHAnsi"/>
          <w:sz w:val="24"/>
          <w:szCs w:val="24"/>
        </w:rPr>
        <w:t xml:space="preserve">Once approved by the design review board, the initial DMR is placed under document control according to EPIC’s Documentation System Policy. </w:t>
      </w:r>
      <w:del w:id="3" w:author="Jan Ayres" w:date="2012-08-14T10:12:00Z">
        <w:r w:rsidR="00224B38" w:rsidDel="003924A2">
          <w:rPr>
            <w:rFonts w:cstheme="minorHAnsi"/>
            <w:sz w:val="24"/>
            <w:szCs w:val="24"/>
          </w:rPr>
          <w:delText xml:space="preserve"> </w:delText>
        </w:r>
      </w:del>
      <w:r w:rsidR="00224B38">
        <w:rPr>
          <w:rFonts w:cstheme="minorHAnsi"/>
          <w:sz w:val="24"/>
          <w:szCs w:val="24"/>
        </w:rPr>
        <w:t>A</w:t>
      </w:r>
      <w:r w:rsidRPr="00224B38">
        <w:rPr>
          <w:rFonts w:cstheme="minorHAnsi"/>
          <w:sz w:val="24"/>
          <w:szCs w:val="24"/>
        </w:rPr>
        <w:t>ny subsequent addi</w:t>
      </w:r>
      <w:r w:rsidR="00224B38">
        <w:rPr>
          <w:rFonts w:cstheme="minorHAnsi"/>
          <w:sz w:val="24"/>
          <w:szCs w:val="24"/>
        </w:rPr>
        <w:t>tion or deletion of documents f</w:t>
      </w:r>
      <w:r w:rsidRPr="00224B38">
        <w:rPr>
          <w:rFonts w:cstheme="minorHAnsi"/>
          <w:sz w:val="24"/>
          <w:szCs w:val="24"/>
        </w:rPr>
        <w:t>r</w:t>
      </w:r>
      <w:r w:rsidR="00224B38">
        <w:rPr>
          <w:rFonts w:cstheme="minorHAnsi"/>
          <w:sz w:val="24"/>
          <w:szCs w:val="24"/>
        </w:rPr>
        <w:t>o</w:t>
      </w:r>
      <w:r w:rsidRPr="00224B38">
        <w:rPr>
          <w:rFonts w:cstheme="minorHAnsi"/>
          <w:sz w:val="24"/>
          <w:szCs w:val="24"/>
        </w:rPr>
        <w:t xml:space="preserve">m the index, are reviewed and approved by the QA Manager. </w:t>
      </w:r>
    </w:p>
    <w:p w:rsidR="00224B38" w:rsidRDefault="00DF0B11" w:rsidP="00334D96">
      <w:pPr>
        <w:pStyle w:val="ListParagraph"/>
        <w:numPr>
          <w:ilvl w:val="2"/>
          <w:numId w:val="5"/>
        </w:numPr>
        <w:ind w:left="2340" w:hanging="900"/>
        <w:rPr>
          <w:rFonts w:cstheme="minorHAnsi"/>
          <w:sz w:val="24"/>
          <w:szCs w:val="24"/>
        </w:rPr>
      </w:pPr>
      <w:r w:rsidRPr="00224B38">
        <w:rPr>
          <w:rFonts w:cstheme="minorHAnsi"/>
          <w:sz w:val="24"/>
          <w:szCs w:val="24"/>
        </w:rPr>
        <w:lastRenderedPageBreak/>
        <w:t xml:space="preserve">The review and approval of the DMR Index is for ensuring the completeness and relevance of the index, rather than for the correctness of the individual DMR documents. Individual documents in the index are independently reviewed and approved by their issuing authority, in accordance with </w:t>
      </w:r>
      <w:r w:rsidR="00224B38">
        <w:rPr>
          <w:rFonts w:cstheme="minorHAnsi"/>
          <w:sz w:val="24"/>
          <w:szCs w:val="24"/>
        </w:rPr>
        <w:t xml:space="preserve">EPIC’s Documentation System </w:t>
      </w:r>
      <w:r w:rsidR="006A5DCE">
        <w:rPr>
          <w:rFonts w:cstheme="minorHAnsi"/>
          <w:sz w:val="24"/>
          <w:szCs w:val="24"/>
        </w:rPr>
        <w:t>Policy</w:t>
      </w:r>
      <w:r w:rsidR="006A5DCE" w:rsidRPr="00224B38">
        <w:rPr>
          <w:rFonts w:cstheme="minorHAnsi"/>
          <w:sz w:val="24"/>
          <w:szCs w:val="24"/>
        </w:rPr>
        <w:t>.</w:t>
      </w:r>
    </w:p>
    <w:p w:rsidR="00BF1207" w:rsidRDefault="00DF0B11" w:rsidP="00334D96">
      <w:pPr>
        <w:pStyle w:val="ListParagraph"/>
        <w:numPr>
          <w:ilvl w:val="2"/>
          <w:numId w:val="5"/>
        </w:numPr>
        <w:ind w:left="2340" w:hanging="900"/>
        <w:rPr>
          <w:rFonts w:cstheme="minorHAnsi"/>
          <w:sz w:val="24"/>
          <w:szCs w:val="24"/>
        </w:rPr>
      </w:pPr>
      <w:r w:rsidRPr="00224B38">
        <w:rPr>
          <w:rFonts w:cstheme="minorHAnsi"/>
          <w:sz w:val="24"/>
          <w:szCs w:val="24"/>
        </w:rPr>
        <w:t xml:space="preserve">DMR review, approval, change control, distribution control, retention of obsolete copies, and other document control requirements are the same as apply generally to controlled documents, as specified in </w:t>
      </w:r>
      <w:r w:rsidR="00224B38">
        <w:rPr>
          <w:rFonts w:cstheme="minorHAnsi"/>
          <w:sz w:val="24"/>
          <w:szCs w:val="24"/>
        </w:rPr>
        <w:t xml:space="preserve">EPIC’s Documentation System Policy and Records Retention procedure </w:t>
      </w:r>
      <w:r w:rsidRPr="00224B38">
        <w:rPr>
          <w:rFonts w:cstheme="minorHAnsi"/>
          <w:sz w:val="24"/>
          <w:szCs w:val="24"/>
        </w:rPr>
        <w:t>.</w:t>
      </w:r>
    </w:p>
    <w:p w:rsidR="00DF0B11" w:rsidRPr="00224B38" w:rsidRDefault="00DF0B11" w:rsidP="00BF1207">
      <w:pPr>
        <w:pStyle w:val="ListParagraph"/>
        <w:ind w:left="2340"/>
        <w:rPr>
          <w:rFonts w:cstheme="minorHAnsi"/>
          <w:sz w:val="24"/>
          <w:szCs w:val="24"/>
        </w:rPr>
      </w:pPr>
      <w:r w:rsidRPr="00224B38">
        <w:rPr>
          <w:rFonts w:cstheme="minorHAnsi"/>
          <w:sz w:val="24"/>
          <w:szCs w:val="24"/>
        </w:rPr>
        <w:t xml:space="preserve"> </w:t>
      </w:r>
    </w:p>
    <w:p w:rsidR="00334D96" w:rsidRDefault="00DF0B11" w:rsidP="00DF0B11">
      <w:pPr>
        <w:pStyle w:val="ListParagraph"/>
        <w:numPr>
          <w:ilvl w:val="0"/>
          <w:numId w:val="5"/>
        </w:numPr>
        <w:rPr>
          <w:rFonts w:cstheme="minorHAnsi"/>
          <w:b/>
          <w:sz w:val="24"/>
          <w:szCs w:val="24"/>
        </w:rPr>
      </w:pPr>
      <w:r w:rsidRPr="00334D96">
        <w:rPr>
          <w:rFonts w:cstheme="minorHAnsi"/>
          <w:b/>
          <w:sz w:val="24"/>
          <w:szCs w:val="24"/>
        </w:rPr>
        <w:t>ASSOCIATED DOCUMENTS</w:t>
      </w:r>
    </w:p>
    <w:p w:rsidR="00195E6E" w:rsidRDefault="00195E6E" w:rsidP="00DD13D1">
      <w:pPr>
        <w:pStyle w:val="ListParagraph"/>
        <w:rPr>
          <w:rFonts w:cstheme="minorHAnsi"/>
          <w:sz w:val="24"/>
          <w:szCs w:val="24"/>
        </w:rPr>
      </w:pPr>
    </w:p>
    <w:p w:rsidR="00224B38" w:rsidRPr="0021586F" w:rsidRDefault="00224B38" w:rsidP="00DD13D1">
      <w:pPr>
        <w:pStyle w:val="ListParagraph"/>
        <w:rPr>
          <w:rFonts w:cstheme="minorHAnsi"/>
          <w:sz w:val="24"/>
          <w:szCs w:val="24"/>
        </w:rPr>
      </w:pPr>
      <w:r w:rsidRPr="0021586F">
        <w:rPr>
          <w:rFonts w:cstheme="minorHAnsi"/>
          <w:sz w:val="24"/>
          <w:szCs w:val="24"/>
        </w:rPr>
        <w:t>QA-005</w:t>
      </w:r>
      <w:ins w:id="4" w:author="Jan Ayres" w:date="2012-08-14T10:12:00Z">
        <w:r w:rsidR="003924A2">
          <w:rPr>
            <w:rFonts w:cstheme="minorHAnsi"/>
            <w:sz w:val="24"/>
            <w:szCs w:val="24"/>
          </w:rPr>
          <w:t>,</w:t>
        </w:r>
      </w:ins>
      <w:r w:rsidRPr="0021586F">
        <w:rPr>
          <w:rFonts w:cstheme="minorHAnsi"/>
          <w:sz w:val="24"/>
          <w:szCs w:val="24"/>
        </w:rPr>
        <w:t xml:space="preserve"> Documentation System Policy </w:t>
      </w:r>
    </w:p>
    <w:p w:rsidR="00224B38" w:rsidRPr="0021586F" w:rsidRDefault="00224B38" w:rsidP="00DD13D1">
      <w:pPr>
        <w:pStyle w:val="ListParagraph"/>
        <w:rPr>
          <w:rFonts w:cstheme="minorHAnsi"/>
          <w:sz w:val="24"/>
          <w:szCs w:val="24"/>
        </w:rPr>
      </w:pPr>
      <w:r w:rsidRPr="0021586F">
        <w:rPr>
          <w:rFonts w:cstheme="minorHAnsi"/>
          <w:sz w:val="24"/>
          <w:szCs w:val="24"/>
        </w:rPr>
        <w:t>OPS-010, Records Retention</w:t>
      </w:r>
    </w:p>
    <w:p w:rsidR="00DD13D1" w:rsidRDefault="0021586F" w:rsidP="00DD13D1">
      <w:pPr>
        <w:pStyle w:val="ListParagraph"/>
        <w:rPr>
          <w:rFonts w:cstheme="minorHAnsi"/>
          <w:sz w:val="24"/>
          <w:szCs w:val="24"/>
        </w:rPr>
      </w:pPr>
      <w:r w:rsidRPr="0021586F">
        <w:rPr>
          <w:rFonts w:cstheme="minorHAnsi"/>
          <w:sz w:val="24"/>
          <w:szCs w:val="24"/>
        </w:rPr>
        <w:t>E</w:t>
      </w:r>
      <w:r w:rsidR="00195E6E">
        <w:rPr>
          <w:rFonts w:cstheme="minorHAnsi"/>
          <w:sz w:val="24"/>
          <w:szCs w:val="24"/>
        </w:rPr>
        <w:t>G</w:t>
      </w:r>
      <w:r w:rsidR="00DF0B11" w:rsidRPr="0021586F">
        <w:rPr>
          <w:rFonts w:cstheme="minorHAnsi"/>
          <w:sz w:val="24"/>
          <w:szCs w:val="24"/>
        </w:rPr>
        <w:t>F-</w:t>
      </w:r>
      <w:r w:rsidRPr="0021586F">
        <w:rPr>
          <w:rFonts w:cstheme="minorHAnsi"/>
          <w:sz w:val="24"/>
          <w:szCs w:val="24"/>
        </w:rPr>
        <w:t>013</w:t>
      </w:r>
      <w:r w:rsidR="00DF0B11" w:rsidRPr="0021586F">
        <w:rPr>
          <w:rFonts w:cstheme="minorHAnsi"/>
          <w:sz w:val="24"/>
          <w:szCs w:val="24"/>
        </w:rPr>
        <w:t>, Device Master Record Index</w:t>
      </w:r>
      <w:r w:rsidR="00DF0B11" w:rsidRPr="00DD13D1">
        <w:rPr>
          <w:rFonts w:cstheme="minorHAnsi"/>
          <w:sz w:val="24"/>
          <w:szCs w:val="24"/>
        </w:rPr>
        <w:t xml:space="preserve"> </w:t>
      </w:r>
    </w:p>
    <w:p w:rsidR="006B3853" w:rsidRPr="00DD13D1" w:rsidRDefault="006B3853" w:rsidP="00DD13D1">
      <w:pPr>
        <w:pStyle w:val="ListParagraph"/>
        <w:rPr>
          <w:rFonts w:cstheme="minorHAnsi"/>
          <w:sz w:val="24"/>
          <w:szCs w:val="24"/>
        </w:rPr>
      </w:pPr>
    </w:p>
    <w:p w:rsidR="00D9040F" w:rsidRPr="00DD13D1" w:rsidRDefault="00D9040F" w:rsidP="00D9040F">
      <w:pPr>
        <w:pStyle w:val="ListParagraph"/>
        <w:numPr>
          <w:ilvl w:val="0"/>
          <w:numId w:val="5"/>
        </w:numPr>
        <w:rPr>
          <w:rFonts w:cstheme="minorHAnsi"/>
          <w:b/>
          <w:sz w:val="24"/>
          <w:szCs w:val="24"/>
        </w:rPr>
      </w:pPr>
      <w:r w:rsidRPr="00DD13D1">
        <w:rPr>
          <w:rFonts w:cstheme="minorHAnsi"/>
          <w:b/>
          <w:sz w:val="24"/>
          <w:szCs w:val="24"/>
        </w:rPr>
        <w:t>Attachments</w:t>
      </w:r>
    </w:p>
    <w:p w:rsidR="00D9569B" w:rsidRPr="001C1B3C" w:rsidRDefault="00DA4FEB" w:rsidP="00D9569B">
      <w:pPr>
        <w:pStyle w:val="ListParagraph"/>
        <w:rPr>
          <w:rFonts w:cstheme="minorHAnsi"/>
          <w:sz w:val="24"/>
          <w:szCs w:val="24"/>
        </w:rPr>
      </w:pPr>
      <w:r w:rsidRPr="001C1B3C">
        <w:rPr>
          <w:rFonts w:cstheme="minorHAnsi"/>
          <w:sz w:val="24"/>
          <w:szCs w:val="24"/>
        </w:rPr>
        <w:t>N/A</w:t>
      </w:r>
    </w:p>
    <w:p w:rsidR="00D9569B" w:rsidRPr="001C1B3C" w:rsidRDefault="00D9569B" w:rsidP="00D9569B">
      <w:pPr>
        <w:pStyle w:val="ListParagraph"/>
        <w:rPr>
          <w:rFonts w:cstheme="minorHAnsi"/>
          <w:sz w:val="24"/>
          <w:szCs w:val="24"/>
        </w:rPr>
      </w:pPr>
    </w:p>
    <w:p w:rsidR="00A5149F" w:rsidRPr="001C1B3C" w:rsidRDefault="00A5149F">
      <w:pPr>
        <w:rPr>
          <w:rFonts w:cstheme="minorHAnsi"/>
          <w:sz w:val="24"/>
          <w:szCs w:val="24"/>
          <w:lang w:val="fr-FR"/>
        </w:rPr>
      </w:pPr>
      <w:r w:rsidRPr="001C1B3C">
        <w:rPr>
          <w:rFonts w:cstheme="minorHAnsi"/>
          <w:sz w:val="24"/>
          <w:szCs w:val="24"/>
          <w:lang w:val="fr-FR"/>
        </w:rPr>
        <w:br w:type="page"/>
      </w:r>
    </w:p>
    <w:p w:rsidR="00D9569B" w:rsidRPr="001C1B3C" w:rsidRDefault="00B2435A" w:rsidP="00D9569B">
      <w:pPr>
        <w:jc w:val="center"/>
        <w:rPr>
          <w:rFonts w:cstheme="minorHAnsi"/>
          <w:sz w:val="24"/>
          <w:szCs w:val="24"/>
          <w:lang w:val="fr-FR"/>
        </w:rPr>
      </w:pPr>
      <w:r w:rsidRPr="001C1B3C">
        <w:rPr>
          <w:rFonts w:cstheme="minorHAnsi"/>
          <w:sz w:val="24"/>
          <w:szCs w:val="24"/>
          <w:lang w:val="fr-FR"/>
        </w:rPr>
        <w:lastRenderedPageBreak/>
        <w:t>D</w:t>
      </w:r>
      <w:r w:rsidR="00D9569B" w:rsidRPr="001C1B3C">
        <w:rPr>
          <w:rFonts w:cstheme="minorHAnsi"/>
          <w:sz w:val="24"/>
          <w:szCs w:val="24"/>
          <w:lang w:val="fr-FR"/>
        </w:rPr>
        <w:t xml:space="preserve">ocument </w:t>
      </w:r>
      <w:r w:rsidR="00D9569B" w:rsidRPr="001C1B3C">
        <w:rPr>
          <w:rFonts w:cstheme="minorHAnsi"/>
          <w:sz w:val="24"/>
          <w:szCs w:val="24"/>
        </w:rPr>
        <w:t>Revision</w:t>
      </w:r>
      <w:r w:rsidR="00D9569B" w:rsidRPr="001C1B3C">
        <w:rPr>
          <w:rFonts w:cstheme="minorHAnsi"/>
          <w:sz w:val="24"/>
          <w:szCs w:val="24"/>
          <w:lang w:val="fr-FR"/>
        </w:rPr>
        <w:t xml:space="preserve"> </w:t>
      </w:r>
      <w:r w:rsidR="00D9569B" w:rsidRPr="001C1B3C">
        <w:rPr>
          <w:rFonts w:cstheme="minorHAnsi"/>
          <w:sz w:val="24"/>
          <w:szCs w:val="24"/>
        </w:rPr>
        <w:t>History</w:t>
      </w:r>
    </w:p>
    <w:tbl>
      <w:tblPr>
        <w:tblW w:w="9574" w:type="dxa"/>
        <w:tblLayout w:type="fixed"/>
        <w:tblCellMar>
          <w:left w:w="72" w:type="dxa"/>
          <w:right w:w="72" w:type="dxa"/>
        </w:tblCellMar>
        <w:tblLook w:val="04A0" w:firstRow="1" w:lastRow="0" w:firstColumn="1" w:lastColumn="0" w:noHBand="0" w:noVBand="1"/>
      </w:tblPr>
      <w:tblGrid>
        <w:gridCol w:w="1602"/>
        <w:gridCol w:w="1080"/>
        <w:gridCol w:w="4626"/>
        <w:gridCol w:w="1170"/>
        <w:gridCol w:w="1096"/>
      </w:tblGrid>
      <w:tr w:rsidR="00D9569B" w:rsidRPr="00B97CA4" w:rsidTr="004A73B1">
        <w:tc>
          <w:tcPr>
            <w:tcW w:w="1602"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Change Order Number:</w:t>
            </w:r>
          </w:p>
        </w:tc>
        <w:tc>
          <w:tcPr>
            <w:tcW w:w="108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Version Number:</w:t>
            </w: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r w:rsidRPr="00B97CA4">
              <w:rPr>
                <w:rFonts w:cstheme="minorHAnsi"/>
                <w:sz w:val="24"/>
                <w:szCs w:val="24"/>
              </w:rPr>
              <w:t>Description of Change</w:t>
            </w:r>
          </w:p>
        </w:tc>
        <w:tc>
          <w:tcPr>
            <w:tcW w:w="117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rPr>
                <w:rFonts w:cstheme="minorHAnsi"/>
                <w:sz w:val="24"/>
                <w:szCs w:val="24"/>
              </w:rPr>
            </w:pPr>
            <w:r w:rsidRPr="00B97CA4">
              <w:rPr>
                <w:rFonts w:cstheme="minorHAnsi"/>
                <w:sz w:val="24"/>
                <w:szCs w:val="24"/>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B97CA4" w:rsidRDefault="00D9569B" w:rsidP="00DD13D1">
            <w:pPr>
              <w:spacing w:after="0"/>
              <w:rPr>
                <w:rFonts w:cstheme="minorHAnsi"/>
                <w:sz w:val="24"/>
                <w:szCs w:val="24"/>
              </w:rPr>
            </w:pPr>
            <w:r w:rsidRPr="00B97CA4">
              <w:rPr>
                <w:rFonts w:cstheme="minorHAnsi"/>
                <w:sz w:val="24"/>
                <w:szCs w:val="24"/>
              </w:rPr>
              <w:t>Updated by:</w:t>
            </w: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B97CA4" w:rsidP="00DD13D1">
            <w:pPr>
              <w:spacing w:after="0"/>
              <w:jc w:val="center"/>
              <w:rPr>
                <w:rFonts w:cstheme="minorHAnsi"/>
                <w:sz w:val="24"/>
                <w:szCs w:val="24"/>
              </w:rPr>
            </w:pPr>
            <w:r w:rsidRPr="00B97CA4">
              <w:rPr>
                <w:rFonts w:cstheme="minorHAnsi"/>
                <w:sz w:val="24"/>
                <w:szCs w:val="24"/>
              </w:rPr>
              <w:t>CC-120601-01</w:t>
            </w:r>
          </w:p>
        </w:tc>
        <w:tc>
          <w:tcPr>
            <w:tcW w:w="108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000</w:t>
            </w:r>
          </w:p>
        </w:tc>
        <w:tc>
          <w:tcPr>
            <w:tcW w:w="4626"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rPr>
                <w:rFonts w:cstheme="minorHAnsi"/>
                <w:sz w:val="24"/>
                <w:szCs w:val="24"/>
              </w:rPr>
            </w:pPr>
            <w:r w:rsidRPr="00B97CA4">
              <w:rPr>
                <w:rFonts w:cstheme="minorHAnsi"/>
                <w:sz w:val="24"/>
                <w:szCs w:val="24"/>
              </w:rPr>
              <w:t>New Document</w:t>
            </w:r>
          </w:p>
        </w:tc>
        <w:tc>
          <w:tcPr>
            <w:tcW w:w="1170" w:type="dxa"/>
            <w:tcBorders>
              <w:top w:val="single" w:sz="6" w:space="0" w:color="auto"/>
              <w:left w:val="single" w:sz="6" w:space="0" w:color="auto"/>
              <w:bottom w:val="single" w:sz="6" w:space="0" w:color="auto"/>
              <w:right w:val="nil"/>
            </w:tcBorders>
          </w:tcPr>
          <w:p w:rsidR="00D9569B" w:rsidRPr="00B97CA4" w:rsidRDefault="00B97CA4" w:rsidP="00DD13D1">
            <w:pPr>
              <w:spacing w:after="0"/>
              <w:jc w:val="center"/>
              <w:rPr>
                <w:rFonts w:cstheme="minorHAnsi"/>
                <w:sz w:val="24"/>
                <w:szCs w:val="24"/>
              </w:rPr>
            </w:pPr>
            <w:r w:rsidRPr="00B97CA4">
              <w:rPr>
                <w:rFonts w:cstheme="minorHAnsi"/>
                <w:sz w:val="24"/>
                <w:szCs w:val="24"/>
              </w:rPr>
              <w:t>6/12/12</w:t>
            </w: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D13D1" w:rsidP="00DD13D1">
            <w:pPr>
              <w:spacing w:after="0"/>
              <w:jc w:val="center"/>
              <w:rPr>
                <w:rFonts w:cstheme="minorHAnsi"/>
                <w:sz w:val="24"/>
                <w:szCs w:val="24"/>
              </w:rPr>
            </w:pPr>
            <w:r w:rsidRPr="00B97CA4">
              <w:rPr>
                <w:rFonts w:cstheme="minorHAnsi"/>
                <w:sz w:val="24"/>
                <w:szCs w:val="24"/>
              </w:rPr>
              <w:t>A. Miller</w:t>
            </w: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D269D" w:rsidP="00DD13D1">
            <w:pPr>
              <w:spacing w:after="0"/>
              <w:jc w:val="center"/>
              <w:rPr>
                <w:rFonts w:cstheme="minorHAnsi"/>
                <w:sz w:val="24"/>
                <w:szCs w:val="24"/>
              </w:rPr>
            </w:pPr>
            <w:r>
              <w:rPr>
                <w:rFonts w:cstheme="minorHAnsi"/>
                <w:sz w:val="24"/>
                <w:szCs w:val="24"/>
              </w:rPr>
              <w:t>CC-</w:t>
            </w:r>
            <w:r w:rsidR="007022F3">
              <w:rPr>
                <w:rFonts w:cstheme="minorHAnsi"/>
                <w:sz w:val="24"/>
                <w:szCs w:val="24"/>
              </w:rPr>
              <w:t>120717-01</w:t>
            </w:r>
          </w:p>
        </w:tc>
        <w:tc>
          <w:tcPr>
            <w:tcW w:w="1080" w:type="dxa"/>
            <w:tcBorders>
              <w:top w:val="single" w:sz="6" w:space="0" w:color="auto"/>
              <w:left w:val="single" w:sz="6" w:space="0" w:color="auto"/>
              <w:bottom w:val="single" w:sz="6" w:space="0" w:color="auto"/>
              <w:right w:val="nil"/>
            </w:tcBorders>
          </w:tcPr>
          <w:p w:rsidR="00D9569B" w:rsidRPr="00B97CA4" w:rsidRDefault="00881F8F" w:rsidP="00DD13D1">
            <w:pPr>
              <w:spacing w:after="0"/>
              <w:jc w:val="center"/>
              <w:rPr>
                <w:rFonts w:cstheme="minorHAnsi"/>
                <w:sz w:val="24"/>
                <w:szCs w:val="24"/>
              </w:rPr>
            </w:pPr>
            <w:r>
              <w:rPr>
                <w:rFonts w:cstheme="minorHAnsi"/>
                <w:sz w:val="24"/>
                <w:szCs w:val="24"/>
              </w:rPr>
              <w:t>001</w:t>
            </w:r>
          </w:p>
        </w:tc>
        <w:tc>
          <w:tcPr>
            <w:tcW w:w="4626" w:type="dxa"/>
            <w:tcBorders>
              <w:top w:val="single" w:sz="6" w:space="0" w:color="auto"/>
              <w:left w:val="single" w:sz="6" w:space="0" w:color="auto"/>
              <w:bottom w:val="single" w:sz="6" w:space="0" w:color="auto"/>
              <w:right w:val="nil"/>
            </w:tcBorders>
          </w:tcPr>
          <w:p w:rsidR="00D9569B" w:rsidRPr="00B97CA4" w:rsidRDefault="00D21C55" w:rsidP="00D21C55">
            <w:pPr>
              <w:spacing w:after="0"/>
              <w:rPr>
                <w:rFonts w:cstheme="minorHAnsi"/>
                <w:sz w:val="24"/>
                <w:szCs w:val="24"/>
              </w:rPr>
            </w:pPr>
            <w:r>
              <w:rPr>
                <w:rFonts w:cstheme="minorHAnsi"/>
                <w:sz w:val="24"/>
                <w:szCs w:val="24"/>
              </w:rPr>
              <w:t xml:space="preserve">Finished last sentence in </w:t>
            </w:r>
            <w:r w:rsidR="00881F8F">
              <w:rPr>
                <w:rFonts w:cstheme="minorHAnsi"/>
                <w:sz w:val="24"/>
                <w:szCs w:val="24"/>
              </w:rPr>
              <w:t>Program Manager responsibilities in section 4.0</w:t>
            </w:r>
            <w:r>
              <w:rPr>
                <w:rFonts w:cstheme="minorHAnsi"/>
                <w:sz w:val="24"/>
                <w:szCs w:val="24"/>
              </w:rPr>
              <w:t xml:space="preserve"> to delegate activities to design team members</w:t>
            </w:r>
            <w:r w:rsidR="00881F8F">
              <w:rPr>
                <w:rFonts w:cstheme="minorHAnsi"/>
                <w:sz w:val="24"/>
                <w:szCs w:val="24"/>
              </w:rPr>
              <w:t>.</w:t>
            </w:r>
            <w:r w:rsidR="004A73B1">
              <w:rPr>
                <w:rFonts w:cstheme="minorHAnsi"/>
                <w:sz w:val="24"/>
                <w:szCs w:val="24"/>
              </w:rPr>
              <w:t xml:space="preserve">  Update name to Program Manager in section 4.0.</w:t>
            </w:r>
          </w:p>
        </w:tc>
        <w:tc>
          <w:tcPr>
            <w:tcW w:w="1170" w:type="dxa"/>
            <w:tcBorders>
              <w:top w:val="single" w:sz="6" w:space="0" w:color="auto"/>
              <w:left w:val="single" w:sz="6" w:space="0" w:color="auto"/>
              <w:bottom w:val="single" w:sz="6" w:space="0" w:color="auto"/>
              <w:right w:val="nil"/>
            </w:tcBorders>
          </w:tcPr>
          <w:p w:rsidR="00D9569B" w:rsidRPr="00B97CA4" w:rsidRDefault="004A73B1" w:rsidP="00DD13D1">
            <w:pPr>
              <w:spacing w:after="0"/>
              <w:jc w:val="center"/>
              <w:rPr>
                <w:rFonts w:cstheme="minorHAnsi"/>
                <w:sz w:val="24"/>
                <w:szCs w:val="24"/>
                <w:lang w:val="fr-FR"/>
              </w:rPr>
            </w:pPr>
            <w:r>
              <w:rPr>
                <w:rFonts w:cstheme="minorHAnsi"/>
                <w:sz w:val="24"/>
                <w:szCs w:val="24"/>
                <w:lang w:val="fr-FR"/>
              </w:rPr>
              <w:t>7/25/12</w:t>
            </w: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881F8F" w:rsidP="00DD13D1">
            <w:pPr>
              <w:spacing w:after="0"/>
              <w:jc w:val="center"/>
              <w:rPr>
                <w:rFonts w:cstheme="minorHAnsi"/>
                <w:sz w:val="24"/>
                <w:szCs w:val="24"/>
                <w:lang w:val="fr-FR"/>
              </w:rPr>
            </w:pPr>
            <w:r>
              <w:rPr>
                <w:rFonts w:cstheme="minorHAnsi"/>
                <w:sz w:val="24"/>
                <w:szCs w:val="24"/>
                <w:lang w:val="fr-FR"/>
              </w:rPr>
              <w:t xml:space="preserve">S. </w:t>
            </w:r>
            <w:proofErr w:type="spellStart"/>
            <w:r>
              <w:rPr>
                <w:rFonts w:cstheme="minorHAnsi"/>
                <w:sz w:val="24"/>
                <w:szCs w:val="24"/>
                <w:lang w:val="fr-FR"/>
              </w:rPr>
              <w:t>Pletzer</w:t>
            </w:r>
            <w:proofErr w:type="spellEnd"/>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lang w:val="fr-FR"/>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D13D1" w:rsidP="00DD13D1">
            <w:pPr>
              <w:tabs>
                <w:tab w:val="left" w:pos="1275"/>
              </w:tabs>
              <w:spacing w:after="0"/>
              <w:rPr>
                <w:rFonts w:cstheme="minorHAnsi"/>
                <w:sz w:val="24"/>
                <w:szCs w:val="24"/>
              </w:rPr>
            </w:pPr>
            <w:r w:rsidRPr="00B97CA4">
              <w:rPr>
                <w:rFonts w:cstheme="minorHAnsi"/>
                <w:sz w:val="24"/>
                <w:szCs w:val="24"/>
              </w:rPr>
              <w:tab/>
            </w: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4A73B1">
        <w:trPr>
          <w:tblHeader/>
        </w:trPr>
        <w:tc>
          <w:tcPr>
            <w:tcW w:w="160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8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626"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bl>
    <w:p w:rsidR="00D9569B" w:rsidRPr="001C1B3C" w:rsidRDefault="00D9569B" w:rsidP="00D9569B">
      <w:pPr>
        <w:pStyle w:val="ListParagraph"/>
        <w:rPr>
          <w:rFonts w:cstheme="minorHAnsi"/>
          <w:sz w:val="24"/>
          <w:szCs w:val="24"/>
        </w:rPr>
      </w:pPr>
    </w:p>
    <w:sectPr w:rsidR="00D9569B" w:rsidRPr="001C1B3C"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AC3" w:rsidRDefault="00ED4AC3" w:rsidP="00237642">
      <w:pPr>
        <w:spacing w:after="0" w:line="240" w:lineRule="auto"/>
      </w:pPr>
      <w:r>
        <w:separator/>
      </w:r>
    </w:p>
  </w:endnote>
  <w:endnote w:type="continuationSeparator" w:id="0">
    <w:p w:rsidR="00ED4AC3" w:rsidRDefault="00ED4AC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5291777"/>
      <w:docPartObj>
        <w:docPartGallery w:val="Page Numbers (Bottom of Page)"/>
        <w:docPartUnique/>
      </w:docPartObj>
    </w:sdtPr>
    <w:sdtEndPr/>
    <w:sdtContent>
      <w:p w:rsidR="006A5DCE" w:rsidRPr="00DF0B11" w:rsidRDefault="006A5DCE" w:rsidP="00237642">
        <w:pPr>
          <w:pStyle w:val="Footer"/>
          <w:rPr>
            <w:rFonts w:cstheme="minorHAnsi"/>
            <w:sz w:val="18"/>
            <w:szCs w:val="18"/>
          </w:rPr>
        </w:pPr>
        <w:r>
          <w:rPr>
            <w:rFonts w:cstheme="minorHAnsi"/>
            <w:sz w:val="18"/>
            <w:szCs w:val="18"/>
          </w:rPr>
          <w:t>Device Master Records</w:t>
        </w:r>
        <w:r w:rsidRPr="00DF0B11">
          <w:rPr>
            <w:rFonts w:cstheme="minorHAnsi"/>
            <w:sz w:val="18"/>
            <w:szCs w:val="18"/>
          </w:rPr>
          <w:tab/>
        </w:r>
        <w:r w:rsidRPr="00DF0B11">
          <w:rPr>
            <w:rFonts w:cstheme="minorHAnsi"/>
            <w:sz w:val="18"/>
            <w:szCs w:val="18"/>
          </w:rPr>
          <w:tab/>
          <w:t>Confidential &amp; Proprietary</w:t>
        </w:r>
        <w:r w:rsidRPr="00DF0B11">
          <w:rPr>
            <w:rFonts w:cstheme="minorHAnsi"/>
            <w:sz w:val="18"/>
            <w:szCs w:val="18"/>
          </w:rPr>
          <w:tab/>
          <w:t xml:space="preserve">  </w:t>
        </w:r>
      </w:p>
      <w:p w:rsidR="006A5DCE" w:rsidRPr="00DF0B11" w:rsidRDefault="006A5DCE" w:rsidP="00237642">
        <w:pPr>
          <w:pStyle w:val="Footer"/>
          <w:rPr>
            <w:rFonts w:cstheme="minorHAnsi"/>
            <w:sz w:val="18"/>
            <w:szCs w:val="18"/>
          </w:rPr>
        </w:pPr>
        <w:r w:rsidRPr="00DF0B11">
          <w:rPr>
            <w:rFonts w:cstheme="minorHAnsi"/>
            <w:sz w:val="18"/>
            <w:szCs w:val="18"/>
          </w:rPr>
          <w:t>Document Number:  EG-0</w:t>
        </w:r>
        <w:r>
          <w:rPr>
            <w:rFonts w:cstheme="minorHAnsi"/>
            <w:sz w:val="18"/>
            <w:szCs w:val="18"/>
          </w:rPr>
          <w:t>13</w:t>
        </w:r>
        <w:r w:rsidRPr="00DF0B11">
          <w:rPr>
            <w:rFonts w:cstheme="minorHAnsi"/>
            <w:sz w:val="18"/>
            <w:szCs w:val="18"/>
          </w:rPr>
          <w:tab/>
        </w:r>
        <w:r w:rsidRPr="00DF0B11">
          <w:rPr>
            <w:rFonts w:cstheme="minorHAnsi"/>
            <w:sz w:val="18"/>
            <w:szCs w:val="18"/>
          </w:rPr>
          <w:tab/>
          <w:t xml:space="preserve">Page </w:t>
        </w:r>
        <w:r w:rsidRPr="00DF0B11">
          <w:rPr>
            <w:rFonts w:cstheme="minorHAnsi"/>
            <w:sz w:val="18"/>
            <w:szCs w:val="18"/>
          </w:rPr>
          <w:fldChar w:fldCharType="begin"/>
        </w:r>
        <w:r w:rsidRPr="00DF0B11">
          <w:rPr>
            <w:rFonts w:cstheme="minorHAnsi"/>
            <w:sz w:val="18"/>
            <w:szCs w:val="18"/>
          </w:rPr>
          <w:instrText xml:space="preserve"> PAGE   \* MERGEFORMAT </w:instrText>
        </w:r>
        <w:r w:rsidRPr="00DF0B11">
          <w:rPr>
            <w:rFonts w:cstheme="minorHAnsi"/>
            <w:sz w:val="18"/>
            <w:szCs w:val="18"/>
          </w:rPr>
          <w:fldChar w:fldCharType="separate"/>
        </w:r>
        <w:r w:rsidR="003924A2">
          <w:rPr>
            <w:rFonts w:cstheme="minorHAnsi"/>
            <w:noProof/>
            <w:sz w:val="18"/>
            <w:szCs w:val="18"/>
          </w:rPr>
          <w:t>1</w:t>
        </w:r>
        <w:r w:rsidRPr="00DF0B11">
          <w:rPr>
            <w:rFonts w:cstheme="minorHAnsi"/>
            <w:sz w:val="18"/>
            <w:szCs w:val="18"/>
          </w:rPr>
          <w:fldChar w:fldCharType="end"/>
        </w:r>
        <w:r>
          <w:rPr>
            <w:rFonts w:cstheme="minorHAnsi"/>
            <w:sz w:val="18"/>
            <w:szCs w:val="18"/>
          </w:rPr>
          <w:t xml:space="preserve"> of </w:t>
        </w:r>
        <w:r>
          <w:rPr>
            <w:rFonts w:cstheme="minorHAnsi"/>
            <w:sz w:val="18"/>
            <w:szCs w:val="18"/>
          </w:rPr>
          <w:fldChar w:fldCharType="begin"/>
        </w:r>
        <w:r>
          <w:rPr>
            <w:rFonts w:cstheme="minorHAnsi"/>
            <w:sz w:val="18"/>
            <w:szCs w:val="18"/>
          </w:rPr>
          <w:instrText xml:space="preserve"> NUMPAGES   \* MERGEFORMAT </w:instrText>
        </w:r>
        <w:r>
          <w:rPr>
            <w:rFonts w:cstheme="minorHAnsi"/>
            <w:sz w:val="18"/>
            <w:szCs w:val="18"/>
          </w:rPr>
          <w:fldChar w:fldCharType="separate"/>
        </w:r>
        <w:r w:rsidR="003924A2">
          <w:rPr>
            <w:rFonts w:cstheme="minorHAnsi"/>
            <w:noProof/>
            <w:sz w:val="18"/>
            <w:szCs w:val="18"/>
          </w:rPr>
          <w:t>5</w:t>
        </w:r>
        <w:r>
          <w:rPr>
            <w:rFonts w:cstheme="minorHAnsi"/>
            <w:sz w:val="18"/>
            <w:szCs w:val="18"/>
          </w:rPr>
          <w:fldChar w:fldCharType="end"/>
        </w:r>
      </w:p>
      <w:p w:rsidR="006A5DCE" w:rsidRPr="00320D92" w:rsidRDefault="006A5DCE" w:rsidP="00A5149F">
        <w:pPr>
          <w:pStyle w:val="Footer"/>
          <w:rPr>
            <w:rFonts w:cstheme="minorHAnsi"/>
          </w:rPr>
        </w:pPr>
        <w:r w:rsidRPr="00DF0B11">
          <w:rPr>
            <w:rFonts w:cstheme="minorHAnsi"/>
            <w:sz w:val="18"/>
            <w:szCs w:val="18"/>
          </w:rPr>
          <w:t>Version Number:  00</w:t>
        </w:r>
        <w:r w:rsidR="00881F8F">
          <w:rPr>
            <w:rFonts w:cstheme="minorHAnsi"/>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AC3" w:rsidRDefault="00ED4AC3" w:rsidP="00237642">
      <w:pPr>
        <w:spacing w:after="0" w:line="240" w:lineRule="auto"/>
      </w:pPr>
      <w:r>
        <w:separator/>
      </w:r>
    </w:p>
  </w:footnote>
  <w:footnote w:type="continuationSeparator" w:id="0">
    <w:p w:rsidR="00ED4AC3" w:rsidRDefault="00ED4AC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6A5DCE" w:rsidTr="00DF0B11">
      <w:tc>
        <w:tcPr>
          <w:tcW w:w="3618" w:type="dxa"/>
          <w:vAlign w:val="center"/>
        </w:tcPr>
        <w:p w:rsidR="006A5DCE" w:rsidRPr="00A5149F" w:rsidRDefault="006A5DCE" w:rsidP="003A3EF0">
          <w:pPr>
            <w:tabs>
              <w:tab w:val="left" w:pos="2340"/>
            </w:tabs>
            <w:jc w:val="center"/>
          </w:pPr>
          <w:r>
            <w:rPr>
              <w:noProof/>
            </w:rPr>
            <w:drawing>
              <wp:inline distT="0" distB="0" distL="0" distR="0" wp14:anchorId="03797BB9" wp14:editId="668C2D8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6A5DCE" w:rsidRPr="00A5149F" w:rsidRDefault="006A5DCE" w:rsidP="00DF0B11">
          <w:pPr>
            <w:pStyle w:val="Header"/>
            <w:jc w:val="center"/>
            <w:rPr>
              <w:rFonts w:ascii="Verdana" w:hAnsi="Verdana" w:cs="Times New Roman"/>
              <w:b/>
              <w:sz w:val="28"/>
              <w:szCs w:val="28"/>
            </w:rPr>
          </w:pPr>
          <w:r w:rsidRPr="00195E6E">
            <w:rPr>
              <w:rFonts w:cstheme="minorHAnsi"/>
              <w:b/>
              <w:sz w:val="36"/>
              <w:szCs w:val="32"/>
            </w:rPr>
            <w:t>Device Master Records</w:t>
          </w:r>
        </w:p>
      </w:tc>
    </w:tr>
  </w:tbl>
  <w:p w:rsidR="006A5DCE" w:rsidRDefault="006A5DC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99E1B37"/>
    <w:multiLevelType w:val="hybridMultilevel"/>
    <w:tmpl w:val="912840D6"/>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6F116A"/>
    <w:multiLevelType w:val="hybridMultilevel"/>
    <w:tmpl w:val="8A14AE6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
    <w:nsid w:val="3A5C1D50"/>
    <w:multiLevelType w:val="multilevel"/>
    <w:tmpl w:val="55702F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AD75666"/>
    <w:multiLevelType w:val="hybridMultilevel"/>
    <w:tmpl w:val="7ADCB2E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9022CF"/>
    <w:multiLevelType w:val="hybridMultilevel"/>
    <w:tmpl w:val="4624257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0">
    <w:nsid w:val="5D65272A"/>
    <w:multiLevelType w:val="hybridMultilevel"/>
    <w:tmpl w:val="3D786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2"/>
  </w:num>
  <w:num w:numId="4">
    <w:abstractNumId w:val="7"/>
  </w:num>
  <w:num w:numId="5">
    <w:abstractNumId w:val="5"/>
  </w:num>
  <w:num w:numId="6">
    <w:abstractNumId w:val="8"/>
  </w:num>
  <w:num w:numId="7">
    <w:abstractNumId w:val="10"/>
  </w:num>
  <w:num w:numId="8">
    <w:abstractNumId w:val="9"/>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D3"/>
    <w:rsid w:val="00021DD2"/>
    <w:rsid w:val="000454E0"/>
    <w:rsid w:val="000456ED"/>
    <w:rsid w:val="00054305"/>
    <w:rsid w:val="00062CC8"/>
    <w:rsid w:val="00094E66"/>
    <w:rsid w:val="000A12E5"/>
    <w:rsid w:val="000A6197"/>
    <w:rsid w:val="000B01F5"/>
    <w:rsid w:val="000B2547"/>
    <w:rsid w:val="000B4936"/>
    <w:rsid w:val="000D03CF"/>
    <w:rsid w:val="001071DB"/>
    <w:rsid w:val="00117763"/>
    <w:rsid w:val="00142E4C"/>
    <w:rsid w:val="00156F1D"/>
    <w:rsid w:val="0016230D"/>
    <w:rsid w:val="0018778F"/>
    <w:rsid w:val="0019074D"/>
    <w:rsid w:val="00195E6E"/>
    <w:rsid w:val="001A0C2F"/>
    <w:rsid w:val="001A7C6A"/>
    <w:rsid w:val="001B65AF"/>
    <w:rsid w:val="001C165F"/>
    <w:rsid w:val="001C1B3C"/>
    <w:rsid w:val="001F078D"/>
    <w:rsid w:val="0021586F"/>
    <w:rsid w:val="00221663"/>
    <w:rsid w:val="00224B38"/>
    <w:rsid w:val="002371F9"/>
    <w:rsid w:val="00237642"/>
    <w:rsid w:val="002451EF"/>
    <w:rsid w:val="002467B4"/>
    <w:rsid w:val="0025048A"/>
    <w:rsid w:val="00256E3C"/>
    <w:rsid w:val="002607E2"/>
    <w:rsid w:val="00263B6C"/>
    <w:rsid w:val="00270792"/>
    <w:rsid w:val="002B2E90"/>
    <w:rsid w:val="002B5884"/>
    <w:rsid w:val="002B79A3"/>
    <w:rsid w:val="002E1C72"/>
    <w:rsid w:val="002E1DE1"/>
    <w:rsid w:val="00300AE8"/>
    <w:rsid w:val="00320D92"/>
    <w:rsid w:val="00334D96"/>
    <w:rsid w:val="003739A2"/>
    <w:rsid w:val="00375877"/>
    <w:rsid w:val="003924A2"/>
    <w:rsid w:val="003A1B14"/>
    <w:rsid w:val="003A3EF0"/>
    <w:rsid w:val="003A546D"/>
    <w:rsid w:val="003A548D"/>
    <w:rsid w:val="003D050D"/>
    <w:rsid w:val="003E64CE"/>
    <w:rsid w:val="0040516A"/>
    <w:rsid w:val="00405B75"/>
    <w:rsid w:val="004436B2"/>
    <w:rsid w:val="004518AF"/>
    <w:rsid w:val="00453974"/>
    <w:rsid w:val="00481393"/>
    <w:rsid w:val="004A73B1"/>
    <w:rsid w:val="004C65C6"/>
    <w:rsid w:val="004C66A0"/>
    <w:rsid w:val="004E0A83"/>
    <w:rsid w:val="004E14F3"/>
    <w:rsid w:val="004E7A5D"/>
    <w:rsid w:val="004F4A6B"/>
    <w:rsid w:val="00506012"/>
    <w:rsid w:val="00525183"/>
    <w:rsid w:val="00541C0E"/>
    <w:rsid w:val="0054402F"/>
    <w:rsid w:val="0054671C"/>
    <w:rsid w:val="005562FD"/>
    <w:rsid w:val="005564F6"/>
    <w:rsid w:val="005652DF"/>
    <w:rsid w:val="00576FD6"/>
    <w:rsid w:val="005919C2"/>
    <w:rsid w:val="005A4B73"/>
    <w:rsid w:val="005D61B4"/>
    <w:rsid w:val="005D6ECD"/>
    <w:rsid w:val="005E29B3"/>
    <w:rsid w:val="006117F7"/>
    <w:rsid w:val="00613DC0"/>
    <w:rsid w:val="00617642"/>
    <w:rsid w:val="00636B93"/>
    <w:rsid w:val="0065054B"/>
    <w:rsid w:val="006609B7"/>
    <w:rsid w:val="00661BBF"/>
    <w:rsid w:val="006663AC"/>
    <w:rsid w:val="006A5DCE"/>
    <w:rsid w:val="006B3853"/>
    <w:rsid w:val="006B658E"/>
    <w:rsid w:val="006C1DB0"/>
    <w:rsid w:val="006C2857"/>
    <w:rsid w:val="006C71A9"/>
    <w:rsid w:val="006D58C2"/>
    <w:rsid w:val="00701319"/>
    <w:rsid w:val="007018BF"/>
    <w:rsid w:val="007022F3"/>
    <w:rsid w:val="00780629"/>
    <w:rsid w:val="00791780"/>
    <w:rsid w:val="007A21CC"/>
    <w:rsid w:val="007A255F"/>
    <w:rsid w:val="007B1031"/>
    <w:rsid w:val="008001CC"/>
    <w:rsid w:val="0082160A"/>
    <w:rsid w:val="008362A9"/>
    <w:rsid w:val="0087318C"/>
    <w:rsid w:val="00881F8F"/>
    <w:rsid w:val="00896DA7"/>
    <w:rsid w:val="008C3C1C"/>
    <w:rsid w:val="008D470E"/>
    <w:rsid w:val="008E6E1F"/>
    <w:rsid w:val="008F41AB"/>
    <w:rsid w:val="009000A9"/>
    <w:rsid w:val="0090462C"/>
    <w:rsid w:val="00924B37"/>
    <w:rsid w:val="00925FEE"/>
    <w:rsid w:val="0093226C"/>
    <w:rsid w:val="009373D0"/>
    <w:rsid w:val="00950B90"/>
    <w:rsid w:val="00963134"/>
    <w:rsid w:val="00966AE9"/>
    <w:rsid w:val="00981F8A"/>
    <w:rsid w:val="009A502D"/>
    <w:rsid w:val="009B0781"/>
    <w:rsid w:val="009D4669"/>
    <w:rsid w:val="00A004B4"/>
    <w:rsid w:val="00A144EB"/>
    <w:rsid w:val="00A362CD"/>
    <w:rsid w:val="00A5149F"/>
    <w:rsid w:val="00AB46AC"/>
    <w:rsid w:val="00AC213E"/>
    <w:rsid w:val="00AD4436"/>
    <w:rsid w:val="00AE0A1A"/>
    <w:rsid w:val="00B2435A"/>
    <w:rsid w:val="00B41A5C"/>
    <w:rsid w:val="00B45005"/>
    <w:rsid w:val="00B74349"/>
    <w:rsid w:val="00B82CC9"/>
    <w:rsid w:val="00B97CA4"/>
    <w:rsid w:val="00BB29AC"/>
    <w:rsid w:val="00BB2C23"/>
    <w:rsid w:val="00BD6D46"/>
    <w:rsid w:val="00BE118B"/>
    <w:rsid w:val="00BF1207"/>
    <w:rsid w:val="00BF2171"/>
    <w:rsid w:val="00BF5C8D"/>
    <w:rsid w:val="00C0617C"/>
    <w:rsid w:val="00C118A7"/>
    <w:rsid w:val="00C32543"/>
    <w:rsid w:val="00C50434"/>
    <w:rsid w:val="00C857AE"/>
    <w:rsid w:val="00C86ADD"/>
    <w:rsid w:val="00CA2441"/>
    <w:rsid w:val="00CA3607"/>
    <w:rsid w:val="00CE21AD"/>
    <w:rsid w:val="00CF427A"/>
    <w:rsid w:val="00D21C55"/>
    <w:rsid w:val="00D44EC2"/>
    <w:rsid w:val="00D65CCB"/>
    <w:rsid w:val="00D9040F"/>
    <w:rsid w:val="00D907E7"/>
    <w:rsid w:val="00D91CAF"/>
    <w:rsid w:val="00D9569B"/>
    <w:rsid w:val="00DA4FEB"/>
    <w:rsid w:val="00DD13D1"/>
    <w:rsid w:val="00DD269D"/>
    <w:rsid w:val="00DF0B11"/>
    <w:rsid w:val="00DF6E21"/>
    <w:rsid w:val="00E07A4C"/>
    <w:rsid w:val="00E21475"/>
    <w:rsid w:val="00E512AF"/>
    <w:rsid w:val="00E51F4B"/>
    <w:rsid w:val="00E556EC"/>
    <w:rsid w:val="00E90C22"/>
    <w:rsid w:val="00EA6BB8"/>
    <w:rsid w:val="00ED020E"/>
    <w:rsid w:val="00ED4AC3"/>
    <w:rsid w:val="00ED54BB"/>
    <w:rsid w:val="00F02B1C"/>
    <w:rsid w:val="00F21F25"/>
    <w:rsid w:val="00F26926"/>
    <w:rsid w:val="00F632C9"/>
    <w:rsid w:val="00F9049F"/>
    <w:rsid w:val="00F91EEA"/>
    <w:rsid w:val="00FA2A75"/>
    <w:rsid w:val="00FC37D2"/>
    <w:rsid w:val="00FC52D4"/>
    <w:rsid w:val="00FD68F7"/>
    <w:rsid w:val="00FF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780629"/>
    <w:rPr>
      <w:sz w:val="16"/>
      <w:szCs w:val="16"/>
    </w:rPr>
  </w:style>
  <w:style w:type="paragraph" w:styleId="CommentText">
    <w:name w:val="annotation text"/>
    <w:basedOn w:val="Normal"/>
    <w:link w:val="CommentTextChar"/>
    <w:uiPriority w:val="99"/>
    <w:semiHidden/>
    <w:unhideWhenUsed/>
    <w:rsid w:val="00780629"/>
    <w:pPr>
      <w:spacing w:line="240" w:lineRule="auto"/>
    </w:pPr>
    <w:rPr>
      <w:sz w:val="20"/>
      <w:szCs w:val="20"/>
    </w:rPr>
  </w:style>
  <w:style w:type="character" w:customStyle="1" w:styleId="CommentTextChar">
    <w:name w:val="Comment Text Char"/>
    <w:basedOn w:val="DefaultParagraphFont"/>
    <w:link w:val="CommentText"/>
    <w:uiPriority w:val="99"/>
    <w:semiHidden/>
    <w:rsid w:val="00780629"/>
    <w:rPr>
      <w:sz w:val="20"/>
      <w:szCs w:val="20"/>
    </w:rPr>
  </w:style>
  <w:style w:type="paragraph" w:styleId="CommentSubject">
    <w:name w:val="annotation subject"/>
    <w:basedOn w:val="CommentText"/>
    <w:next w:val="CommentText"/>
    <w:link w:val="CommentSubjectChar"/>
    <w:uiPriority w:val="99"/>
    <w:semiHidden/>
    <w:unhideWhenUsed/>
    <w:rsid w:val="00780629"/>
    <w:rPr>
      <w:b/>
      <w:bCs/>
    </w:rPr>
  </w:style>
  <w:style w:type="character" w:customStyle="1" w:styleId="CommentSubjectChar">
    <w:name w:val="Comment Subject Char"/>
    <w:basedOn w:val="CommentTextChar"/>
    <w:link w:val="CommentSubject"/>
    <w:uiPriority w:val="99"/>
    <w:semiHidden/>
    <w:rsid w:val="0078062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780629"/>
    <w:rPr>
      <w:sz w:val="16"/>
      <w:szCs w:val="16"/>
    </w:rPr>
  </w:style>
  <w:style w:type="paragraph" w:styleId="CommentText">
    <w:name w:val="annotation text"/>
    <w:basedOn w:val="Normal"/>
    <w:link w:val="CommentTextChar"/>
    <w:uiPriority w:val="99"/>
    <w:semiHidden/>
    <w:unhideWhenUsed/>
    <w:rsid w:val="00780629"/>
    <w:pPr>
      <w:spacing w:line="240" w:lineRule="auto"/>
    </w:pPr>
    <w:rPr>
      <w:sz w:val="20"/>
      <w:szCs w:val="20"/>
    </w:rPr>
  </w:style>
  <w:style w:type="character" w:customStyle="1" w:styleId="CommentTextChar">
    <w:name w:val="Comment Text Char"/>
    <w:basedOn w:val="DefaultParagraphFont"/>
    <w:link w:val="CommentText"/>
    <w:uiPriority w:val="99"/>
    <w:semiHidden/>
    <w:rsid w:val="00780629"/>
    <w:rPr>
      <w:sz w:val="20"/>
      <w:szCs w:val="20"/>
    </w:rPr>
  </w:style>
  <w:style w:type="paragraph" w:styleId="CommentSubject">
    <w:name w:val="annotation subject"/>
    <w:basedOn w:val="CommentText"/>
    <w:next w:val="CommentText"/>
    <w:link w:val="CommentSubjectChar"/>
    <w:uiPriority w:val="99"/>
    <w:semiHidden/>
    <w:unhideWhenUsed/>
    <w:rsid w:val="00780629"/>
    <w:rPr>
      <w:b/>
      <w:bCs/>
    </w:rPr>
  </w:style>
  <w:style w:type="character" w:customStyle="1" w:styleId="CommentSubjectChar">
    <w:name w:val="Comment Subject Char"/>
    <w:basedOn w:val="CommentTextChar"/>
    <w:link w:val="CommentSubject"/>
    <w:uiPriority w:val="99"/>
    <w:semiHidden/>
    <w:rsid w:val="007806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BA9A11-4E75-4381-825C-8F4C9665A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Jan Ayres</cp:lastModifiedBy>
  <cp:revision>3</cp:revision>
  <cp:lastPrinted>2012-07-25T17:17:00Z</cp:lastPrinted>
  <dcterms:created xsi:type="dcterms:W3CDTF">2012-08-14T16:51:00Z</dcterms:created>
  <dcterms:modified xsi:type="dcterms:W3CDTF">2012-08-14T17:13:00Z</dcterms:modified>
</cp:coreProperties>
</file>