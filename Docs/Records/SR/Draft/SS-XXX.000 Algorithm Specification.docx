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2645" w:rsidRPr="00AD6D65" w:rsidRDefault="00962645">
      <w:pPr>
        <w:rPr>
          <w:rFonts w:cstheme="minorHAnsi"/>
          <w:b/>
          <w:sz w:val="24"/>
          <w:szCs w:val="24"/>
        </w:rPr>
      </w:pPr>
    </w:p>
    <w:p w:rsidR="00962645" w:rsidRPr="00AD6D65" w:rsidRDefault="00962645">
      <w:pPr>
        <w:rPr>
          <w:rFonts w:cstheme="minorHAnsi"/>
          <w:b/>
          <w:sz w:val="24"/>
          <w:szCs w:val="24"/>
        </w:rPr>
      </w:pPr>
    </w:p>
    <w:p w:rsidR="00962645" w:rsidRPr="00AD6D65" w:rsidRDefault="00962645">
      <w:pPr>
        <w:rPr>
          <w:rFonts w:cstheme="minorHAnsi"/>
          <w:b/>
          <w:sz w:val="24"/>
          <w:szCs w:val="24"/>
        </w:rPr>
      </w:pPr>
    </w:p>
    <w:p w:rsidR="00962645" w:rsidRPr="00AD6D65" w:rsidRDefault="00962645" w:rsidP="00962645">
      <w:pPr>
        <w:spacing w:before="240" w:after="240"/>
        <w:jc w:val="both"/>
        <w:rPr>
          <w:rFonts w:cstheme="minorHAnsi"/>
          <w:sz w:val="24"/>
          <w:szCs w:val="24"/>
          <w:u w:val="single"/>
        </w:rPr>
      </w:pPr>
      <w:r w:rsidRPr="00AD6D65">
        <w:rPr>
          <w:rFonts w:cstheme="minorHAnsi"/>
          <w:b/>
          <w:caps/>
          <w:sz w:val="24"/>
          <w:szCs w:val="24"/>
          <w:u w:val="single"/>
        </w:rPr>
        <w:t>Originator:</w:t>
      </w:r>
      <w:r w:rsidRPr="00AD6D65">
        <w:rPr>
          <w:rFonts w:cstheme="minorHAnsi"/>
          <w:b/>
          <w:bCs/>
          <w:sz w:val="24"/>
          <w:szCs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3"/>
        <w:gridCol w:w="2976"/>
        <w:gridCol w:w="3238"/>
        <w:gridCol w:w="1391"/>
      </w:tblGrid>
      <w:tr w:rsidR="00962645" w:rsidRPr="00AD6D65" w:rsidTr="00AD6D65">
        <w:trPr>
          <w:trHeight w:val="149"/>
        </w:trPr>
        <w:tc>
          <w:tcPr>
            <w:tcW w:w="1026" w:type="pct"/>
            <w:tcBorders>
              <w:top w:val="single" w:sz="4" w:space="0" w:color="auto"/>
              <w:left w:val="single" w:sz="4" w:space="0" w:color="auto"/>
              <w:bottom w:val="single" w:sz="4" w:space="0" w:color="auto"/>
              <w:right w:val="single" w:sz="4" w:space="0" w:color="auto"/>
            </w:tcBorders>
            <w:shd w:val="clear" w:color="auto" w:fill="C0C0C0"/>
            <w:hideMark/>
          </w:tcPr>
          <w:p w:rsidR="00962645" w:rsidRPr="00AD6D65" w:rsidRDefault="00962645" w:rsidP="00AD6D65">
            <w:pPr>
              <w:jc w:val="both"/>
              <w:rPr>
                <w:rFonts w:cstheme="minorHAnsi"/>
                <w:b/>
                <w:sz w:val="24"/>
                <w:szCs w:val="24"/>
              </w:rPr>
            </w:pPr>
            <w:r w:rsidRPr="00AD6D65">
              <w:rPr>
                <w:rFonts w:cstheme="minorHAnsi"/>
                <w:b/>
                <w:sz w:val="24"/>
                <w:szCs w:val="24"/>
              </w:rPr>
              <w:t xml:space="preserve">Name </w:t>
            </w:r>
          </w:p>
        </w:tc>
        <w:tc>
          <w:tcPr>
            <w:tcW w:w="1555" w:type="pct"/>
            <w:tcBorders>
              <w:top w:val="single" w:sz="4" w:space="0" w:color="auto"/>
              <w:left w:val="single" w:sz="4" w:space="0" w:color="auto"/>
              <w:bottom w:val="single" w:sz="4" w:space="0" w:color="auto"/>
              <w:right w:val="single" w:sz="4" w:space="0" w:color="auto"/>
            </w:tcBorders>
            <w:shd w:val="clear" w:color="auto" w:fill="C0C0C0"/>
            <w:hideMark/>
          </w:tcPr>
          <w:p w:rsidR="00962645" w:rsidRPr="00AD6D65" w:rsidRDefault="00962645" w:rsidP="00AD6D65">
            <w:pPr>
              <w:jc w:val="both"/>
              <w:rPr>
                <w:rFonts w:cstheme="minorHAnsi"/>
                <w:b/>
                <w:sz w:val="24"/>
                <w:szCs w:val="24"/>
              </w:rPr>
            </w:pPr>
            <w:r w:rsidRPr="00AD6D65">
              <w:rPr>
                <w:rFonts w:cstheme="minorHAnsi"/>
                <w:b/>
                <w:sz w:val="24"/>
                <w:szCs w:val="24"/>
              </w:rPr>
              <w:t>Job Title</w:t>
            </w:r>
          </w:p>
        </w:tc>
        <w:tc>
          <w:tcPr>
            <w:tcW w:w="1692" w:type="pct"/>
            <w:tcBorders>
              <w:top w:val="single" w:sz="4" w:space="0" w:color="auto"/>
              <w:left w:val="single" w:sz="4" w:space="0" w:color="auto"/>
              <w:bottom w:val="single" w:sz="4" w:space="0" w:color="auto"/>
              <w:right w:val="single" w:sz="4" w:space="0" w:color="auto"/>
            </w:tcBorders>
            <w:shd w:val="clear" w:color="auto" w:fill="C0C0C0"/>
            <w:hideMark/>
          </w:tcPr>
          <w:p w:rsidR="00962645" w:rsidRPr="00AD6D65" w:rsidRDefault="00962645" w:rsidP="00AD6D65">
            <w:pPr>
              <w:jc w:val="both"/>
              <w:rPr>
                <w:rFonts w:cstheme="minorHAnsi"/>
                <w:b/>
                <w:sz w:val="24"/>
                <w:szCs w:val="24"/>
              </w:rPr>
            </w:pPr>
            <w:r w:rsidRPr="00AD6D65">
              <w:rPr>
                <w:rFonts w:cstheme="minorHAnsi"/>
                <w:b/>
                <w:sz w:val="24"/>
                <w:szCs w:val="24"/>
              </w:rPr>
              <w:t>Signature</w:t>
            </w:r>
          </w:p>
        </w:tc>
        <w:tc>
          <w:tcPr>
            <w:tcW w:w="727" w:type="pct"/>
            <w:tcBorders>
              <w:top w:val="single" w:sz="4" w:space="0" w:color="auto"/>
              <w:left w:val="single" w:sz="4" w:space="0" w:color="auto"/>
              <w:bottom w:val="single" w:sz="4" w:space="0" w:color="auto"/>
              <w:right w:val="single" w:sz="4" w:space="0" w:color="auto"/>
            </w:tcBorders>
            <w:shd w:val="clear" w:color="auto" w:fill="C0C0C0"/>
            <w:hideMark/>
          </w:tcPr>
          <w:p w:rsidR="00962645" w:rsidRPr="00AD6D65" w:rsidRDefault="00962645" w:rsidP="00AD6D65">
            <w:pPr>
              <w:jc w:val="both"/>
              <w:rPr>
                <w:rFonts w:cstheme="minorHAnsi"/>
                <w:b/>
                <w:sz w:val="24"/>
                <w:szCs w:val="24"/>
              </w:rPr>
            </w:pPr>
            <w:r w:rsidRPr="00AD6D65">
              <w:rPr>
                <w:rFonts w:cstheme="minorHAnsi"/>
                <w:b/>
                <w:sz w:val="24"/>
                <w:szCs w:val="24"/>
              </w:rPr>
              <w:t>Date</w:t>
            </w:r>
          </w:p>
        </w:tc>
      </w:tr>
      <w:tr w:rsidR="00962645" w:rsidRPr="00AD6D65" w:rsidTr="00AD6D65">
        <w:trPr>
          <w:trHeight w:val="864"/>
        </w:trPr>
        <w:tc>
          <w:tcPr>
            <w:tcW w:w="1026" w:type="pct"/>
            <w:tcBorders>
              <w:top w:val="single" w:sz="4" w:space="0" w:color="auto"/>
              <w:left w:val="single" w:sz="4" w:space="0" w:color="auto"/>
              <w:bottom w:val="single" w:sz="4" w:space="0" w:color="auto"/>
              <w:right w:val="single" w:sz="4" w:space="0" w:color="auto"/>
            </w:tcBorders>
            <w:vAlign w:val="center"/>
            <w:hideMark/>
          </w:tcPr>
          <w:p w:rsidR="00962645" w:rsidRPr="00AD6D65" w:rsidRDefault="00962645" w:rsidP="00AD6D65">
            <w:pPr>
              <w:pStyle w:val="Heading5"/>
              <w:spacing w:before="0"/>
              <w:rPr>
                <w:rFonts w:asciiTheme="minorHAnsi" w:hAnsiTheme="minorHAnsi" w:cstheme="minorHAnsi"/>
                <w:sz w:val="24"/>
              </w:rPr>
            </w:pPr>
            <w:r w:rsidRPr="00AD6D65">
              <w:rPr>
                <w:rFonts w:asciiTheme="minorHAnsi" w:hAnsiTheme="minorHAnsi" w:cstheme="minorHAnsi"/>
                <w:bCs w:val="0"/>
                <w:sz w:val="24"/>
              </w:rPr>
              <w:t>Andrew Mason</w:t>
            </w:r>
          </w:p>
        </w:tc>
        <w:tc>
          <w:tcPr>
            <w:tcW w:w="1555" w:type="pct"/>
            <w:tcBorders>
              <w:top w:val="single" w:sz="4" w:space="0" w:color="auto"/>
              <w:left w:val="single" w:sz="4" w:space="0" w:color="auto"/>
              <w:bottom w:val="single" w:sz="4" w:space="0" w:color="auto"/>
              <w:right w:val="single" w:sz="4" w:space="0" w:color="auto"/>
            </w:tcBorders>
            <w:vAlign w:val="center"/>
            <w:hideMark/>
          </w:tcPr>
          <w:p w:rsidR="00962645" w:rsidRPr="00AD6D65" w:rsidRDefault="00962645" w:rsidP="00AD6D65">
            <w:pPr>
              <w:spacing w:after="0"/>
              <w:rPr>
                <w:rFonts w:cstheme="minorHAnsi"/>
                <w:b/>
                <w:sz w:val="24"/>
                <w:szCs w:val="24"/>
              </w:rPr>
            </w:pPr>
            <w:r w:rsidRPr="00AD6D65">
              <w:rPr>
                <w:rFonts w:cstheme="minorHAnsi"/>
                <w:b/>
                <w:sz w:val="24"/>
                <w:szCs w:val="24"/>
              </w:rPr>
              <w:t>Chief Technology Officer</w:t>
            </w:r>
          </w:p>
        </w:tc>
        <w:tc>
          <w:tcPr>
            <w:tcW w:w="1692" w:type="pct"/>
            <w:tcBorders>
              <w:top w:val="single" w:sz="4" w:space="0" w:color="auto"/>
              <w:left w:val="single" w:sz="4" w:space="0" w:color="auto"/>
              <w:bottom w:val="single" w:sz="4" w:space="0" w:color="auto"/>
              <w:right w:val="single" w:sz="4" w:space="0" w:color="auto"/>
            </w:tcBorders>
            <w:vAlign w:val="center"/>
          </w:tcPr>
          <w:p w:rsidR="00962645" w:rsidRPr="00AD6D65" w:rsidRDefault="00962645" w:rsidP="00AD6D65">
            <w:pPr>
              <w:spacing w:after="0"/>
              <w:rPr>
                <w:rFonts w:cstheme="minorHAnsi"/>
                <w:b/>
                <w:sz w:val="24"/>
                <w:szCs w:val="24"/>
              </w:rPr>
            </w:pPr>
          </w:p>
        </w:tc>
        <w:tc>
          <w:tcPr>
            <w:tcW w:w="727" w:type="pct"/>
            <w:tcBorders>
              <w:top w:val="single" w:sz="4" w:space="0" w:color="auto"/>
              <w:left w:val="single" w:sz="4" w:space="0" w:color="auto"/>
              <w:bottom w:val="single" w:sz="4" w:space="0" w:color="auto"/>
              <w:right w:val="single" w:sz="4" w:space="0" w:color="auto"/>
            </w:tcBorders>
            <w:vAlign w:val="center"/>
          </w:tcPr>
          <w:p w:rsidR="00962645" w:rsidRPr="00AD6D65" w:rsidRDefault="00962645" w:rsidP="00AD6D65">
            <w:pPr>
              <w:spacing w:after="0"/>
              <w:rPr>
                <w:rFonts w:cstheme="minorHAnsi"/>
                <w:b/>
                <w:sz w:val="24"/>
                <w:szCs w:val="24"/>
              </w:rPr>
            </w:pPr>
          </w:p>
        </w:tc>
      </w:tr>
    </w:tbl>
    <w:p w:rsidR="00962645" w:rsidRPr="00AD6D65" w:rsidRDefault="00962645" w:rsidP="00962645">
      <w:pPr>
        <w:spacing w:before="240" w:after="240"/>
        <w:jc w:val="both"/>
        <w:rPr>
          <w:rFonts w:cstheme="minorHAnsi"/>
          <w:sz w:val="24"/>
          <w:szCs w:val="24"/>
          <w:u w:val="single"/>
        </w:rPr>
      </w:pPr>
      <w:bookmarkStart w:id="0" w:name="_Toc32798431"/>
      <w:r w:rsidRPr="00AD6D65">
        <w:rPr>
          <w:rFonts w:cstheme="minorHAnsi"/>
          <w:b/>
          <w:caps/>
          <w:sz w:val="24"/>
          <w:szCs w:val="24"/>
          <w:u w:val="single"/>
        </w:rPr>
        <w:t>Approvals:</w:t>
      </w:r>
      <w:bookmarkEnd w:id="0"/>
      <w:r w:rsidRPr="00AD6D65">
        <w:rPr>
          <w:rFonts w:cstheme="minorHAnsi"/>
          <w:sz w:val="24"/>
          <w:szCs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2985"/>
        <w:gridCol w:w="3224"/>
        <w:gridCol w:w="1399"/>
      </w:tblGrid>
      <w:tr w:rsidR="00962645" w:rsidRPr="00AD6D65" w:rsidTr="00AD6D65">
        <w:trPr>
          <w:trHeight w:val="231"/>
        </w:trPr>
        <w:tc>
          <w:tcPr>
            <w:tcW w:w="1024"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962645" w:rsidRPr="00AD6D65" w:rsidRDefault="00962645" w:rsidP="00AD6D65">
            <w:pPr>
              <w:rPr>
                <w:rFonts w:cstheme="minorHAnsi"/>
                <w:b/>
                <w:sz w:val="24"/>
                <w:szCs w:val="24"/>
              </w:rPr>
            </w:pPr>
            <w:r w:rsidRPr="00AD6D65">
              <w:rPr>
                <w:rFonts w:cstheme="minorHAnsi"/>
                <w:b/>
                <w:sz w:val="24"/>
                <w:szCs w:val="24"/>
              </w:rPr>
              <w:t xml:space="preserve">Name </w:t>
            </w:r>
          </w:p>
        </w:tc>
        <w:tc>
          <w:tcPr>
            <w:tcW w:w="1560"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962645" w:rsidRPr="00AD6D65" w:rsidRDefault="00962645" w:rsidP="00AD6D65">
            <w:pPr>
              <w:rPr>
                <w:rFonts w:cstheme="minorHAnsi"/>
                <w:b/>
                <w:sz w:val="24"/>
                <w:szCs w:val="24"/>
              </w:rPr>
            </w:pPr>
            <w:r w:rsidRPr="00AD6D65">
              <w:rPr>
                <w:rFonts w:cstheme="minorHAnsi"/>
                <w:b/>
                <w:sz w:val="24"/>
                <w:szCs w:val="24"/>
              </w:rPr>
              <w:t>Job Title</w:t>
            </w:r>
          </w:p>
        </w:tc>
        <w:tc>
          <w:tcPr>
            <w:tcW w:w="1685"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962645" w:rsidRPr="00AD6D65" w:rsidRDefault="00962645" w:rsidP="00AD6D65">
            <w:pPr>
              <w:rPr>
                <w:rFonts w:cstheme="minorHAnsi"/>
                <w:b/>
                <w:sz w:val="24"/>
                <w:szCs w:val="24"/>
              </w:rPr>
            </w:pPr>
            <w:r w:rsidRPr="00AD6D65">
              <w:rPr>
                <w:rFonts w:cstheme="minorHAnsi"/>
                <w:b/>
                <w:sz w:val="24"/>
                <w:szCs w:val="24"/>
              </w:rPr>
              <w:t>Signature</w:t>
            </w:r>
          </w:p>
        </w:tc>
        <w:tc>
          <w:tcPr>
            <w:tcW w:w="73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962645" w:rsidRPr="00AD6D65" w:rsidRDefault="00962645" w:rsidP="00AD6D65">
            <w:pPr>
              <w:rPr>
                <w:rFonts w:cstheme="minorHAnsi"/>
                <w:b/>
                <w:sz w:val="24"/>
                <w:szCs w:val="24"/>
              </w:rPr>
            </w:pPr>
            <w:r w:rsidRPr="00AD6D65">
              <w:rPr>
                <w:rFonts w:cstheme="minorHAnsi"/>
                <w:b/>
                <w:sz w:val="24"/>
                <w:szCs w:val="24"/>
              </w:rPr>
              <w:t>Date</w:t>
            </w:r>
          </w:p>
        </w:tc>
      </w:tr>
      <w:tr w:rsidR="00962645" w:rsidRPr="00AD6D65" w:rsidTr="00AD6D65">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962645" w:rsidRPr="00AD6D65" w:rsidRDefault="00962645" w:rsidP="00AD6D65">
            <w:pPr>
              <w:pStyle w:val="Heading5"/>
              <w:spacing w:before="0"/>
              <w:rPr>
                <w:rFonts w:asciiTheme="minorHAnsi" w:hAnsiTheme="minorHAnsi" w:cstheme="minorHAnsi"/>
                <w:sz w:val="24"/>
              </w:rPr>
            </w:pPr>
            <w:r w:rsidRPr="00AD6D65">
              <w:rPr>
                <w:rFonts w:asciiTheme="minorHAnsi" w:hAnsiTheme="minorHAnsi" w:cstheme="minorHAnsi"/>
                <w:bCs w:val="0"/>
                <w:sz w:val="24"/>
              </w:rPr>
              <w:t>Nancy Rizzo</w:t>
            </w:r>
          </w:p>
        </w:tc>
        <w:tc>
          <w:tcPr>
            <w:tcW w:w="1560" w:type="pct"/>
            <w:tcBorders>
              <w:top w:val="single" w:sz="4" w:space="0" w:color="auto"/>
              <w:left w:val="single" w:sz="4" w:space="0" w:color="auto"/>
              <w:bottom w:val="single" w:sz="4" w:space="0" w:color="auto"/>
              <w:right w:val="single" w:sz="4" w:space="0" w:color="auto"/>
            </w:tcBorders>
            <w:vAlign w:val="center"/>
            <w:hideMark/>
          </w:tcPr>
          <w:p w:rsidR="00962645" w:rsidRPr="00AD6D65" w:rsidRDefault="00962645" w:rsidP="00AD6D65">
            <w:pPr>
              <w:spacing w:after="0"/>
              <w:rPr>
                <w:rFonts w:cstheme="minorHAnsi"/>
                <w:b/>
                <w:sz w:val="24"/>
                <w:szCs w:val="24"/>
              </w:rPr>
            </w:pPr>
            <w:r w:rsidRPr="00AD6D65">
              <w:rPr>
                <w:rFonts w:cstheme="minorHAnsi"/>
                <w:b/>
                <w:sz w:val="24"/>
                <w:szCs w:val="24"/>
              </w:rPr>
              <w:t>Founder and CEO</w:t>
            </w:r>
          </w:p>
        </w:tc>
        <w:tc>
          <w:tcPr>
            <w:tcW w:w="1685" w:type="pct"/>
            <w:tcBorders>
              <w:top w:val="single" w:sz="4" w:space="0" w:color="auto"/>
              <w:left w:val="single" w:sz="4" w:space="0" w:color="auto"/>
              <w:bottom w:val="single" w:sz="4" w:space="0" w:color="auto"/>
              <w:right w:val="single" w:sz="4" w:space="0" w:color="auto"/>
            </w:tcBorders>
            <w:vAlign w:val="center"/>
          </w:tcPr>
          <w:p w:rsidR="00962645" w:rsidRPr="00AD6D65" w:rsidRDefault="00962645" w:rsidP="00AD6D65">
            <w:pPr>
              <w:spacing w:after="0"/>
              <w:rPr>
                <w:rFonts w:cstheme="minorHAnsi"/>
                <w:b/>
                <w:sz w:val="24"/>
                <w:szCs w:val="24"/>
              </w:rPr>
            </w:pPr>
          </w:p>
        </w:tc>
        <w:tc>
          <w:tcPr>
            <w:tcW w:w="731" w:type="pct"/>
            <w:tcBorders>
              <w:top w:val="single" w:sz="4" w:space="0" w:color="auto"/>
              <w:left w:val="single" w:sz="4" w:space="0" w:color="auto"/>
              <w:bottom w:val="single" w:sz="4" w:space="0" w:color="auto"/>
              <w:right w:val="single" w:sz="4" w:space="0" w:color="auto"/>
            </w:tcBorders>
            <w:vAlign w:val="center"/>
          </w:tcPr>
          <w:p w:rsidR="00962645" w:rsidRPr="00AD6D65" w:rsidRDefault="00962645" w:rsidP="00AD6D65">
            <w:pPr>
              <w:spacing w:after="0"/>
              <w:rPr>
                <w:rFonts w:cstheme="minorHAnsi"/>
                <w:b/>
                <w:sz w:val="24"/>
                <w:szCs w:val="24"/>
              </w:rPr>
            </w:pPr>
          </w:p>
        </w:tc>
      </w:tr>
      <w:tr w:rsidR="00962645" w:rsidRPr="00AD6D65" w:rsidTr="00AD6D65">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962645" w:rsidRPr="00AD6D65" w:rsidRDefault="00962645" w:rsidP="00AD6D65">
            <w:pPr>
              <w:pStyle w:val="Heading5"/>
              <w:spacing w:before="0"/>
              <w:rPr>
                <w:rFonts w:asciiTheme="minorHAnsi" w:hAnsiTheme="minorHAnsi" w:cstheme="minorHAnsi"/>
                <w:sz w:val="24"/>
              </w:rPr>
            </w:pPr>
            <w:r w:rsidRPr="00AD6D65">
              <w:rPr>
                <w:rFonts w:asciiTheme="minorHAnsi" w:hAnsiTheme="minorHAnsi" w:cstheme="minorHAnsi"/>
                <w:bCs w:val="0"/>
                <w:sz w:val="24"/>
              </w:rPr>
              <w:t>Mike Stowell</w:t>
            </w:r>
          </w:p>
        </w:tc>
        <w:tc>
          <w:tcPr>
            <w:tcW w:w="1560" w:type="pct"/>
            <w:tcBorders>
              <w:top w:val="single" w:sz="4" w:space="0" w:color="auto"/>
              <w:left w:val="single" w:sz="4" w:space="0" w:color="auto"/>
              <w:bottom w:val="single" w:sz="4" w:space="0" w:color="auto"/>
              <w:right w:val="single" w:sz="4" w:space="0" w:color="auto"/>
            </w:tcBorders>
            <w:vAlign w:val="center"/>
            <w:hideMark/>
          </w:tcPr>
          <w:p w:rsidR="00962645" w:rsidRPr="00AD6D65" w:rsidRDefault="00962645" w:rsidP="00AD6D65">
            <w:pPr>
              <w:pStyle w:val="Heading5"/>
              <w:spacing w:before="0"/>
              <w:rPr>
                <w:rFonts w:asciiTheme="minorHAnsi" w:hAnsiTheme="minorHAnsi" w:cstheme="minorHAnsi"/>
                <w:sz w:val="24"/>
              </w:rPr>
            </w:pPr>
            <w:r w:rsidRPr="00AD6D65">
              <w:rPr>
                <w:rFonts w:asciiTheme="minorHAnsi" w:hAnsiTheme="minorHAnsi" w:cstheme="minorHAnsi"/>
                <w:bCs w:val="0"/>
                <w:sz w:val="24"/>
              </w:rPr>
              <w:t>V.P of Operations</w:t>
            </w:r>
          </w:p>
        </w:tc>
        <w:tc>
          <w:tcPr>
            <w:tcW w:w="1685" w:type="pct"/>
            <w:tcBorders>
              <w:top w:val="single" w:sz="4" w:space="0" w:color="auto"/>
              <w:left w:val="single" w:sz="4" w:space="0" w:color="auto"/>
              <w:bottom w:val="single" w:sz="4" w:space="0" w:color="auto"/>
              <w:right w:val="single" w:sz="4" w:space="0" w:color="auto"/>
            </w:tcBorders>
            <w:vAlign w:val="center"/>
          </w:tcPr>
          <w:p w:rsidR="00962645" w:rsidRPr="00AD6D65" w:rsidRDefault="00962645" w:rsidP="00AD6D65">
            <w:pPr>
              <w:spacing w:after="0"/>
              <w:rPr>
                <w:rFonts w:cstheme="minorHAnsi"/>
                <w:b/>
                <w:sz w:val="24"/>
                <w:szCs w:val="24"/>
              </w:rPr>
            </w:pPr>
          </w:p>
        </w:tc>
        <w:tc>
          <w:tcPr>
            <w:tcW w:w="731" w:type="pct"/>
            <w:tcBorders>
              <w:top w:val="single" w:sz="4" w:space="0" w:color="auto"/>
              <w:left w:val="single" w:sz="4" w:space="0" w:color="auto"/>
              <w:bottom w:val="single" w:sz="4" w:space="0" w:color="auto"/>
              <w:right w:val="single" w:sz="4" w:space="0" w:color="auto"/>
            </w:tcBorders>
            <w:vAlign w:val="center"/>
          </w:tcPr>
          <w:p w:rsidR="00962645" w:rsidRPr="00AD6D65" w:rsidRDefault="00962645" w:rsidP="00AD6D65">
            <w:pPr>
              <w:spacing w:after="0"/>
              <w:rPr>
                <w:rFonts w:cstheme="minorHAnsi"/>
                <w:b/>
                <w:sz w:val="24"/>
                <w:szCs w:val="24"/>
              </w:rPr>
            </w:pPr>
          </w:p>
        </w:tc>
      </w:tr>
      <w:tr w:rsidR="00962645" w:rsidRPr="00AD6D65" w:rsidTr="00AD6D65">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962645" w:rsidRPr="00AD6D65" w:rsidRDefault="00962645" w:rsidP="00AD6D65">
            <w:pPr>
              <w:pStyle w:val="Heading5"/>
              <w:spacing w:before="0"/>
              <w:rPr>
                <w:rFonts w:asciiTheme="minorHAnsi" w:hAnsiTheme="minorHAnsi" w:cstheme="minorHAnsi"/>
                <w:sz w:val="24"/>
              </w:rPr>
            </w:pPr>
            <w:r w:rsidRPr="00AD6D65">
              <w:rPr>
                <w:rFonts w:asciiTheme="minorHAnsi" w:hAnsiTheme="minorHAnsi" w:cstheme="minorHAnsi"/>
                <w:bCs w:val="0"/>
                <w:sz w:val="24"/>
              </w:rPr>
              <w:t xml:space="preserve">Brian </w:t>
            </w:r>
            <w:proofErr w:type="spellStart"/>
            <w:r w:rsidRPr="00AD6D65">
              <w:rPr>
                <w:rFonts w:asciiTheme="minorHAnsi" w:hAnsiTheme="minorHAnsi" w:cstheme="minorHAnsi"/>
                <w:bCs w:val="0"/>
                <w:sz w:val="24"/>
              </w:rPr>
              <w:t>Tompson</w:t>
            </w:r>
            <w:proofErr w:type="spellEnd"/>
          </w:p>
        </w:tc>
        <w:tc>
          <w:tcPr>
            <w:tcW w:w="1560" w:type="pct"/>
            <w:tcBorders>
              <w:top w:val="single" w:sz="4" w:space="0" w:color="auto"/>
              <w:left w:val="single" w:sz="4" w:space="0" w:color="auto"/>
              <w:bottom w:val="single" w:sz="4" w:space="0" w:color="auto"/>
              <w:right w:val="single" w:sz="4" w:space="0" w:color="auto"/>
            </w:tcBorders>
            <w:vAlign w:val="center"/>
            <w:hideMark/>
          </w:tcPr>
          <w:p w:rsidR="00962645" w:rsidRPr="00AD6D65" w:rsidRDefault="00962645" w:rsidP="00AD6D65">
            <w:pPr>
              <w:pStyle w:val="Heading5"/>
              <w:spacing w:before="0"/>
              <w:rPr>
                <w:rFonts w:asciiTheme="minorHAnsi" w:hAnsiTheme="minorHAnsi" w:cstheme="minorHAnsi"/>
                <w:sz w:val="24"/>
              </w:rPr>
            </w:pPr>
            <w:r w:rsidRPr="00AD6D65">
              <w:rPr>
                <w:rFonts w:asciiTheme="minorHAnsi" w:hAnsiTheme="minorHAnsi" w:cstheme="minorHAnsi"/>
                <w:bCs w:val="0"/>
                <w:sz w:val="24"/>
              </w:rPr>
              <w:t>Software Engineer</w:t>
            </w:r>
          </w:p>
        </w:tc>
        <w:tc>
          <w:tcPr>
            <w:tcW w:w="1685" w:type="pct"/>
            <w:tcBorders>
              <w:top w:val="single" w:sz="4" w:space="0" w:color="auto"/>
              <w:left w:val="single" w:sz="4" w:space="0" w:color="auto"/>
              <w:bottom w:val="single" w:sz="4" w:space="0" w:color="auto"/>
              <w:right w:val="single" w:sz="4" w:space="0" w:color="auto"/>
            </w:tcBorders>
            <w:vAlign w:val="center"/>
          </w:tcPr>
          <w:p w:rsidR="00962645" w:rsidRPr="00AD6D65" w:rsidRDefault="00962645" w:rsidP="00AD6D65">
            <w:pPr>
              <w:spacing w:after="0"/>
              <w:rPr>
                <w:rFonts w:cstheme="minorHAnsi"/>
                <w:b/>
                <w:sz w:val="24"/>
                <w:szCs w:val="24"/>
              </w:rPr>
            </w:pPr>
          </w:p>
        </w:tc>
        <w:tc>
          <w:tcPr>
            <w:tcW w:w="731" w:type="pct"/>
            <w:tcBorders>
              <w:top w:val="single" w:sz="4" w:space="0" w:color="auto"/>
              <w:left w:val="single" w:sz="4" w:space="0" w:color="auto"/>
              <w:bottom w:val="single" w:sz="4" w:space="0" w:color="auto"/>
              <w:right w:val="single" w:sz="4" w:space="0" w:color="auto"/>
            </w:tcBorders>
            <w:vAlign w:val="center"/>
          </w:tcPr>
          <w:p w:rsidR="00962645" w:rsidRPr="00AD6D65" w:rsidRDefault="00962645" w:rsidP="00AD6D65">
            <w:pPr>
              <w:spacing w:after="0"/>
              <w:rPr>
                <w:rFonts w:cstheme="minorHAnsi"/>
                <w:b/>
                <w:sz w:val="24"/>
                <w:szCs w:val="24"/>
              </w:rPr>
            </w:pPr>
          </w:p>
        </w:tc>
      </w:tr>
      <w:tr w:rsidR="00962645" w:rsidRPr="00AD6D65" w:rsidTr="00AD6D65">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962645" w:rsidRPr="00AD6D65" w:rsidRDefault="00962645" w:rsidP="00AD6D65">
            <w:pPr>
              <w:pStyle w:val="Heading5"/>
              <w:spacing w:before="0"/>
              <w:rPr>
                <w:rFonts w:asciiTheme="minorHAnsi" w:hAnsiTheme="minorHAnsi" w:cstheme="minorHAnsi"/>
                <w:sz w:val="24"/>
              </w:rPr>
            </w:pPr>
            <w:r w:rsidRPr="00AD6D65">
              <w:rPr>
                <w:rFonts w:asciiTheme="minorHAnsi" w:hAnsiTheme="minorHAnsi" w:cstheme="minorHAnsi"/>
                <w:bCs w:val="0"/>
                <w:sz w:val="24"/>
              </w:rPr>
              <w:t>Andrea Miller</w:t>
            </w:r>
          </w:p>
        </w:tc>
        <w:tc>
          <w:tcPr>
            <w:tcW w:w="1560" w:type="pct"/>
            <w:tcBorders>
              <w:top w:val="single" w:sz="4" w:space="0" w:color="auto"/>
              <w:left w:val="single" w:sz="4" w:space="0" w:color="auto"/>
              <w:bottom w:val="single" w:sz="4" w:space="0" w:color="auto"/>
              <w:right w:val="single" w:sz="4" w:space="0" w:color="auto"/>
            </w:tcBorders>
            <w:vAlign w:val="center"/>
            <w:hideMark/>
          </w:tcPr>
          <w:p w:rsidR="00962645" w:rsidRPr="00AD6D65" w:rsidRDefault="00962645" w:rsidP="00AD6D65">
            <w:pPr>
              <w:pStyle w:val="Heading5"/>
              <w:spacing w:before="0"/>
              <w:rPr>
                <w:rFonts w:asciiTheme="minorHAnsi" w:hAnsiTheme="minorHAnsi" w:cstheme="minorHAnsi"/>
                <w:sz w:val="24"/>
              </w:rPr>
            </w:pPr>
            <w:r w:rsidRPr="00AD6D65">
              <w:rPr>
                <w:rFonts w:asciiTheme="minorHAnsi" w:hAnsiTheme="minorHAnsi" w:cstheme="minorHAnsi"/>
                <w:bCs w:val="0"/>
                <w:sz w:val="24"/>
              </w:rPr>
              <w:t>Quality Assurance Manager</w:t>
            </w:r>
          </w:p>
        </w:tc>
        <w:tc>
          <w:tcPr>
            <w:tcW w:w="1685" w:type="pct"/>
            <w:tcBorders>
              <w:top w:val="single" w:sz="4" w:space="0" w:color="auto"/>
              <w:left w:val="single" w:sz="4" w:space="0" w:color="auto"/>
              <w:bottom w:val="single" w:sz="4" w:space="0" w:color="auto"/>
              <w:right w:val="single" w:sz="4" w:space="0" w:color="auto"/>
            </w:tcBorders>
            <w:vAlign w:val="center"/>
          </w:tcPr>
          <w:p w:rsidR="00962645" w:rsidRPr="00AD6D65" w:rsidRDefault="00962645" w:rsidP="00AD6D65">
            <w:pPr>
              <w:spacing w:after="0"/>
              <w:rPr>
                <w:rFonts w:cstheme="minorHAnsi"/>
                <w:b/>
                <w:sz w:val="24"/>
                <w:szCs w:val="24"/>
              </w:rPr>
            </w:pPr>
          </w:p>
        </w:tc>
        <w:tc>
          <w:tcPr>
            <w:tcW w:w="731" w:type="pct"/>
            <w:tcBorders>
              <w:top w:val="single" w:sz="4" w:space="0" w:color="auto"/>
              <w:left w:val="single" w:sz="4" w:space="0" w:color="auto"/>
              <w:bottom w:val="single" w:sz="4" w:space="0" w:color="auto"/>
              <w:right w:val="single" w:sz="4" w:space="0" w:color="auto"/>
            </w:tcBorders>
            <w:vAlign w:val="center"/>
          </w:tcPr>
          <w:p w:rsidR="00962645" w:rsidRPr="00AD6D65" w:rsidRDefault="00962645" w:rsidP="00AD6D65">
            <w:pPr>
              <w:spacing w:after="0"/>
              <w:rPr>
                <w:rFonts w:cstheme="minorHAnsi"/>
                <w:b/>
                <w:sz w:val="24"/>
                <w:szCs w:val="24"/>
              </w:rPr>
            </w:pPr>
          </w:p>
        </w:tc>
      </w:tr>
    </w:tbl>
    <w:p w:rsidR="00962645" w:rsidRPr="00AD6D65" w:rsidRDefault="00962645" w:rsidP="00962645">
      <w:pPr>
        <w:rPr>
          <w:rFonts w:cstheme="minorHAnsi"/>
          <w:b/>
          <w:bCs/>
          <w:caps/>
          <w:sz w:val="24"/>
          <w:szCs w:val="24"/>
        </w:rPr>
      </w:pPr>
    </w:p>
    <w:p w:rsidR="00962645" w:rsidRPr="00AD6D65" w:rsidRDefault="00962645">
      <w:pPr>
        <w:rPr>
          <w:rFonts w:eastAsia="Times New Roman" w:cstheme="minorHAnsi"/>
          <w:b/>
          <w:sz w:val="24"/>
          <w:szCs w:val="24"/>
          <w:lang w:eastAsia="ar-SA"/>
        </w:rPr>
      </w:pPr>
      <w:r w:rsidRPr="00AD6D65">
        <w:rPr>
          <w:rFonts w:cstheme="minorHAnsi"/>
          <w:b/>
          <w:sz w:val="24"/>
          <w:szCs w:val="24"/>
        </w:rPr>
        <w:br w:type="page"/>
      </w:r>
    </w:p>
    <w:p w:rsidR="008D47FE" w:rsidRPr="00AD6D65" w:rsidRDefault="008D47FE" w:rsidP="008D47FE">
      <w:pPr>
        <w:pStyle w:val="ListParagraph"/>
        <w:numPr>
          <w:ilvl w:val="0"/>
          <w:numId w:val="4"/>
        </w:numPr>
        <w:spacing w:after="0"/>
        <w:rPr>
          <w:rFonts w:asciiTheme="minorHAnsi" w:hAnsiTheme="minorHAnsi" w:cstheme="minorHAnsi"/>
          <w:b/>
          <w:sz w:val="24"/>
          <w:szCs w:val="24"/>
        </w:rPr>
      </w:pPr>
      <w:r w:rsidRPr="00AD6D65">
        <w:rPr>
          <w:rFonts w:asciiTheme="minorHAnsi" w:hAnsiTheme="minorHAnsi" w:cstheme="minorHAnsi"/>
          <w:b/>
          <w:sz w:val="24"/>
          <w:szCs w:val="24"/>
        </w:rPr>
        <w:lastRenderedPageBreak/>
        <w:t xml:space="preserve">Purpose </w:t>
      </w:r>
    </w:p>
    <w:p w:rsidR="008D47FE" w:rsidRPr="00AD6D65" w:rsidRDefault="008D47FE" w:rsidP="008D47FE">
      <w:pPr>
        <w:spacing w:after="0"/>
        <w:ind w:left="720"/>
        <w:rPr>
          <w:rFonts w:cstheme="minorHAnsi"/>
          <w:sz w:val="24"/>
          <w:szCs w:val="24"/>
        </w:rPr>
      </w:pPr>
    </w:p>
    <w:p w:rsidR="008D47FE" w:rsidRPr="00AD6D65" w:rsidRDefault="008D47FE" w:rsidP="00DD39FE">
      <w:pPr>
        <w:spacing w:after="0"/>
        <w:rPr>
          <w:rFonts w:cstheme="minorHAnsi"/>
          <w:sz w:val="24"/>
          <w:szCs w:val="24"/>
        </w:rPr>
      </w:pPr>
      <w:r w:rsidRPr="00AD6D65">
        <w:rPr>
          <w:rFonts w:cstheme="minorHAnsi"/>
          <w:sz w:val="24"/>
          <w:szCs w:val="24"/>
        </w:rPr>
        <w:t>The purpose of this document is to describe the requirements for the process through which energized images are analyzed to produce a scaled score of 0-25 on a report. The same process is run for every sector on every finger. The process is run two times, once for the unfiltered energized images and once for the energized images.</w:t>
      </w:r>
    </w:p>
    <w:p w:rsidR="008D47FE" w:rsidRPr="00AD6D65" w:rsidRDefault="008D47FE" w:rsidP="008D47FE">
      <w:pPr>
        <w:pStyle w:val="ListParagraph"/>
        <w:spacing w:after="0"/>
        <w:rPr>
          <w:rFonts w:asciiTheme="minorHAnsi" w:hAnsiTheme="minorHAnsi" w:cstheme="minorHAnsi"/>
          <w:sz w:val="24"/>
          <w:szCs w:val="24"/>
        </w:rPr>
      </w:pPr>
    </w:p>
    <w:p w:rsidR="008D47FE" w:rsidRPr="00AD6D65" w:rsidRDefault="008D47FE" w:rsidP="008D47FE">
      <w:pPr>
        <w:pStyle w:val="ListParagraph"/>
        <w:numPr>
          <w:ilvl w:val="0"/>
          <w:numId w:val="4"/>
        </w:numPr>
        <w:spacing w:after="0"/>
        <w:rPr>
          <w:rFonts w:asciiTheme="minorHAnsi" w:hAnsiTheme="minorHAnsi" w:cstheme="minorHAnsi"/>
          <w:b/>
          <w:sz w:val="24"/>
          <w:szCs w:val="24"/>
        </w:rPr>
      </w:pPr>
      <w:r w:rsidRPr="00AD6D65">
        <w:rPr>
          <w:rFonts w:asciiTheme="minorHAnsi" w:hAnsiTheme="minorHAnsi" w:cstheme="minorHAnsi"/>
          <w:b/>
          <w:sz w:val="24"/>
          <w:szCs w:val="24"/>
        </w:rPr>
        <w:t>Scope</w:t>
      </w:r>
    </w:p>
    <w:p w:rsidR="008D47FE" w:rsidRPr="00AD6D65" w:rsidRDefault="008D47FE" w:rsidP="008D47FE">
      <w:pPr>
        <w:pStyle w:val="ListParagraph"/>
        <w:spacing w:after="0"/>
        <w:rPr>
          <w:rFonts w:asciiTheme="minorHAnsi" w:hAnsiTheme="minorHAnsi" w:cstheme="minorHAnsi"/>
          <w:sz w:val="24"/>
          <w:szCs w:val="24"/>
        </w:rPr>
      </w:pPr>
    </w:p>
    <w:p w:rsidR="008D47FE" w:rsidRPr="00AD6D65" w:rsidRDefault="008D47FE" w:rsidP="00DD39FE">
      <w:pPr>
        <w:pStyle w:val="ListParagraph"/>
        <w:spacing w:after="0"/>
        <w:ind w:left="0"/>
        <w:rPr>
          <w:rFonts w:asciiTheme="minorHAnsi" w:hAnsiTheme="minorHAnsi" w:cstheme="minorHAnsi"/>
          <w:sz w:val="24"/>
          <w:szCs w:val="24"/>
        </w:rPr>
      </w:pPr>
      <w:r w:rsidRPr="00AD6D65">
        <w:rPr>
          <w:rFonts w:asciiTheme="minorHAnsi" w:hAnsiTheme="minorHAnsi" w:cstheme="minorHAnsi"/>
          <w:sz w:val="24"/>
          <w:szCs w:val="24"/>
        </w:rPr>
        <w:t xml:space="preserve">The scope of this document consists of the algorithm processes as a whole, no other systems requirements are defined in this document. </w:t>
      </w:r>
    </w:p>
    <w:p w:rsidR="008D47FE" w:rsidRPr="00AD6D65" w:rsidRDefault="008D47FE" w:rsidP="008D47FE">
      <w:pPr>
        <w:pStyle w:val="ListParagraph"/>
        <w:spacing w:after="0"/>
        <w:rPr>
          <w:rFonts w:asciiTheme="minorHAnsi" w:hAnsiTheme="minorHAnsi" w:cstheme="minorHAnsi"/>
          <w:sz w:val="24"/>
          <w:szCs w:val="24"/>
        </w:rPr>
      </w:pPr>
    </w:p>
    <w:p w:rsidR="008D47FE" w:rsidRPr="00AD6D65" w:rsidRDefault="008D47FE" w:rsidP="008D47FE">
      <w:pPr>
        <w:pStyle w:val="ListParagraph"/>
        <w:numPr>
          <w:ilvl w:val="0"/>
          <w:numId w:val="4"/>
        </w:numPr>
        <w:spacing w:after="0"/>
        <w:rPr>
          <w:rFonts w:asciiTheme="minorHAnsi" w:hAnsiTheme="minorHAnsi" w:cstheme="minorHAnsi"/>
          <w:b/>
          <w:sz w:val="24"/>
          <w:szCs w:val="24"/>
        </w:rPr>
      </w:pPr>
      <w:del w:id="1" w:author="Brian Cullinan" w:date="2013-04-09T11:54:00Z">
        <w:r w:rsidRPr="00AD6D65" w:rsidDel="002551B0">
          <w:rPr>
            <w:rFonts w:asciiTheme="minorHAnsi" w:hAnsiTheme="minorHAnsi" w:cstheme="minorHAnsi"/>
            <w:b/>
            <w:sz w:val="24"/>
            <w:szCs w:val="24"/>
          </w:rPr>
          <w:delText>Algorithm Requirements</w:delText>
        </w:r>
      </w:del>
      <w:ins w:id="2" w:author="Brian Cullinan" w:date="2013-04-09T11:54:00Z">
        <w:r w:rsidR="002551B0">
          <w:rPr>
            <w:rFonts w:asciiTheme="minorHAnsi" w:hAnsiTheme="minorHAnsi" w:cstheme="minorHAnsi"/>
            <w:b/>
            <w:sz w:val="24"/>
            <w:szCs w:val="24"/>
          </w:rPr>
          <w:t>Specification</w:t>
        </w:r>
      </w:ins>
    </w:p>
    <w:p w:rsidR="008D47FE" w:rsidRPr="00AD6D65" w:rsidRDefault="008D47FE">
      <w:pPr>
        <w:rPr>
          <w:rFonts w:cstheme="minorHAnsi"/>
          <w:sz w:val="24"/>
          <w:szCs w:val="24"/>
        </w:rPr>
      </w:pPr>
    </w:p>
    <w:p w:rsidR="00E838E6" w:rsidRPr="00AD6D65" w:rsidRDefault="00E838E6">
      <w:pPr>
        <w:rPr>
          <w:rFonts w:cstheme="minorHAnsi"/>
          <w:sz w:val="24"/>
          <w:szCs w:val="24"/>
        </w:rPr>
      </w:pPr>
      <w:r w:rsidRPr="00AD6D65">
        <w:rPr>
          <w:rFonts w:cstheme="minorHAnsi"/>
          <w:sz w:val="24"/>
          <w:szCs w:val="24"/>
        </w:rPr>
        <w:t xml:space="preserve">The image below represents an </w:t>
      </w:r>
      <w:r w:rsidRPr="00AD6D65">
        <w:rPr>
          <w:rFonts w:cstheme="minorHAnsi"/>
          <w:b/>
          <w:i/>
          <w:sz w:val="24"/>
          <w:szCs w:val="24"/>
        </w:rPr>
        <w:t>overview</w:t>
      </w:r>
      <w:r w:rsidRPr="00AD6D65">
        <w:rPr>
          <w:rFonts w:cstheme="minorHAnsi"/>
          <w:sz w:val="24"/>
          <w:szCs w:val="24"/>
        </w:rPr>
        <w:t xml:space="preserve"> of how the process flows, the process labeled “Run coefficients through Algorithm” is a container for a number of processes that will be described later in this document.</w:t>
      </w:r>
    </w:p>
    <w:p w:rsidR="00214E34" w:rsidRPr="00AD6D65" w:rsidRDefault="00214E34">
      <w:pPr>
        <w:rPr>
          <w:rFonts w:cstheme="minorHAnsi"/>
          <w:sz w:val="24"/>
          <w:szCs w:val="24"/>
        </w:rPr>
      </w:pPr>
      <w:r w:rsidRPr="00AD6D65">
        <w:rPr>
          <w:rFonts w:cstheme="minorHAnsi"/>
          <w:noProof/>
          <w:sz w:val="24"/>
          <w:szCs w:val="24"/>
        </w:rPr>
        <w:lastRenderedPageBreak/>
        <w:drawing>
          <wp:anchor distT="0" distB="0" distL="0" distR="0" simplePos="0" relativeHeight="251661312" behindDoc="0" locked="0" layoutInCell="1" allowOverlap="1" wp14:anchorId="74D3F5AA" wp14:editId="0284635D">
            <wp:simplePos x="0" y="0"/>
            <wp:positionH relativeFrom="column">
              <wp:posOffset>1009650</wp:posOffset>
            </wp:positionH>
            <wp:positionV relativeFrom="paragraph">
              <wp:posOffset>123825</wp:posOffset>
            </wp:positionV>
            <wp:extent cx="4114800" cy="3581400"/>
            <wp:effectExtent l="19050" t="19050" r="19050" b="1905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800" cy="3581400"/>
                    </a:xfrm>
                    <a:prstGeom prst="rect">
                      <a:avLst/>
                    </a:prstGeom>
                    <a:solidFill>
                      <a:srgbClr val="FFFFFF"/>
                    </a:solidFill>
                    <a:ln w="63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rsidR="007E3ACB" w:rsidRPr="00AD6D65" w:rsidRDefault="007E3ACB">
      <w:pPr>
        <w:rPr>
          <w:rFonts w:cstheme="minorHAnsi"/>
          <w:sz w:val="24"/>
          <w:szCs w:val="24"/>
        </w:rPr>
      </w:pPr>
      <w:r w:rsidRPr="00AD6D65">
        <w:rPr>
          <w:rFonts w:cstheme="minorHAnsi"/>
          <w:sz w:val="24"/>
          <w:szCs w:val="24"/>
        </w:rPr>
        <w:t xml:space="preserve">The algorithm can be </w:t>
      </w:r>
      <w:r w:rsidR="00E838E6" w:rsidRPr="00AD6D65">
        <w:rPr>
          <w:rFonts w:cstheme="minorHAnsi"/>
          <w:sz w:val="24"/>
          <w:szCs w:val="24"/>
        </w:rPr>
        <w:t xml:space="preserve">further </w:t>
      </w:r>
      <w:r w:rsidRPr="00AD6D65">
        <w:rPr>
          <w:rFonts w:cstheme="minorHAnsi"/>
          <w:sz w:val="24"/>
          <w:szCs w:val="24"/>
        </w:rPr>
        <w:t xml:space="preserve">broken up into the following main </w:t>
      </w:r>
      <w:r w:rsidR="004A79C8" w:rsidRPr="00AD6D65">
        <w:rPr>
          <w:rFonts w:cstheme="minorHAnsi"/>
          <w:sz w:val="24"/>
          <w:szCs w:val="24"/>
        </w:rPr>
        <w:t>sections that</w:t>
      </w:r>
      <w:r w:rsidRPr="00AD6D65">
        <w:rPr>
          <w:rFonts w:cstheme="minorHAnsi"/>
          <w:sz w:val="24"/>
          <w:szCs w:val="24"/>
        </w:rPr>
        <w:t xml:space="preserve"> are processed in the order listed. </w:t>
      </w:r>
    </w:p>
    <w:p w:rsidR="007E3ACB" w:rsidRPr="00AD6D65" w:rsidRDefault="007E3ACB">
      <w:pPr>
        <w:rPr>
          <w:rFonts w:cstheme="minorHAnsi"/>
          <w:sz w:val="24"/>
          <w:szCs w:val="24"/>
        </w:rPr>
      </w:pPr>
      <w:r w:rsidRPr="00AD6D65">
        <w:rPr>
          <w:rFonts w:cstheme="minorHAnsi"/>
          <w:b/>
          <w:sz w:val="24"/>
          <w:szCs w:val="24"/>
        </w:rPr>
        <w:t xml:space="preserve">Raw Data </w:t>
      </w:r>
      <w:r w:rsidR="004A79C8" w:rsidRPr="00AD6D65">
        <w:rPr>
          <w:rFonts w:cstheme="minorHAnsi"/>
          <w:b/>
          <w:sz w:val="24"/>
          <w:szCs w:val="24"/>
        </w:rPr>
        <w:t>Collection</w:t>
      </w:r>
      <w:r w:rsidR="004A79C8" w:rsidRPr="00AD6D65">
        <w:rPr>
          <w:rFonts w:cstheme="minorHAnsi"/>
          <w:sz w:val="24"/>
          <w:szCs w:val="24"/>
        </w:rPr>
        <w:t>:</w:t>
      </w:r>
      <w:r w:rsidRPr="00AD6D65">
        <w:rPr>
          <w:rFonts w:cstheme="minorHAnsi"/>
          <w:sz w:val="24"/>
          <w:szCs w:val="24"/>
        </w:rPr>
        <w:t xml:space="preserve"> This is the process of quantifying the images. The images are </w:t>
      </w:r>
      <w:r w:rsidR="00E74D6F" w:rsidRPr="00AD6D65">
        <w:rPr>
          <w:rFonts w:cstheme="minorHAnsi"/>
          <w:sz w:val="24"/>
          <w:szCs w:val="24"/>
        </w:rPr>
        <w:t>segmented into sectors that are then quantified by calculating 20 different coefficients for each sector. The same 20 coefficients are calculated for each and every sector.</w:t>
      </w:r>
    </w:p>
    <w:p w:rsidR="00E74D6F" w:rsidRPr="00AD6D65" w:rsidRDefault="00E74D6F">
      <w:pPr>
        <w:rPr>
          <w:rFonts w:cstheme="minorHAnsi"/>
          <w:sz w:val="24"/>
          <w:szCs w:val="24"/>
        </w:rPr>
      </w:pPr>
      <w:r w:rsidRPr="00AD6D65">
        <w:rPr>
          <w:rFonts w:cstheme="minorHAnsi"/>
          <w:b/>
          <w:sz w:val="24"/>
          <w:szCs w:val="24"/>
        </w:rPr>
        <w:t>EPIC Score Calculation</w:t>
      </w:r>
      <w:r w:rsidRPr="00AD6D65">
        <w:rPr>
          <w:rFonts w:cstheme="minorHAnsi"/>
          <w:sz w:val="24"/>
          <w:szCs w:val="24"/>
        </w:rPr>
        <w:t>:</w:t>
      </w:r>
      <w:r w:rsidR="004A79C8" w:rsidRPr="00AD6D65">
        <w:rPr>
          <w:rFonts w:cstheme="minorHAnsi"/>
          <w:sz w:val="24"/>
          <w:szCs w:val="24"/>
        </w:rPr>
        <w:t xml:space="preserve"> This is the process through which the EPIC score is calculated. The EPIC score is used in conjunction with the Logistic Regression score to determine the final output that is displayed on the report.</w:t>
      </w:r>
    </w:p>
    <w:p w:rsidR="004A79C8" w:rsidRPr="00AD6D65" w:rsidRDefault="00E74D6F" w:rsidP="004A79C8">
      <w:pPr>
        <w:rPr>
          <w:rFonts w:cstheme="minorHAnsi"/>
          <w:sz w:val="24"/>
          <w:szCs w:val="24"/>
        </w:rPr>
      </w:pPr>
      <w:r w:rsidRPr="00AD6D65">
        <w:rPr>
          <w:rFonts w:cstheme="minorHAnsi"/>
          <w:b/>
          <w:sz w:val="24"/>
          <w:szCs w:val="24"/>
        </w:rPr>
        <w:t>Logistic Regression Score Calculation</w:t>
      </w:r>
      <w:r w:rsidRPr="00AD6D65">
        <w:rPr>
          <w:rFonts w:cstheme="minorHAnsi"/>
          <w:sz w:val="24"/>
          <w:szCs w:val="24"/>
        </w:rPr>
        <w:t>:</w:t>
      </w:r>
      <w:r w:rsidR="004A79C8" w:rsidRPr="00AD6D65">
        <w:rPr>
          <w:rFonts w:cstheme="minorHAnsi"/>
          <w:sz w:val="24"/>
          <w:szCs w:val="24"/>
        </w:rPr>
        <w:t xml:space="preserve"> This is the process through which the Logistic Regression score is calculated. The Logistic Regression score is used in conjunction with the EPIC score to determine the final output that is displayed on the report.</w:t>
      </w:r>
    </w:p>
    <w:p w:rsidR="00E74D6F" w:rsidRPr="00AD6D65" w:rsidRDefault="00E74D6F">
      <w:pPr>
        <w:rPr>
          <w:rFonts w:cstheme="minorHAnsi"/>
          <w:sz w:val="24"/>
          <w:szCs w:val="24"/>
        </w:rPr>
      </w:pPr>
      <w:r w:rsidRPr="00AD6D65">
        <w:rPr>
          <w:rFonts w:cstheme="minorHAnsi"/>
          <w:b/>
          <w:sz w:val="24"/>
          <w:szCs w:val="24"/>
        </w:rPr>
        <w:t>N</w:t>
      </w:r>
      <w:r w:rsidR="004A79C8" w:rsidRPr="00AD6D65">
        <w:rPr>
          <w:rFonts w:cstheme="minorHAnsi"/>
          <w:b/>
          <w:sz w:val="24"/>
          <w:szCs w:val="24"/>
        </w:rPr>
        <w:t>ai</w:t>
      </w:r>
      <w:r w:rsidRPr="00AD6D65">
        <w:rPr>
          <w:rFonts w:cstheme="minorHAnsi"/>
          <w:b/>
          <w:sz w:val="24"/>
          <w:szCs w:val="24"/>
        </w:rPr>
        <w:t>ve/B</w:t>
      </w:r>
      <w:r w:rsidR="004A79C8" w:rsidRPr="00AD6D65">
        <w:rPr>
          <w:rFonts w:cstheme="minorHAnsi"/>
          <w:b/>
          <w:sz w:val="24"/>
          <w:szCs w:val="24"/>
        </w:rPr>
        <w:t>ayes</w:t>
      </w:r>
      <w:r w:rsidRPr="00AD6D65">
        <w:rPr>
          <w:rFonts w:cstheme="minorHAnsi"/>
          <w:b/>
          <w:sz w:val="24"/>
          <w:szCs w:val="24"/>
        </w:rPr>
        <w:t xml:space="preserve"> Score Calculation</w:t>
      </w:r>
      <w:r w:rsidRPr="00AD6D65">
        <w:rPr>
          <w:rFonts w:cstheme="minorHAnsi"/>
          <w:sz w:val="24"/>
          <w:szCs w:val="24"/>
        </w:rPr>
        <w:t>:</w:t>
      </w:r>
      <w:r w:rsidR="004A79C8" w:rsidRPr="00AD6D65">
        <w:rPr>
          <w:rFonts w:cstheme="minorHAnsi"/>
          <w:sz w:val="24"/>
          <w:szCs w:val="24"/>
        </w:rPr>
        <w:t xml:space="preserve"> This is the process used to calculate the overall score for the report. This is calculated </w:t>
      </w:r>
      <w:r w:rsidR="00F117F4" w:rsidRPr="00AD6D65">
        <w:rPr>
          <w:rFonts w:cstheme="minorHAnsi"/>
          <w:sz w:val="24"/>
          <w:szCs w:val="24"/>
        </w:rPr>
        <w:t>separate from the EPIC or LR scores and this value is not used anywhere else in the analysis process.</w:t>
      </w:r>
    </w:p>
    <w:p w:rsidR="00E74D6F" w:rsidRPr="00AD6D65" w:rsidRDefault="00E74D6F">
      <w:pPr>
        <w:rPr>
          <w:rFonts w:cstheme="minorHAnsi"/>
          <w:sz w:val="24"/>
          <w:szCs w:val="24"/>
        </w:rPr>
      </w:pPr>
      <w:r w:rsidRPr="00AD6D65">
        <w:rPr>
          <w:rFonts w:cstheme="minorHAnsi"/>
          <w:b/>
          <w:sz w:val="24"/>
          <w:szCs w:val="24"/>
        </w:rPr>
        <w:lastRenderedPageBreak/>
        <w:t>Report Score Selection</w:t>
      </w:r>
      <w:r w:rsidRPr="00AD6D65">
        <w:rPr>
          <w:rFonts w:cstheme="minorHAnsi"/>
          <w:sz w:val="24"/>
          <w:szCs w:val="24"/>
        </w:rPr>
        <w:t>:</w:t>
      </w:r>
      <w:r w:rsidR="00F117F4" w:rsidRPr="00AD6D65">
        <w:rPr>
          <w:rFonts w:cstheme="minorHAnsi"/>
          <w:sz w:val="24"/>
          <w:szCs w:val="24"/>
        </w:rPr>
        <w:t xml:space="preserve"> </w:t>
      </w:r>
      <w:r w:rsidR="00F33AEC" w:rsidRPr="00AD6D65">
        <w:rPr>
          <w:rFonts w:cstheme="minorHAnsi"/>
          <w:sz w:val="24"/>
          <w:szCs w:val="24"/>
        </w:rPr>
        <w:t xml:space="preserve"> This is the process where the score to show on the report is selected between the EPIC score and the Logistic Regression score. </w:t>
      </w:r>
    </w:p>
    <w:p w:rsidR="00E74D6F" w:rsidRPr="00AD6D65" w:rsidRDefault="00E74D6F">
      <w:pPr>
        <w:rPr>
          <w:rFonts w:cstheme="minorHAnsi"/>
          <w:sz w:val="24"/>
          <w:szCs w:val="24"/>
        </w:rPr>
      </w:pPr>
      <w:r w:rsidRPr="00AD6D65">
        <w:rPr>
          <w:rFonts w:cstheme="minorHAnsi"/>
          <w:b/>
          <w:sz w:val="24"/>
          <w:szCs w:val="24"/>
        </w:rPr>
        <w:t>Report Production</w:t>
      </w:r>
      <w:r w:rsidRPr="00AD6D65">
        <w:rPr>
          <w:rFonts w:cstheme="minorHAnsi"/>
          <w:sz w:val="24"/>
          <w:szCs w:val="24"/>
        </w:rPr>
        <w:t>:</w:t>
      </w:r>
      <w:r w:rsidR="00F33AEC" w:rsidRPr="00AD6D65">
        <w:rPr>
          <w:rFonts w:cstheme="minorHAnsi"/>
          <w:sz w:val="24"/>
          <w:szCs w:val="24"/>
        </w:rPr>
        <w:t xml:space="preserve"> This is the process of actually rendering the report on the screen for the user.</w:t>
      </w:r>
    </w:p>
    <w:p w:rsidR="00F33AEC" w:rsidRPr="00AD6D65" w:rsidRDefault="00F33AEC">
      <w:pPr>
        <w:rPr>
          <w:rFonts w:cstheme="minorHAnsi"/>
          <w:sz w:val="24"/>
          <w:szCs w:val="24"/>
        </w:rPr>
      </w:pPr>
      <w:r w:rsidRPr="00AD6D65">
        <w:rPr>
          <w:rFonts w:cstheme="minorHAnsi"/>
          <w:sz w:val="24"/>
          <w:szCs w:val="24"/>
        </w:rPr>
        <w:t xml:space="preserve">Each of the above sections will be further detailed below in order to </w:t>
      </w:r>
      <w:r w:rsidR="00AD6580" w:rsidRPr="00AD6D65">
        <w:rPr>
          <w:rFonts w:cstheme="minorHAnsi"/>
          <w:sz w:val="24"/>
          <w:szCs w:val="24"/>
        </w:rPr>
        <w:t xml:space="preserve">fully </w:t>
      </w:r>
      <w:r w:rsidRPr="00AD6D65">
        <w:rPr>
          <w:rFonts w:cstheme="minorHAnsi"/>
          <w:sz w:val="24"/>
          <w:szCs w:val="24"/>
        </w:rPr>
        <w:t>describe the processes that are taking place. Some sections may contain tables, code fragments, illustrations, or references to other documents as a means to clarify the concepts.</w:t>
      </w:r>
    </w:p>
    <w:p w:rsidR="00F33AEC" w:rsidRPr="00AD6D65" w:rsidRDefault="000D20A2">
      <w:pPr>
        <w:rPr>
          <w:rFonts w:cstheme="minorHAnsi"/>
          <w:b/>
          <w:sz w:val="24"/>
          <w:szCs w:val="24"/>
          <w:u w:val="single"/>
        </w:rPr>
      </w:pPr>
      <w:r w:rsidRPr="00AD6D65">
        <w:rPr>
          <w:rFonts w:cstheme="minorHAnsi"/>
          <w:b/>
          <w:sz w:val="24"/>
          <w:szCs w:val="24"/>
          <w:u w:val="single"/>
        </w:rPr>
        <w:t>Raw Data C</w:t>
      </w:r>
      <w:r w:rsidR="001713F0" w:rsidRPr="00AD6D65">
        <w:rPr>
          <w:rFonts w:cstheme="minorHAnsi"/>
          <w:b/>
          <w:sz w:val="24"/>
          <w:szCs w:val="24"/>
          <w:u w:val="single"/>
        </w:rPr>
        <w:t>ollection</w:t>
      </w:r>
    </w:p>
    <w:p w:rsidR="000D20A2" w:rsidRPr="00AD6D65" w:rsidRDefault="000D20A2">
      <w:pPr>
        <w:rPr>
          <w:rFonts w:cstheme="minorHAnsi"/>
          <w:sz w:val="24"/>
          <w:szCs w:val="24"/>
        </w:rPr>
      </w:pPr>
      <w:r w:rsidRPr="00AD6D65">
        <w:rPr>
          <w:rFonts w:cstheme="minorHAnsi"/>
          <w:sz w:val="24"/>
          <w:szCs w:val="24"/>
        </w:rPr>
        <w:t>The generation of the report scores all begin with the analysis of a captured energized image. The images that are captur</w:t>
      </w:r>
      <w:r w:rsidR="00975147" w:rsidRPr="00AD6D65">
        <w:rPr>
          <w:rFonts w:cstheme="minorHAnsi"/>
          <w:sz w:val="24"/>
          <w:szCs w:val="24"/>
        </w:rPr>
        <w:t>ed have the following properties:</w:t>
      </w:r>
    </w:p>
    <w:p w:rsidR="00975147" w:rsidRPr="00AD6D65" w:rsidRDefault="00975147">
      <w:pPr>
        <w:rPr>
          <w:rFonts w:cstheme="minorHAnsi"/>
          <w:sz w:val="24"/>
          <w:szCs w:val="24"/>
        </w:rPr>
      </w:pPr>
      <w:r w:rsidRPr="00AD6D65">
        <w:rPr>
          <w:rFonts w:cstheme="minorHAnsi"/>
          <w:sz w:val="24"/>
          <w:szCs w:val="24"/>
        </w:rPr>
        <w:tab/>
        <w:t>Size:  320 wide by 240 high (pixels)</w:t>
      </w:r>
    </w:p>
    <w:p w:rsidR="00705338" w:rsidRPr="00AD6D65" w:rsidRDefault="00705338">
      <w:pPr>
        <w:rPr>
          <w:rFonts w:cstheme="minorHAnsi"/>
          <w:sz w:val="24"/>
          <w:szCs w:val="24"/>
        </w:rPr>
      </w:pPr>
      <w:r w:rsidRPr="00AD6D65">
        <w:rPr>
          <w:rFonts w:cstheme="minorHAnsi"/>
          <w:sz w:val="24"/>
          <w:szCs w:val="24"/>
        </w:rPr>
        <w:tab/>
        <w:t>Format: bmp</w:t>
      </w:r>
    </w:p>
    <w:p w:rsidR="00705338" w:rsidRPr="00AD6D65" w:rsidRDefault="00705338">
      <w:pPr>
        <w:rPr>
          <w:rFonts w:cstheme="minorHAnsi"/>
          <w:sz w:val="24"/>
          <w:szCs w:val="24"/>
        </w:rPr>
      </w:pPr>
      <w:r w:rsidRPr="00AD6D65">
        <w:rPr>
          <w:rFonts w:cstheme="minorHAnsi"/>
          <w:sz w:val="24"/>
          <w:szCs w:val="24"/>
        </w:rPr>
        <w:tab/>
        <w:t>Grayscale</w:t>
      </w:r>
    </w:p>
    <w:p w:rsidR="00056B5A" w:rsidRPr="00AD6D65" w:rsidRDefault="00056B5A">
      <w:pPr>
        <w:rPr>
          <w:rFonts w:cstheme="minorHAnsi"/>
          <w:sz w:val="24"/>
          <w:szCs w:val="24"/>
        </w:rPr>
      </w:pPr>
      <w:r w:rsidRPr="00AD6D65">
        <w:rPr>
          <w:rFonts w:cstheme="minorHAnsi"/>
          <w:sz w:val="24"/>
          <w:szCs w:val="24"/>
        </w:rPr>
        <w:tab/>
        <w:t xml:space="preserve">Pixel Intensity: 0 . . </w:t>
      </w:r>
      <w:r w:rsidR="004A424A" w:rsidRPr="00AD6D65">
        <w:rPr>
          <w:rFonts w:cstheme="minorHAnsi"/>
          <w:sz w:val="24"/>
          <w:szCs w:val="24"/>
        </w:rPr>
        <w:t>. 255</w:t>
      </w:r>
      <w:r w:rsidRPr="00AD6D65">
        <w:rPr>
          <w:rFonts w:cstheme="minorHAnsi"/>
          <w:sz w:val="24"/>
          <w:szCs w:val="24"/>
        </w:rPr>
        <w:t xml:space="preserve"> (Dark . . .</w:t>
      </w:r>
      <w:r w:rsidR="004A424A">
        <w:rPr>
          <w:rFonts w:cstheme="minorHAnsi"/>
          <w:sz w:val="24"/>
          <w:szCs w:val="24"/>
        </w:rPr>
        <w:t xml:space="preserve"> </w:t>
      </w:r>
      <w:r w:rsidRPr="00AD6D65">
        <w:rPr>
          <w:rFonts w:cstheme="minorHAnsi"/>
          <w:sz w:val="24"/>
          <w:szCs w:val="24"/>
        </w:rPr>
        <w:t>Light)</w:t>
      </w:r>
    </w:p>
    <w:p w:rsidR="00705338" w:rsidRPr="00AD6D65" w:rsidRDefault="00705338">
      <w:pPr>
        <w:rPr>
          <w:rFonts w:cstheme="minorHAnsi"/>
          <w:sz w:val="24"/>
          <w:szCs w:val="24"/>
        </w:rPr>
      </w:pPr>
      <w:r w:rsidRPr="00AD6D65">
        <w:rPr>
          <w:rFonts w:cstheme="minorHAnsi"/>
          <w:sz w:val="24"/>
          <w:szCs w:val="24"/>
        </w:rPr>
        <w:t>An image is captured for each finger on both the left and right hands, with the subject’s finger resting directly on the glass</w:t>
      </w:r>
      <w:r w:rsidR="00AD6580" w:rsidRPr="00AD6D65">
        <w:rPr>
          <w:rFonts w:cstheme="minorHAnsi"/>
          <w:sz w:val="24"/>
          <w:szCs w:val="24"/>
        </w:rPr>
        <w:t xml:space="preserve"> electrode</w:t>
      </w:r>
      <w:r w:rsidRPr="00AD6D65">
        <w:rPr>
          <w:rFonts w:cstheme="minorHAnsi"/>
          <w:sz w:val="24"/>
          <w:szCs w:val="24"/>
        </w:rPr>
        <w:t xml:space="preserve">, this results in 10 images that are referred to hereafter as non-capacitive barrier images. A second set of 10 images (one for each finger) is taken, this time using a </w:t>
      </w:r>
      <w:r w:rsidR="00AD6580" w:rsidRPr="00AD6D65">
        <w:rPr>
          <w:rFonts w:cstheme="minorHAnsi"/>
          <w:sz w:val="24"/>
          <w:szCs w:val="24"/>
        </w:rPr>
        <w:t>capacitive barrier (i.e., thin, electrostatic plastic in the size and shape of the glass electrode)</w:t>
      </w:r>
      <w:r w:rsidRPr="00AD6D65">
        <w:rPr>
          <w:rFonts w:cstheme="minorHAnsi"/>
          <w:sz w:val="24"/>
          <w:szCs w:val="24"/>
        </w:rPr>
        <w:t xml:space="preserve"> between the finger and resulting in a set of images that will hereafter be referred to as capacitive barrier images.  The images appear as show below:</w:t>
      </w:r>
    </w:p>
    <w:p w:rsidR="00705338" w:rsidRPr="00AD6D65" w:rsidRDefault="00504D91">
      <w:pPr>
        <w:rPr>
          <w:rFonts w:cstheme="minorHAnsi"/>
          <w:sz w:val="24"/>
          <w:szCs w:val="24"/>
        </w:rPr>
      </w:pPr>
      <w:r w:rsidRPr="00AD6D65">
        <w:rPr>
          <w:rFonts w:cstheme="minorHAnsi"/>
          <w:sz w:val="24"/>
          <w:szCs w:val="24"/>
        </w:rPr>
        <w:t xml:space="preserve">         </w:t>
      </w:r>
      <w:r w:rsidR="00705338" w:rsidRPr="00AD6D65">
        <w:rPr>
          <w:rFonts w:cstheme="minorHAnsi"/>
          <w:noProof/>
          <w:sz w:val="24"/>
          <w:szCs w:val="24"/>
        </w:rPr>
        <w:drawing>
          <wp:inline distT="0" distB="0" distL="0" distR="0" wp14:anchorId="2BE489C7" wp14:editId="79866A76">
            <wp:extent cx="2551357" cy="193357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551039" cy="1933334"/>
                    </a:xfrm>
                    <a:prstGeom prst="rect">
                      <a:avLst/>
                    </a:prstGeom>
                  </pic:spPr>
                </pic:pic>
              </a:graphicData>
            </a:graphic>
          </wp:inline>
        </w:drawing>
      </w:r>
      <w:r w:rsidR="00705338" w:rsidRPr="00AD6D65">
        <w:rPr>
          <w:rFonts w:cstheme="minorHAnsi"/>
          <w:sz w:val="24"/>
          <w:szCs w:val="24"/>
        </w:rPr>
        <w:t xml:space="preserve">    </w:t>
      </w:r>
      <w:r w:rsidR="00705338" w:rsidRPr="00AD6D65">
        <w:rPr>
          <w:rFonts w:cstheme="minorHAnsi"/>
          <w:noProof/>
          <w:sz w:val="24"/>
          <w:szCs w:val="24"/>
        </w:rPr>
        <w:drawing>
          <wp:inline distT="0" distB="0" distL="0" distR="0" wp14:anchorId="34AF398A" wp14:editId="413F2299">
            <wp:extent cx="2554756" cy="1924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561651" cy="1929243"/>
                    </a:xfrm>
                    <a:prstGeom prst="rect">
                      <a:avLst/>
                    </a:prstGeom>
                  </pic:spPr>
                </pic:pic>
              </a:graphicData>
            </a:graphic>
          </wp:inline>
        </w:drawing>
      </w:r>
    </w:p>
    <w:p w:rsidR="00975147" w:rsidRPr="00AD6D65" w:rsidRDefault="00975147">
      <w:pPr>
        <w:rPr>
          <w:rFonts w:cstheme="minorHAnsi"/>
          <w:sz w:val="24"/>
          <w:szCs w:val="24"/>
        </w:rPr>
      </w:pPr>
      <w:r w:rsidRPr="00AD6D65">
        <w:rPr>
          <w:rFonts w:cstheme="minorHAnsi"/>
          <w:sz w:val="24"/>
          <w:szCs w:val="24"/>
        </w:rPr>
        <w:tab/>
      </w:r>
      <w:r w:rsidR="00705338" w:rsidRPr="00AD6D65">
        <w:rPr>
          <w:rFonts w:cstheme="minorHAnsi"/>
          <w:sz w:val="24"/>
          <w:szCs w:val="24"/>
        </w:rPr>
        <w:t>Non-capacitive Barrier Image</w:t>
      </w:r>
      <w:r w:rsidR="00705338" w:rsidRPr="00AD6D65">
        <w:rPr>
          <w:rFonts w:cstheme="minorHAnsi"/>
          <w:sz w:val="24"/>
          <w:szCs w:val="24"/>
        </w:rPr>
        <w:tab/>
      </w:r>
      <w:r w:rsidR="00705338" w:rsidRPr="00AD6D65">
        <w:rPr>
          <w:rFonts w:cstheme="minorHAnsi"/>
          <w:sz w:val="24"/>
          <w:szCs w:val="24"/>
        </w:rPr>
        <w:tab/>
      </w:r>
      <w:r w:rsidR="00705338" w:rsidRPr="00AD6D65">
        <w:rPr>
          <w:rFonts w:cstheme="minorHAnsi"/>
          <w:sz w:val="24"/>
          <w:szCs w:val="24"/>
        </w:rPr>
        <w:tab/>
        <w:t>Capacitive Barrier Image</w:t>
      </w:r>
    </w:p>
    <w:p w:rsidR="00504D91" w:rsidRPr="00AD6D65" w:rsidRDefault="00504D91">
      <w:pPr>
        <w:rPr>
          <w:rFonts w:cstheme="minorHAnsi"/>
          <w:sz w:val="24"/>
          <w:szCs w:val="24"/>
        </w:rPr>
      </w:pPr>
      <w:r w:rsidRPr="00AD6D65">
        <w:rPr>
          <w:rFonts w:cstheme="minorHAnsi"/>
          <w:sz w:val="24"/>
          <w:szCs w:val="24"/>
        </w:rPr>
        <w:t>Just prior to the capture of the energized images show above, the system will capture an image hereafter referred to as a “finger image” or “lit finger image”. This image will be used in the next step discussed below, an example of a finger image is shown below:</w:t>
      </w:r>
    </w:p>
    <w:p w:rsidR="00504D91" w:rsidRPr="00AD6D65" w:rsidRDefault="00504D91" w:rsidP="00504D91">
      <w:pPr>
        <w:jc w:val="center"/>
        <w:rPr>
          <w:rFonts w:cstheme="minorHAnsi"/>
          <w:sz w:val="24"/>
          <w:szCs w:val="24"/>
        </w:rPr>
      </w:pPr>
      <w:r w:rsidRPr="00AD6D65">
        <w:rPr>
          <w:rFonts w:cstheme="minorHAnsi"/>
          <w:noProof/>
          <w:sz w:val="24"/>
          <w:szCs w:val="24"/>
        </w:rPr>
        <w:drawing>
          <wp:inline distT="0" distB="0" distL="0" distR="0" wp14:anchorId="2E1F1BA7" wp14:editId="7A74A7DC">
            <wp:extent cx="2553339" cy="19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553020" cy="1904762"/>
                    </a:xfrm>
                    <a:prstGeom prst="rect">
                      <a:avLst/>
                    </a:prstGeom>
                  </pic:spPr>
                </pic:pic>
              </a:graphicData>
            </a:graphic>
          </wp:inline>
        </w:drawing>
      </w:r>
    </w:p>
    <w:p w:rsidR="004A640D" w:rsidRPr="00AD6D65" w:rsidRDefault="004C13EC">
      <w:pPr>
        <w:rPr>
          <w:rFonts w:cstheme="minorHAnsi"/>
          <w:sz w:val="24"/>
          <w:szCs w:val="24"/>
        </w:rPr>
      </w:pPr>
      <w:r w:rsidRPr="00AD6D65">
        <w:rPr>
          <w:rFonts w:cstheme="minorHAnsi"/>
          <w:sz w:val="24"/>
          <w:szCs w:val="24"/>
        </w:rPr>
        <w:t>One the images have been captured, the alignment</w:t>
      </w:r>
      <w:r w:rsidR="00AD6580" w:rsidRPr="00AD6D65">
        <w:rPr>
          <w:rFonts w:cstheme="minorHAnsi"/>
          <w:sz w:val="24"/>
          <w:szCs w:val="24"/>
        </w:rPr>
        <w:t xml:space="preserve"> (i.e., angle of orientation and center-point coordinates)</w:t>
      </w:r>
      <w:r w:rsidRPr="00AD6D65">
        <w:rPr>
          <w:rFonts w:cstheme="minorHAnsi"/>
          <w:sz w:val="24"/>
          <w:szCs w:val="24"/>
        </w:rPr>
        <w:t xml:space="preserve"> must be deciphered before the next step in the analysis process can take place, as the next step is dependent on the alignment value. The system will attempt to discern the alignment of the image using an algorithm that </w:t>
      </w:r>
      <w:r w:rsidR="00B1027D" w:rsidRPr="00AD6D65">
        <w:rPr>
          <w:rFonts w:cstheme="minorHAnsi"/>
          <w:sz w:val="24"/>
          <w:szCs w:val="24"/>
        </w:rPr>
        <w:t>performs the</w:t>
      </w:r>
      <w:r w:rsidRPr="00AD6D65">
        <w:rPr>
          <w:rFonts w:cstheme="minorHAnsi"/>
          <w:sz w:val="24"/>
          <w:szCs w:val="24"/>
        </w:rPr>
        <w:t xml:space="preserve"> following</w:t>
      </w:r>
      <w:r w:rsidR="00AA5B83" w:rsidRPr="00AD6D65">
        <w:rPr>
          <w:rFonts w:cstheme="minorHAnsi"/>
          <w:sz w:val="24"/>
          <w:szCs w:val="24"/>
        </w:rPr>
        <w:t xml:space="preserve"> steps</w:t>
      </w:r>
      <w:r w:rsidRPr="00AD6D65">
        <w:rPr>
          <w:rFonts w:cstheme="minorHAnsi"/>
          <w:sz w:val="24"/>
          <w:szCs w:val="24"/>
        </w:rPr>
        <w:t>:</w:t>
      </w:r>
    </w:p>
    <w:p w:rsidR="00AA5B83" w:rsidRPr="00AD6D65" w:rsidRDefault="00AA5B83">
      <w:pPr>
        <w:rPr>
          <w:rFonts w:cstheme="minorHAnsi"/>
          <w:sz w:val="24"/>
          <w:szCs w:val="24"/>
        </w:rPr>
      </w:pPr>
      <w:r w:rsidRPr="00AD6D65">
        <w:rPr>
          <w:rFonts w:cstheme="minorHAnsi"/>
          <w:sz w:val="24"/>
          <w:szCs w:val="24"/>
        </w:rPr>
        <w:t>Analyze the finger image attempting to discern the angle the finger is at by recognizing the sides of the finger and calculating the angle of straight lines relative to 0</w:t>
      </w:r>
      <w:r w:rsidR="00B252E8" w:rsidRPr="00AD6D65">
        <w:rPr>
          <w:rFonts w:cstheme="minorHAnsi"/>
          <w:sz w:val="24"/>
          <w:szCs w:val="24"/>
        </w:rPr>
        <w:t xml:space="preserve"> </w:t>
      </w:r>
      <w:proofErr w:type="gramStart"/>
      <w:r w:rsidR="00B252E8" w:rsidRPr="00AD6D65">
        <w:rPr>
          <w:rFonts w:cstheme="minorHAnsi"/>
          <w:sz w:val="24"/>
          <w:szCs w:val="24"/>
        </w:rPr>
        <w:t xml:space="preserve">degrees </w:t>
      </w:r>
      <w:r w:rsidRPr="00AD6D65">
        <w:rPr>
          <w:rFonts w:cstheme="minorHAnsi"/>
          <w:sz w:val="24"/>
          <w:szCs w:val="24"/>
        </w:rPr>
        <w:t>.</w:t>
      </w:r>
      <w:proofErr w:type="gramEnd"/>
      <w:r w:rsidRPr="00AD6D65">
        <w:rPr>
          <w:rFonts w:cstheme="minorHAnsi"/>
          <w:sz w:val="24"/>
          <w:szCs w:val="24"/>
        </w:rPr>
        <w:t xml:space="preserve">  The two values are then averaged and the angle approximated. This approximate angle </w:t>
      </w:r>
      <w:r w:rsidR="00742CAC" w:rsidRPr="00AD6D65">
        <w:rPr>
          <w:rFonts w:cstheme="minorHAnsi"/>
          <w:sz w:val="24"/>
          <w:szCs w:val="24"/>
        </w:rPr>
        <w:t xml:space="preserve">[A1] </w:t>
      </w:r>
      <w:r w:rsidRPr="00AD6D65">
        <w:rPr>
          <w:rFonts w:cstheme="minorHAnsi"/>
          <w:sz w:val="24"/>
          <w:szCs w:val="24"/>
        </w:rPr>
        <w:t>is the first factor in determining the finger orientation, and example of this is illustrated below:</w:t>
      </w:r>
    </w:p>
    <w:p w:rsidR="00AA5B83" w:rsidRPr="00AD6D65" w:rsidRDefault="00AA5B83" w:rsidP="00AA5B83">
      <w:pPr>
        <w:jc w:val="center"/>
        <w:rPr>
          <w:rFonts w:cstheme="minorHAnsi"/>
          <w:sz w:val="24"/>
          <w:szCs w:val="24"/>
        </w:rPr>
      </w:pPr>
      <w:r w:rsidRPr="00AD6D65">
        <w:rPr>
          <w:rFonts w:cstheme="minorHAnsi"/>
          <w:noProof/>
          <w:sz w:val="24"/>
          <w:szCs w:val="24"/>
        </w:rPr>
        <mc:AlternateContent>
          <mc:Choice Requires="wps">
            <w:drawing>
              <wp:anchor distT="0" distB="0" distL="114300" distR="114300" simplePos="0" relativeHeight="251659264" behindDoc="0" locked="0" layoutInCell="1" allowOverlap="1" wp14:anchorId="6858AD16" wp14:editId="2CF52319">
                <wp:simplePos x="0" y="0"/>
                <wp:positionH relativeFrom="column">
                  <wp:posOffset>2524126</wp:posOffset>
                </wp:positionH>
                <wp:positionV relativeFrom="paragraph">
                  <wp:posOffset>0</wp:posOffset>
                </wp:positionV>
                <wp:extent cx="114299" cy="1733550"/>
                <wp:effectExtent l="0" t="0" r="19685" b="19050"/>
                <wp:wrapNone/>
                <wp:docPr id="5" name="Straight Connector 5"/>
                <wp:cNvGraphicFramePr/>
                <a:graphic xmlns:a="http://schemas.openxmlformats.org/drawingml/2006/main">
                  <a:graphicData uri="http://schemas.microsoft.com/office/word/2010/wordprocessingShape">
                    <wps:wsp>
                      <wps:cNvCnPr/>
                      <wps:spPr>
                        <a:xfrm flipV="1">
                          <a:off x="0" y="0"/>
                          <a:ext cx="114299" cy="173355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75pt,0" to="207.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" strokecolor="red"/>
            </w:pict>
          </mc:Fallback>
        </mc:AlternateContent>
      </w:r>
      <w:r w:rsidRPr="00AD6D65">
        <w:rPr>
          <w:rFonts w:cstheme="minorHAnsi"/>
          <w:noProof/>
          <w:color w:val="FF0000"/>
          <w:sz w:val="24"/>
          <w:szCs w:val="24"/>
        </w:rPr>
        <mc:AlternateContent>
          <mc:Choice Requires="wps">
            <w:drawing>
              <wp:anchor distT="0" distB="0" distL="114300" distR="114300" simplePos="0" relativeHeight="251660288" behindDoc="0" locked="0" layoutInCell="1" allowOverlap="1" wp14:anchorId="53504475" wp14:editId="495F1631">
                <wp:simplePos x="0" y="0"/>
                <wp:positionH relativeFrom="column">
                  <wp:posOffset>3438525</wp:posOffset>
                </wp:positionH>
                <wp:positionV relativeFrom="paragraph">
                  <wp:posOffset>0</wp:posOffset>
                </wp:positionV>
                <wp:extent cx="1" cy="173355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 cy="173355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6"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0.75pt,0" to="270.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" strokecolor="red"/>
            </w:pict>
          </mc:Fallback>
        </mc:AlternateContent>
      </w:r>
      <w:r w:rsidRPr="00AD6D65">
        <w:rPr>
          <w:rFonts w:cstheme="minorHAnsi"/>
          <w:noProof/>
          <w:sz w:val="24"/>
          <w:szCs w:val="24"/>
        </w:rPr>
        <w:drawing>
          <wp:inline distT="0" distB="0" distL="0" distR="0" wp14:anchorId="5FE33FE6" wp14:editId="2C173C30">
            <wp:extent cx="2324100" cy="17339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323810" cy="1733753"/>
                    </a:xfrm>
                    <a:prstGeom prst="rect">
                      <a:avLst/>
                    </a:prstGeom>
                  </pic:spPr>
                </pic:pic>
              </a:graphicData>
            </a:graphic>
          </wp:inline>
        </w:drawing>
      </w:r>
    </w:p>
    <w:p w:rsidR="00AA5B83" w:rsidRPr="00AD6D65" w:rsidRDefault="00AA5B83">
      <w:pPr>
        <w:rPr>
          <w:rFonts w:cstheme="minorHAnsi"/>
          <w:sz w:val="24"/>
          <w:szCs w:val="24"/>
        </w:rPr>
      </w:pPr>
      <w:r w:rsidRPr="00AD6D65">
        <w:rPr>
          <w:rFonts w:cstheme="minorHAnsi"/>
          <w:sz w:val="24"/>
          <w:szCs w:val="24"/>
        </w:rPr>
        <w:t xml:space="preserve">The second component of the alignment calculation is to look at the energized image and determine the </w:t>
      </w:r>
      <w:r w:rsidR="00106BB3" w:rsidRPr="00AD6D65">
        <w:rPr>
          <w:rFonts w:cstheme="minorHAnsi"/>
          <w:sz w:val="24"/>
          <w:szCs w:val="24"/>
        </w:rPr>
        <w:t>center point</w:t>
      </w:r>
      <w:r w:rsidRPr="00AD6D65">
        <w:rPr>
          <w:rFonts w:cstheme="minorHAnsi"/>
          <w:sz w:val="24"/>
          <w:szCs w:val="24"/>
        </w:rPr>
        <w:t xml:space="preserve"> of the image</w:t>
      </w:r>
      <w:r w:rsidR="00322E89" w:rsidRPr="00AD6D65">
        <w:rPr>
          <w:rFonts w:cstheme="minorHAnsi"/>
          <w:sz w:val="24"/>
          <w:szCs w:val="24"/>
        </w:rPr>
        <w:t xml:space="preserve"> and using a best fit oval algorithm </w:t>
      </w:r>
      <w:r w:rsidR="00AD6580" w:rsidRPr="00AD6D65">
        <w:rPr>
          <w:rFonts w:cstheme="minorHAnsi"/>
          <w:sz w:val="24"/>
          <w:szCs w:val="24"/>
        </w:rPr>
        <w:t xml:space="preserve">to </w:t>
      </w:r>
      <w:r w:rsidR="00322E89" w:rsidRPr="00AD6D65">
        <w:rPr>
          <w:rFonts w:cstheme="minorHAnsi"/>
          <w:sz w:val="24"/>
          <w:szCs w:val="24"/>
        </w:rPr>
        <w:t xml:space="preserve">determine the oval that will fit into the captured image. Once this is done, the second factor used to determine the alignment value </w:t>
      </w:r>
      <w:r w:rsidR="00742CAC" w:rsidRPr="00AD6D65">
        <w:rPr>
          <w:rFonts w:cstheme="minorHAnsi"/>
          <w:sz w:val="24"/>
          <w:szCs w:val="24"/>
        </w:rPr>
        <w:t xml:space="preserve">[A2] </w:t>
      </w:r>
      <w:r w:rsidR="00322E89" w:rsidRPr="00AD6D65">
        <w:rPr>
          <w:rFonts w:cstheme="minorHAnsi"/>
          <w:sz w:val="24"/>
          <w:szCs w:val="24"/>
        </w:rPr>
        <w:t>can be calculated, this is done by determining the angle of the vertical axis placed through the ellipse, an example of this process is shown below:</w:t>
      </w:r>
    </w:p>
    <w:p w:rsidR="00AA5B83" w:rsidRPr="00AD6D65" w:rsidRDefault="00106BB3" w:rsidP="00106BB3">
      <w:pPr>
        <w:jc w:val="center"/>
        <w:rPr>
          <w:rFonts w:cstheme="minorHAnsi"/>
          <w:sz w:val="24"/>
          <w:szCs w:val="24"/>
        </w:rPr>
      </w:pPr>
      <w:r w:rsidRPr="00AD6D65">
        <w:rPr>
          <w:rFonts w:cstheme="minorHAnsi"/>
          <w:noProof/>
          <w:sz w:val="24"/>
          <w:szCs w:val="24"/>
        </w:rPr>
        <w:drawing>
          <wp:inline distT="0" distB="0" distL="0" distR="0" wp14:anchorId="126CCAEB" wp14:editId="72B145CD">
            <wp:extent cx="2239894" cy="167640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241134" cy="1677328"/>
                    </a:xfrm>
                    <a:prstGeom prst="rect">
                      <a:avLst/>
                    </a:prstGeom>
                  </pic:spPr>
                </pic:pic>
              </a:graphicData>
            </a:graphic>
          </wp:inline>
        </w:drawing>
      </w:r>
    </w:p>
    <w:p w:rsidR="00106BB3" w:rsidRPr="00AD6D65" w:rsidRDefault="00322E89">
      <w:pPr>
        <w:rPr>
          <w:rFonts w:cstheme="minorHAnsi"/>
          <w:sz w:val="24"/>
          <w:szCs w:val="24"/>
        </w:rPr>
      </w:pPr>
      <w:r w:rsidRPr="00AD6D65">
        <w:rPr>
          <w:rFonts w:cstheme="minorHAnsi"/>
          <w:sz w:val="24"/>
          <w:szCs w:val="24"/>
        </w:rPr>
        <w:t xml:space="preserve">Once these two angles are determined, the following </w:t>
      </w:r>
      <w:r w:rsidR="003D699C" w:rsidRPr="00AD6D65">
        <w:rPr>
          <w:rFonts w:cstheme="minorHAnsi"/>
          <w:sz w:val="24"/>
          <w:szCs w:val="24"/>
        </w:rPr>
        <w:t xml:space="preserve">weighted </w:t>
      </w:r>
      <w:r w:rsidRPr="00AD6D65">
        <w:rPr>
          <w:rFonts w:cstheme="minorHAnsi"/>
          <w:sz w:val="24"/>
          <w:szCs w:val="24"/>
        </w:rPr>
        <w:t>equation is applied to the values to determine the calculated alignment value (angle)</w:t>
      </w:r>
      <w:r w:rsidR="003D699C" w:rsidRPr="00AD6D65">
        <w:rPr>
          <w:rFonts w:cstheme="minorHAnsi"/>
          <w:sz w:val="24"/>
          <w:szCs w:val="24"/>
        </w:rPr>
        <w:t>. Most of the emphasis is placed on the value retrieved from the lit finger image</w:t>
      </w:r>
      <w:r w:rsidRPr="00AD6D65">
        <w:rPr>
          <w:rFonts w:cstheme="minorHAnsi"/>
          <w:sz w:val="24"/>
          <w:szCs w:val="24"/>
        </w:rPr>
        <w:t>:</w:t>
      </w:r>
    </w:p>
    <w:p w:rsidR="00322E89" w:rsidRPr="00AD6D65" w:rsidRDefault="00742CAC" w:rsidP="003D699C">
      <w:pPr>
        <w:jc w:val="center"/>
        <w:rPr>
          <w:rFonts w:cstheme="minorHAnsi"/>
          <w:sz w:val="24"/>
          <w:szCs w:val="24"/>
        </w:rPr>
      </w:pPr>
      <w:r w:rsidRPr="00AD6D65">
        <w:rPr>
          <w:rFonts w:cstheme="minorHAnsi"/>
          <w:sz w:val="24"/>
          <w:szCs w:val="24"/>
        </w:rPr>
        <w:t>Angle = (A1 * .9) + (A2 * .1)</w:t>
      </w:r>
    </w:p>
    <w:p w:rsidR="003D699C" w:rsidRPr="00AD6D65" w:rsidRDefault="003D699C">
      <w:pPr>
        <w:rPr>
          <w:rFonts w:cstheme="minorHAnsi"/>
          <w:sz w:val="24"/>
          <w:szCs w:val="24"/>
        </w:rPr>
      </w:pPr>
      <w:r w:rsidRPr="00AD6D65">
        <w:rPr>
          <w:rFonts w:cstheme="minorHAnsi"/>
          <w:sz w:val="24"/>
          <w:szCs w:val="24"/>
        </w:rPr>
        <w:t xml:space="preserve">This process of determining the center point and the angle is done for all 20 images </w:t>
      </w:r>
      <w:r w:rsidR="00AD6580" w:rsidRPr="00AD6D65">
        <w:rPr>
          <w:rFonts w:cstheme="minorHAnsi"/>
          <w:sz w:val="24"/>
          <w:szCs w:val="24"/>
        </w:rPr>
        <w:t xml:space="preserve">and </w:t>
      </w:r>
      <w:r w:rsidRPr="00AD6D65">
        <w:rPr>
          <w:rFonts w:cstheme="minorHAnsi"/>
          <w:sz w:val="24"/>
          <w:szCs w:val="24"/>
        </w:rPr>
        <w:t>the</w:t>
      </w:r>
      <w:r w:rsidR="00AD6580" w:rsidRPr="00AD6D65">
        <w:rPr>
          <w:rFonts w:cstheme="minorHAnsi"/>
          <w:sz w:val="24"/>
          <w:szCs w:val="24"/>
        </w:rPr>
        <w:t>se alignment</w:t>
      </w:r>
      <w:r w:rsidRPr="00AD6D65">
        <w:rPr>
          <w:rFonts w:cstheme="minorHAnsi"/>
          <w:sz w:val="24"/>
          <w:szCs w:val="24"/>
        </w:rPr>
        <w:t xml:space="preserve"> values will be used in the next step of the calculation.</w:t>
      </w:r>
    </w:p>
    <w:p w:rsidR="003D699C" w:rsidRPr="00AD6D65" w:rsidRDefault="003D699C">
      <w:pPr>
        <w:rPr>
          <w:rFonts w:cstheme="minorHAnsi"/>
          <w:sz w:val="24"/>
          <w:szCs w:val="24"/>
        </w:rPr>
      </w:pPr>
      <w:r w:rsidRPr="00AD6D65">
        <w:rPr>
          <w:rFonts w:cstheme="minorHAnsi"/>
          <w:sz w:val="24"/>
          <w:szCs w:val="24"/>
        </w:rPr>
        <w:t xml:space="preserve">The next step in the generation of the raw data is to segment image into individual sectors (or pie slices). Each pie slice will </w:t>
      </w:r>
      <w:r w:rsidR="00B1027D" w:rsidRPr="00AD6D65">
        <w:rPr>
          <w:rFonts w:cstheme="minorHAnsi"/>
          <w:sz w:val="24"/>
          <w:szCs w:val="24"/>
        </w:rPr>
        <w:t>represent a</w:t>
      </w:r>
      <w:r w:rsidRPr="00AD6D65">
        <w:rPr>
          <w:rFonts w:cstheme="minorHAnsi"/>
          <w:sz w:val="24"/>
          <w:szCs w:val="24"/>
        </w:rPr>
        <w:t xml:space="preserve"> section of the image </w:t>
      </w:r>
      <w:r w:rsidR="00B1027D" w:rsidRPr="00AD6D65">
        <w:rPr>
          <w:rFonts w:cstheme="minorHAnsi"/>
          <w:sz w:val="24"/>
          <w:szCs w:val="24"/>
        </w:rPr>
        <w:t xml:space="preserve">from which quantified </w:t>
      </w:r>
      <w:r w:rsidRPr="00AD6D65">
        <w:rPr>
          <w:rFonts w:cstheme="minorHAnsi"/>
          <w:sz w:val="24"/>
          <w:szCs w:val="24"/>
        </w:rPr>
        <w:t xml:space="preserve">measurements will be </w:t>
      </w:r>
      <w:r w:rsidR="00AD6580" w:rsidRPr="00AD6D65">
        <w:rPr>
          <w:rFonts w:cstheme="minorHAnsi"/>
          <w:sz w:val="24"/>
          <w:szCs w:val="24"/>
        </w:rPr>
        <w:t>calculated</w:t>
      </w:r>
      <w:r w:rsidR="00B1027D" w:rsidRPr="00AD6D65">
        <w:rPr>
          <w:rFonts w:cstheme="minorHAnsi"/>
          <w:sz w:val="24"/>
          <w:szCs w:val="24"/>
        </w:rPr>
        <w:t xml:space="preserve">. </w:t>
      </w:r>
      <w:r w:rsidRPr="00AD6D65">
        <w:rPr>
          <w:rFonts w:cstheme="minorHAnsi"/>
          <w:sz w:val="24"/>
          <w:szCs w:val="24"/>
        </w:rPr>
        <w:t xml:space="preserve"> </w:t>
      </w:r>
      <w:r w:rsidR="00B1027D" w:rsidRPr="00AD6D65">
        <w:rPr>
          <w:rFonts w:cstheme="minorHAnsi"/>
          <w:sz w:val="24"/>
          <w:szCs w:val="24"/>
        </w:rPr>
        <w:t xml:space="preserve">A master list of the angle sizes that represent each sector for each finger is contained in another document entitled </w:t>
      </w:r>
      <w:r w:rsidR="00AD6D65" w:rsidRPr="00AD6D65">
        <w:rPr>
          <w:rFonts w:cstheme="minorHAnsi"/>
          <w:sz w:val="24"/>
          <w:szCs w:val="24"/>
        </w:rPr>
        <w:t>Finger Sector Map (SS-203-01).</w:t>
      </w:r>
    </w:p>
    <w:p w:rsidR="00B1027D" w:rsidRPr="00AD6D65" w:rsidRDefault="00B1027D">
      <w:pPr>
        <w:rPr>
          <w:rFonts w:cstheme="minorHAnsi"/>
          <w:sz w:val="24"/>
          <w:szCs w:val="24"/>
        </w:rPr>
      </w:pPr>
      <w:r w:rsidRPr="00AD6D65">
        <w:rPr>
          <w:rFonts w:cstheme="minorHAnsi"/>
          <w:sz w:val="24"/>
          <w:szCs w:val="24"/>
        </w:rPr>
        <w:t xml:space="preserve">The sectors are applied to the energized image in a counterclockwise pattern applying the angles relative to the alignment of the image. By way of example, if the image alignment was determined to be +5’ and the angle to apply was from 90’ to 120’, the actual angle applied would be from 95’ to 125’. An example for a finger image is shown below: </w:t>
      </w:r>
    </w:p>
    <w:p w:rsidR="003D699C" w:rsidRPr="00AD6D65" w:rsidRDefault="003D699C" w:rsidP="00B1027D">
      <w:pPr>
        <w:jc w:val="center"/>
        <w:rPr>
          <w:rFonts w:cstheme="minorHAnsi"/>
          <w:sz w:val="24"/>
          <w:szCs w:val="24"/>
        </w:rPr>
      </w:pPr>
      <w:r w:rsidRPr="00AD6D65">
        <w:rPr>
          <w:rFonts w:cstheme="minorHAnsi"/>
          <w:noProof/>
          <w:sz w:val="24"/>
          <w:szCs w:val="24"/>
        </w:rPr>
        <w:drawing>
          <wp:inline distT="0" distB="0" distL="0" distR="0" wp14:anchorId="15CFBEAA" wp14:editId="5DD23687">
            <wp:extent cx="2276191" cy="1714286"/>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276191" cy="1714286"/>
                    </a:xfrm>
                    <a:prstGeom prst="rect">
                      <a:avLst/>
                    </a:prstGeom>
                  </pic:spPr>
                </pic:pic>
              </a:graphicData>
            </a:graphic>
          </wp:inline>
        </w:drawing>
      </w:r>
    </w:p>
    <w:p w:rsidR="00AA5B83" w:rsidRPr="00AD6D65" w:rsidRDefault="00B1027D">
      <w:pPr>
        <w:rPr>
          <w:rFonts w:cstheme="minorHAnsi"/>
          <w:sz w:val="24"/>
          <w:szCs w:val="24"/>
        </w:rPr>
      </w:pPr>
      <w:r w:rsidRPr="00AD6D65">
        <w:rPr>
          <w:rFonts w:cstheme="minorHAnsi"/>
          <w:sz w:val="24"/>
          <w:szCs w:val="24"/>
        </w:rPr>
        <w:t>In the example above notice that the angles are applied relative to the alignment of the image, this is done for each energized image in the set.</w:t>
      </w:r>
    </w:p>
    <w:p w:rsidR="00B1027D" w:rsidRPr="00AD6D65" w:rsidRDefault="00B1027D">
      <w:pPr>
        <w:rPr>
          <w:rFonts w:cstheme="minorHAnsi"/>
          <w:sz w:val="24"/>
          <w:szCs w:val="24"/>
        </w:rPr>
      </w:pPr>
      <w:r w:rsidRPr="00AD6D65">
        <w:rPr>
          <w:rFonts w:cstheme="minorHAnsi"/>
          <w:sz w:val="24"/>
          <w:szCs w:val="24"/>
        </w:rPr>
        <w:t>Once the sectors have been defined</w:t>
      </w:r>
      <w:r w:rsidR="00132599" w:rsidRPr="00AD6D65">
        <w:rPr>
          <w:rFonts w:cstheme="minorHAnsi"/>
          <w:sz w:val="24"/>
          <w:szCs w:val="24"/>
        </w:rPr>
        <w:t xml:space="preserve">, the process of calculating the </w:t>
      </w:r>
      <w:r w:rsidR="00AD6580" w:rsidRPr="00AD6D65">
        <w:rPr>
          <w:rFonts w:cstheme="minorHAnsi"/>
          <w:sz w:val="24"/>
          <w:szCs w:val="24"/>
        </w:rPr>
        <w:t xml:space="preserve">coefficients </w:t>
      </w:r>
      <w:r w:rsidR="00132599" w:rsidRPr="00AD6D65">
        <w:rPr>
          <w:rFonts w:cstheme="minorHAnsi"/>
          <w:sz w:val="24"/>
          <w:szCs w:val="24"/>
        </w:rPr>
        <w:t xml:space="preserve">for the sectors can be started. There are a total of </w:t>
      </w:r>
      <w:r w:rsidR="00056B5A" w:rsidRPr="00AD6D65">
        <w:rPr>
          <w:rFonts w:cstheme="minorHAnsi"/>
          <w:sz w:val="24"/>
          <w:szCs w:val="24"/>
        </w:rPr>
        <w:t>twenty (</w:t>
      </w:r>
      <w:r w:rsidR="00132599" w:rsidRPr="00AD6D65">
        <w:rPr>
          <w:rFonts w:cstheme="minorHAnsi"/>
          <w:sz w:val="24"/>
          <w:szCs w:val="24"/>
        </w:rPr>
        <w:t xml:space="preserve">20) different coefficients that are calculated for each of the sectors within an image, in the case of the image above there would be a total of 120 different coefficients </w:t>
      </w:r>
      <w:r w:rsidR="00056B5A" w:rsidRPr="00AD6D65">
        <w:rPr>
          <w:rFonts w:cstheme="minorHAnsi"/>
          <w:sz w:val="24"/>
          <w:szCs w:val="24"/>
        </w:rPr>
        <w:t>calculated,</w:t>
      </w:r>
      <w:r w:rsidR="00132599" w:rsidRPr="00AD6D65">
        <w:rPr>
          <w:rFonts w:cstheme="minorHAnsi"/>
          <w:sz w:val="24"/>
          <w:szCs w:val="24"/>
        </w:rPr>
        <w:t xml:space="preserve"> 20 for each sector. The coefficients calculated are shown below in Table 1.</w:t>
      </w:r>
    </w:p>
    <w:tbl>
      <w:tblPr>
        <w:tblStyle w:val="LightList-Accent11"/>
        <w:tblW w:w="5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6"/>
      </w:tblGrid>
      <w:tr w:rsidR="00132599" w:rsidRPr="00AD6D65" w:rsidTr="00132599">
        <w:trPr>
          <w:cnfStyle w:val="100000000000" w:firstRow="1" w:lastRow="0" w:firstColumn="0" w:lastColumn="0" w:oddVBand="0" w:evenVBand="0" w:oddHBand="0" w:evenHBand="0" w:firstRowFirstColumn="0" w:firstRowLastColumn="0" w:lastRowFirstColumn="0" w:lastRowLastColumn="0"/>
          <w:trHeight w:val="519"/>
          <w:jc w:val="center"/>
        </w:trPr>
        <w:tc>
          <w:tcPr>
            <w:cnfStyle w:val="001000000000" w:firstRow="0" w:lastRow="0" w:firstColumn="1" w:lastColumn="0" w:oddVBand="0" w:evenVBand="0" w:oddHBand="0" w:evenHBand="0" w:firstRowFirstColumn="0" w:firstRowLastColumn="0" w:lastRowFirstColumn="0" w:lastRowLastColumn="0"/>
            <w:tcW w:w="5916" w:type="dxa"/>
            <w:vAlign w:val="center"/>
          </w:tcPr>
          <w:p w:rsidR="00132599" w:rsidRPr="00AD6D65" w:rsidRDefault="00132599" w:rsidP="00DC3155">
            <w:pPr>
              <w:jc w:val="center"/>
              <w:rPr>
                <w:rFonts w:cstheme="minorHAnsi"/>
                <w:sz w:val="24"/>
                <w:szCs w:val="24"/>
              </w:rPr>
            </w:pPr>
            <w:r w:rsidRPr="00AD6D65">
              <w:rPr>
                <w:rFonts w:cstheme="minorHAnsi"/>
                <w:sz w:val="24"/>
                <w:szCs w:val="24"/>
              </w:rPr>
              <w:t>ClearView Scan Coefficient</w:t>
            </w:r>
          </w:p>
        </w:tc>
      </w:tr>
      <w:tr w:rsidR="00132599" w:rsidRPr="00AD6D65" w:rsidTr="00132599">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132599" w:rsidRPr="00AD6D65" w:rsidRDefault="00132599" w:rsidP="00DC3155">
            <w:pPr>
              <w:rPr>
                <w:rFonts w:cstheme="minorHAnsi"/>
                <w:b w:val="0"/>
                <w:sz w:val="24"/>
                <w:szCs w:val="24"/>
              </w:rPr>
            </w:pPr>
            <w:r w:rsidRPr="00AD6D65">
              <w:rPr>
                <w:rFonts w:cstheme="minorHAnsi"/>
                <w:sz w:val="24"/>
                <w:szCs w:val="24"/>
              </w:rPr>
              <w:t>Average Intensity</w:t>
            </w:r>
          </w:p>
        </w:tc>
      </w:tr>
      <w:tr w:rsidR="00132599" w:rsidRPr="00AD6D65" w:rsidTr="00132599">
        <w:trPr>
          <w:trHeight w:val="267"/>
          <w:jc w:val="center"/>
        </w:trPr>
        <w:tc>
          <w:tcPr>
            <w:cnfStyle w:val="001000000000" w:firstRow="0" w:lastRow="0" w:firstColumn="1" w:lastColumn="0" w:oddVBand="0" w:evenVBand="0" w:oddHBand="0" w:evenHBand="0" w:firstRowFirstColumn="0" w:firstRowLastColumn="0" w:lastRowFirstColumn="0" w:lastRowLastColumn="0"/>
            <w:tcW w:w="5916" w:type="dxa"/>
          </w:tcPr>
          <w:p w:rsidR="00132599" w:rsidRPr="00AD6D65" w:rsidRDefault="00132599">
            <w:pPr>
              <w:rPr>
                <w:rFonts w:cstheme="minorHAnsi"/>
                <w:b w:val="0"/>
                <w:bCs w:val="0"/>
                <w:sz w:val="24"/>
                <w:szCs w:val="24"/>
              </w:rPr>
              <w:pPrChange w:id="3" w:author="Brian Cullinan" w:date="2013-04-10T15:55:00Z">
                <w:pPr>
                  <w:spacing w:after="200" w:line="276" w:lineRule="auto"/>
                </w:pPr>
              </w:pPrChange>
            </w:pPr>
            <w:r w:rsidRPr="00AD6D65">
              <w:rPr>
                <w:rFonts w:cstheme="minorHAnsi"/>
                <w:sz w:val="24"/>
                <w:szCs w:val="24"/>
              </w:rPr>
              <w:t xml:space="preserve">      </w:t>
            </w:r>
            <w:del w:id="4" w:author="Brian Cullinan" w:date="2013-04-10T15:55:00Z">
              <w:r w:rsidRPr="00AD6D65" w:rsidDel="00C3346C">
                <w:rPr>
                  <w:rFonts w:cstheme="minorHAnsi"/>
                  <w:sz w:val="24"/>
                  <w:szCs w:val="24"/>
                </w:rPr>
                <w:delText xml:space="preserve">Average Intensity </w:delText>
              </w:r>
            </w:del>
            <w:del w:id="5" w:author="Brian Cullinan" w:date="2013-04-10T15:54:00Z">
              <w:r w:rsidRPr="00AD6D65" w:rsidDel="00C3346C">
                <w:rPr>
                  <w:rFonts w:cstheme="minorHAnsi"/>
                  <w:sz w:val="24"/>
                  <w:szCs w:val="24"/>
                </w:rPr>
                <w:delText>(</w:delText>
              </w:r>
            </w:del>
            <w:del w:id="6" w:author="Brian Cullinan" w:date="2013-04-10T15:55:00Z">
              <w:r w:rsidRPr="00AD6D65" w:rsidDel="00C3346C">
                <w:rPr>
                  <w:rFonts w:cstheme="minorHAnsi"/>
                  <w:sz w:val="24"/>
                  <w:szCs w:val="24"/>
                </w:rPr>
                <w:delText>1</w:delText>
              </w:r>
            </w:del>
            <w:del w:id="7" w:author="Brian Cullinan" w:date="2013-04-10T15:54:00Z">
              <w:r w:rsidRPr="00AD6D65" w:rsidDel="00C3346C">
                <w:rPr>
                  <w:rFonts w:cstheme="minorHAnsi"/>
                  <w:sz w:val="24"/>
                  <w:szCs w:val="24"/>
                </w:rPr>
                <w:delText>)</w:delText>
              </w:r>
            </w:del>
            <w:ins w:id="8" w:author="Brian Cullinan" w:date="2013-04-10T15:54:00Z">
              <w:r w:rsidR="00C3346C">
                <w:rPr>
                  <w:rFonts w:cstheme="minorHAnsi"/>
                  <w:sz w:val="24"/>
                  <w:szCs w:val="24"/>
                </w:rPr>
                <w:t>AI1</w:t>
              </w:r>
            </w:ins>
          </w:p>
        </w:tc>
      </w:tr>
      <w:tr w:rsidR="00132599" w:rsidRPr="00AD6D65" w:rsidTr="00132599">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132599" w:rsidRPr="00AD6D65" w:rsidRDefault="00132599">
            <w:pPr>
              <w:rPr>
                <w:rFonts w:cstheme="minorHAnsi"/>
                <w:b w:val="0"/>
                <w:bCs w:val="0"/>
                <w:sz w:val="24"/>
                <w:szCs w:val="24"/>
              </w:rPr>
              <w:pPrChange w:id="9" w:author="Brian Cullinan" w:date="2013-04-10T15:55:00Z">
                <w:pPr>
                  <w:spacing w:after="200" w:line="276" w:lineRule="auto"/>
                </w:pPr>
              </w:pPrChange>
            </w:pPr>
            <w:r w:rsidRPr="00AD6D65">
              <w:rPr>
                <w:rFonts w:cstheme="minorHAnsi"/>
                <w:sz w:val="24"/>
                <w:szCs w:val="24"/>
              </w:rPr>
              <w:t xml:space="preserve">      </w:t>
            </w:r>
            <w:del w:id="10" w:author="Brian Cullinan" w:date="2013-04-10T15:55:00Z">
              <w:r w:rsidRPr="00AD6D65" w:rsidDel="00C3346C">
                <w:rPr>
                  <w:rFonts w:cstheme="minorHAnsi"/>
                  <w:sz w:val="24"/>
                  <w:szCs w:val="24"/>
                </w:rPr>
                <w:delText xml:space="preserve">Average Intensity </w:delText>
              </w:r>
            </w:del>
            <w:del w:id="11" w:author="Brian Cullinan" w:date="2013-04-10T15:54:00Z">
              <w:r w:rsidRPr="00AD6D65" w:rsidDel="00C3346C">
                <w:rPr>
                  <w:rFonts w:cstheme="minorHAnsi"/>
                  <w:sz w:val="24"/>
                  <w:szCs w:val="24"/>
                </w:rPr>
                <w:delText>(</w:delText>
              </w:r>
            </w:del>
            <w:del w:id="12" w:author="Brian Cullinan" w:date="2013-04-10T15:55:00Z">
              <w:r w:rsidRPr="00AD6D65" w:rsidDel="00C3346C">
                <w:rPr>
                  <w:rFonts w:cstheme="minorHAnsi"/>
                  <w:sz w:val="24"/>
                  <w:szCs w:val="24"/>
                </w:rPr>
                <w:delText>2</w:delText>
              </w:r>
            </w:del>
            <w:del w:id="13" w:author="Brian Cullinan" w:date="2013-04-10T15:54:00Z">
              <w:r w:rsidRPr="00AD6D65" w:rsidDel="00C3346C">
                <w:rPr>
                  <w:rFonts w:cstheme="minorHAnsi"/>
                  <w:sz w:val="24"/>
                  <w:szCs w:val="24"/>
                </w:rPr>
                <w:delText>)</w:delText>
              </w:r>
            </w:del>
            <w:ins w:id="14" w:author="Brian Cullinan" w:date="2013-04-10T15:54:00Z">
              <w:r w:rsidR="00C3346C">
                <w:rPr>
                  <w:rFonts w:cstheme="minorHAnsi"/>
                  <w:sz w:val="24"/>
                  <w:szCs w:val="24"/>
                </w:rPr>
                <w:t>AI2</w:t>
              </w:r>
            </w:ins>
          </w:p>
        </w:tc>
      </w:tr>
      <w:tr w:rsidR="00132599" w:rsidRPr="00AD6D65" w:rsidTr="00132599">
        <w:trPr>
          <w:trHeight w:val="251"/>
          <w:jc w:val="center"/>
        </w:trPr>
        <w:tc>
          <w:tcPr>
            <w:cnfStyle w:val="001000000000" w:firstRow="0" w:lastRow="0" w:firstColumn="1" w:lastColumn="0" w:oddVBand="0" w:evenVBand="0" w:oddHBand="0" w:evenHBand="0" w:firstRowFirstColumn="0" w:firstRowLastColumn="0" w:lastRowFirstColumn="0" w:lastRowLastColumn="0"/>
            <w:tcW w:w="5916" w:type="dxa"/>
          </w:tcPr>
          <w:p w:rsidR="00132599" w:rsidRPr="00AD6D65" w:rsidRDefault="00132599">
            <w:pPr>
              <w:rPr>
                <w:rFonts w:cstheme="minorHAnsi"/>
                <w:b w:val="0"/>
                <w:bCs w:val="0"/>
                <w:sz w:val="24"/>
                <w:szCs w:val="24"/>
              </w:rPr>
              <w:pPrChange w:id="15" w:author="Brian Cullinan" w:date="2013-04-10T15:55:00Z">
                <w:pPr>
                  <w:spacing w:after="200" w:line="276" w:lineRule="auto"/>
                </w:pPr>
              </w:pPrChange>
            </w:pPr>
            <w:r w:rsidRPr="00AD6D65">
              <w:rPr>
                <w:rFonts w:cstheme="minorHAnsi"/>
                <w:sz w:val="24"/>
                <w:szCs w:val="24"/>
              </w:rPr>
              <w:t xml:space="preserve">      </w:t>
            </w:r>
            <w:del w:id="16" w:author="Brian Cullinan" w:date="2013-04-10T15:55:00Z">
              <w:r w:rsidRPr="00AD6D65" w:rsidDel="00C3346C">
                <w:rPr>
                  <w:rFonts w:cstheme="minorHAnsi"/>
                  <w:sz w:val="24"/>
                  <w:szCs w:val="24"/>
                </w:rPr>
                <w:delText xml:space="preserve">Average Intensity </w:delText>
              </w:r>
            </w:del>
            <w:del w:id="17" w:author="Brian Cullinan" w:date="2013-04-10T15:54:00Z">
              <w:r w:rsidRPr="00AD6D65" w:rsidDel="00C3346C">
                <w:rPr>
                  <w:rFonts w:cstheme="minorHAnsi"/>
                  <w:sz w:val="24"/>
                  <w:szCs w:val="24"/>
                </w:rPr>
                <w:delText>(</w:delText>
              </w:r>
            </w:del>
            <w:del w:id="18" w:author="Brian Cullinan" w:date="2013-04-10T15:55:00Z">
              <w:r w:rsidRPr="00AD6D65" w:rsidDel="00C3346C">
                <w:rPr>
                  <w:rFonts w:cstheme="minorHAnsi"/>
                  <w:sz w:val="24"/>
                  <w:szCs w:val="24"/>
                </w:rPr>
                <w:delText>3</w:delText>
              </w:r>
            </w:del>
            <w:del w:id="19" w:author="Brian Cullinan" w:date="2013-04-10T15:54:00Z">
              <w:r w:rsidRPr="00AD6D65" w:rsidDel="00C3346C">
                <w:rPr>
                  <w:rFonts w:cstheme="minorHAnsi"/>
                  <w:sz w:val="24"/>
                  <w:szCs w:val="24"/>
                </w:rPr>
                <w:delText>)</w:delText>
              </w:r>
            </w:del>
            <w:ins w:id="20" w:author="Brian Cullinan" w:date="2013-04-10T15:54:00Z">
              <w:r w:rsidR="00C3346C">
                <w:rPr>
                  <w:rFonts w:cstheme="minorHAnsi"/>
                  <w:sz w:val="24"/>
                  <w:szCs w:val="24"/>
                </w:rPr>
                <w:t>AI3</w:t>
              </w:r>
            </w:ins>
          </w:p>
        </w:tc>
      </w:tr>
      <w:tr w:rsidR="00132599" w:rsidRPr="00AD6D65" w:rsidTr="00132599">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132599" w:rsidRPr="00AD6D65" w:rsidRDefault="00132599">
            <w:pPr>
              <w:rPr>
                <w:rFonts w:cstheme="minorHAnsi"/>
                <w:b w:val="0"/>
                <w:bCs w:val="0"/>
                <w:sz w:val="24"/>
                <w:szCs w:val="24"/>
              </w:rPr>
              <w:pPrChange w:id="21" w:author="Brian Cullinan" w:date="2013-04-10T15:55:00Z">
                <w:pPr>
                  <w:spacing w:after="200" w:line="276" w:lineRule="auto"/>
                </w:pPr>
              </w:pPrChange>
            </w:pPr>
            <w:r w:rsidRPr="00AD6D65">
              <w:rPr>
                <w:rFonts w:cstheme="minorHAnsi"/>
                <w:sz w:val="24"/>
                <w:szCs w:val="24"/>
              </w:rPr>
              <w:t xml:space="preserve">      </w:t>
            </w:r>
            <w:del w:id="22" w:author="Brian Cullinan" w:date="2013-04-10T15:55:00Z">
              <w:r w:rsidRPr="00AD6D65" w:rsidDel="00C3346C">
                <w:rPr>
                  <w:rFonts w:cstheme="minorHAnsi"/>
                  <w:sz w:val="24"/>
                  <w:szCs w:val="24"/>
                </w:rPr>
                <w:delText xml:space="preserve">Average Intensity </w:delText>
              </w:r>
            </w:del>
            <w:del w:id="23" w:author="Brian Cullinan" w:date="2013-04-10T15:54:00Z">
              <w:r w:rsidRPr="00AD6D65" w:rsidDel="00C3346C">
                <w:rPr>
                  <w:rFonts w:cstheme="minorHAnsi"/>
                  <w:sz w:val="24"/>
                  <w:szCs w:val="24"/>
                </w:rPr>
                <w:delText>(</w:delText>
              </w:r>
            </w:del>
            <w:del w:id="24" w:author="Brian Cullinan" w:date="2013-04-10T15:55:00Z">
              <w:r w:rsidRPr="00AD6D65" w:rsidDel="00C3346C">
                <w:rPr>
                  <w:rFonts w:cstheme="minorHAnsi"/>
                  <w:sz w:val="24"/>
                  <w:szCs w:val="24"/>
                </w:rPr>
                <w:delText>4</w:delText>
              </w:r>
            </w:del>
            <w:del w:id="25" w:author="Brian Cullinan" w:date="2013-04-10T15:54:00Z">
              <w:r w:rsidRPr="00AD6D65" w:rsidDel="00C3346C">
                <w:rPr>
                  <w:rFonts w:cstheme="minorHAnsi"/>
                  <w:sz w:val="24"/>
                  <w:szCs w:val="24"/>
                </w:rPr>
                <w:delText>)</w:delText>
              </w:r>
            </w:del>
            <w:ins w:id="26" w:author="Brian Cullinan" w:date="2013-04-10T15:54:00Z">
              <w:r w:rsidR="00C3346C">
                <w:rPr>
                  <w:rFonts w:cstheme="minorHAnsi"/>
                  <w:sz w:val="24"/>
                  <w:szCs w:val="24"/>
                </w:rPr>
                <w:t>AI4</w:t>
              </w:r>
            </w:ins>
          </w:p>
        </w:tc>
      </w:tr>
      <w:tr w:rsidR="00132599" w:rsidRPr="00AD6D65" w:rsidTr="00132599">
        <w:trPr>
          <w:trHeight w:val="297"/>
          <w:jc w:val="center"/>
        </w:trPr>
        <w:tc>
          <w:tcPr>
            <w:cnfStyle w:val="001000000000" w:firstRow="0" w:lastRow="0" w:firstColumn="1" w:lastColumn="0" w:oddVBand="0" w:evenVBand="0" w:oddHBand="0" w:evenHBand="0" w:firstRowFirstColumn="0" w:firstRowLastColumn="0" w:lastRowFirstColumn="0" w:lastRowLastColumn="0"/>
            <w:tcW w:w="5916" w:type="dxa"/>
          </w:tcPr>
          <w:p w:rsidR="00132599" w:rsidRPr="00AD6D65" w:rsidRDefault="00132599" w:rsidP="00DC3155">
            <w:pPr>
              <w:rPr>
                <w:rFonts w:cstheme="minorHAnsi"/>
                <w:b w:val="0"/>
                <w:sz w:val="24"/>
                <w:szCs w:val="24"/>
              </w:rPr>
            </w:pPr>
            <w:r w:rsidRPr="00AD6D65">
              <w:rPr>
                <w:rFonts w:cstheme="minorHAnsi"/>
                <w:sz w:val="24"/>
                <w:szCs w:val="24"/>
              </w:rPr>
              <w:t>Break</w:t>
            </w:r>
          </w:p>
        </w:tc>
      </w:tr>
      <w:tr w:rsidR="00132599" w:rsidRPr="00AD6D65" w:rsidTr="00132599">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132599" w:rsidRPr="00AD6D65" w:rsidRDefault="00132599" w:rsidP="00DC3155">
            <w:pPr>
              <w:rPr>
                <w:rFonts w:cstheme="minorHAnsi"/>
                <w:b w:val="0"/>
                <w:sz w:val="24"/>
                <w:szCs w:val="24"/>
              </w:rPr>
            </w:pPr>
            <w:r w:rsidRPr="00AD6D65">
              <w:rPr>
                <w:rFonts w:cstheme="minorHAnsi"/>
                <w:sz w:val="24"/>
                <w:szCs w:val="24"/>
              </w:rPr>
              <w:t>Entropy</w:t>
            </w:r>
          </w:p>
        </w:tc>
      </w:tr>
      <w:tr w:rsidR="00132599" w:rsidRPr="00AD6D65" w:rsidTr="00132599">
        <w:trPr>
          <w:trHeight w:val="251"/>
          <w:jc w:val="center"/>
        </w:trPr>
        <w:tc>
          <w:tcPr>
            <w:cnfStyle w:val="001000000000" w:firstRow="0" w:lastRow="0" w:firstColumn="1" w:lastColumn="0" w:oddVBand="0" w:evenVBand="0" w:oddHBand="0" w:evenHBand="0" w:firstRowFirstColumn="0" w:firstRowLastColumn="0" w:lastRowFirstColumn="0" w:lastRowLastColumn="0"/>
            <w:tcW w:w="5916" w:type="dxa"/>
          </w:tcPr>
          <w:p w:rsidR="00132599" w:rsidRPr="00AD6D65" w:rsidRDefault="00132599" w:rsidP="00DC3155">
            <w:pPr>
              <w:rPr>
                <w:rFonts w:cstheme="minorHAnsi"/>
                <w:b w:val="0"/>
                <w:sz w:val="24"/>
                <w:szCs w:val="24"/>
              </w:rPr>
            </w:pPr>
            <w:r w:rsidRPr="00AD6D65">
              <w:rPr>
                <w:rFonts w:cstheme="minorHAnsi"/>
                <w:sz w:val="24"/>
                <w:szCs w:val="24"/>
              </w:rPr>
              <w:t>Fractal</w:t>
            </w:r>
          </w:p>
        </w:tc>
      </w:tr>
      <w:tr w:rsidR="00132599" w:rsidRPr="00AD6D65" w:rsidTr="00132599">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132599" w:rsidRPr="00AD6D65" w:rsidRDefault="00132599" w:rsidP="00DC3155">
            <w:pPr>
              <w:rPr>
                <w:rFonts w:cstheme="minorHAnsi"/>
                <w:b w:val="0"/>
                <w:sz w:val="24"/>
                <w:szCs w:val="24"/>
              </w:rPr>
            </w:pPr>
            <w:r w:rsidRPr="00AD6D65">
              <w:rPr>
                <w:rFonts w:cstheme="minorHAnsi"/>
                <w:sz w:val="24"/>
                <w:szCs w:val="24"/>
              </w:rPr>
              <w:t>Form</w:t>
            </w:r>
          </w:p>
        </w:tc>
      </w:tr>
      <w:tr w:rsidR="00132599" w:rsidRPr="00AD6D65" w:rsidTr="00132599">
        <w:trPr>
          <w:trHeight w:val="267"/>
          <w:jc w:val="center"/>
        </w:trPr>
        <w:tc>
          <w:tcPr>
            <w:cnfStyle w:val="001000000000" w:firstRow="0" w:lastRow="0" w:firstColumn="1" w:lastColumn="0" w:oddVBand="0" w:evenVBand="0" w:oddHBand="0" w:evenHBand="0" w:firstRowFirstColumn="0" w:firstRowLastColumn="0" w:lastRowFirstColumn="0" w:lastRowLastColumn="0"/>
            <w:tcW w:w="5916" w:type="dxa"/>
          </w:tcPr>
          <w:p w:rsidR="00132599" w:rsidRPr="00AD6D65" w:rsidRDefault="00132599">
            <w:pPr>
              <w:rPr>
                <w:rFonts w:cstheme="minorHAnsi"/>
                <w:b w:val="0"/>
                <w:bCs w:val="0"/>
                <w:sz w:val="24"/>
                <w:szCs w:val="24"/>
              </w:rPr>
              <w:pPrChange w:id="27" w:author="Brian Cullinan" w:date="2013-04-10T15:55:00Z">
                <w:pPr>
                  <w:spacing w:after="200" w:line="276" w:lineRule="auto"/>
                </w:pPr>
              </w:pPrChange>
            </w:pPr>
            <w:r w:rsidRPr="00AD6D65">
              <w:rPr>
                <w:rFonts w:cstheme="minorHAnsi"/>
                <w:sz w:val="24"/>
                <w:szCs w:val="24"/>
              </w:rPr>
              <w:t xml:space="preserve">      Form</w:t>
            </w:r>
            <w:ins w:id="28" w:author="Brian Cullinan" w:date="2013-04-10T15:55:00Z">
              <w:r w:rsidR="00C3346C">
                <w:rPr>
                  <w:rFonts w:cstheme="minorHAnsi"/>
                  <w:sz w:val="24"/>
                  <w:szCs w:val="24"/>
                </w:rPr>
                <w:t>1_</w:t>
              </w:r>
            </w:ins>
            <w:del w:id="29" w:author="Brian Cullinan" w:date="2013-04-10T15:55:00Z">
              <w:r w:rsidRPr="00AD6D65" w:rsidDel="00C3346C">
                <w:rPr>
                  <w:rFonts w:cstheme="minorHAnsi"/>
                  <w:sz w:val="24"/>
                  <w:szCs w:val="24"/>
                </w:rPr>
                <w:delText xml:space="preserve"> </w:delText>
              </w:r>
            </w:del>
            <w:del w:id="30" w:author="Brian Cullinan" w:date="2013-04-10T15:54:00Z">
              <w:r w:rsidRPr="00AD6D65" w:rsidDel="00C3346C">
                <w:rPr>
                  <w:rFonts w:cstheme="minorHAnsi"/>
                  <w:sz w:val="24"/>
                  <w:szCs w:val="24"/>
                </w:rPr>
                <w:delText>(</w:delText>
              </w:r>
            </w:del>
            <w:r w:rsidRPr="00AD6D65">
              <w:rPr>
                <w:rFonts w:cstheme="minorHAnsi"/>
                <w:sz w:val="24"/>
                <w:szCs w:val="24"/>
              </w:rPr>
              <w:t>1</w:t>
            </w:r>
            <w:del w:id="31" w:author="Brian Cullinan" w:date="2013-04-10T15:54:00Z">
              <w:r w:rsidRPr="00AD6D65" w:rsidDel="00C3346C">
                <w:rPr>
                  <w:rFonts w:cstheme="minorHAnsi"/>
                  <w:sz w:val="24"/>
                  <w:szCs w:val="24"/>
                </w:rPr>
                <w:delText>)</w:delText>
              </w:r>
            </w:del>
          </w:p>
        </w:tc>
      </w:tr>
      <w:tr w:rsidR="00132599" w:rsidRPr="00AD6D65" w:rsidTr="00132599">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132599" w:rsidRPr="00AD6D65" w:rsidRDefault="00132599">
            <w:pPr>
              <w:rPr>
                <w:rFonts w:cstheme="minorHAnsi"/>
                <w:b w:val="0"/>
                <w:bCs w:val="0"/>
                <w:sz w:val="24"/>
                <w:szCs w:val="24"/>
              </w:rPr>
              <w:pPrChange w:id="32" w:author="Brian Cullinan" w:date="2013-04-10T15:55:00Z">
                <w:pPr>
                  <w:spacing w:after="200" w:line="276" w:lineRule="auto"/>
                </w:pPr>
              </w:pPrChange>
            </w:pPr>
            <w:r w:rsidRPr="00AD6D65">
              <w:rPr>
                <w:rFonts w:cstheme="minorHAnsi"/>
                <w:sz w:val="24"/>
                <w:szCs w:val="24"/>
              </w:rPr>
              <w:t xml:space="preserve">      Form</w:t>
            </w:r>
            <w:ins w:id="33" w:author="Brian Cullinan" w:date="2013-04-10T15:55:00Z">
              <w:r w:rsidR="00C3346C">
                <w:rPr>
                  <w:rFonts w:cstheme="minorHAnsi"/>
                  <w:sz w:val="24"/>
                  <w:szCs w:val="24"/>
                </w:rPr>
                <w:t>1_2</w:t>
              </w:r>
            </w:ins>
            <w:del w:id="34" w:author="Brian Cullinan" w:date="2013-04-10T15:55:00Z">
              <w:r w:rsidRPr="00AD6D65" w:rsidDel="00C3346C">
                <w:rPr>
                  <w:rFonts w:cstheme="minorHAnsi"/>
                  <w:sz w:val="24"/>
                  <w:szCs w:val="24"/>
                </w:rPr>
                <w:delText xml:space="preserve"> (2)</w:delText>
              </w:r>
            </w:del>
          </w:p>
        </w:tc>
      </w:tr>
      <w:tr w:rsidR="00132599" w:rsidRPr="00AD6D65" w:rsidTr="00132599">
        <w:trPr>
          <w:trHeight w:val="251"/>
          <w:jc w:val="center"/>
        </w:trPr>
        <w:tc>
          <w:tcPr>
            <w:cnfStyle w:val="001000000000" w:firstRow="0" w:lastRow="0" w:firstColumn="1" w:lastColumn="0" w:oddVBand="0" w:evenVBand="0" w:oddHBand="0" w:evenHBand="0" w:firstRowFirstColumn="0" w:firstRowLastColumn="0" w:lastRowFirstColumn="0" w:lastRowLastColumn="0"/>
            <w:tcW w:w="5916" w:type="dxa"/>
          </w:tcPr>
          <w:p w:rsidR="00132599" w:rsidRPr="00AD6D65" w:rsidRDefault="00132599">
            <w:pPr>
              <w:rPr>
                <w:rFonts w:cstheme="minorHAnsi"/>
                <w:b w:val="0"/>
                <w:bCs w:val="0"/>
                <w:sz w:val="24"/>
                <w:szCs w:val="24"/>
              </w:rPr>
              <w:pPrChange w:id="35" w:author="Brian Cullinan" w:date="2013-04-10T15:55:00Z">
                <w:pPr>
                  <w:spacing w:after="200" w:line="276" w:lineRule="auto"/>
                </w:pPr>
              </w:pPrChange>
            </w:pPr>
            <w:r w:rsidRPr="00AD6D65">
              <w:rPr>
                <w:rFonts w:cstheme="minorHAnsi"/>
                <w:sz w:val="24"/>
                <w:szCs w:val="24"/>
              </w:rPr>
              <w:t xml:space="preserve">      Form</w:t>
            </w:r>
            <w:ins w:id="36" w:author="Brian Cullinan" w:date="2013-04-10T15:55:00Z">
              <w:r w:rsidR="00C3346C">
                <w:rPr>
                  <w:rFonts w:cstheme="minorHAnsi"/>
                  <w:sz w:val="24"/>
                  <w:szCs w:val="24"/>
                </w:rPr>
                <w:t>1_3</w:t>
              </w:r>
            </w:ins>
            <w:del w:id="37" w:author="Brian Cullinan" w:date="2013-04-10T15:55:00Z">
              <w:r w:rsidRPr="00AD6D65" w:rsidDel="00C3346C">
                <w:rPr>
                  <w:rFonts w:cstheme="minorHAnsi"/>
                  <w:sz w:val="24"/>
                  <w:szCs w:val="24"/>
                </w:rPr>
                <w:delText xml:space="preserve"> (3)</w:delText>
              </w:r>
            </w:del>
          </w:p>
        </w:tc>
      </w:tr>
      <w:tr w:rsidR="00132599" w:rsidRPr="00AD6D65" w:rsidTr="00132599">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132599" w:rsidRPr="00AD6D65" w:rsidRDefault="00132599">
            <w:pPr>
              <w:rPr>
                <w:rFonts w:cstheme="minorHAnsi"/>
                <w:b w:val="0"/>
                <w:bCs w:val="0"/>
                <w:sz w:val="24"/>
                <w:szCs w:val="24"/>
              </w:rPr>
              <w:pPrChange w:id="38" w:author="Brian Cullinan" w:date="2013-04-10T15:55:00Z">
                <w:pPr>
                  <w:spacing w:after="200" w:line="276" w:lineRule="auto"/>
                </w:pPr>
              </w:pPrChange>
            </w:pPr>
            <w:r w:rsidRPr="00AD6D65">
              <w:rPr>
                <w:rFonts w:cstheme="minorHAnsi"/>
                <w:sz w:val="24"/>
                <w:szCs w:val="24"/>
              </w:rPr>
              <w:t xml:space="preserve">      Form</w:t>
            </w:r>
            <w:ins w:id="39" w:author="Brian Cullinan" w:date="2013-04-10T15:55:00Z">
              <w:r w:rsidR="00C3346C">
                <w:rPr>
                  <w:rFonts w:cstheme="minorHAnsi"/>
                  <w:sz w:val="24"/>
                  <w:szCs w:val="24"/>
                </w:rPr>
                <w:t>1_</w:t>
              </w:r>
            </w:ins>
            <w:del w:id="40" w:author="Brian Cullinan" w:date="2013-04-10T15:55:00Z">
              <w:r w:rsidRPr="00AD6D65" w:rsidDel="00C3346C">
                <w:rPr>
                  <w:rFonts w:cstheme="minorHAnsi"/>
                  <w:sz w:val="24"/>
                  <w:szCs w:val="24"/>
                </w:rPr>
                <w:delText xml:space="preserve"> (</w:delText>
              </w:r>
            </w:del>
            <w:r w:rsidRPr="00AD6D65">
              <w:rPr>
                <w:rFonts w:cstheme="minorHAnsi"/>
                <w:sz w:val="24"/>
                <w:szCs w:val="24"/>
              </w:rPr>
              <w:t>4</w:t>
            </w:r>
            <w:del w:id="41" w:author="Brian Cullinan" w:date="2013-04-10T15:55:00Z">
              <w:r w:rsidRPr="00AD6D65" w:rsidDel="00C3346C">
                <w:rPr>
                  <w:rFonts w:cstheme="minorHAnsi"/>
                  <w:sz w:val="24"/>
                  <w:szCs w:val="24"/>
                </w:rPr>
                <w:delText>)</w:delText>
              </w:r>
            </w:del>
          </w:p>
        </w:tc>
      </w:tr>
      <w:tr w:rsidR="00132599" w:rsidRPr="00AD6D65" w:rsidTr="00132599">
        <w:trPr>
          <w:trHeight w:val="267"/>
          <w:jc w:val="center"/>
        </w:trPr>
        <w:tc>
          <w:tcPr>
            <w:cnfStyle w:val="001000000000" w:firstRow="0" w:lastRow="0" w:firstColumn="1" w:lastColumn="0" w:oddVBand="0" w:evenVBand="0" w:oddHBand="0" w:evenHBand="0" w:firstRowFirstColumn="0" w:firstRowLastColumn="0" w:lastRowFirstColumn="0" w:lastRowLastColumn="0"/>
            <w:tcW w:w="5916" w:type="dxa"/>
          </w:tcPr>
          <w:p w:rsidR="00132599" w:rsidRPr="00AD6D65" w:rsidRDefault="00132599" w:rsidP="00DC3155">
            <w:pPr>
              <w:rPr>
                <w:rFonts w:cstheme="minorHAnsi"/>
                <w:b w:val="0"/>
                <w:sz w:val="24"/>
                <w:szCs w:val="24"/>
              </w:rPr>
            </w:pPr>
            <w:r w:rsidRPr="00AD6D65">
              <w:rPr>
                <w:rFonts w:cstheme="minorHAnsi"/>
                <w:sz w:val="24"/>
                <w:szCs w:val="24"/>
              </w:rPr>
              <w:t>Form 2</w:t>
            </w:r>
          </w:p>
        </w:tc>
      </w:tr>
      <w:tr w:rsidR="00132599" w:rsidRPr="00AD6D65" w:rsidTr="00132599">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132599" w:rsidRPr="00AD6D65" w:rsidRDefault="00132599" w:rsidP="00DC3155">
            <w:pPr>
              <w:rPr>
                <w:rFonts w:cstheme="minorHAnsi"/>
                <w:b w:val="0"/>
                <w:sz w:val="24"/>
                <w:szCs w:val="24"/>
              </w:rPr>
            </w:pPr>
            <w:r w:rsidRPr="00AD6D65">
              <w:rPr>
                <w:rFonts w:cstheme="minorHAnsi"/>
                <w:sz w:val="24"/>
                <w:szCs w:val="24"/>
              </w:rPr>
              <w:t>Form 2 Prime</w:t>
            </w:r>
          </w:p>
        </w:tc>
      </w:tr>
      <w:tr w:rsidR="00132599" w:rsidRPr="00AD6D65" w:rsidTr="00132599">
        <w:trPr>
          <w:trHeight w:val="251"/>
          <w:jc w:val="center"/>
        </w:trPr>
        <w:tc>
          <w:tcPr>
            <w:cnfStyle w:val="001000000000" w:firstRow="0" w:lastRow="0" w:firstColumn="1" w:lastColumn="0" w:oddVBand="0" w:evenVBand="0" w:oddHBand="0" w:evenHBand="0" w:firstRowFirstColumn="0" w:firstRowLastColumn="0" w:lastRowFirstColumn="0" w:lastRowLastColumn="0"/>
            <w:tcW w:w="5916" w:type="dxa"/>
          </w:tcPr>
          <w:p w:rsidR="00132599" w:rsidRPr="00AD6D65" w:rsidRDefault="00132599" w:rsidP="00DC3155">
            <w:pPr>
              <w:rPr>
                <w:rFonts w:cstheme="minorHAnsi"/>
                <w:b w:val="0"/>
                <w:sz w:val="24"/>
                <w:szCs w:val="24"/>
              </w:rPr>
            </w:pPr>
            <w:r w:rsidRPr="00AD6D65">
              <w:rPr>
                <w:rFonts w:cstheme="minorHAnsi"/>
                <w:sz w:val="24"/>
                <w:szCs w:val="24"/>
              </w:rPr>
              <w:t>NS Integer</w:t>
            </w:r>
          </w:p>
        </w:tc>
      </w:tr>
      <w:tr w:rsidR="00132599" w:rsidRPr="00AD6D65" w:rsidTr="00132599">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132599" w:rsidRPr="00AD6D65" w:rsidRDefault="00132599" w:rsidP="00DC3155">
            <w:pPr>
              <w:rPr>
                <w:rFonts w:cstheme="minorHAnsi"/>
                <w:b w:val="0"/>
                <w:sz w:val="24"/>
                <w:szCs w:val="24"/>
              </w:rPr>
            </w:pPr>
            <w:r w:rsidRPr="00AD6D65">
              <w:rPr>
                <w:rFonts w:cstheme="minorHAnsi"/>
                <w:sz w:val="24"/>
                <w:szCs w:val="24"/>
              </w:rPr>
              <w:t>Normalized Area</w:t>
            </w:r>
          </w:p>
        </w:tc>
      </w:tr>
      <w:tr w:rsidR="00132599" w:rsidRPr="00AD6D65" w:rsidTr="00132599">
        <w:trPr>
          <w:trHeight w:val="267"/>
          <w:jc w:val="center"/>
        </w:trPr>
        <w:tc>
          <w:tcPr>
            <w:cnfStyle w:val="001000000000" w:firstRow="0" w:lastRow="0" w:firstColumn="1" w:lastColumn="0" w:oddVBand="0" w:evenVBand="0" w:oddHBand="0" w:evenHBand="0" w:firstRowFirstColumn="0" w:firstRowLastColumn="0" w:lastRowFirstColumn="0" w:lastRowLastColumn="0"/>
            <w:tcW w:w="5916" w:type="dxa"/>
          </w:tcPr>
          <w:p w:rsidR="00132599" w:rsidRPr="00AD6D65" w:rsidRDefault="00132599" w:rsidP="00DC3155">
            <w:pPr>
              <w:rPr>
                <w:rFonts w:cstheme="minorHAnsi"/>
                <w:b w:val="0"/>
                <w:sz w:val="24"/>
                <w:szCs w:val="24"/>
              </w:rPr>
            </w:pPr>
            <w:r w:rsidRPr="00AD6D65">
              <w:rPr>
                <w:rFonts w:cstheme="minorHAnsi"/>
                <w:sz w:val="24"/>
                <w:szCs w:val="24"/>
              </w:rPr>
              <w:t>Ring Intensity</w:t>
            </w:r>
          </w:p>
        </w:tc>
      </w:tr>
      <w:tr w:rsidR="00132599" w:rsidRPr="00AD6D65" w:rsidTr="00132599">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132599" w:rsidRPr="00AD6D65" w:rsidRDefault="00132599" w:rsidP="00DC3155">
            <w:pPr>
              <w:rPr>
                <w:rFonts w:cstheme="minorHAnsi"/>
                <w:b w:val="0"/>
                <w:sz w:val="24"/>
                <w:szCs w:val="24"/>
              </w:rPr>
            </w:pPr>
            <w:r w:rsidRPr="00AD6D65">
              <w:rPr>
                <w:rFonts w:cstheme="minorHAnsi"/>
                <w:sz w:val="24"/>
                <w:szCs w:val="24"/>
              </w:rPr>
              <w:t>Ring Thickness</w:t>
            </w:r>
          </w:p>
        </w:tc>
      </w:tr>
      <w:tr w:rsidR="00132599" w:rsidRPr="00AD6D65" w:rsidTr="00132599">
        <w:trPr>
          <w:trHeight w:val="285"/>
          <w:jc w:val="center"/>
        </w:trPr>
        <w:tc>
          <w:tcPr>
            <w:cnfStyle w:val="001000000000" w:firstRow="0" w:lastRow="0" w:firstColumn="1" w:lastColumn="0" w:oddVBand="0" w:evenVBand="0" w:oddHBand="0" w:evenHBand="0" w:firstRowFirstColumn="0" w:firstRowLastColumn="0" w:lastRowFirstColumn="0" w:lastRowLastColumn="0"/>
            <w:tcW w:w="5916" w:type="dxa"/>
          </w:tcPr>
          <w:p w:rsidR="00132599" w:rsidRPr="00AD6D65" w:rsidRDefault="00132599" w:rsidP="00132599">
            <w:pPr>
              <w:rPr>
                <w:rFonts w:cstheme="minorHAnsi"/>
                <w:b w:val="0"/>
                <w:sz w:val="24"/>
                <w:szCs w:val="24"/>
              </w:rPr>
            </w:pPr>
            <w:r w:rsidRPr="00AD6D65">
              <w:rPr>
                <w:rFonts w:cstheme="minorHAnsi"/>
                <w:sz w:val="24"/>
                <w:szCs w:val="24"/>
              </w:rPr>
              <w:t>Sector Area</w:t>
            </w:r>
          </w:p>
        </w:tc>
      </w:tr>
    </w:tbl>
    <w:p w:rsidR="00132599" w:rsidRPr="00AD6D65" w:rsidRDefault="00132599">
      <w:pPr>
        <w:rPr>
          <w:rFonts w:cstheme="minorHAnsi"/>
          <w:sz w:val="24"/>
          <w:szCs w:val="24"/>
        </w:rPr>
      </w:pPr>
    </w:p>
    <w:p w:rsidR="00132599" w:rsidRPr="00AD6D65" w:rsidRDefault="00132599">
      <w:pPr>
        <w:rPr>
          <w:rFonts w:cstheme="minorHAnsi"/>
          <w:sz w:val="24"/>
          <w:szCs w:val="24"/>
        </w:rPr>
      </w:pPr>
      <w:r w:rsidRPr="00AD6D65">
        <w:rPr>
          <w:rFonts w:cstheme="minorHAnsi"/>
          <w:sz w:val="24"/>
          <w:szCs w:val="24"/>
        </w:rPr>
        <w:t xml:space="preserve">A detailed description of each of the coefficients </w:t>
      </w:r>
      <w:r w:rsidR="001A3747" w:rsidRPr="00AD6D65">
        <w:rPr>
          <w:rFonts w:cstheme="minorHAnsi"/>
          <w:sz w:val="24"/>
          <w:szCs w:val="24"/>
        </w:rPr>
        <w:t xml:space="preserve">and the manner in which they are calculated is contained </w:t>
      </w:r>
      <w:r w:rsidR="00056B5A" w:rsidRPr="00AD6D65">
        <w:rPr>
          <w:rFonts w:cstheme="minorHAnsi"/>
          <w:sz w:val="24"/>
          <w:szCs w:val="24"/>
        </w:rPr>
        <w:t>below:</w:t>
      </w:r>
    </w:p>
    <w:p w:rsidR="00056B5A" w:rsidRPr="00AD6D65" w:rsidRDefault="00056B5A" w:rsidP="00056B5A">
      <w:pPr>
        <w:pStyle w:val="ListParagraph"/>
        <w:rPr>
          <w:rFonts w:asciiTheme="minorHAnsi" w:hAnsiTheme="minorHAnsi" w:cstheme="minorHAnsi"/>
          <w:sz w:val="24"/>
          <w:szCs w:val="24"/>
        </w:rPr>
      </w:pPr>
      <w:r w:rsidRPr="00AD6D65">
        <w:rPr>
          <w:rFonts w:asciiTheme="minorHAnsi" w:hAnsiTheme="minorHAnsi" w:cstheme="minorHAnsi"/>
          <w:b/>
          <w:bCs/>
          <w:i/>
          <w:iCs/>
          <w:sz w:val="24"/>
          <w:szCs w:val="24"/>
        </w:rPr>
        <w:t>Sector Area</w:t>
      </w:r>
      <w:r w:rsidRPr="00AD6D65">
        <w:rPr>
          <w:rFonts w:asciiTheme="minorHAnsi" w:hAnsiTheme="minorHAnsi" w:cstheme="minorHAnsi"/>
          <w:sz w:val="24"/>
          <w:szCs w:val="24"/>
        </w:rPr>
        <w:t xml:space="preserve"> - The area is the number of pixels that have intensity greater than a specified noise level within a given sector. The pixels contained in the sector are determined by selecting all pixels inside the ellipse that are contained within a certain angle segment corresponding to this sector.</w:t>
      </w:r>
    </w:p>
    <w:p w:rsidR="00056B5A" w:rsidRPr="00AD6D65" w:rsidRDefault="00056B5A" w:rsidP="00056B5A">
      <w:pPr>
        <w:pStyle w:val="ListParagraph"/>
        <w:rPr>
          <w:rFonts w:asciiTheme="minorHAnsi" w:hAnsiTheme="minorHAnsi" w:cstheme="minorHAnsi"/>
          <w:sz w:val="24"/>
          <w:szCs w:val="24"/>
        </w:rPr>
      </w:pPr>
      <w:r w:rsidRPr="00AD6D65">
        <w:rPr>
          <w:rFonts w:asciiTheme="minorHAnsi" w:hAnsiTheme="minorHAnsi" w:cstheme="minorHAnsi"/>
          <w:b/>
          <w:bCs/>
          <w:i/>
          <w:iCs/>
          <w:sz w:val="24"/>
          <w:szCs w:val="24"/>
        </w:rPr>
        <w:t>Normalized Area</w:t>
      </w:r>
      <w:r w:rsidRPr="00AD6D65">
        <w:rPr>
          <w:rFonts w:asciiTheme="minorHAnsi" w:hAnsiTheme="minorHAnsi" w:cstheme="minorHAnsi"/>
          <w:sz w:val="24"/>
          <w:szCs w:val="24"/>
        </w:rPr>
        <w:t xml:space="preserve"> – This is the area value determined above, that is then normalized for the size of the sector that it represents. The normalization process is given by the formula:</w:t>
      </w:r>
    </w:p>
    <w:p w:rsidR="00056B5A" w:rsidRPr="00AD6D65" w:rsidRDefault="00056B5A" w:rsidP="00056B5A">
      <w:pPr>
        <w:pStyle w:val="ListParagraph"/>
        <w:ind w:left="1440"/>
        <w:rPr>
          <w:rFonts w:asciiTheme="minorHAnsi" w:hAnsiTheme="minorHAnsi" w:cstheme="minorHAnsi"/>
          <w:sz w:val="24"/>
          <w:szCs w:val="24"/>
        </w:rPr>
      </w:pPr>
      <w:r w:rsidRPr="00AD6D65">
        <w:rPr>
          <w:rFonts w:asciiTheme="minorHAnsi" w:hAnsiTheme="minorHAnsi" w:cstheme="minorHAnsi"/>
          <w:sz w:val="24"/>
          <w:szCs w:val="24"/>
        </w:rPr>
        <w:t>Area Value * ((360 / #of Sectors)/ Angle of the sector)</w:t>
      </w:r>
    </w:p>
    <w:p w:rsidR="00056B5A" w:rsidRPr="00AD6D65" w:rsidRDefault="00056B5A" w:rsidP="00056B5A">
      <w:pPr>
        <w:pStyle w:val="ListParagraph"/>
        <w:rPr>
          <w:rFonts w:asciiTheme="minorHAnsi" w:hAnsiTheme="minorHAnsi" w:cstheme="minorHAnsi"/>
          <w:sz w:val="24"/>
          <w:szCs w:val="24"/>
        </w:rPr>
      </w:pPr>
      <w:r w:rsidRPr="00AD6D65">
        <w:rPr>
          <w:rFonts w:asciiTheme="minorHAnsi" w:hAnsiTheme="minorHAnsi" w:cstheme="minorHAnsi"/>
          <w:b/>
          <w:bCs/>
          <w:i/>
          <w:iCs/>
          <w:sz w:val="24"/>
          <w:szCs w:val="24"/>
        </w:rPr>
        <w:t>Average Intensity</w:t>
      </w:r>
      <w:r w:rsidRPr="00AD6D65">
        <w:rPr>
          <w:rFonts w:asciiTheme="minorHAnsi" w:hAnsiTheme="minorHAnsi" w:cstheme="minorHAnsi"/>
          <w:sz w:val="24"/>
          <w:szCs w:val="24"/>
        </w:rPr>
        <w:t xml:space="preserve"> - The Average Intensity per sector is computed by dividing the sum of intensities of all pixels in the sector area by the number of pixels in the sector area.</w:t>
      </w:r>
    </w:p>
    <w:p w:rsidR="00003D96" w:rsidRPr="00AD6D65" w:rsidRDefault="00003D96" w:rsidP="00056B5A">
      <w:pPr>
        <w:pStyle w:val="ListParagraph"/>
        <w:rPr>
          <w:rFonts w:asciiTheme="minorHAnsi" w:hAnsiTheme="minorHAnsi" w:cstheme="minorHAnsi"/>
          <w:sz w:val="24"/>
          <w:szCs w:val="24"/>
        </w:rPr>
      </w:pPr>
      <w:r w:rsidRPr="00AD6D65">
        <w:rPr>
          <w:rFonts w:asciiTheme="minorHAnsi" w:hAnsiTheme="minorHAnsi" w:cstheme="minorHAnsi"/>
          <w:b/>
          <w:bCs/>
          <w:i/>
          <w:iCs/>
          <w:sz w:val="24"/>
          <w:szCs w:val="24"/>
        </w:rPr>
        <w:t xml:space="preserve">Average </w:t>
      </w:r>
      <w:proofErr w:type="gramStart"/>
      <w:r w:rsidRPr="00AD6D65">
        <w:rPr>
          <w:rFonts w:asciiTheme="minorHAnsi" w:hAnsiTheme="minorHAnsi" w:cstheme="minorHAnsi"/>
          <w:b/>
          <w:bCs/>
          <w:i/>
          <w:iCs/>
          <w:sz w:val="24"/>
          <w:szCs w:val="24"/>
        </w:rPr>
        <w:t>Intensity[</w:t>
      </w:r>
      <w:proofErr w:type="gramEnd"/>
      <w:r w:rsidRPr="00AD6D65">
        <w:rPr>
          <w:rFonts w:asciiTheme="minorHAnsi" w:hAnsiTheme="minorHAnsi" w:cstheme="minorHAnsi"/>
          <w:b/>
          <w:bCs/>
          <w:i/>
          <w:iCs/>
          <w:sz w:val="24"/>
          <w:szCs w:val="24"/>
        </w:rPr>
        <w:t>1</w:t>
      </w:r>
      <w:r w:rsidRPr="00AD6D65">
        <w:rPr>
          <w:rFonts w:asciiTheme="minorHAnsi" w:hAnsiTheme="minorHAnsi" w:cstheme="minorHAnsi"/>
          <w:b/>
          <w:i/>
          <w:sz w:val="24"/>
          <w:szCs w:val="24"/>
        </w:rPr>
        <w:t>..4]</w:t>
      </w:r>
      <w:r w:rsidRPr="00AD6D65">
        <w:rPr>
          <w:rFonts w:asciiTheme="minorHAnsi" w:hAnsiTheme="minorHAnsi" w:cstheme="minorHAnsi"/>
          <w:sz w:val="24"/>
          <w:szCs w:val="24"/>
        </w:rPr>
        <w:t xml:space="preserve"> – These are sub measurements of AI, using a ring segmentation process. The complete sector (pie slice) is broken down into 4 equal size segments and the AI measurement is made for each. AI1 is closest to the inner ring and AI4 is the furthest.</w:t>
      </w:r>
    </w:p>
    <w:p w:rsidR="00056B5A" w:rsidRPr="00AD6D65" w:rsidRDefault="00056B5A" w:rsidP="00056B5A">
      <w:pPr>
        <w:pStyle w:val="ListParagraph"/>
        <w:rPr>
          <w:rFonts w:asciiTheme="minorHAnsi" w:hAnsiTheme="minorHAnsi" w:cstheme="minorHAnsi"/>
          <w:sz w:val="24"/>
          <w:szCs w:val="24"/>
        </w:rPr>
      </w:pPr>
      <w:r w:rsidRPr="00AD6D65">
        <w:rPr>
          <w:rFonts w:asciiTheme="minorHAnsi" w:hAnsiTheme="minorHAnsi" w:cstheme="minorHAnsi"/>
          <w:b/>
          <w:bCs/>
          <w:i/>
          <w:iCs/>
          <w:sz w:val="24"/>
          <w:szCs w:val="24"/>
        </w:rPr>
        <w:t>Entropy</w:t>
      </w:r>
      <w:r w:rsidRPr="00AD6D65">
        <w:rPr>
          <w:rFonts w:asciiTheme="minorHAnsi" w:hAnsiTheme="minorHAnsi" w:cstheme="minorHAnsi"/>
          <w:sz w:val="24"/>
          <w:szCs w:val="24"/>
        </w:rPr>
        <w:t xml:space="preserve"> - The Entropy of each sector is computed by first computing the standard Shannon Entropy along each profile. The profiles are created in the following manner:</w:t>
      </w:r>
    </w:p>
    <w:p w:rsidR="00056B5A" w:rsidRPr="00AD6D65" w:rsidRDefault="00056B5A" w:rsidP="00056B5A">
      <w:pPr>
        <w:pStyle w:val="BodyText"/>
        <w:ind w:left="1440"/>
        <w:rPr>
          <w:rFonts w:asciiTheme="minorHAnsi" w:hAnsiTheme="minorHAnsi" w:cstheme="minorHAnsi"/>
          <w:sz w:val="24"/>
          <w:szCs w:val="24"/>
        </w:rPr>
      </w:pPr>
      <w:r w:rsidRPr="00AD6D65">
        <w:rPr>
          <w:rFonts w:asciiTheme="minorHAnsi" w:hAnsiTheme="minorHAnsi" w:cstheme="minorHAnsi"/>
          <w:sz w:val="24"/>
          <w:szCs w:val="24"/>
        </w:rPr>
        <w:t>The image is traversed radially in a clockwise manner with the center point of the ellipse serving as midpoint. This is done in steps of 1/4 of an angular degree. For each of the resulting 360x4 = 1440 angles, an image profile is computed by choosing the pixels from the active area that intersect with a ray at one of the 1440 angles and centered at the ellipse midpoint.</w:t>
      </w:r>
    </w:p>
    <w:p w:rsidR="00056B5A" w:rsidRPr="00AD6D65" w:rsidRDefault="00056B5A" w:rsidP="00056B5A">
      <w:pPr>
        <w:pStyle w:val="ListParagraph"/>
        <w:ind w:left="1440"/>
        <w:rPr>
          <w:rFonts w:asciiTheme="minorHAnsi" w:hAnsiTheme="minorHAnsi" w:cstheme="minorHAnsi"/>
          <w:sz w:val="24"/>
          <w:szCs w:val="24"/>
        </w:rPr>
      </w:pPr>
      <w:r w:rsidRPr="00AD6D65">
        <w:rPr>
          <w:rFonts w:asciiTheme="minorHAnsi" w:hAnsiTheme="minorHAnsi" w:cstheme="minorHAnsi"/>
          <w:sz w:val="24"/>
          <w:szCs w:val="24"/>
        </w:rPr>
        <w:t>The final value is determined by calculating the entropy of each profile within a sector and then averaging the result across all profiles within the sector.</w:t>
      </w:r>
    </w:p>
    <w:p w:rsidR="00056B5A" w:rsidRPr="00AD6D65" w:rsidRDefault="00056B5A" w:rsidP="00056B5A">
      <w:pPr>
        <w:pStyle w:val="ListParagraph"/>
        <w:rPr>
          <w:rFonts w:asciiTheme="minorHAnsi" w:hAnsiTheme="minorHAnsi" w:cstheme="minorHAnsi"/>
          <w:sz w:val="24"/>
          <w:szCs w:val="24"/>
        </w:rPr>
      </w:pPr>
      <w:r w:rsidRPr="00AD6D65">
        <w:rPr>
          <w:rFonts w:asciiTheme="minorHAnsi" w:hAnsiTheme="minorHAnsi" w:cstheme="minorHAnsi"/>
          <w:b/>
          <w:bCs/>
          <w:i/>
          <w:iCs/>
          <w:sz w:val="24"/>
          <w:szCs w:val="24"/>
        </w:rPr>
        <w:t>Form</w:t>
      </w:r>
      <w:r w:rsidRPr="00AD6D65">
        <w:rPr>
          <w:rFonts w:asciiTheme="minorHAnsi" w:hAnsiTheme="minorHAnsi" w:cstheme="minorHAnsi"/>
          <w:sz w:val="24"/>
          <w:szCs w:val="24"/>
        </w:rPr>
        <w:t xml:space="preserve"> - After having determined the active area of the finger image as described above, the image is traversed radially in a clockwise manner with the center point of the ellipse serving as midpoint. This is done in steps of 1/4 of an angular degree. For each of the resulting 360x4 = 1440 angles, an image profile is computed by choosing the pixels from the active area that intersect with a ray at one of the 1440 angles and centered at the ellipse midpoint. Furthermore, the active image area is divided into three concentric rings. The form value for each sector consists of three coefficients, one for each of the three rings. Each such coefficient is a weighted sum of three different coefficients C1</w:t>
      </w:r>
      <w:proofErr w:type="gramStart"/>
      <w:r w:rsidRPr="00AD6D65">
        <w:rPr>
          <w:rFonts w:asciiTheme="minorHAnsi" w:hAnsiTheme="minorHAnsi" w:cstheme="minorHAnsi"/>
          <w:sz w:val="24"/>
          <w:szCs w:val="24"/>
        </w:rPr>
        <w:t>,C2,C3</w:t>
      </w:r>
      <w:proofErr w:type="gramEnd"/>
      <w:r w:rsidRPr="00AD6D65">
        <w:rPr>
          <w:rFonts w:asciiTheme="minorHAnsi" w:hAnsiTheme="minorHAnsi" w:cstheme="minorHAnsi"/>
          <w:sz w:val="24"/>
          <w:szCs w:val="24"/>
        </w:rPr>
        <w:t xml:space="preserve">. </w:t>
      </w:r>
    </w:p>
    <w:p w:rsidR="00056B5A" w:rsidRPr="00AD6D65" w:rsidRDefault="00056B5A" w:rsidP="001A6842">
      <w:pPr>
        <w:pStyle w:val="BodyText"/>
        <w:ind w:left="1440"/>
        <w:rPr>
          <w:rFonts w:asciiTheme="minorHAnsi" w:hAnsiTheme="minorHAnsi" w:cstheme="minorHAnsi"/>
          <w:sz w:val="24"/>
          <w:szCs w:val="24"/>
        </w:rPr>
      </w:pPr>
      <w:r w:rsidRPr="00AD6D65">
        <w:rPr>
          <w:rFonts w:asciiTheme="minorHAnsi" w:hAnsiTheme="minorHAnsi" w:cstheme="minorHAnsi"/>
          <w:sz w:val="24"/>
          <w:szCs w:val="24"/>
        </w:rPr>
        <w:t>The coefficient C1, the derivative coefficient, measures the amount of change in pixel intensity along each profile within a given ring. Amount of change is quantified by computing the derivative of the aforementioned profile.</w:t>
      </w:r>
    </w:p>
    <w:p w:rsidR="00056B5A" w:rsidRPr="00AD6D65" w:rsidRDefault="00056B5A" w:rsidP="001A6842">
      <w:pPr>
        <w:pStyle w:val="BodyText"/>
        <w:ind w:left="1440"/>
        <w:rPr>
          <w:rFonts w:asciiTheme="minorHAnsi" w:hAnsiTheme="minorHAnsi" w:cstheme="minorHAnsi"/>
          <w:sz w:val="24"/>
          <w:szCs w:val="24"/>
        </w:rPr>
      </w:pPr>
      <w:r w:rsidRPr="00AD6D65">
        <w:rPr>
          <w:rFonts w:asciiTheme="minorHAnsi" w:hAnsiTheme="minorHAnsi" w:cstheme="minorHAnsi"/>
          <w:sz w:val="24"/>
          <w:szCs w:val="24"/>
        </w:rPr>
        <w:t>The coefficient C2 measures whether there is a gap in the inner finger image contour and assigns a value corresponding to the size of such a gap.</w:t>
      </w:r>
    </w:p>
    <w:p w:rsidR="00056B5A" w:rsidRPr="00AD6D65" w:rsidRDefault="00056B5A" w:rsidP="001A6842">
      <w:pPr>
        <w:pStyle w:val="ListParagraph"/>
        <w:ind w:left="1440"/>
        <w:rPr>
          <w:rFonts w:asciiTheme="minorHAnsi" w:hAnsiTheme="minorHAnsi" w:cstheme="minorHAnsi"/>
          <w:sz w:val="24"/>
          <w:szCs w:val="24"/>
        </w:rPr>
      </w:pPr>
      <w:r w:rsidRPr="00AD6D65">
        <w:rPr>
          <w:rFonts w:asciiTheme="minorHAnsi" w:hAnsiTheme="minorHAnsi" w:cstheme="minorHAnsi"/>
          <w:sz w:val="24"/>
          <w:szCs w:val="24"/>
        </w:rPr>
        <w:t>The coefficient C3 measures whether there is an abrupt break (sudden drop in pixel intensity) along the profiles. For robustness against noise, several profiles are analyzed simultaneously for the presence of a break.</w:t>
      </w:r>
    </w:p>
    <w:p w:rsidR="00003D96" w:rsidRPr="00AD6D65" w:rsidRDefault="00003D96" w:rsidP="00003D96">
      <w:pPr>
        <w:ind w:left="720" w:hanging="720"/>
        <w:rPr>
          <w:rFonts w:cstheme="minorHAnsi"/>
          <w:sz w:val="24"/>
          <w:szCs w:val="24"/>
        </w:rPr>
      </w:pPr>
      <w:r w:rsidRPr="00AD6D65">
        <w:rPr>
          <w:rFonts w:cstheme="minorHAnsi"/>
          <w:sz w:val="24"/>
          <w:szCs w:val="24"/>
        </w:rPr>
        <w:tab/>
      </w:r>
      <w:proofErr w:type="gramStart"/>
      <w:r w:rsidRPr="00AD6D65">
        <w:rPr>
          <w:rFonts w:cstheme="minorHAnsi"/>
          <w:b/>
          <w:i/>
          <w:sz w:val="24"/>
          <w:szCs w:val="24"/>
        </w:rPr>
        <w:t>Form[</w:t>
      </w:r>
      <w:proofErr w:type="gramEnd"/>
      <w:r w:rsidRPr="00AD6D65">
        <w:rPr>
          <w:rFonts w:cstheme="minorHAnsi"/>
          <w:b/>
          <w:i/>
          <w:sz w:val="24"/>
          <w:szCs w:val="24"/>
        </w:rPr>
        <w:t>1..4]</w:t>
      </w:r>
      <w:r w:rsidRPr="00AD6D65">
        <w:rPr>
          <w:rFonts w:cstheme="minorHAnsi"/>
          <w:sz w:val="24"/>
          <w:szCs w:val="24"/>
        </w:rPr>
        <w:t xml:space="preserve"> - These are sub measurements of Form, using a ring segmentation process. The c</w:t>
      </w:r>
      <w:bookmarkStart w:id="42" w:name="_GoBack"/>
      <w:bookmarkEnd w:id="42"/>
      <w:r w:rsidRPr="00AD6D65">
        <w:rPr>
          <w:rFonts w:cstheme="minorHAnsi"/>
          <w:sz w:val="24"/>
          <w:szCs w:val="24"/>
        </w:rPr>
        <w:t xml:space="preserve">omplete sector (pie slice) is broken down into 4 equal size segments and the </w:t>
      </w:r>
      <w:del w:id="43" w:author="Brian Cullinan" w:date="2013-04-11T13:54:00Z">
        <w:r w:rsidRPr="00AD6D65" w:rsidDel="00FE502F">
          <w:rPr>
            <w:rFonts w:cstheme="minorHAnsi"/>
            <w:sz w:val="24"/>
            <w:szCs w:val="24"/>
          </w:rPr>
          <w:delText xml:space="preserve">AI </w:delText>
        </w:r>
      </w:del>
      <w:ins w:id="44" w:author="Brian Cullinan" w:date="2013-04-11T13:54:00Z">
        <w:r w:rsidR="00FE502F">
          <w:rPr>
            <w:rFonts w:cstheme="minorHAnsi"/>
            <w:sz w:val="24"/>
            <w:szCs w:val="24"/>
          </w:rPr>
          <w:t>Form</w:t>
        </w:r>
        <w:r w:rsidR="00FE502F" w:rsidRPr="00AD6D65">
          <w:rPr>
            <w:rFonts w:cstheme="minorHAnsi"/>
            <w:sz w:val="24"/>
            <w:szCs w:val="24"/>
          </w:rPr>
          <w:t xml:space="preserve"> </w:t>
        </w:r>
      </w:ins>
      <w:r w:rsidRPr="00AD6D65">
        <w:rPr>
          <w:rFonts w:cstheme="minorHAnsi"/>
          <w:sz w:val="24"/>
          <w:szCs w:val="24"/>
        </w:rPr>
        <w:t>measurement is made for each. Form1 is closest to the inner ring and Form4 is the furthest.</w:t>
      </w:r>
    </w:p>
    <w:p w:rsidR="00056B5A" w:rsidRPr="00AD6D65" w:rsidRDefault="00056B5A" w:rsidP="00056B5A">
      <w:pPr>
        <w:pStyle w:val="ListParagraph"/>
        <w:rPr>
          <w:rFonts w:asciiTheme="minorHAnsi" w:hAnsiTheme="minorHAnsi" w:cstheme="minorHAnsi"/>
          <w:sz w:val="24"/>
          <w:szCs w:val="24"/>
        </w:rPr>
      </w:pPr>
      <w:r w:rsidRPr="00AD6D65">
        <w:rPr>
          <w:rFonts w:asciiTheme="minorHAnsi" w:hAnsiTheme="minorHAnsi" w:cstheme="minorHAnsi"/>
          <w:b/>
          <w:bCs/>
          <w:i/>
          <w:iCs/>
          <w:sz w:val="24"/>
          <w:szCs w:val="24"/>
        </w:rPr>
        <w:t>Form2</w:t>
      </w:r>
      <w:r w:rsidRPr="00AD6D65">
        <w:rPr>
          <w:rFonts w:asciiTheme="minorHAnsi" w:hAnsiTheme="minorHAnsi" w:cstheme="minorHAnsi"/>
          <w:sz w:val="24"/>
          <w:szCs w:val="24"/>
        </w:rPr>
        <w:t xml:space="preserve"> - The Form2 value is computed by using a weighted sum of the derivative coefficients for the first and second ring described in the Form calculation.</w:t>
      </w:r>
    </w:p>
    <w:p w:rsidR="00003D96" w:rsidRPr="00AD6D65" w:rsidRDefault="00003D96" w:rsidP="00003D96">
      <w:pPr>
        <w:pStyle w:val="ListParagraph"/>
        <w:rPr>
          <w:rFonts w:asciiTheme="minorHAnsi" w:hAnsiTheme="minorHAnsi" w:cstheme="minorHAnsi"/>
          <w:sz w:val="24"/>
          <w:szCs w:val="24"/>
        </w:rPr>
      </w:pPr>
      <w:r w:rsidRPr="00AD6D65">
        <w:rPr>
          <w:rFonts w:asciiTheme="minorHAnsi" w:hAnsiTheme="minorHAnsi" w:cstheme="minorHAnsi"/>
          <w:b/>
          <w:bCs/>
          <w:i/>
          <w:iCs/>
          <w:sz w:val="24"/>
          <w:szCs w:val="24"/>
        </w:rPr>
        <w:t>Form2Prime</w:t>
      </w:r>
      <w:r w:rsidRPr="00AD6D65">
        <w:rPr>
          <w:rFonts w:asciiTheme="minorHAnsi" w:hAnsiTheme="minorHAnsi" w:cstheme="minorHAnsi"/>
          <w:sz w:val="24"/>
          <w:szCs w:val="24"/>
        </w:rPr>
        <w:t xml:space="preserve"> - The Form2Prime value is generally the same as Form2, but uses a different traversing method to obtain a measurement with a different perspective.</w:t>
      </w:r>
    </w:p>
    <w:p w:rsidR="00056B5A" w:rsidRPr="00AD6D65" w:rsidRDefault="00056B5A" w:rsidP="001A6842">
      <w:pPr>
        <w:pStyle w:val="ListParagraph"/>
        <w:rPr>
          <w:rFonts w:asciiTheme="minorHAnsi" w:hAnsiTheme="minorHAnsi" w:cstheme="minorHAnsi"/>
          <w:sz w:val="24"/>
          <w:szCs w:val="24"/>
        </w:rPr>
      </w:pPr>
      <w:r w:rsidRPr="00AD6D65">
        <w:rPr>
          <w:rFonts w:asciiTheme="minorHAnsi" w:hAnsiTheme="minorHAnsi" w:cstheme="minorHAnsi"/>
          <w:b/>
          <w:bCs/>
          <w:i/>
          <w:iCs/>
          <w:sz w:val="24"/>
          <w:szCs w:val="24"/>
        </w:rPr>
        <w:t>Break Coefficient</w:t>
      </w:r>
      <w:r w:rsidRPr="00AD6D65">
        <w:rPr>
          <w:rFonts w:asciiTheme="minorHAnsi" w:hAnsiTheme="minorHAnsi" w:cstheme="minorHAnsi"/>
          <w:sz w:val="24"/>
          <w:szCs w:val="24"/>
        </w:rPr>
        <w:t xml:space="preserve"> - The break coefficient for each sector is computed by measuring whether there is an abrupt break (sudden drop in pixel intensity) along the profiles.</w:t>
      </w:r>
      <w:r w:rsidR="001A6842" w:rsidRPr="00AD6D65">
        <w:rPr>
          <w:rFonts w:asciiTheme="minorHAnsi" w:hAnsiTheme="minorHAnsi" w:cstheme="minorHAnsi"/>
          <w:sz w:val="24"/>
          <w:szCs w:val="24"/>
        </w:rPr>
        <w:t xml:space="preserve"> </w:t>
      </w:r>
      <w:r w:rsidRPr="00AD6D65">
        <w:rPr>
          <w:rFonts w:asciiTheme="minorHAnsi" w:hAnsiTheme="minorHAnsi" w:cstheme="minorHAnsi"/>
          <w:sz w:val="24"/>
          <w:szCs w:val="24"/>
        </w:rPr>
        <w:t>For robustness against noise, several profiles are analyzed simultaneously for the presence of a break.</w:t>
      </w:r>
    </w:p>
    <w:p w:rsidR="00056B5A" w:rsidRPr="00AD6D65" w:rsidRDefault="00056B5A" w:rsidP="00056B5A">
      <w:pPr>
        <w:pStyle w:val="ListParagraph"/>
        <w:rPr>
          <w:rFonts w:asciiTheme="minorHAnsi" w:hAnsiTheme="minorHAnsi" w:cstheme="minorHAnsi"/>
          <w:sz w:val="24"/>
          <w:szCs w:val="24"/>
        </w:rPr>
      </w:pPr>
      <w:r w:rsidRPr="00AD6D65">
        <w:rPr>
          <w:rFonts w:asciiTheme="minorHAnsi" w:hAnsiTheme="minorHAnsi" w:cstheme="minorHAnsi"/>
          <w:b/>
          <w:bCs/>
          <w:i/>
          <w:iCs/>
          <w:sz w:val="24"/>
          <w:szCs w:val="24"/>
        </w:rPr>
        <w:t>Fractal</w:t>
      </w:r>
      <w:r w:rsidRPr="00AD6D65">
        <w:rPr>
          <w:rFonts w:asciiTheme="minorHAnsi" w:hAnsiTheme="minorHAnsi" w:cstheme="minorHAnsi"/>
          <w:sz w:val="24"/>
          <w:szCs w:val="24"/>
        </w:rPr>
        <w:t xml:space="preserve"> - The Fractal Dimension of the active area in a sector is computed by computing the fractal dimension (in its mathematical sense) using the standard box-counting method for a two-dimensional area.</w:t>
      </w:r>
    </w:p>
    <w:p w:rsidR="00056B5A" w:rsidRPr="00AD6D65" w:rsidRDefault="00056B5A" w:rsidP="00056B5A">
      <w:pPr>
        <w:pStyle w:val="ListParagraph"/>
        <w:ind w:left="705" w:firstLine="15"/>
        <w:rPr>
          <w:rFonts w:asciiTheme="minorHAnsi" w:hAnsiTheme="minorHAnsi" w:cstheme="minorHAnsi"/>
          <w:sz w:val="24"/>
          <w:szCs w:val="24"/>
        </w:rPr>
      </w:pPr>
      <w:r w:rsidRPr="00AD6D65">
        <w:rPr>
          <w:rFonts w:asciiTheme="minorHAnsi" w:hAnsiTheme="minorHAnsi" w:cstheme="minorHAnsi"/>
          <w:b/>
          <w:bCs/>
          <w:i/>
          <w:iCs/>
          <w:sz w:val="24"/>
          <w:szCs w:val="24"/>
        </w:rPr>
        <w:t>NS Integer</w:t>
      </w:r>
      <w:r w:rsidRPr="00AD6D65">
        <w:rPr>
          <w:rFonts w:asciiTheme="minorHAnsi" w:hAnsiTheme="minorHAnsi" w:cstheme="minorHAnsi"/>
          <w:sz w:val="24"/>
          <w:szCs w:val="24"/>
        </w:rPr>
        <w:t xml:space="preserve"> - The NS value is computed via the formula</w:t>
      </w:r>
    </w:p>
    <w:p w:rsidR="001A6842" w:rsidRPr="00AD6D65" w:rsidRDefault="00056B5A" w:rsidP="00056B5A">
      <w:pPr>
        <w:pStyle w:val="BodyText"/>
        <w:ind w:left="1440"/>
        <w:rPr>
          <w:rFonts w:asciiTheme="minorHAnsi" w:hAnsiTheme="minorHAnsi" w:cstheme="minorHAnsi"/>
          <w:sz w:val="24"/>
          <w:szCs w:val="24"/>
        </w:rPr>
      </w:pPr>
      <w:r w:rsidRPr="00AD6D65">
        <w:rPr>
          <w:rFonts w:asciiTheme="minorHAnsi" w:hAnsiTheme="minorHAnsi" w:cstheme="minorHAnsi"/>
          <w:sz w:val="24"/>
          <w:szCs w:val="24"/>
        </w:rPr>
        <w:t xml:space="preserve"> Average </w:t>
      </w:r>
      <w:proofErr w:type="gramStart"/>
      <w:r w:rsidRPr="00AD6D65">
        <w:rPr>
          <w:rFonts w:asciiTheme="minorHAnsi" w:hAnsiTheme="minorHAnsi" w:cstheme="minorHAnsi"/>
          <w:sz w:val="24"/>
          <w:szCs w:val="24"/>
        </w:rPr>
        <w:t>Intensity(</w:t>
      </w:r>
      <w:proofErr w:type="gramEnd"/>
      <w:r w:rsidRPr="00AD6D65">
        <w:rPr>
          <w:rFonts w:asciiTheme="minorHAnsi" w:hAnsiTheme="minorHAnsi" w:cstheme="minorHAnsi"/>
          <w:sz w:val="24"/>
          <w:szCs w:val="24"/>
        </w:rPr>
        <w:t>Image sector) / Aver. Int</w:t>
      </w:r>
      <w:proofErr w:type="gramStart"/>
      <w:r w:rsidRPr="00AD6D65">
        <w:rPr>
          <w:rFonts w:asciiTheme="minorHAnsi" w:hAnsiTheme="minorHAnsi" w:cstheme="minorHAnsi"/>
          <w:sz w:val="24"/>
          <w:szCs w:val="24"/>
        </w:rPr>
        <w:t>.(</w:t>
      </w:r>
      <w:proofErr w:type="gramEnd"/>
      <w:r w:rsidRPr="00AD6D65">
        <w:rPr>
          <w:rFonts w:asciiTheme="minorHAnsi" w:hAnsiTheme="minorHAnsi" w:cstheme="minorHAnsi"/>
          <w:sz w:val="24"/>
          <w:szCs w:val="24"/>
        </w:rPr>
        <w:t xml:space="preserve">Calibration sector) </w:t>
      </w:r>
    </w:p>
    <w:p w:rsidR="00056B5A" w:rsidRPr="00AD6D65" w:rsidRDefault="00056B5A" w:rsidP="00056B5A">
      <w:pPr>
        <w:pStyle w:val="BodyText"/>
        <w:ind w:left="1440"/>
        <w:rPr>
          <w:rFonts w:asciiTheme="minorHAnsi" w:hAnsiTheme="minorHAnsi" w:cstheme="minorHAnsi"/>
          <w:sz w:val="24"/>
          <w:szCs w:val="24"/>
        </w:rPr>
      </w:pPr>
      <w:proofErr w:type="gramStart"/>
      <w:r w:rsidRPr="00AD6D65">
        <w:rPr>
          <w:rFonts w:asciiTheme="minorHAnsi" w:hAnsiTheme="minorHAnsi" w:cstheme="minorHAnsi"/>
          <w:sz w:val="24"/>
          <w:szCs w:val="24"/>
        </w:rPr>
        <w:t>-------------------------------------------------------------------------------------------  -</w:t>
      </w:r>
      <w:proofErr w:type="gramEnd"/>
      <w:r w:rsidRPr="00AD6D65">
        <w:rPr>
          <w:rFonts w:asciiTheme="minorHAnsi" w:hAnsiTheme="minorHAnsi" w:cstheme="minorHAnsi"/>
          <w:sz w:val="24"/>
          <w:szCs w:val="24"/>
        </w:rPr>
        <w:t xml:space="preserve">  0.5</w:t>
      </w:r>
    </w:p>
    <w:p w:rsidR="00056B5A" w:rsidRPr="00AD6D65" w:rsidRDefault="00056B5A" w:rsidP="00056B5A">
      <w:pPr>
        <w:pStyle w:val="BodyText"/>
        <w:ind w:left="1440"/>
        <w:rPr>
          <w:rFonts w:asciiTheme="minorHAnsi" w:hAnsiTheme="minorHAnsi" w:cstheme="minorHAnsi"/>
          <w:sz w:val="24"/>
          <w:szCs w:val="24"/>
        </w:rPr>
      </w:pPr>
      <w:r w:rsidRPr="00AD6D65">
        <w:rPr>
          <w:rFonts w:asciiTheme="minorHAnsi" w:hAnsiTheme="minorHAnsi" w:cstheme="minorHAnsi"/>
          <w:sz w:val="24"/>
          <w:szCs w:val="24"/>
        </w:rPr>
        <w:t xml:space="preserve"> </w:t>
      </w:r>
      <w:r w:rsidRPr="00AD6D65">
        <w:rPr>
          <w:rFonts w:asciiTheme="minorHAnsi" w:hAnsiTheme="minorHAnsi" w:cstheme="minorHAnsi"/>
          <w:sz w:val="24"/>
          <w:szCs w:val="24"/>
        </w:rPr>
        <w:tab/>
      </w:r>
      <w:r w:rsidR="001A6842" w:rsidRPr="00AD6D65">
        <w:rPr>
          <w:rFonts w:asciiTheme="minorHAnsi" w:hAnsiTheme="minorHAnsi" w:cstheme="minorHAnsi"/>
          <w:sz w:val="24"/>
          <w:szCs w:val="24"/>
        </w:rPr>
        <w:tab/>
      </w:r>
      <w:r w:rsidR="001A6842" w:rsidRPr="00AD6D65">
        <w:rPr>
          <w:rFonts w:asciiTheme="minorHAnsi" w:hAnsiTheme="minorHAnsi" w:cstheme="minorHAnsi"/>
          <w:sz w:val="24"/>
          <w:szCs w:val="24"/>
        </w:rPr>
        <w:tab/>
      </w:r>
      <w:proofErr w:type="spellStart"/>
      <w:r w:rsidRPr="00AD6D65">
        <w:rPr>
          <w:rFonts w:asciiTheme="minorHAnsi" w:hAnsiTheme="minorHAnsi" w:cstheme="minorHAnsi"/>
          <w:sz w:val="24"/>
          <w:szCs w:val="24"/>
        </w:rPr>
        <w:t>L_Image</w:t>
      </w:r>
      <w:proofErr w:type="spellEnd"/>
      <w:r w:rsidRPr="00AD6D65">
        <w:rPr>
          <w:rFonts w:asciiTheme="minorHAnsi" w:hAnsiTheme="minorHAnsi" w:cstheme="minorHAnsi"/>
          <w:sz w:val="24"/>
          <w:szCs w:val="24"/>
        </w:rPr>
        <w:t xml:space="preserve"> / </w:t>
      </w:r>
      <w:proofErr w:type="spellStart"/>
      <w:r w:rsidRPr="00AD6D65">
        <w:rPr>
          <w:rFonts w:asciiTheme="minorHAnsi" w:hAnsiTheme="minorHAnsi" w:cstheme="minorHAnsi"/>
          <w:sz w:val="24"/>
          <w:szCs w:val="24"/>
        </w:rPr>
        <w:t>L_Calibration</w:t>
      </w:r>
      <w:proofErr w:type="spellEnd"/>
    </w:p>
    <w:p w:rsidR="00056B5A" w:rsidRPr="00AD6D65" w:rsidRDefault="00056B5A" w:rsidP="00056B5A">
      <w:pPr>
        <w:pStyle w:val="BodyText"/>
        <w:ind w:left="720" w:hanging="15"/>
        <w:rPr>
          <w:rFonts w:asciiTheme="minorHAnsi" w:hAnsiTheme="minorHAnsi" w:cstheme="minorHAnsi"/>
          <w:sz w:val="24"/>
          <w:szCs w:val="24"/>
        </w:rPr>
      </w:pPr>
      <w:r w:rsidRPr="00AD6D65">
        <w:rPr>
          <w:rFonts w:asciiTheme="minorHAnsi" w:hAnsiTheme="minorHAnsi" w:cstheme="minorHAnsi"/>
          <w:sz w:val="24"/>
          <w:szCs w:val="24"/>
        </w:rPr>
        <w:t>Where:</w:t>
      </w:r>
    </w:p>
    <w:p w:rsidR="00056B5A" w:rsidRPr="00AD6D65" w:rsidRDefault="00056B5A" w:rsidP="001A6842">
      <w:pPr>
        <w:pStyle w:val="BodyText"/>
        <w:ind w:left="1080" w:hanging="360"/>
        <w:rPr>
          <w:rFonts w:asciiTheme="minorHAnsi" w:hAnsiTheme="minorHAnsi" w:cstheme="minorHAnsi"/>
          <w:sz w:val="24"/>
          <w:szCs w:val="24"/>
        </w:rPr>
      </w:pPr>
      <w:r w:rsidRPr="00AD6D65">
        <w:rPr>
          <w:rFonts w:asciiTheme="minorHAnsi" w:hAnsiTheme="minorHAnsi" w:cstheme="minorHAnsi"/>
          <w:sz w:val="24"/>
          <w:szCs w:val="24"/>
        </w:rPr>
        <w:tab/>
      </w:r>
      <w:r w:rsidRPr="00AD6D65">
        <w:rPr>
          <w:rFonts w:asciiTheme="minorHAnsi" w:hAnsiTheme="minorHAnsi" w:cstheme="minorHAnsi"/>
          <w:b/>
          <w:bCs/>
          <w:i/>
          <w:iCs/>
          <w:sz w:val="24"/>
          <w:szCs w:val="24"/>
        </w:rPr>
        <w:t xml:space="preserve"> </w:t>
      </w:r>
      <w:proofErr w:type="spellStart"/>
      <w:r w:rsidRPr="00AD6D65">
        <w:rPr>
          <w:rFonts w:asciiTheme="minorHAnsi" w:hAnsiTheme="minorHAnsi" w:cstheme="minorHAnsi"/>
          <w:b/>
          <w:bCs/>
          <w:i/>
          <w:iCs/>
          <w:sz w:val="24"/>
          <w:szCs w:val="24"/>
        </w:rPr>
        <w:t>L_Image</w:t>
      </w:r>
      <w:proofErr w:type="spellEnd"/>
      <w:r w:rsidRPr="00AD6D65">
        <w:rPr>
          <w:rFonts w:asciiTheme="minorHAnsi" w:hAnsiTheme="minorHAnsi" w:cstheme="minorHAnsi"/>
          <w:sz w:val="24"/>
          <w:szCs w:val="24"/>
        </w:rPr>
        <w:t xml:space="preserve"> = Log (Number of active pixels/Number of total pixels + epsilon) per each sector of the finger image.</w:t>
      </w:r>
    </w:p>
    <w:p w:rsidR="00056B5A" w:rsidRPr="00AD6D65" w:rsidRDefault="00056B5A" w:rsidP="001A6842">
      <w:pPr>
        <w:pStyle w:val="BodyText"/>
        <w:ind w:left="1080" w:hanging="360"/>
        <w:rPr>
          <w:rFonts w:asciiTheme="minorHAnsi" w:hAnsiTheme="minorHAnsi" w:cstheme="minorHAnsi"/>
          <w:sz w:val="24"/>
          <w:szCs w:val="24"/>
        </w:rPr>
      </w:pPr>
      <w:r w:rsidRPr="00AD6D65">
        <w:rPr>
          <w:rFonts w:asciiTheme="minorHAnsi" w:hAnsiTheme="minorHAnsi" w:cstheme="minorHAnsi"/>
          <w:sz w:val="24"/>
          <w:szCs w:val="24"/>
        </w:rPr>
        <w:tab/>
        <w:t xml:space="preserve"> </w:t>
      </w:r>
      <w:proofErr w:type="spellStart"/>
      <w:r w:rsidRPr="00AD6D65">
        <w:rPr>
          <w:rFonts w:asciiTheme="minorHAnsi" w:hAnsiTheme="minorHAnsi" w:cstheme="minorHAnsi"/>
          <w:b/>
          <w:bCs/>
          <w:i/>
          <w:iCs/>
          <w:sz w:val="24"/>
          <w:szCs w:val="24"/>
        </w:rPr>
        <w:t>L_Calibration</w:t>
      </w:r>
      <w:proofErr w:type="spellEnd"/>
      <w:r w:rsidRPr="00AD6D65">
        <w:rPr>
          <w:rFonts w:asciiTheme="minorHAnsi" w:hAnsiTheme="minorHAnsi" w:cstheme="minorHAnsi"/>
          <w:sz w:val="24"/>
          <w:szCs w:val="24"/>
        </w:rPr>
        <w:t xml:space="preserve"> = Log (Number of active pixels/Number of total pixels + epsilon) per each sector of the calibration image; </w:t>
      </w:r>
    </w:p>
    <w:p w:rsidR="00056B5A" w:rsidRPr="00AD6D65" w:rsidRDefault="00056B5A" w:rsidP="001A6842">
      <w:pPr>
        <w:pStyle w:val="BodyText"/>
        <w:ind w:left="1080" w:hanging="360"/>
        <w:rPr>
          <w:rFonts w:asciiTheme="minorHAnsi" w:hAnsiTheme="minorHAnsi" w:cstheme="minorHAnsi"/>
          <w:sz w:val="24"/>
          <w:szCs w:val="24"/>
        </w:rPr>
      </w:pPr>
      <w:r w:rsidRPr="00AD6D65">
        <w:rPr>
          <w:rFonts w:asciiTheme="minorHAnsi" w:hAnsiTheme="minorHAnsi" w:cstheme="minorHAnsi"/>
          <w:sz w:val="24"/>
          <w:szCs w:val="24"/>
        </w:rPr>
        <w:tab/>
        <w:t>Here, the value epsilon = 10</w:t>
      </w:r>
      <w:proofErr w:type="gramStart"/>
      <w:r w:rsidRPr="00AD6D65">
        <w:rPr>
          <w:rFonts w:asciiTheme="minorHAnsi" w:hAnsiTheme="minorHAnsi" w:cstheme="minorHAnsi"/>
          <w:sz w:val="24"/>
          <w:szCs w:val="24"/>
        </w:rPr>
        <w:t>^(</w:t>
      </w:r>
      <w:proofErr w:type="gramEnd"/>
      <w:r w:rsidRPr="00AD6D65">
        <w:rPr>
          <w:rFonts w:asciiTheme="minorHAnsi" w:hAnsiTheme="minorHAnsi" w:cstheme="minorHAnsi"/>
          <w:sz w:val="24"/>
          <w:szCs w:val="24"/>
        </w:rPr>
        <w:t xml:space="preserve">-4) is added for stability reasons to avoid that the values of </w:t>
      </w:r>
      <w:proofErr w:type="spellStart"/>
      <w:r w:rsidRPr="00AD6D65">
        <w:rPr>
          <w:rFonts w:asciiTheme="minorHAnsi" w:hAnsiTheme="minorHAnsi" w:cstheme="minorHAnsi"/>
          <w:sz w:val="24"/>
          <w:szCs w:val="24"/>
        </w:rPr>
        <w:t>L_image</w:t>
      </w:r>
      <w:proofErr w:type="spellEnd"/>
      <w:r w:rsidRPr="00AD6D65">
        <w:rPr>
          <w:rFonts w:asciiTheme="minorHAnsi" w:hAnsiTheme="minorHAnsi" w:cstheme="minorHAnsi"/>
          <w:sz w:val="24"/>
          <w:szCs w:val="24"/>
        </w:rPr>
        <w:t xml:space="preserve"> and </w:t>
      </w:r>
      <w:proofErr w:type="spellStart"/>
      <w:r w:rsidRPr="00AD6D65">
        <w:rPr>
          <w:rFonts w:asciiTheme="minorHAnsi" w:hAnsiTheme="minorHAnsi" w:cstheme="minorHAnsi"/>
          <w:sz w:val="24"/>
          <w:szCs w:val="24"/>
        </w:rPr>
        <w:t>L_Calibration</w:t>
      </w:r>
      <w:proofErr w:type="spellEnd"/>
      <w:r w:rsidRPr="00AD6D65">
        <w:rPr>
          <w:rFonts w:asciiTheme="minorHAnsi" w:hAnsiTheme="minorHAnsi" w:cstheme="minorHAnsi"/>
          <w:sz w:val="24"/>
          <w:szCs w:val="24"/>
        </w:rPr>
        <w:t xml:space="preserve"> become too small (which would happen in the rare case of numerator and denominator being almost identical).The value 0.5 in the above formula is subtracted for normalization purposes.</w:t>
      </w:r>
    </w:p>
    <w:p w:rsidR="00056B5A" w:rsidRPr="00AD6D65" w:rsidRDefault="001A6842" w:rsidP="001713F0">
      <w:pPr>
        <w:ind w:left="720" w:hanging="720"/>
        <w:rPr>
          <w:rFonts w:cstheme="minorHAnsi"/>
          <w:sz w:val="24"/>
          <w:szCs w:val="24"/>
        </w:rPr>
      </w:pPr>
      <w:r w:rsidRPr="00AD6D65">
        <w:rPr>
          <w:rFonts w:cstheme="minorHAnsi"/>
          <w:sz w:val="24"/>
          <w:szCs w:val="24"/>
        </w:rPr>
        <w:tab/>
      </w:r>
      <w:r w:rsidR="00003D96" w:rsidRPr="00AD6D65">
        <w:rPr>
          <w:rFonts w:cstheme="minorHAnsi"/>
          <w:b/>
          <w:i/>
          <w:sz w:val="24"/>
          <w:szCs w:val="24"/>
        </w:rPr>
        <w:t>Ring Thickness</w:t>
      </w:r>
      <w:r w:rsidR="00003D96" w:rsidRPr="00AD6D65">
        <w:rPr>
          <w:rFonts w:cstheme="minorHAnsi"/>
          <w:sz w:val="24"/>
          <w:szCs w:val="24"/>
        </w:rPr>
        <w:t xml:space="preserve"> - This is a process that measures the thickness radially in pixels of the bright portion of the inner ring</w:t>
      </w:r>
      <w:r w:rsidR="001713F0" w:rsidRPr="00AD6D65">
        <w:rPr>
          <w:rFonts w:cstheme="minorHAnsi"/>
          <w:sz w:val="24"/>
          <w:szCs w:val="24"/>
        </w:rPr>
        <w:t>. The value here can range from 0 to 20 or 30.</w:t>
      </w:r>
    </w:p>
    <w:p w:rsidR="001713F0" w:rsidRPr="00AD6D65" w:rsidRDefault="001713F0" w:rsidP="001713F0">
      <w:pPr>
        <w:ind w:left="720" w:hanging="720"/>
        <w:rPr>
          <w:rFonts w:cstheme="minorHAnsi"/>
          <w:sz w:val="24"/>
          <w:szCs w:val="24"/>
        </w:rPr>
      </w:pPr>
      <w:r w:rsidRPr="00AD6D65">
        <w:rPr>
          <w:rFonts w:cstheme="minorHAnsi"/>
          <w:b/>
          <w:i/>
          <w:sz w:val="24"/>
          <w:szCs w:val="24"/>
        </w:rPr>
        <w:tab/>
        <w:t xml:space="preserve">Ring Intensity </w:t>
      </w:r>
      <w:r w:rsidRPr="00AD6D65">
        <w:rPr>
          <w:rFonts w:cstheme="minorHAnsi"/>
          <w:sz w:val="24"/>
          <w:szCs w:val="24"/>
        </w:rPr>
        <w:t>– If the ring thickness coefficient registers, then the average intensity of the ring is calculated. This I accomplished by determining the intensity of all the pixels that make up the ring thickness portion of the calculation and averaging their intensity together.</w:t>
      </w:r>
    </w:p>
    <w:p w:rsidR="001713F0" w:rsidRPr="00AD6D65" w:rsidRDefault="001713F0" w:rsidP="001713F0">
      <w:pPr>
        <w:rPr>
          <w:rFonts w:cstheme="minorHAnsi"/>
          <w:sz w:val="24"/>
          <w:szCs w:val="24"/>
        </w:rPr>
      </w:pPr>
      <w:r w:rsidRPr="00AD6D65">
        <w:rPr>
          <w:rFonts w:cstheme="minorHAnsi"/>
          <w:sz w:val="24"/>
          <w:szCs w:val="24"/>
        </w:rPr>
        <w:t xml:space="preserve">When the values are calculated, they are truncated to </w:t>
      </w:r>
      <w:proofErr w:type="gramStart"/>
      <w:r w:rsidRPr="00AD6D65">
        <w:rPr>
          <w:rFonts w:cstheme="minorHAnsi"/>
          <w:sz w:val="24"/>
          <w:szCs w:val="24"/>
        </w:rPr>
        <w:t>four(</w:t>
      </w:r>
      <w:proofErr w:type="gramEnd"/>
      <w:r w:rsidRPr="00AD6D65">
        <w:rPr>
          <w:rFonts w:cstheme="minorHAnsi"/>
          <w:sz w:val="24"/>
          <w:szCs w:val="24"/>
        </w:rPr>
        <w:t>4) decimal places before being stored in the database.</w:t>
      </w:r>
    </w:p>
    <w:p w:rsidR="001713F0" w:rsidRPr="00AD6D65" w:rsidRDefault="001713F0" w:rsidP="001713F0">
      <w:pPr>
        <w:rPr>
          <w:rFonts w:cstheme="minorHAnsi"/>
          <w:b/>
          <w:sz w:val="24"/>
          <w:szCs w:val="24"/>
          <w:u w:val="single"/>
        </w:rPr>
      </w:pPr>
      <w:r w:rsidRPr="00AD6D65">
        <w:rPr>
          <w:rFonts w:cstheme="minorHAnsi"/>
          <w:b/>
          <w:sz w:val="24"/>
          <w:szCs w:val="24"/>
          <w:u w:val="single"/>
        </w:rPr>
        <w:t>EPIC Score Calculation</w:t>
      </w:r>
    </w:p>
    <w:p w:rsidR="001A3747" w:rsidRPr="00AD6D65" w:rsidRDefault="00AA7F77">
      <w:pPr>
        <w:rPr>
          <w:rFonts w:cstheme="minorHAnsi"/>
          <w:sz w:val="24"/>
          <w:szCs w:val="24"/>
        </w:rPr>
      </w:pPr>
      <w:r w:rsidRPr="00AD6D65">
        <w:rPr>
          <w:rFonts w:cstheme="minorHAnsi"/>
          <w:sz w:val="24"/>
          <w:szCs w:val="24"/>
        </w:rPr>
        <w:t xml:space="preserve">The first of the score values to be calculated is the EPIC </w:t>
      </w:r>
      <w:proofErr w:type="gramStart"/>
      <w:r w:rsidRPr="00AD6D65">
        <w:rPr>
          <w:rFonts w:cstheme="minorHAnsi"/>
          <w:sz w:val="24"/>
          <w:szCs w:val="24"/>
        </w:rPr>
        <w:t>score,</w:t>
      </w:r>
      <w:proofErr w:type="gramEnd"/>
      <w:r w:rsidRPr="00AD6D65">
        <w:rPr>
          <w:rFonts w:cstheme="minorHAnsi"/>
          <w:sz w:val="24"/>
          <w:szCs w:val="24"/>
        </w:rPr>
        <w:t xml:space="preserve"> this is one of the base scoring components used to render the final report.  An EPIC score is calculated for each of the sectors, this score is based on the coefficients calculated in the step described above. </w:t>
      </w:r>
    </w:p>
    <w:p w:rsidR="00E952FE" w:rsidRPr="00AD6D65" w:rsidRDefault="00E952FE" w:rsidP="00E952FE">
      <w:pPr>
        <w:pStyle w:val="ListParagraph"/>
        <w:ind w:left="0"/>
        <w:rPr>
          <w:rFonts w:asciiTheme="minorHAnsi" w:hAnsiTheme="minorHAnsi" w:cstheme="minorHAnsi"/>
          <w:sz w:val="24"/>
          <w:szCs w:val="24"/>
        </w:rPr>
      </w:pPr>
      <w:r w:rsidRPr="00AD6D65">
        <w:rPr>
          <w:rFonts w:asciiTheme="minorHAnsi" w:hAnsiTheme="minorHAnsi" w:cstheme="minorHAnsi"/>
          <w:sz w:val="24"/>
          <w:szCs w:val="24"/>
        </w:rPr>
        <w:t xml:space="preserve">The algorithm will perform the following processing on each of the listed coefficient data sets [Area, Average Intensity, Ai1, Ai2, Ai3, Entropy, Form, Form1-1, Form1-2, Form1-3, Form1-4, Form2, Form2Prime, Fractal, </w:t>
      </w:r>
      <w:proofErr w:type="gramStart"/>
      <w:r w:rsidRPr="00AD6D65">
        <w:rPr>
          <w:rFonts w:asciiTheme="minorHAnsi" w:hAnsiTheme="minorHAnsi" w:cstheme="minorHAnsi"/>
          <w:sz w:val="24"/>
          <w:szCs w:val="24"/>
        </w:rPr>
        <w:t>NS</w:t>
      </w:r>
      <w:proofErr w:type="gramEnd"/>
      <w:r w:rsidRPr="00AD6D65">
        <w:rPr>
          <w:rFonts w:asciiTheme="minorHAnsi" w:hAnsiTheme="minorHAnsi" w:cstheme="minorHAnsi"/>
          <w:sz w:val="24"/>
          <w:szCs w:val="24"/>
        </w:rPr>
        <w:t xml:space="preserve"> Integer]</w:t>
      </w:r>
      <w:r w:rsidR="00B47813" w:rsidRPr="00AD6D65">
        <w:rPr>
          <w:rFonts w:asciiTheme="minorHAnsi" w:hAnsiTheme="minorHAnsi" w:cstheme="minorHAnsi"/>
          <w:sz w:val="24"/>
          <w:szCs w:val="24"/>
        </w:rPr>
        <w:t>. The process will be independently completed for both the non-capacitive barrier images and the capacitive barrier images.</w:t>
      </w:r>
    </w:p>
    <w:p w:rsidR="00E952FE" w:rsidRPr="00AD6D65" w:rsidRDefault="00E952FE" w:rsidP="00E952FE">
      <w:pPr>
        <w:pStyle w:val="ListParagraph"/>
        <w:rPr>
          <w:rFonts w:asciiTheme="minorHAnsi" w:hAnsiTheme="minorHAnsi" w:cstheme="minorHAnsi"/>
          <w:sz w:val="24"/>
          <w:szCs w:val="24"/>
        </w:rPr>
      </w:pPr>
      <w:r w:rsidRPr="00AD6D65">
        <w:rPr>
          <w:rFonts w:asciiTheme="minorHAnsi" w:hAnsiTheme="minorHAnsi" w:cstheme="minorHAnsi"/>
          <w:noProof/>
          <w:sz w:val="24"/>
          <w:szCs w:val="24"/>
          <w:lang w:eastAsia="en-US"/>
        </w:rPr>
        <w:drawing>
          <wp:anchor distT="0" distB="0" distL="0" distR="0" simplePos="0" relativeHeight="251663360" behindDoc="0" locked="0" layoutInCell="1" allowOverlap="1" wp14:anchorId="6482D0C7" wp14:editId="0990462D">
            <wp:simplePos x="0" y="0"/>
            <wp:positionH relativeFrom="column">
              <wp:align>center</wp:align>
            </wp:positionH>
            <wp:positionV relativeFrom="paragraph">
              <wp:posOffset>154940</wp:posOffset>
            </wp:positionV>
            <wp:extent cx="4879340" cy="2591435"/>
            <wp:effectExtent l="19050" t="19050" r="16510" b="1841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9340" cy="2591435"/>
                    </a:xfrm>
                    <a:prstGeom prst="rect">
                      <a:avLst/>
                    </a:prstGeom>
                    <a:solidFill>
                      <a:srgbClr val="FFFFFF"/>
                    </a:solidFill>
                    <a:ln w="63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rsidR="00E952FE" w:rsidRPr="00AD6D65" w:rsidRDefault="00E952FE">
      <w:pPr>
        <w:rPr>
          <w:rFonts w:cstheme="minorHAnsi"/>
          <w:sz w:val="24"/>
          <w:szCs w:val="24"/>
        </w:rPr>
      </w:pPr>
      <w:r w:rsidRPr="00AD6D65">
        <w:rPr>
          <w:rFonts w:cstheme="minorHAnsi"/>
          <w:sz w:val="24"/>
          <w:szCs w:val="24"/>
        </w:rPr>
        <w:t xml:space="preserve">The </w:t>
      </w:r>
      <w:r w:rsidR="00AD6D65" w:rsidRPr="00AD6D65">
        <w:rPr>
          <w:rFonts w:cstheme="minorHAnsi"/>
          <w:sz w:val="24"/>
          <w:szCs w:val="24"/>
        </w:rPr>
        <w:t>Z-score</w:t>
      </w:r>
      <w:r w:rsidR="00B47813" w:rsidRPr="00AD6D65">
        <w:rPr>
          <w:rFonts w:cstheme="minorHAnsi"/>
          <w:sz w:val="24"/>
          <w:szCs w:val="24"/>
        </w:rPr>
        <w:t xml:space="preserve"> is defined in statistics as: </w:t>
      </w:r>
    </w:p>
    <w:p w:rsidR="00B47813" w:rsidRPr="00AD6D65" w:rsidRDefault="00B47813">
      <w:pPr>
        <w:rPr>
          <w:rFonts w:cstheme="minorHAnsi"/>
          <w:sz w:val="24"/>
          <w:szCs w:val="24"/>
        </w:rPr>
      </w:pPr>
      <w:r w:rsidRPr="00AD6D65">
        <w:rPr>
          <w:rFonts w:cstheme="minorHAnsi"/>
          <w:noProof/>
          <w:sz w:val="24"/>
          <w:szCs w:val="24"/>
        </w:rPr>
        <w:drawing>
          <wp:inline distT="0" distB="0" distL="0" distR="0" wp14:anchorId="7EE0E4B1" wp14:editId="14B24AEC">
            <wp:extent cx="3314286" cy="1552381"/>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314286" cy="1552381"/>
                    </a:xfrm>
                    <a:prstGeom prst="rect">
                      <a:avLst/>
                    </a:prstGeom>
                  </pic:spPr>
                </pic:pic>
              </a:graphicData>
            </a:graphic>
          </wp:inline>
        </w:drawing>
      </w:r>
    </w:p>
    <w:p w:rsidR="00B47813" w:rsidRPr="00AD6D65" w:rsidRDefault="00B47813">
      <w:pPr>
        <w:rPr>
          <w:rFonts w:cstheme="minorHAnsi"/>
          <w:sz w:val="24"/>
          <w:szCs w:val="24"/>
        </w:rPr>
      </w:pPr>
      <w:r w:rsidRPr="00AD6D65">
        <w:rPr>
          <w:rFonts w:cstheme="minorHAnsi"/>
          <w:sz w:val="24"/>
          <w:szCs w:val="24"/>
        </w:rPr>
        <w:t xml:space="preserve">The </w:t>
      </w:r>
      <w:r w:rsidR="00AD6D65" w:rsidRPr="00AD6D65">
        <w:rPr>
          <w:rFonts w:cstheme="minorHAnsi"/>
          <w:sz w:val="24"/>
          <w:szCs w:val="24"/>
        </w:rPr>
        <w:t>Z-score</w:t>
      </w:r>
      <w:r w:rsidRPr="00AD6D65">
        <w:rPr>
          <w:rFonts w:cstheme="minorHAnsi"/>
          <w:sz w:val="24"/>
          <w:szCs w:val="24"/>
        </w:rPr>
        <w:t xml:space="preserve"> ranking is then stored for each of the coefficients that were listed above, the three coefficients where </w:t>
      </w:r>
      <w:r w:rsidR="00AD6D65" w:rsidRPr="00AD6D65">
        <w:rPr>
          <w:rFonts w:cstheme="minorHAnsi"/>
          <w:sz w:val="24"/>
          <w:szCs w:val="24"/>
        </w:rPr>
        <w:t>Z-score</w:t>
      </w:r>
      <w:r w:rsidRPr="00AD6D65">
        <w:rPr>
          <w:rFonts w:cstheme="minorHAnsi"/>
          <w:sz w:val="24"/>
          <w:szCs w:val="24"/>
        </w:rPr>
        <w:t>s are not calculated are AI4, Ring Thickness and Ring Intensity. This is due to that fact that these values are often zero and are not a good candidate for this type of numerical analysis.</w:t>
      </w:r>
    </w:p>
    <w:p w:rsidR="00B47813" w:rsidRDefault="00B47813">
      <w:pPr>
        <w:rPr>
          <w:rFonts w:cstheme="minorHAnsi"/>
          <w:sz w:val="24"/>
          <w:szCs w:val="24"/>
        </w:rPr>
      </w:pPr>
      <w:r w:rsidRPr="00AD6D65">
        <w:rPr>
          <w:rFonts w:cstheme="minorHAnsi"/>
          <w:sz w:val="24"/>
          <w:szCs w:val="24"/>
        </w:rPr>
        <w:t xml:space="preserve">Once the </w:t>
      </w:r>
      <w:r w:rsidR="00AD6D65" w:rsidRPr="00AD6D65">
        <w:rPr>
          <w:rFonts w:cstheme="minorHAnsi"/>
          <w:sz w:val="24"/>
          <w:szCs w:val="24"/>
        </w:rPr>
        <w:t>Z-score</w:t>
      </w:r>
      <w:r w:rsidRPr="00AD6D65">
        <w:rPr>
          <w:rFonts w:cstheme="minorHAnsi"/>
          <w:sz w:val="24"/>
          <w:szCs w:val="24"/>
        </w:rPr>
        <w:t>s have been calculated for both capacitive barrier images as well as the non-capacitive barrier images, the following transform is applied to each of the coefficients on a per sector basis in order to get a base score for the sector. This is done independently for each set of images.</w:t>
      </w:r>
      <w:r w:rsidR="00332F5A" w:rsidRPr="00AD6D65">
        <w:rPr>
          <w:rFonts w:cstheme="minorHAnsi"/>
          <w:sz w:val="24"/>
          <w:szCs w:val="24"/>
        </w:rPr>
        <w:t xml:space="preserve"> Notice the transformation of the highlighted elements does not include </w:t>
      </w:r>
      <w:r w:rsidR="00AD6D65" w:rsidRPr="00AD6D65">
        <w:rPr>
          <w:rFonts w:cstheme="minorHAnsi"/>
          <w:sz w:val="24"/>
          <w:szCs w:val="24"/>
        </w:rPr>
        <w:t>Z</w:t>
      </w:r>
      <w:r w:rsidR="00AD6D65">
        <w:rPr>
          <w:rFonts w:cstheme="minorHAnsi"/>
          <w:sz w:val="24"/>
          <w:szCs w:val="24"/>
        </w:rPr>
        <w:t>-</w:t>
      </w:r>
      <w:r w:rsidR="00AD6D65" w:rsidRPr="00AD6D65">
        <w:rPr>
          <w:rFonts w:cstheme="minorHAnsi"/>
          <w:sz w:val="24"/>
          <w:szCs w:val="24"/>
        </w:rPr>
        <w:t>Score in</w:t>
      </w:r>
      <w:r w:rsidR="00406819" w:rsidRPr="00AD6D65">
        <w:rPr>
          <w:rFonts w:cstheme="minorHAnsi"/>
          <w:sz w:val="24"/>
          <w:szCs w:val="24"/>
        </w:rPr>
        <w:t xml:space="preserve"> the calculation</w:t>
      </w:r>
      <w:r w:rsidR="00332F5A" w:rsidRPr="00AD6D65">
        <w:rPr>
          <w:rFonts w:cstheme="minorHAnsi"/>
          <w:sz w:val="24"/>
          <w:szCs w:val="24"/>
        </w:rPr>
        <w:t>.</w:t>
      </w:r>
    </w:p>
    <w:p w:rsidR="00AD6D65" w:rsidRPr="00AD6D65" w:rsidRDefault="004443FC">
      <w:pPr>
        <w:rPr>
          <w:rFonts w:cstheme="minorHAnsi"/>
          <w:sz w:val="24"/>
          <w:szCs w:val="24"/>
        </w:rPr>
      </w:pPr>
      <w:ins w:id="45" w:author="Brian Cullinan" w:date="2013-04-10T15:42:00Z">
        <w:r>
          <w:rPr>
            <w:rFonts w:cstheme="minorHAnsi"/>
            <w:sz w:val="24"/>
            <w:szCs w:val="24"/>
          </w:rPr>
          <w:t>Weighted:</w:t>
        </w:r>
      </w:ins>
    </w:p>
    <w:tbl>
      <w:tblPr>
        <w:tblStyle w:val="LightList-Accent11"/>
        <w:tblW w:w="61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46" w:author="Brian Cullinan" w:date="2013-04-09T15:11:00Z">
          <w:tblPr>
            <w:tblStyle w:val="LightList-Accent11"/>
            <w:tblW w:w="61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2054"/>
        <w:gridCol w:w="4105"/>
        <w:tblGridChange w:id="47">
          <w:tblGrid>
            <w:gridCol w:w="2054"/>
            <w:gridCol w:w="4105"/>
          </w:tblGrid>
        </w:tblGridChange>
      </w:tblGrid>
      <w:tr w:rsidR="00332F5A" w:rsidRPr="00AD6D65" w:rsidTr="00A75079">
        <w:trPr>
          <w:cnfStyle w:val="100000000000" w:firstRow="1" w:lastRow="0" w:firstColumn="0" w:lastColumn="0" w:oddVBand="0" w:evenVBand="0" w:oddHBand="0" w:evenHBand="0" w:firstRowFirstColumn="0" w:firstRowLastColumn="0" w:lastRowFirstColumn="0" w:lastRowLastColumn="0"/>
          <w:trHeight w:val="80"/>
          <w:jc w:val="center"/>
          <w:trPrChange w:id="48" w:author="Brian Cullinan" w:date="2013-04-09T15:11:00Z">
            <w:trPr>
              <w:trHeight w:val="519"/>
              <w:jc w:val="center"/>
            </w:trPr>
          </w:trPrChange>
        </w:trPr>
        <w:tc>
          <w:tcPr>
            <w:cnfStyle w:val="001000000000" w:firstRow="0" w:lastRow="0" w:firstColumn="1" w:lastColumn="0" w:oddVBand="0" w:evenVBand="0" w:oddHBand="0" w:evenHBand="0" w:firstRowFirstColumn="0" w:firstRowLastColumn="0" w:lastRowFirstColumn="0" w:lastRowLastColumn="0"/>
            <w:tcW w:w="2054" w:type="dxa"/>
            <w:vAlign w:val="center"/>
            <w:tcPrChange w:id="49" w:author="Brian Cullinan" w:date="2013-04-09T15:11:00Z">
              <w:tcPr>
                <w:tcW w:w="2054" w:type="dxa"/>
                <w:vAlign w:val="center"/>
              </w:tcPr>
            </w:tcPrChange>
          </w:tcPr>
          <w:p w:rsidR="00332F5A" w:rsidRPr="00AD6D65" w:rsidRDefault="00332F5A">
            <w:pPr>
              <w:cnfStyle w:val="101000000000" w:firstRow="1" w:lastRow="0" w:firstColumn="1" w:lastColumn="0" w:oddVBand="0" w:evenVBand="0" w:oddHBand="0" w:evenHBand="0" w:firstRowFirstColumn="0" w:firstRowLastColumn="0" w:lastRowFirstColumn="0" w:lastRowLastColumn="0"/>
              <w:rPr>
                <w:rFonts w:cstheme="minorHAnsi"/>
                <w:b w:val="0"/>
                <w:bCs w:val="0"/>
                <w:color w:val="auto"/>
                <w:sz w:val="24"/>
                <w:szCs w:val="24"/>
              </w:rPr>
              <w:pPrChange w:id="50" w:author="Brian Cullinan" w:date="2013-04-10T10:50:00Z">
                <w:pPr>
                  <w:spacing w:after="200" w:line="276" w:lineRule="auto"/>
                  <w:cnfStyle w:val="101000000000" w:firstRow="1" w:lastRow="0" w:firstColumn="1" w:lastColumn="0" w:oddVBand="0" w:evenVBand="0" w:oddHBand="0" w:evenHBand="0" w:firstRowFirstColumn="0" w:firstRowLastColumn="0" w:lastRowFirstColumn="0" w:lastRowLastColumn="0"/>
                </w:pPr>
              </w:pPrChange>
            </w:pPr>
            <w:r w:rsidRPr="00AD6D65">
              <w:rPr>
                <w:rFonts w:cstheme="minorHAnsi"/>
                <w:sz w:val="24"/>
                <w:szCs w:val="24"/>
              </w:rPr>
              <w:t>Coefficient</w:t>
            </w:r>
          </w:p>
        </w:tc>
        <w:tc>
          <w:tcPr>
            <w:tcW w:w="4105" w:type="dxa"/>
            <w:vAlign w:val="center"/>
            <w:tcPrChange w:id="51" w:author="Brian Cullinan" w:date="2013-04-09T15:11:00Z">
              <w:tcPr>
                <w:tcW w:w="4105" w:type="dxa"/>
              </w:tcPr>
            </w:tcPrChange>
          </w:tcPr>
          <w:p w:rsidR="00332F5A" w:rsidRPr="00AD6D65" w:rsidRDefault="00332F5A">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auto"/>
                <w:sz w:val="24"/>
                <w:szCs w:val="24"/>
              </w:rPr>
              <w:pPrChange w:id="52" w:author="Brian Cullinan" w:date="2013-04-10T10:50:00Z">
                <w:pPr>
                  <w:spacing w:after="200" w:line="276" w:lineRule="auto"/>
                  <w:jc w:val="center"/>
                  <w:cnfStyle w:val="100000000000" w:firstRow="1" w:lastRow="0" w:firstColumn="0" w:lastColumn="0" w:oddVBand="0" w:evenVBand="0" w:oddHBand="0" w:evenHBand="0" w:firstRowFirstColumn="0" w:firstRowLastColumn="0" w:lastRowFirstColumn="0" w:lastRowLastColumn="0"/>
                </w:pPr>
              </w:pPrChange>
            </w:pPr>
            <w:r w:rsidRPr="00AD6D65">
              <w:rPr>
                <w:rFonts w:cstheme="minorHAnsi"/>
                <w:sz w:val="24"/>
                <w:szCs w:val="24"/>
              </w:rPr>
              <w:t>Transformation</w:t>
            </w:r>
          </w:p>
        </w:tc>
      </w:tr>
      <w:tr w:rsidR="00332F5A" w:rsidRPr="00AD6D65" w:rsidTr="00332F5A">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2054" w:type="dxa"/>
            <w:tcBorders>
              <w:top w:val="none" w:sz="0" w:space="0" w:color="auto"/>
              <w:left w:val="none" w:sz="0" w:space="0" w:color="auto"/>
              <w:bottom w:val="none" w:sz="0" w:space="0" w:color="auto"/>
            </w:tcBorders>
          </w:tcPr>
          <w:p w:rsidR="00332F5A" w:rsidRPr="00AD6D65" w:rsidRDefault="00332F5A">
            <w:pPr>
              <w:rPr>
                <w:rFonts w:cstheme="minorHAnsi"/>
                <w:b w:val="0"/>
                <w:bCs w:val="0"/>
                <w:sz w:val="24"/>
                <w:szCs w:val="24"/>
              </w:rPr>
              <w:pPrChange w:id="53" w:author="Brian Cullinan" w:date="2013-04-10T10:50:00Z">
                <w:pPr>
                  <w:spacing w:after="200" w:line="276" w:lineRule="auto"/>
                </w:pPr>
              </w:pPrChange>
            </w:pPr>
            <w:r w:rsidRPr="00AD6D65">
              <w:rPr>
                <w:rFonts w:cstheme="minorHAnsi"/>
                <w:sz w:val="24"/>
                <w:szCs w:val="24"/>
              </w:rPr>
              <w:t>Average Intensity</w:t>
            </w:r>
          </w:p>
        </w:tc>
        <w:tc>
          <w:tcPr>
            <w:tcW w:w="4105" w:type="dxa"/>
            <w:tcBorders>
              <w:top w:val="none" w:sz="0" w:space="0" w:color="auto"/>
              <w:bottom w:val="none" w:sz="0" w:space="0" w:color="auto"/>
              <w:right w:val="none" w:sz="0" w:space="0" w:color="auto"/>
            </w:tcBorders>
          </w:tcPr>
          <w:p w:rsidR="00332F5A" w:rsidRPr="00AD6D65" w:rsidRDefault="00332F5A">
            <w:pPr>
              <w:cnfStyle w:val="000000100000" w:firstRow="0" w:lastRow="0" w:firstColumn="0" w:lastColumn="0" w:oddVBand="0" w:evenVBand="0" w:oddHBand="1" w:evenHBand="0" w:firstRowFirstColumn="0" w:firstRowLastColumn="0" w:lastRowFirstColumn="0" w:lastRowLastColumn="0"/>
              <w:rPr>
                <w:rFonts w:cstheme="minorHAnsi"/>
                <w:sz w:val="24"/>
                <w:szCs w:val="24"/>
              </w:rPr>
              <w:pPrChange w:id="54" w:author="Brian Cullinan" w:date="2013-04-10T10:50:00Z">
                <w:pPr>
                  <w:spacing w:after="200" w:line="276" w:lineRule="auto"/>
                  <w:cnfStyle w:val="000000100000" w:firstRow="0" w:lastRow="0" w:firstColumn="0" w:lastColumn="0" w:oddVBand="0" w:evenVBand="0" w:oddHBand="1" w:evenHBand="0" w:firstRowFirstColumn="0" w:firstRowLastColumn="0" w:lastRowFirstColumn="0" w:lastRowLastColumn="0"/>
                </w:pPr>
              </w:pPrChange>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300.0</w:t>
            </w:r>
          </w:p>
        </w:tc>
      </w:tr>
      <w:tr w:rsidR="00332F5A" w:rsidRPr="00AD6D65" w:rsidTr="00332F5A">
        <w:trPr>
          <w:trHeight w:val="267"/>
          <w:jc w:val="center"/>
        </w:trPr>
        <w:tc>
          <w:tcPr>
            <w:cnfStyle w:val="001000000000" w:firstRow="0" w:lastRow="0" w:firstColumn="1" w:lastColumn="0" w:oddVBand="0" w:evenVBand="0" w:oddHBand="0" w:evenHBand="0" w:firstRowFirstColumn="0" w:firstRowLastColumn="0" w:lastRowFirstColumn="0" w:lastRowLastColumn="0"/>
            <w:tcW w:w="2054" w:type="dxa"/>
          </w:tcPr>
          <w:p w:rsidR="00332F5A" w:rsidRPr="00AD6D65" w:rsidRDefault="00332F5A">
            <w:pPr>
              <w:rPr>
                <w:rFonts w:cstheme="minorHAnsi"/>
                <w:b w:val="0"/>
                <w:bCs w:val="0"/>
                <w:sz w:val="24"/>
                <w:szCs w:val="24"/>
              </w:rPr>
              <w:pPrChange w:id="55" w:author="Brian Cullinan" w:date="2013-04-10T10:50:00Z">
                <w:pPr>
                  <w:spacing w:after="200" w:line="276" w:lineRule="auto"/>
                </w:pPr>
              </w:pPrChange>
            </w:pPr>
            <w:r w:rsidRPr="00AD6D65">
              <w:rPr>
                <w:rFonts w:cstheme="minorHAnsi"/>
                <w:sz w:val="24"/>
                <w:szCs w:val="24"/>
              </w:rPr>
              <w:t>AI1</w:t>
            </w:r>
          </w:p>
        </w:tc>
        <w:tc>
          <w:tcPr>
            <w:tcW w:w="4105" w:type="dxa"/>
          </w:tcPr>
          <w:p w:rsidR="00332F5A" w:rsidRPr="00AD6D65" w:rsidRDefault="00332F5A">
            <w:pPr>
              <w:cnfStyle w:val="000000000000" w:firstRow="0" w:lastRow="0" w:firstColumn="0" w:lastColumn="0" w:oddVBand="0" w:evenVBand="0" w:oddHBand="0" w:evenHBand="0" w:firstRowFirstColumn="0" w:firstRowLastColumn="0" w:lastRowFirstColumn="0" w:lastRowLastColumn="0"/>
              <w:rPr>
                <w:rFonts w:cstheme="minorHAnsi"/>
                <w:sz w:val="24"/>
                <w:szCs w:val="24"/>
              </w:rPr>
              <w:pPrChange w:id="56" w:author="Brian Cullinan" w:date="2013-04-10T10:50:00Z">
                <w:pPr>
                  <w:spacing w:after="200" w:line="276" w:lineRule="auto"/>
                  <w:cnfStyle w:val="000000000000" w:firstRow="0" w:lastRow="0" w:firstColumn="0" w:lastColumn="0" w:oddVBand="0" w:evenVBand="0" w:oddHBand="0" w:evenHBand="0" w:firstRowFirstColumn="0" w:firstRowLastColumn="0" w:lastRowFirstColumn="0" w:lastRowLastColumn="0"/>
                </w:pPr>
              </w:pPrChange>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25.0</w:t>
            </w:r>
          </w:p>
        </w:tc>
      </w:tr>
      <w:tr w:rsidR="00332F5A" w:rsidRPr="00AD6D65" w:rsidTr="00332F5A">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2054" w:type="dxa"/>
            <w:tcBorders>
              <w:top w:val="none" w:sz="0" w:space="0" w:color="auto"/>
              <w:left w:val="none" w:sz="0" w:space="0" w:color="auto"/>
              <w:bottom w:val="none" w:sz="0" w:space="0" w:color="auto"/>
            </w:tcBorders>
          </w:tcPr>
          <w:p w:rsidR="00332F5A" w:rsidRPr="00AD6D65" w:rsidRDefault="00332F5A">
            <w:pPr>
              <w:rPr>
                <w:rFonts w:cstheme="minorHAnsi"/>
                <w:b w:val="0"/>
                <w:bCs w:val="0"/>
                <w:sz w:val="24"/>
                <w:szCs w:val="24"/>
              </w:rPr>
              <w:pPrChange w:id="57" w:author="Brian Cullinan" w:date="2013-04-10T10:50:00Z">
                <w:pPr>
                  <w:spacing w:after="200" w:line="276" w:lineRule="auto"/>
                </w:pPr>
              </w:pPrChange>
            </w:pPr>
            <w:r w:rsidRPr="00AD6D65">
              <w:rPr>
                <w:rFonts w:cstheme="minorHAnsi"/>
                <w:sz w:val="24"/>
                <w:szCs w:val="24"/>
              </w:rPr>
              <w:t>AI2</w:t>
            </w:r>
          </w:p>
        </w:tc>
        <w:tc>
          <w:tcPr>
            <w:tcW w:w="4105" w:type="dxa"/>
            <w:tcBorders>
              <w:top w:val="none" w:sz="0" w:space="0" w:color="auto"/>
              <w:bottom w:val="none" w:sz="0" w:space="0" w:color="auto"/>
              <w:right w:val="none" w:sz="0" w:space="0" w:color="auto"/>
            </w:tcBorders>
          </w:tcPr>
          <w:p w:rsidR="00332F5A" w:rsidRPr="00AD6D65" w:rsidRDefault="00332F5A">
            <w:pPr>
              <w:cnfStyle w:val="000000100000" w:firstRow="0" w:lastRow="0" w:firstColumn="0" w:lastColumn="0" w:oddVBand="0" w:evenVBand="0" w:oddHBand="1" w:evenHBand="0" w:firstRowFirstColumn="0" w:firstRowLastColumn="0" w:lastRowFirstColumn="0" w:lastRowLastColumn="0"/>
              <w:rPr>
                <w:rFonts w:cstheme="minorHAnsi"/>
                <w:sz w:val="24"/>
                <w:szCs w:val="24"/>
              </w:rPr>
              <w:pPrChange w:id="58" w:author="Brian Cullinan" w:date="2013-04-10T10:50:00Z">
                <w:pPr>
                  <w:spacing w:after="200" w:line="276" w:lineRule="auto"/>
                  <w:cnfStyle w:val="000000100000" w:firstRow="0" w:lastRow="0" w:firstColumn="0" w:lastColumn="0" w:oddVBand="0" w:evenVBand="0" w:oddHBand="1" w:evenHBand="0" w:firstRowFirstColumn="0" w:firstRowLastColumn="0" w:lastRowFirstColumn="0" w:lastRowLastColumn="0"/>
                </w:pPr>
              </w:pPrChange>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25.0</w:t>
            </w:r>
          </w:p>
        </w:tc>
      </w:tr>
      <w:tr w:rsidR="00332F5A" w:rsidRPr="00AD6D65" w:rsidTr="00332F5A">
        <w:trPr>
          <w:trHeight w:val="251"/>
          <w:jc w:val="center"/>
        </w:trPr>
        <w:tc>
          <w:tcPr>
            <w:cnfStyle w:val="001000000000" w:firstRow="0" w:lastRow="0" w:firstColumn="1" w:lastColumn="0" w:oddVBand="0" w:evenVBand="0" w:oddHBand="0" w:evenHBand="0" w:firstRowFirstColumn="0" w:firstRowLastColumn="0" w:lastRowFirstColumn="0" w:lastRowLastColumn="0"/>
            <w:tcW w:w="2054" w:type="dxa"/>
          </w:tcPr>
          <w:p w:rsidR="00332F5A" w:rsidRPr="00AD6D65" w:rsidRDefault="00332F5A">
            <w:pPr>
              <w:rPr>
                <w:rFonts w:cstheme="minorHAnsi"/>
                <w:b w:val="0"/>
                <w:bCs w:val="0"/>
                <w:sz w:val="24"/>
                <w:szCs w:val="24"/>
              </w:rPr>
              <w:pPrChange w:id="59" w:author="Brian Cullinan" w:date="2013-04-10T10:50:00Z">
                <w:pPr>
                  <w:spacing w:after="200" w:line="276" w:lineRule="auto"/>
                </w:pPr>
              </w:pPrChange>
            </w:pPr>
            <w:r w:rsidRPr="00AD6D65">
              <w:rPr>
                <w:rFonts w:cstheme="minorHAnsi"/>
                <w:sz w:val="24"/>
                <w:szCs w:val="24"/>
              </w:rPr>
              <w:t>AI3</w:t>
            </w:r>
          </w:p>
        </w:tc>
        <w:tc>
          <w:tcPr>
            <w:tcW w:w="4105" w:type="dxa"/>
          </w:tcPr>
          <w:p w:rsidR="00332F5A" w:rsidRPr="00AD6D65" w:rsidRDefault="00332F5A">
            <w:pPr>
              <w:cnfStyle w:val="000000000000" w:firstRow="0" w:lastRow="0" w:firstColumn="0" w:lastColumn="0" w:oddVBand="0" w:evenVBand="0" w:oddHBand="0" w:evenHBand="0" w:firstRowFirstColumn="0" w:firstRowLastColumn="0" w:lastRowFirstColumn="0" w:lastRowLastColumn="0"/>
              <w:rPr>
                <w:rFonts w:cstheme="minorHAnsi"/>
                <w:sz w:val="24"/>
                <w:szCs w:val="24"/>
              </w:rPr>
              <w:pPrChange w:id="60" w:author="Brian Cullinan" w:date="2013-04-10T10:50:00Z">
                <w:pPr>
                  <w:spacing w:after="200" w:line="276" w:lineRule="auto"/>
                  <w:cnfStyle w:val="000000000000" w:firstRow="0" w:lastRow="0" w:firstColumn="0" w:lastColumn="0" w:oddVBand="0" w:evenVBand="0" w:oddHBand="0" w:evenHBand="0" w:firstRowFirstColumn="0" w:firstRowLastColumn="0" w:lastRowFirstColumn="0" w:lastRowLastColumn="0"/>
                </w:pPr>
              </w:pPrChange>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25.0</w:t>
            </w:r>
          </w:p>
        </w:tc>
      </w:tr>
      <w:tr w:rsidR="00332F5A" w:rsidRPr="00AD6D65" w:rsidTr="00332F5A">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2054" w:type="dxa"/>
            <w:tcBorders>
              <w:top w:val="none" w:sz="0" w:space="0" w:color="auto"/>
              <w:left w:val="none" w:sz="0" w:space="0" w:color="auto"/>
              <w:bottom w:val="none" w:sz="0" w:space="0" w:color="auto"/>
            </w:tcBorders>
          </w:tcPr>
          <w:p w:rsidR="00332F5A" w:rsidRPr="00AD6D65" w:rsidRDefault="00332F5A">
            <w:pPr>
              <w:rPr>
                <w:rFonts w:cstheme="minorHAnsi"/>
                <w:b w:val="0"/>
                <w:bCs w:val="0"/>
                <w:sz w:val="24"/>
                <w:szCs w:val="24"/>
              </w:rPr>
              <w:pPrChange w:id="61" w:author="Brian Cullinan" w:date="2013-04-10T10:50:00Z">
                <w:pPr>
                  <w:spacing w:after="200" w:line="276" w:lineRule="auto"/>
                </w:pPr>
              </w:pPrChange>
            </w:pPr>
            <w:r w:rsidRPr="00AD6D65">
              <w:rPr>
                <w:rFonts w:cstheme="minorHAnsi"/>
                <w:sz w:val="24"/>
                <w:szCs w:val="24"/>
              </w:rPr>
              <w:t>Ai4</w:t>
            </w:r>
          </w:p>
        </w:tc>
        <w:tc>
          <w:tcPr>
            <w:tcW w:w="4105" w:type="dxa"/>
            <w:tcBorders>
              <w:top w:val="none" w:sz="0" w:space="0" w:color="auto"/>
              <w:bottom w:val="none" w:sz="0" w:space="0" w:color="auto"/>
              <w:right w:val="none" w:sz="0" w:space="0" w:color="auto"/>
            </w:tcBorders>
          </w:tcPr>
          <w:p w:rsidR="00332F5A" w:rsidRPr="00AD6D65" w:rsidRDefault="00332F5A">
            <w:pPr>
              <w:cnfStyle w:val="000000100000" w:firstRow="0" w:lastRow="0" w:firstColumn="0" w:lastColumn="0" w:oddVBand="0" w:evenVBand="0" w:oddHBand="1" w:evenHBand="0" w:firstRowFirstColumn="0" w:firstRowLastColumn="0" w:lastRowFirstColumn="0" w:lastRowLastColumn="0"/>
              <w:rPr>
                <w:rFonts w:cstheme="minorHAnsi"/>
                <w:sz w:val="24"/>
                <w:szCs w:val="24"/>
              </w:rPr>
              <w:pPrChange w:id="62" w:author="Brian Cullinan" w:date="2013-04-10T10:50:00Z">
                <w:pPr>
                  <w:spacing w:after="200" w:line="276" w:lineRule="auto"/>
                  <w:cnfStyle w:val="000000100000" w:firstRow="0" w:lastRow="0" w:firstColumn="0" w:lastColumn="0" w:oddVBand="0" w:evenVBand="0" w:oddHBand="1" w:evenHBand="0" w:firstRowFirstColumn="0" w:firstRowLastColumn="0" w:lastRowFirstColumn="0" w:lastRowLastColumn="0"/>
                </w:pPr>
              </w:pPrChange>
            </w:pPr>
            <w:r w:rsidRPr="00AD6D65">
              <w:rPr>
                <w:rFonts w:cstheme="minorHAnsi"/>
                <w:sz w:val="24"/>
                <w:szCs w:val="24"/>
              </w:rPr>
              <w:t>Value *  25.0</w:t>
            </w:r>
          </w:p>
        </w:tc>
      </w:tr>
      <w:tr w:rsidR="00332F5A" w:rsidRPr="00AD6D65" w:rsidTr="00F17C49">
        <w:trPr>
          <w:trHeight w:val="297"/>
          <w:jc w:val="center"/>
          <w:trPrChange w:id="63" w:author="Brian Cullinan" w:date="2013-04-10T10:50:00Z">
            <w:trPr>
              <w:trHeight w:val="297"/>
              <w:jc w:val="center"/>
            </w:trPr>
          </w:trPrChange>
        </w:trPr>
        <w:tc>
          <w:tcPr>
            <w:cnfStyle w:val="001000000000" w:firstRow="0" w:lastRow="0" w:firstColumn="1" w:lastColumn="0" w:oddVBand="0" w:evenVBand="0" w:oddHBand="0" w:evenHBand="0" w:firstRowFirstColumn="0" w:firstRowLastColumn="0" w:lastRowFirstColumn="0" w:lastRowLastColumn="0"/>
            <w:tcW w:w="2054" w:type="dxa"/>
            <w:shd w:val="clear" w:color="auto" w:fill="EEECE1" w:themeFill="background2"/>
            <w:tcPrChange w:id="64" w:author="Brian Cullinan" w:date="2013-04-10T10:50:00Z">
              <w:tcPr>
                <w:tcW w:w="2054" w:type="dxa"/>
              </w:tcPr>
            </w:tcPrChange>
          </w:tcPr>
          <w:p w:rsidR="00332F5A" w:rsidRPr="00AD6D65" w:rsidRDefault="00332F5A">
            <w:pPr>
              <w:rPr>
                <w:rFonts w:cstheme="minorHAnsi"/>
                <w:b w:val="0"/>
                <w:bCs w:val="0"/>
                <w:sz w:val="24"/>
                <w:szCs w:val="24"/>
              </w:rPr>
              <w:pPrChange w:id="65" w:author="Brian Cullinan" w:date="2013-04-10T10:50:00Z">
                <w:pPr>
                  <w:spacing w:after="200" w:line="276" w:lineRule="auto"/>
                </w:pPr>
              </w:pPrChange>
            </w:pPr>
            <w:r w:rsidRPr="00AD6D65">
              <w:rPr>
                <w:rFonts w:cstheme="minorHAnsi"/>
                <w:sz w:val="24"/>
                <w:szCs w:val="24"/>
              </w:rPr>
              <w:t>Break</w:t>
            </w:r>
          </w:p>
        </w:tc>
        <w:tc>
          <w:tcPr>
            <w:tcW w:w="4105" w:type="dxa"/>
            <w:shd w:val="clear" w:color="auto" w:fill="EEECE1" w:themeFill="background2"/>
            <w:tcPrChange w:id="66" w:author="Brian Cullinan" w:date="2013-04-10T10:50:00Z">
              <w:tcPr>
                <w:tcW w:w="4105" w:type="dxa"/>
              </w:tcPr>
            </w:tcPrChange>
          </w:tcPr>
          <w:p w:rsidR="00332F5A" w:rsidRPr="00AD6D65" w:rsidRDefault="00332F5A">
            <w:pPr>
              <w:cnfStyle w:val="000000000000" w:firstRow="0" w:lastRow="0" w:firstColumn="0" w:lastColumn="0" w:oddVBand="0" w:evenVBand="0" w:oddHBand="0" w:evenHBand="0" w:firstRowFirstColumn="0" w:firstRowLastColumn="0" w:lastRowFirstColumn="0" w:lastRowLastColumn="0"/>
              <w:rPr>
                <w:rFonts w:cstheme="minorHAnsi"/>
                <w:sz w:val="24"/>
                <w:szCs w:val="24"/>
              </w:rPr>
              <w:pPrChange w:id="67" w:author="Brian Cullinan" w:date="2013-04-10T10:50:00Z">
                <w:pPr>
                  <w:spacing w:after="200" w:line="276" w:lineRule="auto"/>
                  <w:cnfStyle w:val="000000000000" w:firstRow="0" w:lastRow="0" w:firstColumn="0" w:lastColumn="0" w:oddVBand="0" w:evenVBand="0" w:oddHBand="0" w:evenHBand="0" w:firstRowFirstColumn="0" w:firstRowLastColumn="0" w:lastRowFirstColumn="0" w:lastRowLastColumn="0"/>
                </w:pPr>
              </w:pPrChange>
            </w:pPr>
            <w:del w:id="68" w:author="Brian Cullinan" w:date="2013-04-10T10:50:00Z">
              <w:r w:rsidRPr="00AD6D65" w:rsidDel="007F2927">
                <w:rPr>
                  <w:rFonts w:cstheme="minorHAnsi"/>
                  <w:sz w:val="24"/>
                  <w:szCs w:val="24"/>
                </w:rPr>
                <w:delText>N/A</w:delText>
              </w:r>
            </w:del>
            <w:ins w:id="69" w:author="Brian Cullinan" w:date="2013-04-10T10:50:00Z">
              <w:r w:rsidR="007F2927">
                <w:rPr>
                  <w:rFonts w:cstheme="minorHAnsi"/>
                  <w:sz w:val="24"/>
                  <w:szCs w:val="24"/>
                </w:rPr>
                <w:t>No Change</w:t>
              </w:r>
            </w:ins>
          </w:p>
        </w:tc>
      </w:tr>
      <w:tr w:rsidR="00332F5A" w:rsidRPr="00AD6D65" w:rsidTr="00332F5A">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2054" w:type="dxa"/>
            <w:tcBorders>
              <w:top w:val="none" w:sz="0" w:space="0" w:color="auto"/>
              <w:left w:val="none" w:sz="0" w:space="0" w:color="auto"/>
              <w:bottom w:val="none" w:sz="0" w:space="0" w:color="auto"/>
            </w:tcBorders>
          </w:tcPr>
          <w:p w:rsidR="00332F5A" w:rsidRPr="00AD6D65" w:rsidRDefault="00332F5A">
            <w:pPr>
              <w:rPr>
                <w:rFonts w:cstheme="minorHAnsi"/>
                <w:b w:val="0"/>
                <w:bCs w:val="0"/>
                <w:sz w:val="24"/>
                <w:szCs w:val="24"/>
              </w:rPr>
              <w:pPrChange w:id="70" w:author="Brian Cullinan" w:date="2013-04-10T10:50:00Z">
                <w:pPr>
                  <w:spacing w:after="200" w:line="276" w:lineRule="auto"/>
                </w:pPr>
              </w:pPrChange>
            </w:pPr>
            <w:r w:rsidRPr="00AD6D65">
              <w:rPr>
                <w:rFonts w:cstheme="minorHAnsi"/>
                <w:sz w:val="24"/>
                <w:szCs w:val="24"/>
              </w:rPr>
              <w:t>Entropy</w:t>
            </w:r>
          </w:p>
        </w:tc>
        <w:tc>
          <w:tcPr>
            <w:tcW w:w="4105" w:type="dxa"/>
            <w:tcBorders>
              <w:top w:val="none" w:sz="0" w:space="0" w:color="auto"/>
              <w:bottom w:val="none" w:sz="0" w:space="0" w:color="auto"/>
              <w:right w:val="none" w:sz="0" w:space="0" w:color="auto"/>
            </w:tcBorders>
          </w:tcPr>
          <w:p w:rsidR="00332F5A" w:rsidRPr="00AD6D65" w:rsidRDefault="00332F5A">
            <w:pPr>
              <w:cnfStyle w:val="000000100000" w:firstRow="0" w:lastRow="0" w:firstColumn="0" w:lastColumn="0" w:oddVBand="0" w:evenVBand="0" w:oddHBand="1" w:evenHBand="0" w:firstRowFirstColumn="0" w:firstRowLastColumn="0" w:lastRowFirstColumn="0" w:lastRowLastColumn="0"/>
              <w:rPr>
                <w:rFonts w:cstheme="minorHAnsi"/>
                <w:sz w:val="24"/>
                <w:szCs w:val="24"/>
              </w:rPr>
              <w:pPrChange w:id="71" w:author="Brian Cullinan" w:date="2013-04-10T10:50:00Z">
                <w:pPr>
                  <w:spacing w:after="200" w:line="276" w:lineRule="auto"/>
                  <w:cnfStyle w:val="000000100000" w:firstRow="0" w:lastRow="0" w:firstColumn="0" w:lastColumn="0" w:oddVBand="0" w:evenVBand="0" w:oddHBand="1" w:evenHBand="0" w:firstRowFirstColumn="0" w:firstRowLastColumn="0" w:lastRowFirstColumn="0" w:lastRowLastColumn="0"/>
                </w:pPr>
              </w:pPrChange>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1500.0</w:t>
            </w:r>
          </w:p>
        </w:tc>
      </w:tr>
      <w:tr w:rsidR="00332F5A" w:rsidRPr="00AD6D65" w:rsidTr="00332F5A">
        <w:trPr>
          <w:trHeight w:val="251"/>
          <w:jc w:val="center"/>
        </w:trPr>
        <w:tc>
          <w:tcPr>
            <w:cnfStyle w:val="001000000000" w:firstRow="0" w:lastRow="0" w:firstColumn="1" w:lastColumn="0" w:oddVBand="0" w:evenVBand="0" w:oddHBand="0" w:evenHBand="0" w:firstRowFirstColumn="0" w:firstRowLastColumn="0" w:lastRowFirstColumn="0" w:lastRowLastColumn="0"/>
            <w:tcW w:w="2054" w:type="dxa"/>
          </w:tcPr>
          <w:p w:rsidR="00332F5A" w:rsidRPr="00AD6D65" w:rsidRDefault="00332F5A">
            <w:pPr>
              <w:rPr>
                <w:rFonts w:cstheme="minorHAnsi"/>
                <w:b w:val="0"/>
                <w:bCs w:val="0"/>
                <w:sz w:val="24"/>
                <w:szCs w:val="24"/>
              </w:rPr>
              <w:pPrChange w:id="72" w:author="Brian Cullinan" w:date="2013-04-10T10:50:00Z">
                <w:pPr>
                  <w:spacing w:after="200" w:line="276" w:lineRule="auto"/>
                </w:pPr>
              </w:pPrChange>
            </w:pPr>
            <w:r w:rsidRPr="00AD6D65">
              <w:rPr>
                <w:rFonts w:cstheme="minorHAnsi"/>
                <w:sz w:val="24"/>
                <w:szCs w:val="24"/>
              </w:rPr>
              <w:t>Fractal</w:t>
            </w:r>
          </w:p>
        </w:tc>
        <w:tc>
          <w:tcPr>
            <w:tcW w:w="4105" w:type="dxa"/>
          </w:tcPr>
          <w:p w:rsidR="00332F5A" w:rsidRPr="00AD6D65" w:rsidRDefault="00332F5A">
            <w:pPr>
              <w:cnfStyle w:val="000000000000" w:firstRow="0" w:lastRow="0" w:firstColumn="0" w:lastColumn="0" w:oddVBand="0" w:evenVBand="0" w:oddHBand="0" w:evenHBand="0" w:firstRowFirstColumn="0" w:firstRowLastColumn="0" w:lastRowFirstColumn="0" w:lastRowLastColumn="0"/>
              <w:rPr>
                <w:rFonts w:cstheme="minorHAnsi"/>
                <w:sz w:val="24"/>
                <w:szCs w:val="24"/>
              </w:rPr>
              <w:pPrChange w:id="73" w:author="Brian Cullinan" w:date="2013-04-10T10:50:00Z">
                <w:pPr>
                  <w:spacing w:after="200" w:line="276" w:lineRule="auto"/>
                  <w:cnfStyle w:val="000000000000" w:firstRow="0" w:lastRow="0" w:firstColumn="0" w:lastColumn="0" w:oddVBand="0" w:evenVBand="0" w:oddHBand="0" w:evenHBand="0" w:firstRowFirstColumn="0" w:firstRowLastColumn="0" w:lastRowFirstColumn="0" w:lastRowLastColumn="0"/>
                </w:pPr>
              </w:pPrChange>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225.0</w:t>
            </w:r>
          </w:p>
        </w:tc>
      </w:tr>
      <w:tr w:rsidR="00332F5A" w:rsidRPr="00AD6D65" w:rsidTr="00332F5A">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2054" w:type="dxa"/>
            <w:tcBorders>
              <w:top w:val="none" w:sz="0" w:space="0" w:color="auto"/>
              <w:left w:val="none" w:sz="0" w:space="0" w:color="auto"/>
              <w:bottom w:val="none" w:sz="0" w:space="0" w:color="auto"/>
            </w:tcBorders>
          </w:tcPr>
          <w:p w:rsidR="00332F5A" w:rsidRPr="00AD6D65" w:rsidRDefault="00332F5A">
            <w:pPr>
              <w:rPr>
                <w:rFonts w:cstheme="minorHAnsi"/>
                <w:b w:val="0"/>
                <w:bCs w:val="0"/>
                <w:sz w:val="24"/>
                <w:szCs w:val="24"/>
              </w:rPr>
              <w:pPrChange w:id="74" w:author="Brian Cullinan" w:date="2013-04-10T10:50:00Z">
                <w:pPr>
                  <w:spacing w:after="200" w:line="276" w:lineRule="auto"/>
                </w:pPr>
              </w:pPrChange>
            </w:pPr>
            <w:r w:rsidRPr="00AD6D65">
              <w:rPr>
                <w:rFonts w:cstheme="minorHAnsi"/>
                <w:sz w:val="24"/>
                <w:szCs w:val="24"/>
              </w:rPr>
              <w:t>Form</w:t>
            </w:r>
          </w:p>
        </w:tc>
        <w:tc>
          <w:tcPr>
            <w:tcW w:w="4105" w:type="dxa"/>
            <w:tcBorders>
              <w:top w:val="none" w:sz="0" w:space="0" w:color="auto"/>
              <w:bottom w:val="none" w:sz="0" w:space="0" w:color="auto"/>
              <w:right w:val="none" w:sz="0" w:space="0" w:color="auto"/>
            </w:tcBorders>
          </w:tcPr>
          <w:p w:rsidR="00332F5A" w:rsidRPr="00AD6D65" w:rsidRDefault="00332F5A">
            <w:pPr>
              <w:cnfStyle w:val="000000100000" w:firstRow="0" w:lastRow="0" w:firstColumn="0" w:lastColumn="0" w:oddVBand="0" w:evenVBand="0" w:oddHBand="1" w:evenHBand="0" w:firstRowFirstColumn="0" w:firstRowLastColumn="0" w:lastRowFirstColumn="0" w:lastRowLastColumn="0"/>
              <w:rPr>
                <w:rFonts w:cstheme="minorHAnsi"/>
                <w:sz w:val="24"/>
                <w:szCs w:val="24"/>
              </w:rPr>
              <w:pPrChange w:id="75" w:author="Brian Cullinan" w:date="2013-04-10T10:50:00Z">
                <w:pPr>
                  <w:spacing w:after="200" w:line="276" w:lineRule="auto"/>
                  <w:cnfStyle w:val="000000100000" w:firstRow="0" w:lastRow="0" w:firstColumn="0" w:lastColumn="0" w:oddVBand="0" w:evenVBand="0" w:oddHBand="1" w:evenHBand="0" w:firstRowFirstColumn="0" w:firstRowLastColumn="0" w:lastRowFirstColumn="0" w:lastRowLastColumn="0"/>
                </w:pPr>
              </w:pPrChange>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300.0</w:t>
            </w:r>
          </w:p>
        </w:tc>
      </w:tr>
      <w:tr w:rsidR="00332F5A" w:rsidRPr="00AD6D65" w:rsidTr="00332F5A">
        <w:trPr>
          <w:trHeight w:val="267"/>
          <w:jc w:val="center"/>
        </w:trPr>
        <w:tc>
          <w:tcPr>
            <w:cnfStyle w:val="001000000000" w:firstRow="0" w:lastRow="0" w:firstColumn="1" w:lastColumn="0" w:oddVBand="0" w:evenVBand="0" w:oddHBand="0" w:evenHBand="0" w:firstRowFirstColumn="0" w:firstRowLastColumn="0" w:lastRowFirstColumn="0" w:lastRowLastColumn="0"/>
            <w:tcW w:w="2054" w:type="dxa"/>
          </w:tcPr>
          <w:p w:rsidR="00332F5A" w:rsidRPr="00AD6D65" w:rsidRDefault="00332F5A">
            <w:pPr>
              <w:rPr>
                <w:rFonts w:cstheme="minorHAnsi"/>
                <w:b w:val="0"/>
                <w:bCs w:val="0"/>
                <w:sz w:val="24"/>
                <w:szCs w:val="24"/>
              </w:rPr>
              <w:pPrChange w:id="76" w:author="Brian Cullinan" w:date="2013-04-10T10:50:00Z">
                <w:pPr>
                  <w:spacing w:after="200" w:line="276" w:lineRule="auto"/>
                </w:pPr>
              </w:pPrChange>
            </w:pPr>
            <w:r w:rsidRPr="00AD6D65">
              <w:rPr>
                <w:rFonts w:cstheme="minorHAnsi"/>
                <w:sz w:val="24"/>
                <w:szCs w:val="24"/>
              </w:rPr>
              <w:t>Form1</w:t>
            </w:r>
            <w:ins w:id="77" w:author="Brian Cullinan" w:date="2013-04-10T15:53:00Z">
              <w:r w:rsidR="00900C5D">
                <w:rPr>
                  <w:rFonts w:cstheme="minorHAnsi"/>
                  <w:sz w:val="24"/>
                  <w:szCs w:val="24"/>
                </w:rPr>
                <w:t>_</w:t>
              </w:r>
            </w:ins>
            <w:del w:id="78" w:author="Brian Cullinan" w:date="2013-04-10T15:53:00Z">
              <w:r w:rsidRPr="00AD6D65" w:rsidDel="00900C5D">
                <w:rPr>
                  <w:rFonts w:cstheme="minorHAnsi"/>
                  <w:sz w:val="24"/>
                  <w:szCs w:val="24"/>
                </w:rPr>
                <w:delText>-</w:delText>
              </w:r>
            </w:del>
            <w:r w:rsidRPr="00AD6D65">
              <w:rPr>
                <w:rFonts w:cstheme="minorHAnsi"/>
                <w:sz w:val="24"/>
                <w:szCs w:val="24"/>
              </w:rPr>
              <w:t>1</w:t>
            </w:r>
          </w:p>
        </w:tc>
        <w:tc>
          <w:tcPr>
            <w:tcW w:w="4105" w:type="dxa"/>
          </w:tcPr>
          <w:p w:rsidR="00332F5A" w:rsidRPr="00AD6D65" w:rsidRDefault="00332F5A">
            <w:pPr>
              <w:cnfStyle w:val="000000000000" w:firstRow="0" w:lastRow="0" w:firstColumn="0" w:lastColumn="0" w:oddVBand="0" w:evenVBand="0" w:oddHBand="0" w:evenHBand="0" w:firstRowFirstColumn="0" w:firstRowLastColumn="0" w:lastRowFirstColumn="0" w:lastRowLastColumn="0"/>
              <w:rPr>
                <w:rFonts w:cstheme="minorHAnsi"/>
                <w:sz w:val="24"/>
                <w:szCs w:val="24"/>
              </w:rPr>
              <w:pPrChange w:id="79" w:author="Brian Cullinan" w:date="2013-04-10T10:50:00Z">
                <w:pPr>
                  <w:spacing w:after="200" w:line="276" w:lineRule="auto"/>
                  <w:cnfStyle w:val="000000000000" w:firstRow="0" w:lastRow="0" w:firstColumn="0" w:lastColumn="0" w:oddVBand="0" w:evenVBand="0" w:oddHBand="0" w:evenHBand="0" w:firstRowFirstColumn="0" w:firstRowLastColumn="0" w:lastRowFirstColumn="0" w:lastRowLastColumn="0"/>
                </w:pPr>
              </w:pPrChange>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75.0</w:t>
            </w:r>
          </w:p>
        </w:tc>
      </w:tr>
      <w:tr w:rsidR="00332F5A" w:rsidRPr="00AD6D65" w:rsidTr="00332F5A">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2054" w:type="dxa"/>
            <w:tcBorders>
              <w:top w:val="none" w:sz="0" w:space="0" w:color="auto"/>
              <w:left w:val="none" w:sz="0" w:space="0" w:color="auto"/>
              <w:bottom w:val="none" w:sz="0" w:space="0" w:color="auto"/>
            </w:tcBorders>
          </w:tcPr>
          <w:p w:rsidR="00332F5A" w:rsidRPr="00AD6D65" w:rsidRDefault="00332F5A">
            <w:pPr>
              <w:rPr>
                <w:rFonts w:cstheme="minorHAnsi"/>
                <w:b w:val="0"/>
                <w:bCs w:val="0"/>
                <w:sz w:val="24"/>
                <w:szCs w:val="24"/>
              </w:rPr>
              <w:pPrChange w:id="80" w:author="Brian Cullinan" w:date="2013-04-10T10:50:00Z">
                <w:pPr>
                  <w:spacing w:after="200" w:line="276" w:lineRule="auto"/>
                </w:pPr>
              </w:pPrChange>
            </w:pPr>
            <w:r w:rsidRPr="00AD6D65">
              <w:rPr>
                <w:rFonts w:cstheme="minorHAnsi"/>
                <w:sz w:val="24"/>
                <w:szCs w:val="24"/>
              </w:rPr>
              <w:t>Form1</w:t>
            </w:r>
            <w:ins w:id="81" w:author="Brian Cullinan" w:date="2013-04-10T15:53:00Z">
              <w:r w:rsidR="00900C5D">
                <w:rPr>
                  <w:rFonts w:cstheme="minorHAnsi"/>
                  <w:sz w:val="24"/>
                  <w:szCs w:val="24"/>
                </w:rPr>
                <w:t>_</w:t>
              </w:r>
            </w:ins>
            <w:del w:id="82" w:author="Brian Cullinan" w:date="2013-04-10T15:53:00Z">
              <w:r w:rsidRPr="00AD6D65" w:rsidDel="00900C5D">
                <w:rPr>
                  <w:rFonts w:cstheme="minorHAnsi"/>
                  <w:sz w:val="24"/>
                  <w:szCs w:val="24"/>
                </w:rPr>
                <w:delText>-</w:delText>
              </w:r>
            </w:del>
            <w:r w:rsidRPr="00AD6D65">
              <w:rPr>
                <w:rFonts w:cstheme="minorHAnsi"/>
                <w:sz w:val="24"/>
                <w:szCs w:val="24"/>
              </w:rPr>
              <w:t>2</w:t>
            </w:r>
          </w:p>
        </w:tc>
        <w:tc>
          <w:tcPr>
            <w:tcW w:w="4105" w:type="dxa"/>
            <w:tcBorders>
              <w:top w:val="none" w:sz="0" w:space="0" w:color="auto"/>
              <w:bottom w:val="none" w:sz="0" w:space="0" w:color="auto"/>
              <w:right w:val="none" w:sz="0" w:space="0" w:color="auto"/>
            </w:tcBorders>
          </w:tcPr>
          <w:p w:rsidR="00332F5A" w:rsidRPr="00AD6D65" w:rsidRDefault="00332F5A">
            <w:pPr>
              <w:cnfStyle w:val="000000100000" w:firstRow="0" w:lastRow="0" w:firstColumn="0" w:lastColumn="0" w:oddVBand="0" w:evenVBand="0" w:oddHBand="1" w:evenHBand="0" w:firstRowFirstColumn="0" w:firstRowLastColumn="0" w:lastRowFirstColumn="0" w:lastRowLastColumn="0"/>
              <w:rPr>
                <w:rFonts w:cstheme="minorHAnsi"/>
                <w:sz w:val="24"/>
                <w:szCs w:val="24"/>
              </w:rPr>
              <w:pPrChange w:id="83" w:author="Brian Cullinan" w:date="2013-04-10T10:50:00Z">
                <w:pPr>
                  <w:spacing w:after="200" w:line="276" w:lineRule="auto"/>
                  <w:cnfStyle w:val="000000100000" w:firstRow="0" w:lastRow="0" w:firstColumn="0" w:lastColumn="0" w:oddVBand="0" w:evenVBand="0" w:oddHBand="1" w:evenHBand="0" w:firstRowFirstColumn="0" w:firstRowLastColumn="0" w:lastRowFirstColumn="0" w:lastRowLastColumn="0"/>
                </w:pPr>
              </w:pPrChange>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75.0</w:t>
            </w:r>
          </w:p>
        </w:tc>
      </w:tr>
      <w:tr w:rsidR="00332F5A" w:rsidRPr="00AD6D65" w:rsidTr="00332F5A">
        <w:trPr>
          <w:trHeight w:val="251"/>
          <w:jc w:val="center"/>
        </w:trPr>
        <w:tc>
          <w:tcPr>
            <w:cnfStyle w:val="001000000000" w:firstRow="0" w:lastRow="0" w:firstColumn="1" w:lastColumn="0" w:oddVBand="0" w:evenVBand="0" w:oddHBand="0" w:evenHBand="0" w:firstRowFirstColumn="0" w:firstRowLastColumn="0" w:lastRowFirstColumn="0" w:lastRowLastColumn="0"/>
            <w:tcW w:w="2054" w:type="dxa"/>
          </w:tcPr>
          <w:p w:rsidR="00332F5A" w:rsidRPr="00AD6D65" w:rsidRDefault="00332F5A">
            <w:pPr>
              <w:rPr>
                <w:rFonts w:cstheme="minorHAnsi"/>
                <w:b w:val="0"/>
                <w:bCs w:val="0"/>
                <w:sz w:val="24"/>
                <w:szCs w:val="24"/>
              </w:rPr>
              <w:pPrChange w:id="84" w:author="Brian Cullinan" w:date="2013-04-10T10:50:00Z">
                <w:pPr>
                  <w:spacing w:after="200" w:line="276" w:lineRule="auto"/>
                </w:pPr>
              </w:pPrChange>
            </w:pPr>
            <w:r w:rsidRPr="00AD6D65">
              <w:rPr>
                <w:rFonts w:cstheme="minorHAnsi"/>
                <w:sz w:val="24"/>
                <w:szCs w:val="24"/>
              </w:rPr>
              <w:t>Form1</w:t>
            </w:r>
            <w:ins w:id="85" w:author="Brian Cullinan" w:date="2013-04-10T15:53:00Z">
              <w:r w:rsidR="00900C5D">
                <w:rPr>
                  <w:rFonts w:cstheme="minorHAnsi"/>
                  <w:sz w:val="24"/>
                  <w:szCs w:val="24"/>
                </w:rPr>
                <w:t>_</w:t>
              </w:r>
            </w:ins>
            <w:del w:id="86" w:author="Brian Cullinan" w:date="2013-04-10T15:53:00Z">
              <w:r w:rsidRPr="00AD6D65" w:rsidDel="00900C5D">
                <w:rPr>
                  <w:rFonts w:cstheme="minorHAnsi"/>
                  <w:sz w:val="24"/>
                  <w:szCs w:val="24"/>
                </w:rPr>
                <w:delText>-</w:delText>
              </w:r>
            </w:del>
            <w:r w:rsidRPr="00AD6D65">
              <w:rPr>
                <w:rFonts w:cstheme="minorHAnsi"/>
                <w:sz w:val="24"/>
                <w:szCs w:val="24"/>
              </w:rPr>
              <w:t>3</w:t>
            </w:r>
          </w:p>
        </w:tc>
        <w:tc>
          <w:tcPr>
            <w:tcW w:w="4105" w:type="dxa"/>
          </w:tcPr>
          <w:p w:rsidR="00332F5A" w:rsidRPr="00AD6D65" w:rsidRDefault="00332F5A">
            <w:pPr>
              <w:cnfStyle w:val="000000000000" w:firstRow="0" w:lastRow="0" w:firstColumn="0" w:lastColumn="0" w:oddVBand="0" w:evenVBand="0" w:oddHBand="0" w:evenHBand="0" w:firstRowFirstColumn="0" w:firstRowLastColumn="0" w:lastRowFirstColumn="0" w:lastRowLastColumn="0"/>
              <w:rPr>
                <w:rFonts w:cstheme="minorHAnsi"/>
                <w:sz w:val="24"/>
                <w:szCs w:val="24"/>
              </w:rPr>
              <w:pPrChange w:id="87" w:author="Brian Cullinan" w:date="2013-04-10T10:50:00Z">
                <w:pPr>
                  <w:spacing w:after="200" w:line="276" w:lineRule="auto"/>
                  <w:cnfStyle w:val="000000000000" w:firstRow="0" w:lastRow="0" w:firstColumn="0" w:lastColumn="0" w:oddVBand="0" w:evenVBand="0" w:oddHBand="0" w:evenHBand="0" w:firstRowFirstColumn="0" w:firstRowLastColumn="0" w:lastRowFirstColumn="0" w:lastRowLastColumn="0"/>
                </w:pPr>
              </w:pPrChange>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75.0</w:t>
            </w:r>
          </w:p>
        </w:tc>
      </w:tr>
      <w:tr w:rsidR="00332F5A" w:rsidRPr="00AD6D65" w:rsidTr="00332F5A">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2054" w:type="dxa"/>
            <w:tcBorders>
              <w:top w:val="none" w:sz="0" w:space="0" w:color="auto"/>
              <w:left w:val="none" w:sz="0" w:space="0" w:color="auto"/>
              <w:bottom w:val="none" w:sz="0" w:space="0" w:color="auto"/>
            </w:tcBorders>
          </w:tcPr>
          <w:p w:rsidR="00332F5A" w:rsidRPr="00AD6D65" w:rsidRDefault="00332F5A">
            <w:pPr>
              <w:rPr>
                <w:rFonts w:cstheme="minorHAnsi"/>
                <w:b w:val="0"/>
                <w:bCs w:val="0"/>
                <w:sz w:val="24"/>
                <w:szCs w:val="24"/>
              </w:rPr>
              <w:pPrChange w:id="88" w:author="Brian Cullinan" w:date="2013-04-10T10:50:00Z">
                <w:pPr>
                  <w:spacing w:after="200" w:line="276" w:lineRule="auto"/>
                </w:pPr>
              </w:pPrChange>
            </w:pPr>
            <w:r w:rsidRPr="00AD6D65">
              <w:rPr>
                <w:rFonts w:cstheme="minorHAnsi"/>
                <w:sz w:val="24"/>
                <w:szCs w:val="24"/>
              </w:rPr>
              <w:t>Form1</w:t>
            </w:r>
            <w:ins w:id="89" w:author="Brian Cullinan" w:date="2013-04-10T15:53:00Z">
              <w:r w:rsidR="00900C5D">
                <w:rPr>
                  <w:rFonts w:cstheme="minorHAnsi"/>
                  <w:sz w:val="24"/>
                  <w:szCs w:val="24"/>
                </w:rPr>
                <w:t>_</w:t>
              </w:r>
            </w:ins>
            <w:del w:id="90" w:author="Brian Cullinan" w:date="2013-04-10T15:53:00Z">
              <w:r w:rsidRPr="00AD6D65" w:rsidDel="00900C5D">
                <w:rPr>
                  <w:rFonts w:cstheme="minorHAnsi"/>
                  <w:sz w:val="24"/>
                  <w:szCs w:val="24"/>
                </w:rPr>
                <w:delText>-</w:delText>
              </w:r>
            </w:del>
            <w:r w:rsidRPr="00AD6D65">
              <w:rPr>
                <w:rFonts w:cstheme="minorHAnsi"/>
                <w:sz w:val="24"/>
                <w:szCs w:val="24"/>
              </w:rPr>
              <w:t>4</w:t>
            </w:r>
          </w:p>
        </w:tc>
        <w:tc>
          <w:tcPr>
            <w:tcW w:w="4105" w:type="dxa"/>
            <w:tcBorders>
              <w:top w:val="none" w:sz="0" w:space="0" w:color="auto"/>
              <w:bottom w:val="none" w:sz="0" w:space="0" w:color="auto"/>
              <w:right w:val="none" w:sz="0" w:space="0" w:color="auto"/>
            </w:tcBorders>
          </w:tcPr>
          <w:p w:rsidR="00332F5A" w:rsidRPr="00AD6D65" w:rsidRDefault="00332F5A">
            <w:pPr>
              <w:cnfStyle w:val="000000100000" w:firstRow="0" w:lastRow="0" w:firstColumn="0" w:lastColumn="0" w:oddVBand="0" w:evenVBand="0" w:oddHBand="1" w:evenHBand="0" w:firstRowFirstColumn="0" w:firstRowLastColumn="0" w:lastRowFirstColumn="0" w:lastRowLastColumn="0"/>
              <w:rPr>
                <w:rFonts w:cstheme="minorHAnsi"/>
                <w:sz w:val="24"/>
                <w:szCs w:val="24"/>
              </w:rPr>
              <w:pPrChange w:id="91" w:author="Brian Cullinan" w:date="2013-04-10T10:50:00Z">
                <w:pPr>
                  <w:spacing w:after="200" w:line="276" w:lineRule="auto"/>
                  <w:cnfStyle w:val="000000100000" w:firstRow="0" w:lastRow="0" w:firstColumn="0" w:lastColumn="0" w:oddVBand="0" w:evenVBand="0" w:oddHBand="1" w:evenHBand="0" w:firstRowFirstColumn="0" w:firstRowLastColumn="0" w:lastRowFirstColumn="0" w:lastRowLastColumn="0"/>
                </w:pPr>
              </w:pPrChange>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75.0</w:t>
            </w:r>
          </w:p>
        </w:tc>
      </w:tr>
      <w:tr w:rsidR="00332F5A" w:rsidRPr="00AD6D65" w:rsidTr="00332F5A">
        <w:trPr>
          <w:trHeight w:val="267"/>
          <w:jc w:val="center"/>
        </w:trPr>
        <w:tc>
          <w:tcPr>
            <w:cnfStyle w:val="001000000000" w:firstRow="0" w:lastRow="0" w:firstColumn="1" w:lastColumn="0" w:oddVBand="0" w:evenVBand="0" w:oddHBand="0" w:evenHBand="0" w:firstRowFirstColumn="0" w:firstRowLastColumn="0" w:lastRowFirstColumn="0" w:lastRowLastColumn="0"/>
            <w:tcW w:w="2054" w:type="dxa"/>
          </w:tcPr>
          <w:p w:rsidR="00332F5A" w:rsidRPr="00AD6D65" w:rsidRDefault="00332F5A">
            <w:pPr>
              <w:rPr>
                <w:rFonts w:cstheme="minorHAnsi"/>
                <w:b w:val="0"/>
                <w:bCs w:val="0"/>
                <w:sz w:val="24"/>
                <w:szCs w:val="24"/>
              </w:rPr>
              <w:pPrChange w:id="92" w:author="Brian Cullinan" w:date="2013-04-10T10:50:00Z">
                <w:pPr>
                  <w:spacing w:after="200" w:line="276" w:lineRule="auto"/>
                </w:pPr>
              </w:pPrChange>
            </w:pPr>
            <w:r w:rsidRPr="00AD6D65">
              <w:rPr>
                <w:rFonts w:cstheme="minorHAnsi"/>
                <w:sz w:val="24"/>
                <w:szCs w:val="24"/>
              </w:rPr>
              <w:t>Form 2</w:t>
            </w:r>
          </w:p>
        </w:tc>
        <w:tc>
          <w:tcPr>
            <w:tcW w:w="4105" w:type="dxa"/>
          </w:tcPr>
          <w:p w:rsidR="00332F5A" w:rsidRPr="00AD6D65" w:rsidRDefault="00332F5A">
            <w:pPr>
              <w:cnfStyle w:val="000000000000" w:firstRow="0" w:lastRow="0" w:firstColumn="0" w:lastColumn="0" w:oddVBand="0" w:evenVBand="0" w:oddHBand="0" w:evenHBand="0" w:firstRowFirstColumn="0" w:firstRowLastColumn="0" w:lastRowFirstColumn="0" w:lastRowLastColumn="0"/>
              <w:rPr>
                <w:rFonts w:cstheme="minorHAnsi"/>
                <w:sz w:val="24"/>
                <w:szCs w:val="24"/>
              </w:rPr>
              <w:pPrChange w:id="93" w:author="Brian Cullinan" w:date="2013-04-10T10:50:00Z">
                <w:pPr>
                  <w:spacing w:after="200" w:line="276" w:lineRule="auto"/>
                  <w:cnfStyle w:val="000000000000" w:firstRow="0" w:lastRow="0" w:firstColumn="0" w:lastColumn="0" w:oddVBand="0" w:evenVBand="0" w:oddHBand="0" w:evenHBand="0" w:firstRowFirstColumn="0" w:firstRowLastColumn="0" w:lastRowFirstColumn="0" w:lastRowLastColumn="0"/>
                </w:pPr>
              </w:pPrChange>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300.0</w:t>
            </w:r>
          </w:p>
        </w:tc>
      </w:tr>
      <w:tr w:rsidR="00332F5A" w:rsidRPr="00AD6D65" w:rsidTr="00332F5A">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2054" w:type="dxa"/>
            <w:tcBorders>
              <w:top w:val="none" w:sz="0" w:space="0" w:color="auto"/>
              <w:left w:val="none" w:sz="0" w:space="0" w:color="auto"/>
              <w:bottom w:val="none" w:sz="0" w:space="0" w:color="auto"/>
            </w:tcBorders>
          </w:tcPr>
          <w:p w:rsidR="00332F5A" w:rsidRPr="00AD6D65" w:rsidRDefault="00332F5A">
            <w:pPr>
              <w:rPr>
                <w:rFonts w:cstheme="minorHAnsi"/>
                <w:b w:val="0"/>
                <w:bCs w:val="0"/>
                <w:sz w:val="24"/>
                <w:szCs w:val="24"/>
              </w:rPr>
              <w:pPrChange w:id="94" w:author="Brian Cullinan" w:date="2013-04-10T10:50:00Z">
                <w:pPr>
                  <w:spacing w:after="200" w:line="276" w:lineRule="auto"/>
                </w:pPr>
              </w:pPrChange>
            </w:pPr>
            <w:r w:rsidRPr="00AD6D65">
              <w:rPr>
                <w:rFonts w:cstheme="minorHAnsi"/>
                <w:sz w:val="24"/>
                <w:szCs w:val="24"/>
              </w:rPr>
              <w:t>Form 2 Prime</w:t>
            </w:r>
          </w:p>
        </w:tc>
        <w:tc>
          <w:tcPr>
            <w:tcW w:w="4105" w:type="dxa"/>
            <w:tcBorders>
              <w:top w:val="none" w:sz="0" w:space="0" w:color="auto"/>
              <w:bottom w:val="none" w:sz="0" w:space="0" w:color="auto"/>
              <w:right w:val="none" w:sz="0" w:space="0" w:color="auto"/>
            </w:tcBorders>
          </w:tcPr>
          <w:p w:rsidR="00332F5A" w:rsidRPr="00AD6D65" w:rsidRDefault="00332F5A">
            <w:pPr>
              <w:cnfStyle w:val="000000100000" w:firstRow="0" w:lastRow="0" w:firstColumn="0" w:lastColumn="0" w:oddVBand="0" w:evenVBand="0" w:oddHBand="1" w:evenHBand="0" w:firstRowFirstColumn="0" w:firstRowLastColumn="0" w:lastRowFirstColumn="0" w:lastRowLastColumn="0"/>
              <w:rPr>
                <w:rFonts w:cstheme="minorHAnsi"/>
                <w:sz w:val="24"/>
                <w:szCs w:val="24"/>
              </w:rPr>
              <w:pPrChange w:id="95" w:author="Brian Cullinan" w:date="2013-04-10T10:50:00Z">
                <w:pPr>
                  <w:spacing w:after="200" w:line="276" w:lineRule="auto"/>
                  <w:cnfStyle w:val="000000100000" w:firstRow="0" w:lastRow="0" w:firstColumn="0" w:lastColumn="0" w:oddVBand="0" w:evenVBand="0" w:oddHBand="1" w:evenHBand="0" w:firstRowFirstColumn="0" w:firstRowLastColumn="0" w:lastRowFirstColumn="0" w:lastRowLastColumn="0"/>
                </w:pPr>
              </w:pPrChange>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300.0</w:t>
            </w:r>
          </w:p>
        </w:tc>
      </w:tr>
      <w:tr w:rsidR="00332F5A" w:rsidRPr="00AD6D65" w:rsidTr="00332F5A">
        <w:trPr>
          <w:trHeight w:val="251"/>
          <w:jc w:val="center"/>
        </w:trPr>
        <w:tc>
          <w:tcPr>
            <w:cnfStyle w:val="001000000000" w:firstRow="0" w:lastRow="0" w:firstColumn="1" w:lastColumn="0" w:oddVBand="0" w:evenVBand="0" w:oddHBand="0" w:evenHBand="0" w:firstRowFirstColumn="0" w:firstRowLastColumn="0" w:lastRowFirstColumn="0" w:lastRowLastColumn="0"/>
            <w:tcW w:w="2054" w:type="dxa"/>
          </w:tcPr>
          <w:p w:rsidR="00332F5A" w:rsidRPr="00AD6D65" w:rsidRDefault="00332F5A">
            <w:pPr>
              <w:rPr>
                <w:rFonts w:cstheme="minorHAnsi"/>
                <w:b w:val="0"/>
                <w:bCs w:val="0"/>
                <w:sz w:val="24"/>
                <w:szCs w:val="24"/>
              </w:rPr>
              <w:pPrChange w:id="96" w:author="Brian Cullinan" w:date="2013-04-10T10:50:00Z">
                <w:pPr>
                  <w:spacing w:after="200" w:line="276" w:lineRule="auto"/>
                </w:pPr>
              </w:pPrChange>
            </w:pPr>
            <w:r w:rsidRPr="00AD6D65">
              <w:rPr>
                <w:rFonts w:cstheme="minorHAnsi"/>
                <w:sz w:val="24"/>
                <w:szCs w:val="24"/>
              </w:rPr>
              <w:t>NS Integer</w:t>
            </w:r>
          </w:p>
        </w:tc>
        <w:tc>
          <w:tcPr>
            <w:tcW w:w="4105" w:type="dxa"/>
          </w:tcPr>
          <w:p w:rsidR="00332F5A" w:rsidRPr="00AD6D65" w:rsidRDefault="00332F5A">
            <w:pPr>
              <w:cnfStyle w:val="000000000000" w:firstRow="0" w:lastRow="0" w:firstColumn="0" w:lastColumn="0" w:oddVBand="0" w:evenVBand="0" w:oddHBand="0" w:evenHBand="0" w:firstRowFirstColumn="0" w:firstRowLastColumn="0" w:lastRowFirstColumn="0" w:lastRowLastColumn="0"/>
              <w:rPr>
                <w:rFonts w:cstheme="minorHAnsi"/>
                <w:sz w:val="24"/>
                <w:szCs w:val="24"/>
              </w:rPr>
              <w:pPrChange w:id="97" w:author="Brian Cullinan" w:date="2013-04-10T10:50:00Z">
                <w:pPr>
                  <w:spacing w:after="200" w:line="276" w:lineRule="auto"/>
                  <w:cnfStyle w:val="000000000000" w:firstRow="0" w:lastRow="0" w:firstColumn="0" w:lastColumn="0" w:oddVBand="0" w:evenVBand="0" w:oddHBand="0" w:evenHBand="0" w:firstRowFirstColumn="0" w:firstRowLastColumn="0" w:lastRowFirstColumn="0" w:lastRowLastColumn="0"/>
                </w:pPr>
              </w:pPrChange>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3500.0</w:t>
            </w:r>
          </w:p>
        </w:tc>
      </w:tr>
      <w:tr w:rsidR="00332F5A" w:rsidRPr="00AD6D65" w:rsidTr="00332F5A">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2054" w:type="dxa"/>
            <w:tcBorders>
              <w:top w:val="none" w:sz="0" w:space="0" w:color="auto"/>
              <w:left w:val="none" w:sz="0" w:space="0" w:color="auto"/>
              <w:bottom w:val="none" w:sz="0" w:space="0" w:color="auto"/>
            </w:tcBorders>
          </w:tcPr>
          <w:p w:rsidR="00332F5A" w:rsidRPr="00AD6D65" w:rsidRDefault="00332F5A">
            <w:pPr>
              <w:rPr>
                <w:rFonts w:cstheme="minorHAnsi"/>
                <w:b w:val="0"/>
                <w:bCs w:val="0"/>
                <w:sz w:val="24"/>
                <w:szCs w:val="24"/>
              </w:rPr>
              <w:pPrChange w:id="98" w:author="Brian Cullinan" w:date="2013-04-10T10:50:00Z">
                <w:pPr>
                  <w:spacing w:after="200" w:line="276" w:lineRule="auto"/>
                </w:pPr>
              </w:pPrChange>
            </w:pPr>
            <w:r w:rsidRPr="00AD6D65">
              <w:rPr>
                <w:rFonts w:cstheme="minorHAnsi"/>
                <w:sz w:val="24"/>
                <w:szCs w:val="24"/>
              </w:rPr>
              <w:t>Normalized Area</w:t>
            </w:r>
          </w:p>
        </w:tc>
        <w:tc>
          <w:tcPr>
            <w:tcW w:w="4105" w:type="dxa"/>
            <w:tcBorders>
              <w:top w:val="none" w:sz="0" w:space="0" w:color="auto"/>
              <w:bottom w:val="none" w:sz="0" w:space="0" w:color="auto"/>
              <w:right w:val="none" w:sz="0" w:space="0" w:color="auto"/>
            </w:tcBorders>
          </w:tcPr>
          <w:p w:rsidR="00332F5A" w:rsidRPr="00AD6D65" w:rsidRDefault="00332F5A">
            <w:pPr>
              <w:cnfStyle w:val="000000100000" w:firstRow="0" w:lastRow="0" w:firstColumn="0" w:lastColumn="0" w:oddVBand="0" w:evenVBand="0" w:oddHBand="1" w:evenHBand="0" w:firstRowFirstColumn="0" w:firstRowLastColumn="0" w:lastRowFirstColumn="0" w:lastRowLastColumn="0"/>
              <w:rPr>
                <w:rFonts w:cstheme="minorHAnsi"/>
                <w:sz w:val="24"/>
                <w:szCs w:val="24"/>
              </w:rPr>
              <w:pPrChange w:id="99" w:author="Brian Cullinan" w:date="2013-04-10T10:50:00Z">
                <w:pPr>
                  <w:spacing w:after="200" w:line="276" w:lineRule="auto"/>
                  <w:cnfStyle w:val="000000100000" w:firstRow="0" w:lastRow="0" w:firstColumn="0" w:lastColumn="0" w:oddVBand="0" w:evenVBand="0" w:oddHBand="1" w:evenHBand="0" w:firstRowFirstColumn="0" w:firstRowLastColumn="0" w:lastRowFirstColumn="0" w:lastRowLastColumn="0"/>
                </w:pPr>
              </w:pPrChange>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.5</w:t>
            </w:r>
          </w:p>
        </w:tc>
      </w:tr>
      <w:tr w:rsidR="00332F5A" w:rsidRPr="00AD6D65" w:rsidTr="00332F5A">
        <w:trPr>
          <w:trHeight w:val="267"/>
          <w:jc w:val="center"/>
        </w:trPr>
        <w:tc>
          <w:tcPr>
            <w:cnfStyle w:val="001000000000" w:firstRow="0" w:lastRow="0" w:firstColumn="1" w:lastColumn="0" w:oddVBand="0" w:evenVBand="0" w:oddHBand="0" w:evenHBand="0" w:firstRowFirstColumn="0" w:firstRowLastColumn="0" w:lastRowFirstColumn="0" w:lastRowLastColumn="0"/>
            <w:tcW w:w="2054" w:type="dxa"/>
          </w:tcPr>
          <w:p w:rsidR="00332F5A" w:rsidRPr="00AD6D65" w:rsidRDefault="00332F5A">
            <w:pPr>
              <w:rPr>
                <w:rFonts w:cstheme="minorHAnsi"/>
                <w:b w:val="0"/>
                <w:bCs w:val="0"/>
                <w:sz w:val="24"/>
                <w:szCs w:val="24"/>
              </w:rPr>
              <w:pPrChange w:id="100" w:author="Brian Cullinan" w:date="2013-04-10T10:50:00Z">
                <w:pPr>
                  <w:spacing w:after="200" w:line="276" w:lineRule="auto"/>
                </w:pPr>
              </w:pPrChange>
            </w:pPr>
            <w:r w:rsidRPr="00AD6D65">
              <w:rPr>
                <w:rFonts w:cstheme="minorHAnsi"/>
                <w:sz w:val="24"/>
                <w:szCs w:val="24"/>
              </w:rPr>
              <w:t>Ring Intensity</w:t>
            </w:r>
          </w:p>
        </w:tc>
        <w:tc>
          <w:tcPr>
            <w:tcW w:w="4105" w:type="dxa"/>
          </w:tcPr>
          <w:p w:rsidR="00332F5A" w:rsidRPr="00AD6D65" w:rsidRDefault="00332F5A">
            <w:pPr>
              <w:cnfStyle w:val="000000000000" w:firstRow="0" w:lastRow="0" w:firstColumn="0" w:lastColumn="0" w:oddVBand="0" w:evenVBand="0" w:oddHBand="0" w:evenHBand="0" w:firstRowFirstColumn="0" w:firstRowLastColumn="0" w:lastRowFirstColumn="0" w:lastRowLastColumn="0"/>
              <w:rPr>
                <w:rFonts w:cstheme="minorHAnsi"/>
                <w:sz w:val="24"/>
                <w:szCs w:val="24"/>
              </w:rPr>
              <w:pPrChange w:id="101" w:author="Brian Cullinan" w:date="2013-04-10T10:50:00Z">
                <w:pPr>
                  <w:spacing w:after="200" w:line="276" w:lineRule="auto"/>
                  <w:cnfStyle w:val="000000000000" w:firstRow="0" w:lastRow="0" w:firstColumn="0" w:lastColumn="0" w:oddVBand="0" w:evenVBand="0" w:oddHBand="0" w:evenHBand="0" w:firstRowFirstColumn="0" w:firstRowLastColumn="0" w:lastRowFirstColumn="0" w:lastRowLastColumn="0"/>
                </w:pPr>
              </w:pPrChange>
            </w:pPr>
            <w:r w:rsidRPr="00AD6D65">
              <w:rPr>
                <w:rFonts w:cstheme="minorHAnsi"/>
                <w:sz w:val="24"/>
                <w:szCs w:val="24"/>
              </w:rPr>
              <w:t>Value * 25.0</w:t>
            </w:r>
          </w:p>
        </w:tc>
      </w:tr>
      <w:tr w:rsidR="00332F5A" w:rsidRPr="00AD6D65" w:rsidTr="00332F5A">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2054" w:type="dxa"/>
            <w:tcBorders>
              <w:top w:val="none" w:sz="0" w:space="0" w:color="auto"/>
              <w:left w:val="none" w:sz="0" w:space="0" w:color="auto"/>
              <w:bottom w:val="none" w:sz="0" w:space="0" w:color="auto"/>
            </w:tcBorders>
          </w:tcPr>
          <w:p w:rsidR="00332F5A" w:rsidRPr="00AD6D65" w:rsidRDefault="00332F5A">
            <w:pPr>
              <w:rPr>
                <w:rFonts w:cstheme="minorHAnsi"/>
                <w:b w:val="0"/>
                <w:bCs w:val="0"/>
                <w:sz w:val="24"/>
                <w:szCs w:val="24"/>
              </w:rPr>
              <w:pPrChange w:id="102" w:author="Brian Cullinan" w:date="2013-04-10T10:50:00Z">
                <w:pPr>
                  <w:spacing w:after="200" w:line="276" w:lineRule="auto"/>
                </w:pPr>
              </w:pPrChange>
            </w:pPr>
            <w:r w:rsidRPr="00AD6D65">
              <w:rPr>
                <w:rFonts w:cstheme="minorHAnsi"/>
                <w:sz w:val="24"/>
                <w:szCs w:val="24"/>
              </w:rPr>
              <w:t>Ring Thickness</w:t>
            </w:r>
          </w:p>
        </w:tc>
        <w:tc>
          <w:tcPr>
            <w:tcW w:w="4105" w:type="dxa"/>
            <w:tcBorders>
              <w:top w:val="none" w:sz="0" w:space="0" w:color="auto"/>
              <w:bottom w:val="none" w:sz="0" w:space="0" w:color="auto"/>
              <w:right w:val="none" w:sz="0" w:space="0" w:color="auto"/>
            </w:tcBorders>
          </w:tcPr>
          <w:p w:rsidR="00332F5A" w:rsidRPr="00AD6D65" w:rsidRDefault="00332F5A">
            <w:pPr>
              <w:cnfStyle w:val="000000100000" w:firstRow="0" w:lastRow="0" w:firstColumn="0" w:lastColumn="0" w:oddVBand="0" w:evenVBand="0" w:oddHBand="1" w:evenHBand="0" w:firstRowFirstColumn="0" w:firstRowLastColumn="0" w:lastRowFirstColumn="0" w:lastRowLastColumn="0"/>
              <w:rPr>
                <w:rFonts w:cstheme="minorHAnsi"/>
                <w:sz w:val="24"/>
                <w:szCs w:val="24"/>
              </w:rPr>
              <w:pPrChange w:id="103" w:author="Brian Cullinan" w:date="2013-04-10T10:50:00Z">
                <w:pPr>
                  <w:spacing w:after="200" w:line="276" w:lineRule="auto"/>
                  <w:cnfStyle w:val="000000100000" w:firstRow="0" w:lastRow="0" w:firstColumn="0" w:lastColumn="0" w:oddVBand="0" w:evenVBand="0" w:oddHBand="1" w:evenHBand="0" w:firstRowFirstColumn="0" w:firstRowLastColumn="0" w:lastRowFirstColumn="0" w:lastRowLastColumn="0"/>
                </w:pPr>
              </w:pPrChange>
            </w:pPr>
            <w:r w:rsidRPr="00AD6D65">
              <w:rPr>
                <w:rFonts w:cstheme="minorHAnsi"/>
                <w:sz w:val="24"/>
                <w:szCs w:val="24"/>
              </w:rPr>
              <w:t>Value * 300.0</w:t>
            </w:r>
          </w:p>
        </w:tc>
      </w:tr>
      <w:tr w:rsidR="00332F5A" w:rsidRPr="00AD6D65" w:rsidTr="00F17C49">
        <w:trPr>
          <w:trHeight w:val="285"/>
          <w:jc w:val="center"/>
          <w:trPrChange w:id="104" w:author="Brian Cullinan" w:date="2013-04-10T10:50:00Z">
            <w:trPr>
              <w:trHeight w:val="285"/>
              <w:jc w:val="center"/>
            </w:trPr>
          </w:trPrChange>
        </w:trPr>
        <w:tc>
          <w:tcPr>
            <w:cnfStyle w:val="001000000000" w:firstRow="0" w:lastRow="0" w:firstColumn="1" w:lastColumn="0" w:oddVBand="0" w:evenVBand="0" w:oddHBand="0" w:evenHBand="0" w:firstRowFirstColumn="0" w:firstRowLastColumn="0" w:lastRowFirstColumn="0" w:lastRowLastColumn="0"/>
            <w:tcW w:w="2054" w:type="dxa"/>
            <w:shd w:val="clear" w:color="auto" w:fill="EEECE1" w:themeFill="background2"/>
            <w:tcPrChange w:id="105" w:author="Brian Cullinan" w:date="2013-04-10T10:50:00Z">
              <w:tcPr>
                <w:tcW w:w="2054" w:type="dxa"/>
              </w:tcPr>
            </w:tcPrChange>
          </w:tcPr>
          <w:p w:rsidR="00332F5A" w:rsidRPr="00AD6D65" w:rsidRDefault="00332F5A">
            <w:pPr>
              <w:rPr>
                <w:rFonts w:cstheme="minorHAnsi"/>
                <w:b w:val="0"/>
                <w:bCs w:val="0"/>
                <w:sz w:val="24"/>
                <w:szCs w:val="24"/>
              </w:rPr>
              <w:pPrChange w:id="106" w:author="Brian Cullinan" w:date="2013-04-10T10:50:00Z">
                <w:pPr>
                  <w:spacing w:after="200" w:line="276" w:lineRule="auto"/>
                </w:pPr>
              </w:pPrChange>
            </w:pPr>
            <w:r w:rsidRPr="00AD6D65">
              <w:rPr>
                <w:rFonts w:cstheme="minorHAnsi"/>
                <w:sz w:val="24"/>
                <w:szCs w:val="24"/>
              </w:rPr>
              <w:t>Sector Area</w:t>
            </w:r>
          </w:p>
        </w:tc>
        <w:tc>
          <w:tcPr>
            <w:tcW w:w="4105" w:type="dxa"/>
            <w:shd w:val="clear" w:color="auto" w:fill="EEECE1" w:themeFill="background2"/>
            <w:tcPrChange w:id="107" w:author="Brian Cullinan" w:date="2013-04-10T10:50:00Z">
              <w:tcPr>
                <w:tcW w:w="4105" w:type="dxa"/>
              </w:tcPr>
            </w:tcPrChange>
          </w:tcPr>
          <w:p w:rsidR="00332F5A" w:rsidRPr="00AD6D65" w:rsidRDefault="007F2927">
            <w:pPr>
              <w:cnfStyle w:val="000000000000" w:firstRow="0" w:lastRow="0" w:firstColumn="0" w:lastColumn="0" w:oddVBand="0" w:evenVBand="0" w:oddHBand="0" w:evenHBand="0" w:firstRowFirstColumn="0" w:firstRowLastColumn="0" w:lastRowFirstColumn="0" w:lastRowLastColumn="0"/>
              <w:rPr>
                <w:rFonts w:cstheme="minorHAnsi"/>
                <w:sz w:val="24"/>
                <w:szCs w:val="24"/>
              </w:rPr>
              <w:pPrChange w:id="108" w:author="Brian Cullinan" w:date="2013-04-10T10:50: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09" w:author="Brian Cullinan" w:date="2013-04-10T10:50:00Z">
              <w:r>
                <w:rPr>
                  <w:rFonts w:cstheme="minorHAnsi"/>
                  <w:sz w:val="24"/>
                  <w:szCs w:val="24"/>
                </w:rPr>
                <w:t>No Change</w:t>
              </w:r>
            </w:ins>
            <w:del w:id="110" w:author="Brian Cullinan" w:date="2013-04-10T10:50:00Z">
              <w:r w:rsidR="00332F5A" w:rsidRPr="00AD6D65" w:rsidDel="007F2927">
                <w:rPr>
                  <w:rFonts w:cstheme="minorHAnsi"/>
                  <w:sz w:val="24"/>
                  <w:szCs w:val="24"/>
                </w:rPr>
                <w:delText>N/A</w:delText>
              </w:r>
            </w:del>
          </w:p>
        </w:tc>
      </w:tr>
    </w:tbl>
    <w:p w:rsidR="00B47813" w:rsidRPr="00AD6D65" w:rsidRDefault="00B47813">
      <w:pPr>
        <w:rPr>
          <w:rFonts w:cstheme="minorHAnsi"/>
          <w:sz w:val="24"/>
          <w:szCs w:val="24"/>
        </w:rPr>
      </w:pPr>
    </w:p>
    <w:p w:rsidR="00B47813" w:rsidRDefault="00332F5A">
      <w:pPr>
        <w:rPr>
          <w:ins w:id="111" w:author="Brian Cullinan" w:date="2013-04-10T15:25:00Z"/>
          <w:rFonts w:cstheme="minorHAnsi"/>
          <w:sz w:val="24"/>
          <w:szCs w:val="24"/>
        </w:rPr>
      </w:pPr>
      <w:r w:rsidRPr="00AD6D65">
        <w:rPr>
          <w:rFonts w:cstheme="minorHAnsi"/>
          <w:sz w:val="24"/>
          <w:szCs w:val="24"/>
        </w:rPr>
        <w:t>The EPIC Base score is then calculated using the following formulae, the values referenced are the values after the above transformations are applied.</w:t>
      </w:r>
      <w:r w:rsidR="00406819" w:rsidRPr="00AD6D65">
        <w:rPr>
          <w:rFonts w:cstheme="minorHAnsi"/>
          <w:sz w:val="24"/>
          <w:szCs w:val="24"/>
        </w:rPr>
        <w:t xml:space="preserve"> The following </w:t>
      </w:r>
      <w:del w:id="112" w:author="Brian Cullinan" w:date="2013-04-10T15:24:00Z">
        <w:r w:rsidR="00406819" w:rsidRPr="00AD6D65" w:rsidDel="00431475">
          <w:rPr>
            <w:rFonts w:cstheme="minorHAnsi"/>
            <w:sz w:val="24"/>
            <w:szCs w:val="24"/>
          </w:rPr>
          <w:delText>code is used to determine the significance score:</w:delText>
        </w:r>
      </w:del>
      <w:ins w:id="113" w:author="Brian Cullinan" w:date="2013-04-10T15:24:00Z">
        <w:r w:rsidR="00431475">
          <w:rPr>
            <w:rFonts w:cstheme="minorHAnsi"/>
            <w:sz w:val="24"/>
            <w:szCs w:val="24"/>
          </w:rPr>
          <w:t>truth tables are used to determine the logic that calculates the Base Score</w:t>
        </w:r>
      </w:ins>
      <w:ins w:id="114" w:author="Brian Cullinan" w:date="2013-04-10T15:25:00Z">
        <w:r w:rsidR="00431475">
          <w:rPr>
            <w:rFonts w:cstheme="minorHAnsi"/>
            <w:sz w:val="24"/>
            <w:szCs w:val="24"/>
          </w:rPr>
          <w:t>.</w:t>
        </w:r>
      </w:ins>
    </w:p>
    <w:p w:rsidR="00431475" w:rsidRDefault="00431475">
      <w:pPr>
        <w:rPr>
          <w:ins w:id="115" w:author="Brian Cullinan" w:date="2013-04-10T13:30:00Z"/>
          <w:rFonts w:cstheme="minorHAnsi"/>
          <w:sz w:val="24"/>
          <w:szCs w:val="24"/>
        </w:rPr>
      </w:pPr>
      <w:ins w:id="116" w:author="Brian Cullinan" w:date="2013-04-10T15:25:00Z">
        <w:r>
          <w:rPr>
            <w:rFonts w:cstheme="minorHAnsi"/>
            <w:sz w:val="24"/>
            <w:szCs w:val="24"/>
          </w:rPr>
          <w:t>A truth table is a concise decision tree.  The conditions are highlighted at the top in blue, if the condition is met, the value is true, and if the condition is not met the value is false.</w:t>
        </w:r>
      </w:ins>
      <w:ins w:id="117" w:author="Brian Cullinan" w:date="2013-04-10T15:26:00Z">
        <w:r w:rsidR="001D3E45">
          <w:rPr>
            <w:rFonts w:cstheme="minorHAnsi"/>
            <w:sz w:val="24"/>
            <w:szCs w:val="24"/>
          </w:rPr>
          <w:t xml:space="preserve">  When the rightmost column is reached the Significance Score is affected.</w:t>
        </w:r>
      </w:ins>
    </w:p>
    <w:p w:rsidR="00486EE2" w:rsidRDefault="00486EE2">
      <w:pPr>
        <w:rPr>
          <w:ins w:id="118" w:author="Brian Cullinan" w:date="2013-04-09T14:38:00Z"/>
          <w:rFonts w:cstheme="minorHAnsi"/>
          <w:sz w:val="24"/>
          <w:szCs w:val="24"/>
        </w:rPr>
      </w:pPr>
    </w:p>
    <w:p w:rsidR="00311921" w:rsidRDefault="00311921">
      <w:pPr>
        <w:rPr>
          <w:ins w:id="119" w:author="Brian Cullinan" w:date="2013-04-10T11:03:00Z"/>
          <w:rFonts w:cstheme="minorHAnsi"/>
          <w:sz w:val="24"/>
          <w:szCs w:val="24"/>
        </w:rPr>
      </w:pPr>
      <w:ins w:id="120" w:author="Brian Cullinan" w:date="2013-04-10T11:03:00Z">
        <w:r>
          <w:rPr>
            <w:rFonts w:cstheme="minorHAnsi"/>
            <w:sz w:val="24"/>
            <w:szCs w:val="24"/>
          </w:rPr>
          <w:br w:type="page"/>
        </w:r>
      </w:ins>
    </w:p>
    <w:p w:rsidR="00337DCA" w:rsidRDefault="0089010E">
      <w:pPr>
        <w:rPr>
          <w:ins w:id="121" w:author="Brian Cullinan" w:date="2013-04-09T11:59:00Z"/>
          <w:rFonts w:cstheme="minorHAnsi"/>
          <w:sz w:val="24"/>
          <w:szCs w:val="24"/>
        </w:rPr>
      </w:pPr>
      <w:ins w:id="122" w:author="Brian Cullinan" w:date="2013-04-10T12:22:00Z">
        <w:r>
          <w:rPr>
            <w:rFonts w:cstheme="minorHAnsi"/>
            <w:sz w:val="24"/>
            <w:szCs w:val="24"/>
          </w:rPr>
          <w:t>Rule 1:</w:t>
        </w:r>
      </w:ins>
    </w:p>
    <w:tbl>
      <w:tblPr>
        <w:tblStyle w:val="LightList-Accent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23" w:author="Brian Cullinan" w:date="2013-04-10T10:51:00Z">
          <w:tblPr>
            <w:tblStyle w:val="LightList-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1354"/>
        <w:gridCol w:w="1242"/>
        <w:gridCol w:w="1112"/>
        <w:gridCol w:w="1116"/>
        <w:gridCol w:w="1143"/>
        <w:gridCol w:w="2367"/>
        <w:tblGridChange w:id="124">
          <w:tblGrid>
            <w:gridCol w:w="1354"/>
            <w:gridCol w:w="1242"/>
            <w:gridCol w:w="1112"/>
            <w:gridCol w:w="1080"/>
            <w:gridCol w:w="36"/>
            <w:gridCol w:w="1058"/>
            <w:gridCol w:w="22"/>
            <w:gridCol w:w="90"/>
            <w:gridCol w:w="2214"/>
            <w:gridCol w:w="126"/>
            <w:gridCol w:w="1242"/>
          </w:tblGrid>
        </w:tblGridChange>
      </w:tblGrid>
      <w:tr w:rsidR="004465A2" w:rsidTr="00A715E6">
        <w:trPr>
          <w:cnfStyle w:val="100000000000" w:firstRow="1" w:lastRow="0" w:firstColumn="0" w:lastColumn="0" w:oddVBand="0" w:evenVBand="0" w:oddHBand="0" w:evenHBand="0" w:firstRowFirstColumn="0" w:firstRowLastColumn="0" w:lastRowFirstColumn="0" w:lastRowLastColumn="0"/>
          <w:jc w:val="center"/>
          <w:ins w:id="125" w:author="Brian Cullinan" w:date="2013-04-09T14:37:00Z"/>
        </w:trPr>
        <w:tc>
          <w:tcPr>
            <w:cnfStyle w:val="001000000000" w:firstRow="0" w:lastRow="0" w:firstColumn="1" w:lastColumn="0" w:oddVBand="0" w:evenVBand="0" w:oddHBand="0" w:evenHBand="0" w:firstRowFirstColumn="0" w:firstRowLastColumn="0" w:lastRowFirstColumn="0" w:lastRowLastColumn="0"/>
            <w:tcW w:w="8334" w:type="dxa"/>
            <w:gridSpan w:val="6"/>
            <w:vAlign w:val="center"/>
            <w:tcPrChange w:id="126" w:author="Brian Cullinan" w:date="2013-04-10T10:51:00Z">
              <w:tcPr>
                <w:tcW w:w="9576" w:type="dxa"/>
                <w:gridSpan w:val="11"/>
              </w:tcPr>
            </w:tcPrChange>
          </w:tcPr>
          <w:p w:rsidR="004465A2" w:rsidRDefault="004465A2">
            <w:pPr>
              <w:cnfStyle w:val="101000000000" w:firstRow="1" w:lastRow="0" w:firstColumn="1" w:lastColumn="0" w:oddVBand="0" w:evenVBand="0" w:oddHBand="0" w:evenHBand="0" w:firstRowFirstColumn="0" w:firstRowLastColumn="0" w:lastRowFirstColumn="0" w:lastRowLastColumn="0"/>
              <w:rPr>
                <w:ins w:id="127" w:author="Brian Cullinan" w:date="2013-04-09T14:53:00Z"/>
                <w:rFonts w:cstheme="minorHAnsi"/>
                <w:b w:val="0"/>
                <w:bCs w:val="0"/>
                <w:color w:val="auto"/>
                <w:sz w:val="24"/>
                <w:szCs w:val="24"/>
              </w:rPr>
              <w:pPrChange w:id="128" w:author="Brian Cullinan" w:date="2013-04-09T15:05:00Z">
                <w:pPr>
                  <w:spacing w:after="200" w:line="276" w:lineRule="auto"/>
                  <w:cnfStyle w:val="101000000000" w:firstRow="1" w:lastRow="0" w:firstColumn="1" w:lastColumn="0" w:oddVBand="0" w:evenVBand="0" w:oddHBand="0" w:evenHBand="0" w:firstRowFirstColumn="0" w:firstRowLastColumn="0" w:lastRowFirstColumn="0" w:lastRowLastColumn="0"/>
                </w:pPr>
              </w:pPrChange>
            </w:pPr>
            <w:ins w:id="129" w:author="Brian Cullinan" w:date="2013-04-09T14:37:00Z">
              <w:r>
                <w:rPr>
                  <w:rFonts w:cstheme="minorHAnsi"/>
                  <w:sz w:val="24"/>
                  <w:szCs w:val="24"/>
                </w:rPr>
                <w:t>Normalized Area &gt;</w:t>
              </w:r>
            </w:ins>
            <w:ins w:id="130" w:author="Brian Cullinan" w:date="2013-04-10T08:34:00Z">
              <w:r w:rsidR="00F843E5">
                <w:rPr>
                  <w:rFonts w:cstheme="minorHAnsi"/>
                  <w:sz w:val="24"/>
                  <w:szCs w:val="24"/>
                </w:rPr>
                <w:t>=</w:t>
              </w:r>
            </w:ins>
            <w:ins w:id="131" w:author="Brian Cullinan" w:date="2013-04-09T14:37:00Z">
              <w:r>
                <w:rPr>
                  <w:rFonts w:cstheme="minorHAnsi"/>
                  <w:sz w:val="24"/>
                  <w:szCs w:val="24"/>
                </w:rPr>
                <w:t xml:space="preserve"> .9</w:t>
              </w:r>
            </w:ins>
          </w:p>
        </w:tc>
      </w:tr>
      <w:tr w:rsidR="004465A2" w:rsidTr="00A715E6">
        <w:trPr>
          <w:cnfStyle w:val="000000100000" w:firstRow="0" w:lastRow="0" w:firstColumn="0" w:lastColumn="0" w:oddVBand="0" w:evenVBand="0" w:oddHBand="1" w:evenHBand="0" w:firstRowFirstColumn="0" w:firstRowLastColumn="0" w:lastRowFirstColumn="0" w:lastRowLastColumn="0"/>
          <w:jc w:val="center"/>
          <w:ins w:id="132" w:author="Brian Cullinan" w:date="2013-04-09T14:37:00Z"/>
        </w:trPr>
        <w:tc>
          <w:tcPr>
            <w:cnfStyle w:val="001000000000" w:firstRow="0" w:lastRow="0" w:firstColumn="1" w:lastColumn="0" w:oddVBand="0" w:evenVBand="0" w:oddHBand="0" w:evenHBand="0" w:firstRowFirstColumn="0" w:firstRowLastColumn="0" w:lastRowFirstColumn="0" w:lastRowLastColumn="0"/>
            <w:tcW w:w="1354" w:type="dxa"/>
            <w:vMerge w:val="restart"/>
            <w:tcBorders>
              <w:top w:val="none" w:sz="0" w:space="0" w:color="auto"/>
              <w:left w:val="none" w:sz="0" w:space="0" w:color="auto"/>
              <w:bottom w:val="none" w:sz="0" w:space="0" w:color="auto"/>
            </w:tcBorders>
            <w:vAlign w:val="center"/>
            <w:tcPrChange w:id="133" w:author="Brian Cullinan" w:date="2013-04-10T10:51:00Z">
              <w:tcPr>
                <w:tcW w:w="1354" w:type="dxa"/>
                <w:vMerge w:val="restart"/>
              </w:tcPr>
            </w:tcPrChange>
          </w:tcPr>
          <w:p w:rsidR="004465A2" w:rsidRPr="00FE502F" w:rsidRDefault="004465A2">
            <w:pPr>
              <w:cnfStyle w:val="001000100000" w:firstRow="0" w:lastRow="0" w:firstColumn="1" w:lastColumn="0" w:oddVBand="0" w:evenVBand="0" w:oddHBand="1" w:evenHBand="0" w:firstRowFirstColumn="0" w:firstRowLastColumn="0" w:lastRowFirstColumn="0" w:lastRowLastColumn="0"/>
              <w:rPr>
                <w:ins w:id="134" w:author="Brian Cullinan" w:date="2013-04-09T14:37:00Z"/>
                <w:rFonts w:cstheme="minorHAnsi"/>
                <w:b w:val="0"/>
                <w:sz w:val="24"/>
                <w:szCs w:val="24"/>
              </w:rPr>
              <w:pPrChange w:id="135" w:author="Brian Cullinan" w:date="2013-04-09T15:05:00Z">
                <w:pPr>
                  <w:spacing w:after="200" w:line="276" w:lineRule="auto"/>
                  <w:jc w:val="center"/>
                  <w:cnfStyle w:val="001000100000" w:firstRow="0" w:lastRow="0" w:firstColumn="1" w:lastColumn="0" w:oddVBand="0" w:evenVBand="0" w:oddHBand="1" w:evenHBand="0" w:firstRowFirstColumn="0" w:firstRowLastColumn="0" w:lastRowFirstColumn="0" w:lastRowLastColumn="0"/>
                </w:pPr>
              </w:pPrChange>
            </w:pPr>
            <w:ins w:id="136" w:author="Brian Cullinan" w:date="2013-04-09T14:37:00Z">
              <w:r w:rsidRPr="001E43D9">
                <w:rPr>
                  <w:rFonts w:cstheme="minorHAnsi"/>
                  <w:sz w:val="24"/>
                  <w:szCs w:val="24"/>
                </w:rPr>
                <w:t>T</w:t>
              </w:r>
            </w:ins>
            <w:ins w:id="137" w:author="Brian Cullinan" w:date="2013-04-09T14:38:00Z">
              <w:r w:rsidRPr="001E43D9">
                <w:rPr>
                  <w:rFonts w:cstheme="minorHAnsi"/>
                  <w:sz w:val="24"/>
                  <w:szCs w:val="24"/>
                </w:rPr>
                <w:t>rue</w:t>
              </w:r>
            </w:ins>
          </w:p>
        </w:tc>
        <w:tc>
          <w:tcPr>
            <w:tcW w:w="6980" w:type="dxa"/>
            <w:gridSpan w:val="5"/>
            <w:tcBorders>
              <w:top w:val="none" w:sz="0" w:space="0" w:color="auto"/>
              <w:bottom w:val="none" w:sz="0" w:space="0" w:color="auto"/>
              <w:right w:val="none" w:sz="0" w:space="0" w:color="auto"/>
            </w:tcBorders>
            <w:shd w:val="clear" w:color="auto" w:fill="4F81BD" w:themeFill="accent1"/>
            <w:vAlign w:val="center"/>
            <w:tcPrChange w:id="138" w:author="Brian Cullinan" w:date="2013-04-10T10:51:00Z">
              <w:tcPr>
                <w:tcW w:w="8222" w:type="dxa"/>
                <w:gridSpan w:val="10"/>
                <w:shd w:val="clear" w:color="auto" w:fill="4F81BD" w:themeFill="accent1"/>
              </w:tcPr>
            </w:tcPrChange>
          </w:tcPr>
          <w:p w:rsidR="004465A2" w:rsidRPr="00D8170E" w:rsidRDefault="00E921DB">
            <w:pPr>
              <w:cnfStyle w:val="000000100000" w:firstRow="0" w:lastRow="0" w:firstColumn="0" w:lastColumn="0" w:oddVBand="0" w:evenVBand="0" w:oddHBand="1" w:evenHBand="0" w:firstRowFirstColumn="0" w:firstRowLastColumn="0" w:lastRowFirstColumn="0" w:lastRowLastColumn="0"/>
              <w:rPr>
                <w:ins w:id="139" w:author="Brian Cullinan" w:date="2013-04-09T14:53:00Z"/>
                <w:rFonts w:cstheme="minorHAnsi"/>
                <w:b/>
                <w:color w:val="FFFFFF" w:themeColor="background1"/>
                <w:sz w:val="24"/>
                <w:szCs w:val="24"/>
              </w:rPr>
              <w:pPrChange w:id="140" w:author="Brian Cullinan" w:date="2013-04-09T15:05: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41" w:author="Brian Cullinan" w:date="2013-04-09T14:38:00Z">
              <w:r>
                <w:rPr>
                  <w:rFonts w:cstheme="minorHAnsi"/>
                  <w:b/>
                  <w:color w:val="FFFFFF" w:themeColor="background1"/>
                  <w:sz w:val="24"/>
                  <w:szCs w:val="24"/>
                </w:rPr>
                <w:t xml:space="preserve">AI1 </w:t>
              </w:r>
            </w:ins>
            <w:ins w:id="142" w:author="Brian Cullinan" w:date="2013-04-09T15:05:00Z">
              <w:r>
                <w:rPr>
                  <w:rFonts w:cstheme="minorHAnsi"/>
                  <w:b/>
                  <w:color w:val="FFFFFF" w:themeColor="background1"/>
                  <w:sz w:val="24"/>
                  <w:szCs w:val="24"/>
                </w:rPr>
                <w:t>or</w:t>
              </w:r>
            </w:ins>
            <w:ins w:id="143" w:author="Brian Cullinan" w:date="2013-04-09T14:38:00Z">
              <w:r w:rsidR="004465A2" w:rsidRPr="00D8170E">
                <w:rPr>
                  <w:rFonts w:cstheme="minorHAnsi"/>
                  <w:b/>
                  <w:color w:val="FFFFFF" w:themeColor="background1"/>
                  <w:sz w:val="24"/>
                  <w:szCs w:val="24"/>
                  <w:rPrChange w:id="144" w:author="Brian Cullinan" w:date="2013-04-09T14:51:00Z">
                    <w:rPr>
                      <w:rFonts w:cstheme="minorHAnsi"/>
                      <w:sz w:val="24"/>
                      <w:szCs w:val="24"/>
                    </w:rPr>
                  </w:rPrChange>
                </w:rPr>
                <w:t xml:space="preserve"> AI2 </w:t>
              </w:r>
            </w:ins>
            <w:ins w:id="145" w:author="Brian Cullinan" w:date="2013-04-09T15:05:00Z">
              <w:r>
                <w:rPr>
                  <w:rFonts w:cstheme="minorHAnsi"/>
                  <w:b/>
                  <w:color w:val="FFFFFF" w:themeColor="background1"/>
                  <w:sz w:val="24"/>
                  <w:szCs w:val="24"/>
                </w:rPr>
                <w:t>or</w:t>
              </w:r>
            </w:ins>
            <w:ins w:id="146" w:author="Brian Cullinan" w:date="2013-04-09T14:38:00Z">
              <w:r w:rsidR="004465A2" w:rsidRPr="00D8170E">
                <w:rPr>
                  <w:rFonts w:cstheme="minorHAnsi"/>
                  <w:b/>
                  <w:color w:val="FFFFFF" w:themeColor="background1"/>
                  <w:sz w:val="24"/>
                  <w:szCs w:val="24"/>
                  <w:rPrChange w:id="147" w:author="Brian Cullinan" w:date="2013-04-09T14:51:00Z">
                    <w:rPr>
                      <w:rFonts w:cstheme="minorHAnsi"/>
                      <w:sz w:val="24"/>
                      <w:szCs w:val="24"/>
                    </w:rPr>
                  </w:rPrChange>
                </w:rPr>
                <w:t xml:space="preserve"> AI3 &gt;</w:t>
              </w:r>
            </w:ins>
            <w:ins w:id="148" w:author="Brian Cullinan" w:date="2013-04-10T08:34:00Z">
              <w:r w:rsidR="00F843E5">
                <w:rPr>
                  <w:rFonts w:cstheme="minorHAnsi"/>
                  <w:b/>
                  <w:color w:val="FFFFFF" w:themeColor="background1"/>
                  <w:sz w:val="24"/>
                  <w:szCs w:val="24"/>
                </w:rPr>
                <w:t>=</w:t>
              </w:r>
            </w:ins>
            <w:ins w:id="149" w:author="Brian Cullinan" w:date="2013-04-09T14:38:00Z">
              <w:r w:rsidR="004465A2" w:rsidRPr="00D8170E">
                <w:rPr>
                  <w:rFonts w:cstheme="minorHAnsi"/>
                  <w:b/>
                  <w:color w:val="FFFFFF" w:themeColor="background1"/>
                  <w:sz w:val="24"/>
                  <w:szCs w:val="24"/>
                  <w:rPrChange w:id="150" w:author="Brian Cullinan" w:date="2013-04-09T14:51:00Z">
                    <w:rPr>
                      <w:rFonts w:cstheme="minorHAnsi"/>
                      <w:sz w:val="24"/>
                      <w:szCs w:val="24"/>
                    </w:rPr>
                  </w:rPrChange>
                </w:rPr>
                <w:t xml:space="preserve"> .9</w:t>
              </w:r>
            </w:ins>
          </w:p>
        </w:tc>
      </w:tr>
      <w:tr w:rsidR="00F843E5" w:rsidTr="00B05AD9">
        <w:tblPrEx>
          <w:tblPrExChange w:id="151" w:author="Brian Cullinan" w:date="2013-04-10T13:41:00Z">
            <w:tblPrEx>
              <w:jc w:val="center"/>
            </w:tblPrEx>
          </w:tblPrExChange>
        </w:tblPrEx>
        <w:trPr>
          <w:jc w:val="center"/>
          <w:ins w:id="152" w:author="Brian Cullinan" w:date="2013-04-09T14:39:00Z"/>
          <w:trPrChange w:id="153" w:author="Brian Cullinan" w:date="2013-04-10T13:41: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354" w:type="dxa"/>
            <w:vMerge/>
            <w:vAlign w:val="center"/>
            <w:tcPrChange w:id="154" w:author="Brian Cullinan" w:date="2013-04-10T13:41:00Z">
              <w:tcPr>
                <w:tcW w:w="1354" w:type="dxa"/>
                <w:vMerge/>
                <w:vAlign w:val="center"/>
              </w:tcPr>
            </w:tcPrChange>
          </w:tcPr>
          <w:p w:rsidR="000662F0" w:rsidRPr="001E43D9" w:rsidRDefault="000662F0">
            <w:pPr>
              <w:rPr>
                <w:ins w:id="155" w:author="Brian Cullinan" w:date="2013-04-09T14:39:00Z"/>
                <w:rFonts w:cstheme="minorHAnsi"/>
                <w:b w:val="0"/>
                <w:sz w:val="24"/>
                <w:szCs w:val="24"/>
                <w:rPrChange w:id="156" w:author="Brian Cullinan" w:date="2013-04-09T15:04:00Z">
                  <w:rPr>
                    <w:ins w:id="157" w:author="Brian Cullinan" w:date="2013-04-09T14:39:00Z"/>
                    <w:rFonts w:cstheme="minorHAnsi"/>
                    <w:b w:val="0"/>
                    <w:bCs w:val="0"/>
                    <w:sz w:val="24"/>
                    <w:szCs w:val="24"/>
                  </w:rPr>
                </w:rPrChange>
              </w:rPr>
              <w:pPrChange w:id="158" w:author="Brian Cullinan" w:date="2013-04-09T15:05:00Z">
                <w:pPr>
                  <w:spacing w:after="200" w:line="276" w:lineRule="auto"/>
                  <w:jc w:val="center"/>
                </w:pPr>
              </w:pPrChange>
            </w:pPr>
          </w:p>
        </w:tc>
        <w:tc>
          <w:tcPr>
            <w:tcW w:w="1242" w:type="dxa"/>
            <w:vMerge w:val="restart"/>
            <w:vAlign w:val="center"/>
            <w:tcPrChange w:id="159" w:author="Brian Cullinan" w:date="2013-04-10T13:41:00Z">
              <w:tcPr>
                <w:tcW w:w="1242" w:type="dxa"/>
                <w:vMerge w:val="restart"/>
                <w:vAlign w:val="center"/>
              </w:tcPr>
            </w:tcPrChange>
          </w:tcPr>
          <w:p w:rsidR="000662F0" w:rsidRDefault="000662F0">
            <w:pPr>
              <w:cnfStyle w:val="000000000000" w:firstRow="0" w:lastRow="0" w:firstColumn="0" w:lastColumn="0" w:oddVBand="0" w:evenVBand="0" w:oddHBand="0" w:evenHBand="0" w:firstRowFirstColumn="0" w:firstRowLastColumn="0" w:lastRowFirstColumn="0" w:lastRowLastColumn="0"/>
              <w:rPr>
                <w:ins w:id="160" w:author="Brian Cullinan" w:date="2013-04-09T14:39:00Z"/>
                <w:rFonts w:cstheme="minorHAnsi"/>
                <w:sz w:val="24"/>
                <w:szCs w:val="24"/>
              </w:rPr>
              <w:pPrChange w:id="161"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ins w:id="162" w:author="Brian Cullinan" w:date="2013-04-09T14:39:00Z">
              <w:r>
                <w:rPr>
                  <w:rFonts w:cstheme="minorHAnsi"/>
                  <w:sz w:val="24"/>
                  <w:szCs w:val="24"/>
                </w:rPr>
                <w:t>True</w:t>
              </w:r>
            </w:ins>
          </w:p>
        </w:tc>
        <w:tc>
          <w:tcPr>
            <w:tcW w:w="1112" w:type="dxa"/>
            <w:shd w:val="clear" w:color="auto" w:fill="4F81BD" w:themeFill="accent1"/>
            <w:vAlign w:val="center"/>
            <w:tcPrChange w:id="163" w:author="Brian Cullinan" w:date="2013-04-10T13:41:00Z">
              <w:tcPr>
                <w:tcW w:w="1112" w:type="dxa"/>
                <w:shd w:val="clear" w:color="auto" w:fill="4F81BD" w:themeFill="accent1"/>
                <w:vAlign w:val="center"/>
              </w:tcPr>
            </w:tcPrChange>
          </w:tcPr>
          <w:p w:rsidR="000662F0" w:rsidRPr="00A16460" w:rsidRDefault="000662F0">
            <w:pPr>
              <w:cnfStyle w:val="000000000000" w:firstRow="0" w:lastRow="0" w:firstColumn="0" w:lastColumn="0" w:oddVBand="0" w:evenVBand="0" w:oddHBand="0" w:evenHBand="0" w:firstRowFirstColumn="0" w:firstRowLastColumn="0" w:lastRowFirstColumn="0" w:lastRowLastColumn="0"/>
              <w:rPr>
                <w:ins w:id="164" w:author="Brian Cullinan" w:date="2013-04-09T14:49:00Z"/>
                <w:rFonts w:cstheme="minorHAnsi"/>
                <w:b/>
                <w:color w:val="FFFFFF" w:themeColor="background1"/>
                <w:sz w:val="24"/>
                <w:szCs w:val="24"/>
              </w:rPr>
              <w:pPrChange w:id="165" w:author="Brian Cullinan" w:date="2013-04-09T15:05: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66" w:author="Brian Cullinan" w:date="2013-04-09T14:53:00Z">
              <w:r w:rsidRPr="00A16460">
                <w:rPr>
                  <w:rFonts w:cstheme="minorHAnsi"/>
                  <w:b/>
                  <w:color w:val="FFFFFF" w:themeColor="background1"/>
                  <w:sz w:val="24"/>
                  <w:szCs w:val="24"/>
                  <w:rPrChange w:id="167" w:author="Brian Cullinan" w:date="2013-04-09T14:59:00Z">
                    <w:rPr>
                      <w:rFonts w:cstheme="minorHAnsi"/>
                      <w:sz w:val="24"/>
                      <w:szCs w:val="24"/>
                    </w:rPr>
                  </w:rPrChange>
                </w:rPr>
                <w:t xml:space="preserve">AI1 </w:t>
              </w:r>
            </w:ins>
            <w:ins w:id="168" w:author="Brian Cullinan" w:date="2013-04-09T14:49:00Z">
              <w:r w:rsidRPr="00A16460">
                <w:rPr>
                  <w:rFonts w:cstheme="minorHAnsi"/>
                  <w:b/>
                  <w:color w:val="FFFFFF" w:themeColor="background1"/>
                  <w:sz w:val="24"/>
                  <w:szCs w:val="24"/>
                  <w:rPrChange w:id="169" w:author="Brian Cullinan" w:date="2013-04-09T14:59:00Z">
                    <w:rPr>
                      <w:rFonts w:cstheme="minorHAnsi"/>
                      <w:sz w:val="24"/>
                      <w:szCs w:val="24"/>
                    </w:rPr>
                  </w:rPrChange>
                </w:rPr>
                <w:t>&gt;</w:t>
              </w:r>
            </w:ins>
            <w:ins w:id="170" w:author="Brian Cullinan" w:date="2013-04-10T08:34:00Z">
              <w:r w:rsidR="00F843E5">
                <w:rPr>
                  <w:rFonts w:cstheme="minorHAnsi"/>
                  <w:b/>
                  <w:color w:val="FFFFFF" w:themeColor="background1"/>
                  <w:sz w:val="24"/>
                  <w:szCs w:val="24"/>
                </w:rPr>
                <w:t>=</w:t>
              </w:r>
            </w:ins>
            <w:ins w:id="171" w:author="Brian Cullinan" w:date="2013-04-09T14:49:00Z">
              <w:r w:rsidRPr="00A16460">
                <w:rPr>
                  <w:rFonts w:cstheme="minorHAnsi"/>
                  <w:b/>
                  <w:color w:val="FFFFFF" w:themeColor="background1"/>
                  <w:sz w:val="24"/>
                  <w:szCs w:val="24"/>
                  <w:rPrChange w:id="172" w:author="Brian Cullinan" w:date="2013-04-09T14:59:00Z">
                    <w:rPr>
                      <w:rFonts w:cstheme="minorHAnsi"/>
                      <w:sz w:val="24"/>
                      <w:szCs w:val="24"/>
                    </w:rPr>
                  </w:rPrChange>
                </w:rPr>
                <w:t xml:space="preserve"> .9</w:t>
              </w:r>
            </w:ins>
          </w:p>
        </w:tc>
        <w:tc>
          <w:tcPr>
            <w:tcW w:w="1116" w:type="dxa"/>
            <w:shd w:val="clear" w:color="auto" w:fill="4F81BD" w:themeFill="accent1"/>
            <w:vAlign w:val="center"/>
            <w:tcPrChange w:id="173" w:author="Brian Cullinan" w:date="2013-04-10T13:41:00Z">
              <w:tcPr>
                <w:tcW w:w="1116" w:type="dxa"/>
                <w:gridSpan w:val="2"/>
                <w:shd w:val="clear" w:color="auto" w:fill="4F81BD" w:themeFill="accent1"/>
                <w:vAlign w:val="center"/>
              </w:tcPr>
            </w:tcPrChange>
          </w:tcPr>
          <w:p w:rsidR="000662F0" w:rsidRPr="00A16460" w:rsidRDefault="000662F0">
            <w:pPr>
              <w:cnfStyle w:val="000000000000" w:firstRow="0" w:lastRow="0" w:firstColumn="0" w:lastColumn="0" w:oddVBand="0" w:evenVBand="0" w:oddHBand="0" w:evenHBand="0" w:firstRowFirstColumn="0" w:firstRowLastColumn="0" w:lastRowFirstColumn="0" w:lastRowLastColumn="0"/>
              <w:rPr>
                <w:ins w:id="174" w:author="Brian Cullinan" w:date="2013-04-09T14:49:00Z"/>
                <w:rFonts w:cstheme="minorHAnsi"/>
                <w:b/>
                <w:color w:val="FFFFFF" w:themeColor="background1"/>
                <w:sz w:val="24"/>
                <w:szCs w:val="24"/>
                <w:rPrChange w:id="175" w:author="Brian Cullinan" w:date="2013-04-09T14:59:00Z">
                  <w:rPr>
                    <w:ins w:id="176" w:author="Brian Cullinan" w:date="2013-04-09T14:49:00Z"/>
                    <w:rFonts w:cstheme="minorHAnsi"/>
                    <w:sz w:val="24"/>
                    <w:szCs w:val="24"/>
                  </w:rPr>
                </w:rPrChange>
              </w:rPr>
              <w:pPrChange w:id="177"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ins w:id="178" w:author="Brian Cullinan" w:date="2013-04-09T14:54:00Z">
              <w:r w:rsidRPr="00A16460">
                <w:rPr>
                  <w:rFonts w:cstheme="minorHAnsi"/>
                  <w:b/>
                  <w:color w:val="FFFFFF" w:themeColor="background1"/>
                  <w:sz w:val="24"/>
                  <w:szCs w:val="24"/>
                  <w:rPrChange w:id="179" w:author="Brian Cullinan" w:date="2013-04-09T14:59:00Z">
                    <w:rPr>
                      <w:rFonts w:cstheme="minorHAnsi"/>
                      <w:sz w:val="24"/>
                      <w:szCs w:val="24"/>
                    </w:rPr>
                  </w:rPrChange>
                </w:rPr>
                <w:t>AI2 &gt;</w:t>
              </w:r>
            </w:ins>
            <w:ins w:id="180" w:author="Brian Cullinan" w:date="2013-04-10T08:34:00Z">
              <w:r w:rsidR="00F843E5">
                <w:rPr>
                  <w:rFonts w:cstheme="minorHAnsi"/>
                  <w:b/>
                  <w:color w:val="FFFFFF" w:themeColor="background1"/>
                  <w:sz w:val="24"/>
                  <w:szCs w:val="24"/>
                </w:rPr>
                <w:t>=</w:t>
              </w:r>
            </w:ins>
            <w:ins w:id="181" w:author="Brian Cullinan" w:date="2013-04-09T14:54:00Z">
              <w:r w:rsidRPr="00A16460">
                <w:rPr>
                  <w:rFonts w:cstheme="minorHAnsi"/>
                  <w:b/>
                  <w:color w:val="FFFFFF" w:themeColor="background1"/>
                  <w:sz w:val="24"/>
                  <w:szCs w:val="24"/>
                  <w:rPrChange w:id="182" w:author="Brian Cullinan" w:date="2013-04-09T14:59:00Z">
                    <w:rPr>
                      <w:rFonts w:cstheme="minorHAnsi"/>
                      <w:sz w:val="24"/>
                      <w:szCs w:val="24"/>
                    </w:rPr>
                  </w:rPrChange>
                </w:rPr>
                <w:t xml:space="preserve"> .9</w:t>
              </w:r>
            </w:ins>
          </w:p>
        </w:tc>
        <w:tc>
          <w:tcPr>
            <w:tcW w:w="1143" w:type="dxa"/>
            <w:shd w:val="clear" w:color="auto" w:fill="4F81BD" w:themeFill="accent1"/>
            <w:vAlign w:val="center"/>
            <w:tcPrChange w:id="183" w:author="Brian Cullinan" w:date="2013-04-10T13:41:00Z">
              <w:tcPr>
                <w:tcW w:w="1170" w:type="dxa"/>
                <w:gridSpan w:val="3"/>
                <w:shd w:val="clear" w:color="auto" w:fill="4F81BD" w:themeFill="accent1"/>
                <w:vAlign w:val="center"/>
              </w:tcPr>
            </w:tcPrChange>
          </w:tcPr>
          <w:p w:rsidR="000662F0" w:rsidRPr="00A16460" w:rsidRDefault="000662F0">
            <w:pPr>
              <w:cnfStyle w:val="000000000000" w:firstRow="0" w:lastRow="0" w:firstColumn="0" w:lastColumn="0" w:oddVBand="0" w:evenVBand="0" w:oddHBand="0" w:evenHBand="0" w:firstRowFirstColumn="0" w:firstRowLastColumn="0" w:lastRowFirstColumn="0" w:lastRowLastColumn="0"/>
              <w:rPr>
                <w:ins w:id="184" w:author="Brian Cullinan" w:date="2013-04-09T14:53:00Z"/>
                <w:rFonts w:cstheme="minorHAnsi"/>
                <w:b/>
                <w:color w:val="FFFFFF" w:themeColor="background1"/>
                <w:sz w:val="24"/>
                <w:szCs w:val="24"/>
              </w:rPr>
              <w:pPrChange w:id="185" w:author="Brian Cullinan" w:date="2013-04-09T15:05: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86" w:author="Brian Cullinan" w:date="2013-04-09T14:54:00Z">
              <w:r w:rsidRPr="00A16460">
                <w:rPr>
                  <w:rFonts w:cstheme="minorHAnsi"/>
                  <w:b/>
                  <w:color w:val="FFFFFF" w:themeColor="background1"/>
                  <w:sz w:val="24"/>
                  <w:szCs w:val="24"/>
                </w:rPr>
                <w:t>AI3 &gt;</w:t>
              </w:r>
            </w:ins>
            <w:ins w:id="187" w:author="Brian Cullinan" w:date="2013-04-10T08:34:00Z">
              <w:r w:rsidR="00F843E5">
                <w:rPr>
                  <w:rFonts w:cstheme="minorHAnsi"/>
                  <w:b/>
                  <w:color w:val="FFFFFF" w:themeColor="background1"/>
                  <w:sz w:val="24"/>
                  <w:szCs w:val="24"/>
                </w:rPr>
                <w:t>=</w:t>
              </w:r>
            </w:ins>
            <w:ins w:id="188" w:author="Brian Cullinan" w:date="2013-04-09T14:54:00Z">
              <w:r w:rsidRPr="00A16460">
                <w:rPr>
                  <w:rFonts w:cstheme="minorHAnsi"/>
                  <w:b/>
                  <w:color w:val="FFFFFF" w:themeColor="background1"/>
                  <w:sz w:val="24"/>
                  <w:szCs w:val="24"/>
                </w:rPr>
                <w:t xml:space="preserve"> .9</w:t>
              </w:r>
            </w:ins>
          </w:p>
        </w:tc>
        <w:tc>
          <w:tcPr>
            <w:tcW w:w="2367" w:type="dxa"/>
            <w:shd w:val="clear" w:color="auto" w:fill="4F81BD" w:themeFill="accent1"/>
            <w:vAlign w:val="center"/>
            <w:tcPrChange w:id="189" w:author="Brian Cullinan" w:date="2013-04-10T13:41:00Z">
              <w:tcPr>
                <w:tcW w:w="2214" w:type="dxa"/>
                <w:shd w:val="clear" w:color="auto" w:fill="4F81BD" w:themeFill="accent1"/>
                <w:vAlign w:val="center"/>
              </w:tcPr>
            </w:tcPrChange>
          </w:tcPr>
          <w:p w:rsidR="000662F0" w:rsidRPr="00D8170E" w:rsidRDefault="00B638BD">
            <w:pPr>
              <w:cnfStyle w:val="000000000000" w:firstRow="0" w:lastRow="0" w:firstColumn="0" w:lastColumn="0" w:oddVBand="0" w:evenVBand="0" w:oddHBand="0" w:evenHBand="0" w:firstRowFirstColumn="0" w:firstRowLastColumn="0" w:lastRowFirstColumn="0" w:lastRowLastColumn="0"/>
              <w:rPr>
                <w:ins w:id="190" w:author="Brian Cullinan" w:date="2013-04-09T14:53:00Z"/>
                <w:rFonts w:cstheme="minorHAnsi"/>
                <w:b/>
                <w:color w:val="FFFFFF" w:themeColor="background1"/>
                <w:sz w:val="24"/>
                <w:szCs w:val="24"/>
              </w:rPr>
              <w:pPrChange w:id="191" w:author="Brian Cullinan" w:date="2013-04-09T15:05: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92" w:author="Brian Cullinan" w:date="2013-04-09T15:10:00Z">
              <w:r>
                <w:rPr>
                  <w:rFonts w:cstheme="minorHAnsi"/>
                  <w:b/>
                  <w:color w:val="FFFFFF" w:themeColor="background1"/>
                  <w:sz w:val="24"/>
                  <w:szCs w:val="24"/>
                </w:rPr>
                <w:t>Significance Score</w:t>
              </w:r>
            </w:ins>
          </w:p>
        </w:tc>
      </w:tr>
      <w:tr w:rsidR="00F843E5" w:rsidTr="00B05AD9">
        <w:tblPrEx>
          <w:tblPrExChange w:id="193" w:author="Brian Cullinan" w:date="2013-04-10T13:41:00Z">
            <w:tblPrEx>
              <w:jc w:val="center"/>
            </w:tblPrEx>
          </w:tblPrExChange>
        </w:tblPrEx>
        <w:trPr>
          <w:cnfStyle w:val="000000100000" w:firstRow="0" w:lastRow="0" w:firstColumn="0" w:lastColumn="0" w:oddVBand="0" w:evenVBand="0" w:oddHBand="1" w:evenHBand="0" w:firstRowFirstColumn="0" w:firstRowLastColumn="0" w:lastRowFirstColumn="0" w:lastRowLastColumn="0"/>
          <w:jc w:val="center"/>
          <w:ins w:id="194" w:author="Brian Cullinan" w:date="2013-04-09T14:49:00Z"/>
          <w:trPrChange w:id="195" w:author="Brian Cullinan" w:date="2013-04-10T13:41: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354" w:type="dxa"/>
            <w:vMerge/>
            <w:tcBorders>
              <w:top w:val="none" w:sz="0" w:space="0" w:color="auto"/>
              <w:left w:val="none" w:sz="0" w:space="0" w:color="auto"/>
              <w:bottom w:val="none" w:sz="0" w:space="0" w:color="auto"/>
            </w:tcBorders>
            <w:vAlign w:val="center"/>
            <w:tcPrChange w:id="196" w:author="Brian Cullinan" w:date="2013-04-10T13:41:00Z">
              <w:tcPr>
                <w:tcW w:w="1354" w:type="dxa"/>
                <w:vMerge/>
                <w:vAlign w:val="center"/>
              </w:tcPr>
            </w:tcPrChange>
          </w:tcPr>
          <w:p w:rsidR="00B666AD" w:rsidRPr="001E43D9" w:rsidRDefault="00B666AD">
            <w:pPr>
              <w:cnfStyle w:val="001000100000" w:firstRow="0" w:lastRow="0" w:firstColumn="1" w:lastColumn="0" w:oddVBand="0" w:evenVBand="0" w:oddHBand="1" w:evenHBand="0" w:firstRowFirstColumn="0" w:firstRowLastColumn="0" w:lastRowFirstColumn="0" w:lastRowLastColumn="0"/>
              <w:rPr>
                <w:ins w:id="197" w:author="Brian Cullinan" w:date="2013-04-09T14:49:00Z"/>
                <w:rFonts w:cstheme="minorHAnsi"/>
                <w:b w:val="0"/>
                <w:sz w:val="24"/>
                <w:szCs w:val="24"/>
                <w:rPrChange w:id="198" w:author="Brian Cullinan" w:date="2013-04-09T15:04:00Z">
                  <w:rPr>
                    <w:ins w:id="199" w:author="Brian Cullinan" w:date="2013-04-09T14:49:00Z"/>
                    <w:rFonts w:cstheme="minorHAnsi"/>
                    <w:b w:val="0"/>
                    <w:bCs w:val="0"/>
                    <w:sz w:val="24"/>
                    <w:szCs w:val="24"/>
                  </w:rPr>
                </w:rPrChange>
              </w:rPr>
              <w:pPrChange w:id="200" w:author="Brian Cullinan" w:date="2013-04-09T15:05:00Z">
                <w:pPr>
                  <w:spacing w:after="200" w:line="276" w:lineRule="auto"/>
                  <w:jc w:val="center"/>
                  <w:cnfStyle w:val="001000100000" w:firstRow="0" w:lastRow="0" w:firstColumn="1" w:lastColumn="0" w:oddVBand="0" w:evenVBand="0" w:oddHBand="1" w:evenHBand="0" w:firstRowFirstColumn="0" w:firstRowLastColumn="0" w:lastRowFirstColumn="0" w:lastRowLastColumn="0"/>
                </w:pPr>
              </w:pPrChange>
            </w:pPr>
          </w:p>
        </w:tc>
        <w:tc>
          <w:tcPr>
            <w:tcW w:w="1242" w:type="dxa"/>
            <w:vMerge/>
            <w:tcBorders>
              <w:top w:val="none" w:sz="0" w:space="0" w:color="auto"/>
              <w:bottom w:val="none" w:sz="0" w:space="0" w:color="auto"/>
            </w:tcBorders>
            <w:vAlign w:val="center"/>
            <w:tcPrChange w:id="201" w:author="Brian Cullinan" w:date="2013-04-10T13:41:00Z">
              <w:tcPr>
                <w:tcW w:w="1242" w:type="dxa"/>
                <w:vMerge/>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202" w:author="Brian Cullinan" w:date="2013-04-09T14:49:00Z"/>
                <w:rFonts w:cstheme="minorHAnsi"/>
                <w:sz w:val="24"/>
                <w:szCs w:val="24"/>
              </w:rPr>
              <w:pPrChange w:id="203"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p>
        </w:tc>
        <w:tc>
          <w:tcPr>
            <w:tcW w:w="1112" w:type="dxa"/>
            <w:vMerge w:val="restart"/>
            <w:tcBorders>
              <w:top w:val="none" w:sz="0" w:space="0" w:color="auto"/>
              <w:bottom w:val="none" w:sz="0" w:space="0" w:color="auto"/>
            </w:tcBorders>
            <w:vAlign w:val="center"/>
            <w:tcPrChange w:id="204" w:author="Brian Cullinan" w:date="2013-04-10T13:41:00Z">
              <w:tcPr>
                <w:tcW w:w="1112" w:type="dxa"/>
                <w:vMerge w:val="restart"/>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205" w:author="Brian Cullinan" w:date="2013-04-09T14:49:00Z"/>
                <w:rFonts w:cstheme="minorHAnsi"/>
                <w:sz w:val="24"/>
                <w:szCs w:val="24"/>
              </w:rPr>
              <w:pPrChange w:id="206"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ins w:id="207" w:author="Brian Cullinan" w:date="2013-04-09T14:55:00Z">
              <w:r>
                <w:rPr>
                  <w:rFonts w:cstheme="minorHAnsi"/>
                  <w:sz w:val="24"/>
                  <w:szCs w:val="24"/>
                </w:rPr>
                <w:t>True</w:t>
              </w:r>
            </w:ins>
          </w:p>
        </w:tc>
        <w:tc>
          <w:tcPr>
            <w:tcW w:w="1116" w:type="dxa"/>
            <w:vMerge w:val="restart"/>
            <w:tcBorders>
              <w:top w:val="none" w:sz="0" w:space="0" w:color="auto"/>
              <w:bottom w:val="none" w:sz="0" w:space="0" w:color="auto"/>
            </w:tcBorders>
            <w:vAlign w:val="center"/>
            <w:tcPrChange w:id="208" w:author="Brian Cullinan" w:date="2013-04-10T13:41:00Z">
              <w:tcPr>
                <w:tcW w:w="1116" w:type="dxa"/>
                <w:gridSpan w:val="2"/>
                <w:vMerge w:val="restart"/>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209" w:author="Brian Cullinan" w:date="2013-04-09T14:49:00Z"/>
                <w:rFonts w:cstheme="minorHAnsi"/>
                <w:sz w:val="24"/>
                <w:szCs w:val="24"/>
              </w:rPr>
              <w:pPrChange w:id="210"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ins w:id="211" w:author="Brian Cullinan" w:date="2013-04-09T15:01:00Z">
              <w:r>
                <w:rPr>
                  <w:rFonts w:cstheme="minorHAnsi"/>
                  <w:sz w:val="24"/>
                  <w:szCs w:val="24"/>
                </w:rPr>
                <w:t>True</w:t>
              </w:r>
            </w:ins>
          </w:p>
        </w:tc>
        <w:tc>
          <w:tcPr>
            <w:tcW w:w="1143" w:type="dxa"/>
            <w:tcBorders>
              <w:top w:val="none" w:sz="0" w:space="0" w:color="auto"/>
              <w:bottom w:val="none" w:sz="0" w:space="0" w:color="auto"/>
            </w:tcBorders>
            <w:vAlign w:val="center"/>
            <w:tcPrChange w:id="212" w:author="Brian Cullinan" w:date="2013-04-10T13:41:00Z">
              <w:tcPr>
                <w:tcW w:w="1170" w:type="dxa"/>
                <w:gridSpan w:val="3"/>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213" w:author="Brian Cullinan" w:date="2013-04-09T14:53:00Z"/>
                <w:rFonts w:cstheme="minorHAnsi"/>
                <w:sz w:val="24"/>
                <w:szCs w:val="24"/>
              </w:rPr>
              <w:pPrChange w:id="214"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ins w:id="215" w:author="Brian Cullinan" w:date="2013-04-09T15:01:00Z">
              <w:r>
                <w:rPr>
                  <w:rFonts w:cstheme="minorHAnsi"/>
                  <w:sz w:val="24"/>
                  <w:szCs w:val="24"/>
                </w:rPr>
                <w:t>True</w:t>
              </w:r>
            </w:ins>
          </w:p>
        </w:tc>
        <w:tc>
          <w:tcPr>
            <w:tcW w:w="2367" w:type="dxa"/>
            <w:tcBorders>
              <w:top w:val="none" w:sz="0" w:space="0" w:color="auto"/>
              <w:bottom w:val="none" w:sz="0" w:space="0" w:color="auto"/>
              <w:right w:val="none" w:sz="0" w:space="0" w:color="auto"/>
            </w:tcBorders>
            <w:vAlign w:val="center"/>
            <w:tcPrChange w:id="216" w:author="Brian Cullinan" w:date="2013-04-10T13:41:00Z">
              <w:tcPr>
                <w:tcW w:w="2214" w:type="dxa"/>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217" w:author="Brian Cullinan" w:date="2013-04-09T14:53:00Z"/>
                <w:rFonts w:cstheme="minorHAnsi"/>
                <w:sz w:val="24"/>
                <w:szCs w:val="24"/>
              </w:rPr>
              <w:pPrChange w:id="218"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ins w:id="219" w:author="Brian Cullinan" w:date="2013-04-09T15:01:00Z">
              <w:r>
                <w:rPr>
                  <w:rFonts w:cstheme="minorHAnsi"/>
                  <w:sz w:val="24"/>
                  <w:szCs w:val="24"/>
                </w:rPr>
                <w:t>+6000 + 7000 + 8000</w:t>
              </w:r>
            </w:ins>
          </w:p>
        </w:tc>
      </w:tr>
      <w:tr w:rsidR="00F843E5" w:rsidTr="00B05AD9">
        <w:tblPrEx>
          <w:tblPrExChange w:id="220" w:author="Brian Cullinan" w:date="2013-04-10T13:41:00Z">
            <w:tblPrEx>
              <w:jc w:val="center"/>
            </w:tblPrEx>
          </w:tblPrExChange>
        </w:tblPrEx>
        <w:trPr>
          <w:jc w:val="center"/>
          <w:ins w:id="221" w:author="Brian Cullinan" w:date="2013-04-09T14:49:00Z"/>
          <w:trPrChange w:id="222" w:author="Brian Cullinan" w:date="2013-04-10T13:41: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354" w:type="dxa"/>
            <w:vMerge/>
            <w:vAlign w:val="center"/>
            <w:tcPrChange w:id="223" w:author="Brian Cullinan" w:date="2013-04-10T13:41:00Z">
              <w:tcPr>
                <w:tcW w:w="1354" w:type="dxa"/>
                <w:vMerge/>
                <w:vAlign w:val="center"/>
              </w:tcPr>
            </w:tcPrChange>
          </w:tcPr>
          <w:p w:rsidR="00B666AD" w:rsidRPr="001E43D9" w:rsidRDefault="00B666AD">
            <w:pPr>
              <w:rPr>
                <w:ins w:id="224" w:author="Brian Cullinan" w:date="2013-04-09T14:49:00Z"/>
                <w:rFonts w:cstheme="minorHAnsi"/>
                <w:b w:val="0"/>
                <w:sz w:val="24"/>
                <w:szCs w:val="24"/>
                <w:rPrChange w:id="225" w:author="Brian Cullinan" w:date="2013-04-09T15:04:00Z">
                  <w:rPr>
                    <w:ins w:id="226" w:author="Brian Cullinan" w:date="2013-04-09T14:49:00Z"/>
                    <w:rFonts w:cstheme="minorHAnsi"/>
                    <w:b w:val="0"/>
                    <w:bCs w:val="0"/>
                    <w:sz w:val="24"/>
                    <w:szCs w:val="24"/>
                  </w:rPr>
                </w:rPrChange>
              </w:rPr>
              <w:pPrChange w:id="227" w:author="Brian Cullinan" w:date="2013-04-09T15:05:00Z">
                <w:pPr>
                  <w:spacing w:after="200" w:line="276" w:lineRule="auto"/>
                  <w:jc w:val="center"/>
                </w:pPr>
              </w:pPrChange>
            </w:pPr>
          </w:p>
        </w:tc>
        <w:tc>
          <w:tcPr>
            <w:tcW w:w="1242" w:type="dxa"/>
            <w:vMerge/>
            <w:vAlign w:val="center"/>
            <w:tcPrChange w:id="228" w:author="Brian Cullinan" w:date="2013-04-10T13:41:00Z">
              <w:tcPr>
                <w:tcW w:w="1242" w:type="dxa"/>
                <w:vMerge/>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229" w:author="Brian Cullinan" w:date="2013-04-09T14:49:00Z"/>
                <w:rFonts w:cstheme="minorHAnsi"/>
                <w:sz w:val="24"/>
                <w:szCs w:val="24"/>
              </w:rPr>
              <w:pPrChange w:id="230"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p>
        </w:tc>
        <w:tc>
          <w:tcPr>
            <w:tcW w:w="1112" w:type="dxa"/>
            <w:vMerge/>
            <w:vAlign w:val="center"/>
            <w:tcPrChange w:id="231" w:author="Brian Cullinan" w:date="2013-04-10T13:41:00Z">
              <w:tcPr>
                <w:tcW w:w="1112" w:type="dxa"/>
                <w:vMerge/>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232" w:author="Brian Cullinan" w:date="2013-04-09T14:49:00Z"/>
                <w:rFonts w:cstheme="minorHAnsi"/>
                <w:sz w:val="24"/>
                <w:szCs w:val="24"/>
              </w:rPr>
              <w:pPrChange w:id="233"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p>
        </w:tc>
        <w:tc>
          <w:tcPr>
            <w:tcW w:w="1116" w:type="dxa"/>
            <w:vMerge/>
            <w:vAlign w:val="center"/>
            <w:tcPrChange w:id="234" w:author="Brian Cullinan" w:date="2013-04-10T13:41:00Z">
              <w:tcPr>
                <w:tcW w:w="1116" w:type="dxa"/>
                <w:gridSpan w:val="2"/>
                <w:vMerge/>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235" w:author="Brian Cullinan" w:date="2013-04-09T14:49:00Z"/>
                <w:rFonts w:cstheme="minorHAnsi"/>
                <w:sz w:val="24"/>
                <w:szCs w:val="24"/>
              </w:rPr>
              <w:pPrChange w:id="236"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p>
        </w:tc>
        <w:tc>
          <w:tcPr>
            <w:tcW w:w="1143" w:type="dxa"/>
            <w:shd w:val="clear" w:color="auto" w:fill="EEECE1" w:themeFill="background2"/>
            <w:vAlign w:val="center"/>
            <w:tcPrChange w:id="237" w:author="Brian Cullinan" w:date="2013-04-10T13:41:00Z">
              <w:tcPr>
                <w:tcW w:w="1170" w:type="dxa"/>
                <w:gridSpan w:val="3"/>
                <w:shd w:val="clear" w:color="auto" w:fill="EEECE1" w:themeFill="background2"/>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238" w:author="Brian Cullinan" w:date="2013-04-09T14:53:00Z"/>
                <w:rFonts w:cstheme="minorHAnsi"/>
                <w:sz w:val="24"/>
                <w:szCs w:val="24"/>
              </w:rPr>
              <w:pPrChange w:id="239"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ins w:id="240" w:author="Brian Cullinan" w:date="2013-04-09T15:01:00Z">
              <w:r>
                <w:rPr>
                  <w:rFonts w:cstheme="minorHAnsi"/>
                  <w:sz w:val="24"/>
                  <w:szCs w:val="24"/>
                </w:rPr>
                <w:t>False</w:t>
              </w:r>
            </w:ins>
          </w:p>
        </w:tc>
        <w:tc>
          <w:tcPr>
            <w:tcW w:w="2367" w:type="dxa"/>
            <w:vAlign w:val="center"/>
            <w:tcPrChange w:id="241" w:author="Brian Cullinan" w:date="2013-04-10T13:41:00Z">
              <w:tcPr>
                <w:tcW w:w="2214" w:type="dxa"/>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242" w:author="Brian Cullinan" w:date="2013-04-09T14:53:00Z"/>
                <w:rFonts w:cstheme="minorHAnsi"/>
                <w:sz w:val="24"/>
                <w:szCs w:val="24"/>
              </w:rPr>
              <w:pPrChange w:id="243"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ins w:id="244" w:author="Brian Cullinan" w:date="2013-04-09T15:01:00Z">
              <w:r>
                <w:rPr>
                  <w:rFonts w:cstheme="minorHAnsi"/>
                  <w:sz w:val="24"/>
                  <w:szCs w:val="24"/>
                </w:rPr>
                <w:t>+6000 + 7000</w:t>
              </w:r>
            </w:ins>
          </w:p>
        </w:tc>
      </w:tr>
      <w:tr w:rsidR="00F843E5" w:rsidTr="00B05AD9">
        <w:tblPrEx>
          <w:tblPrExChange w:id="245" w:author="Brian Cullinan" w:date="2013-04-10T13:41:00Z">
            <w:tblPrEx>
              <w:jc w:val="center"/>
            </w:tblPrEx>
          </w:tblPrExChange>
        </w:tblPrEx>
        <w:trPr>
          <w:cnfStyle w:val="000000100000" w:firstRow="0" w:lastRow="0" w:firstColumn="0" w:lastColumn="0" w:oddVBand="0" w:evenVBand="0" w:oddHBand="1" w:evenHBand="0" w:firstRowFirstColumn="0" w:firstRowLastColumn="0" w:lastRowFirstColumn="0" w:lastRowLastColumn="0"/>
          <w:jc w:val="center"/>
          <w:ins w:id="246" w:author="Brian Cullinan" w:date="2013-04-09T14:55:00Z"/>
          <w:trPrChange w:id="247" w:author="Brian Cullinan" w:date="2013-04-10T13:41: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354" w:type="dxa"/>
            <w:vMerge/>
            <w:tcBorders>
              <w:top w:val="none" w:sz="0" w:space="0" w:color="auto"/>
              <w:left w:val="none" w:sz="0" w:space="0" w:color="auto"/>
              <w:bottom w:val="none" w:sz="0" w:space="0" w:color="auto"/>
            </w:tcBorders>
            <w:vAlign w:val="center"/>
            <w:tcPrChange w:id="248" w:author="Brian Cullinan" w:date="2013-04-10T13:41:00Z">
              <w:tcPr>
                <w:tcW w:w="1354" w:type="dxa"/>
                <w:vMerge/>
                <w:vAlign w:val="center"/>
              </w:tcPr>
            </w:tcPrChange>
          </w:tcPr>
          <w:p w:rsidR="00B666AD" w:rsidRPr="001E43D9" w:rsidRDefault="00B666AD">
            <w:pPr>
              <w:cnfStyle w:val="001000100000" w:firstRow="0" w:lastRow="0" w:firstColumn="1" w:lastColumn="0" w:oddVBand="0" w:evenVBand="0" w:oddHBand="1" w:evenHBand="0" w:firstRowFirstColumn="0" w:firstRowLastColumn="0" w:lastRowFirstColumn="0" w:lastRowLastColumn="0"/>
              <w:rPr>
                <w:ins w:id="249" w:author="Brian Cullinan" w:date="2013-04-09T14:55:00Z"/>
                <w:rFonts w:cstheme="minorHAnsi"/>
                <w:b w:val="0"/>
                <w:sz w:val="24"/>
                <w:szCs w:val="24"/>
                <w:rPrChange w:id="250" w:author="Brian Cullinan" w:date="2013-04-09T15:04:00Z">
                  <w:rPr>
                    <w:ins w:id="251" w:author="Brian Cullinan" w:date="2013-04-09T14:55:00Z"/>
                    <w:rFonts w:cstheme="minorHAnsi"/>
                    <w:b w:val="0"/>
                    <w:bCs w:val="0"/>
                    <w:sz w:val="24"/>
                    <w:szCs w:val="24"/>
                  </w:rPr>
                </w:rPrChange>
              </w:rPr>
              <w:pPrChange w:id="252" w:author="Brian Cullinan" w:date="2013-04-09T15:05:00Z">
                <w:pPr>
                  <w:spacing w:after="200" w:line="276" w:lineRule="auto"/>
                  <w:jc w:val="center"/>
                  <w:cnfStyle w:val="001000100000" w:firstRow="0" w:lastRow="0" w:firstColumn="1" w:lastColumn="0" w:oddVBand="0" w:evenVBand="0" w:oddHBand="1" w:evenHBand="0" w:firstRowFirstColumn="0" w:firstRowLastColumn="0" w:lastRowFirstColumn="0" w:lastRowLastColumn="0"/>
                </w:pPr>
              </w:pPrChange>
            </w:pPr>
          </w:p>
        </w:tc>
        <w:tc>
          <w:tcPr>
            <w:tcW w:w="1242" w:type="dxa"/>
            <w:vMerge/>
            <w:tcBorders>
              <w:top w:val="none" w:sz="0" w:space="0" w:color="auto"/>
              <w:bottom w:val="none" w:sz="0" w:space="0" w:color="auto"/>
            </w:tcBorders>
            <w:vAlign w:val="center"/>
            <w:tcPrChange w:id="253" w:author="Brian Cullinan" w:date="2013-04-10T13:41:00Z">
              <w:tcPr>
                <w:tcW w:w="1242" w:type="dxa"/>
                <w:vMerge/>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254" w:author="Brian Cullinan" w:date="2013-04-09T14:55:00Z"/>
                <w:rFonts w:cstheme="minorHAnsi"/>
                <w:sz w:val="24"/>
                <w:szCs w:val="24"/>
              </w:rPr>
              <w:pPrChange w:id="255"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p>
        </w:tc>
        <w:tc>
          <w:tcPr>
            <w:tcW w:w="1112" w:type="dxa"/>
            <w:vMerge/>
            <w:tcBorders>
              <w:top w:val="none" w:sz="0" w:space="0" w:color="auto"/>
              <w:bottom w:val="none" w:sz="0" w:space="0" w:color="auto"/>
            </w:tcBorders>
            <w:vAlign w:val="center"/>
            <w:tcPrChange w:id="256" w:author="Brian Cullinan" w:date="2013-04-10T13:41:00Z">
              <w:tcPr>
                <w:tcW w:w="1112" w:type="dxa"/>
                <w:vMerge/>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257" w:author="Brian Cullinan" w:date="2013-04-09T14:55:00Z"/>
                <w:rFonts w:cstheme="minorHAnsi"/>
                <w:sz w:val="24"/>
                <w:szCs w:val="24"/>
              </w:rPr>
              <w:pPrChange w:id="258"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p>
        </w:tc>
        <w:tc>
          <w:tcPr>
            <w:tcW w:w="1116" w:type="dxa"/>
            <w:vMerge w:val="restart"/>
            <w:tcBorders>
              <w:top w:val="none" w:sz="0" w:space="0" w:color="auto"/>
              <w:bottom w:val="none" w:sz="0" w:space="0" w:color="auto"/>
            </w:tcBorders>
            <w:shd w:val="clear" w:color="auto" w:fill="EEECE1" w:themeFill="background2"/>
            <w:vAlign w:val="center"/>
            <w:tcPrChange w:id="259" w:author="Brian Cullinan" w:date="2013-04-10T13:41:00Z">
              <w:tcPr>
                <w:tcW w:w="1116" w:type="dxa"/>
                <w:gridSpan w:val="2"/>
                <w:vMerge w:val="restart"/>
                <w:shd w:val="clear" w:color="auto" w:fill="EEECE1" w:themeFill="background2"/>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260" w:author="Brian Cullinan" w:date="2013-04-09T14:55:00Z"/>
                <w:rFonts w:cstheme="minorHAnsi"/>
                <w:sz w:val="24"/>
                <w:szCs w:val="24"/>
              </w:rPr>
              <w:pPrChange w:id="261"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ins w:id="262" w:author="Brian Cullinan" w:date="2013-04-09T15:01:00Z">
              <w:r>
                <w:rPr>
                  <w:rFonts w:cstheme="minorHAnsi"/>
                  <w:sz w:val="24"/>
                  <w:szCs w:val="24"/>
                </w:rPr>
                <w:t>False</w:t>
              </w:r>
            </w:ins>
          </w:p>
        </w:tc>
        <w:tc>
          <w:tcPr>
            <w:tcW w:w="1143" w:type="dxa"/>
            <w:tcBorders>
              <w:top w:val="none" w:sz="0" w:space="0" w:color="auto"/>
              <w:bottom w:val="none" w:sz="0" w:space="0" w:color="auto"/>
            </w:tcBorders>
            <w:vAlign w:val="center"/>
            <w:tcPrChange w:id="263" w:author="Brian Cullinan" w:date="2013-04-10T13:41:00Z">
              <w:tcPr>
                <w:tcW w:w="1080" w:type="dxa"/>
                <w:gridSpan w:val="2"/>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264" w:author="Brian Cullinan" w:date="2013-04-09T14:55:00Z"/>
                <w:rFonts w:cstheme="minorHAnsi"/>
                <w:sz w:val="24"/>
                <w:szCs w:val="24"/>
              </w:rPr>
              <w:pPrChange w:id="265"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ins w:id="266" w:author="Brian Cullinan" w:date="2013-04-09T15:01:00Z">
              <w:r>
                <w:rPr>
                  <w:rFonts w:cstheme="minorHAnsi"/>
                  <w:sz w:val="24"/>
                  <w:szCs w:val="24"/>
                </w:rPr>
                <w:t>True</w:t>
              </w:r>
            </w:ins>
          </w:p>
        </w:tc>
        <w:tc>
          <w:tcPr>
            <w:tcW w:w="2367" w:type="dxa"/>
            <w:tcBorders>
              <w:top w:val="none" w:sz="0" w:space="0" w:color="auto"/>
              <w:bottom w:val="none" w:sz="0" w:space="0" w:color="auto"/>
              <w:right w:val="none" w:sz="0" w:space="0" w:color="auto"/>
            </w:tcBorders>
            <w:vAlign w:val="center"/>
            <w:tcPrChange w:id="267" w:author="Brian Cullinan" w:date="2013-04-10T13:41:00Z">
              <w:tcPr>
                <w:tcW w:w="2304" w:type="dxa"/>
                <w:gridSpan w:val="2"/>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268" w:author="Brian Cullinan" w:date="2013-04-09T14:55:00Z"/>
                <w:rFonts w:cstheme="minorHAnsi"/>
                <w:sz w:val="24"/>
                <w:szCs w:val="24"/>
              </w:rPr>
              <w:pPrChange w:id="269"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ins w:id="270" w:author="Brian Cullinan" w:date="2013-04-09T15:01:00Z">
              <w:r>
                <w:rPr>
                  <w:rFonts w:cstheme="minorHAnsi"/>
                  <w:sz w:val="24"/>
                  <w:szCs w:val="24"/>
                </w:rPr>
                <w:t>+6000 + 8000</w:t>
              </w:r>
            </w:ins>
          </w:p>
        </w:tc>
      </w:tr>
      <w:tr w:rsidR="00F843E5" w:rsidTr="00B05AD9">
        <w:tblPrEx>
          <w:tblPrExChange w:id="271" w:author="Brian Cullinan" w:date="2013-04-10T13:41:00Z">
            <w:tblPrEx>
              <w:jc w:val="center"/>
            </w:tblPrEx>
          </w:tblPrExChange>
        </w:tblPrEx>
        <w:trPr>
          <w:jc w:val="center"/>
          <w:ins w:id="272" w:author="Brian Cullinan" w:date="2013-04-09T14:55:00Z"/>
          <w:trPrChange w:id="273" w:author="Brian Cullinan" w:date="2013-04-10T13:41: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354" w:type="dxa"/>
            <w:vMerge/>
            <w:vAlign w:val="center"/>
            <w:tcPrChange w:id="274" w:author="Brian Cullinan" w:date="2013-04-10T13:41:00Z">
              <w:tcPr>
                <w:tcW w:w="1354" w:type="dxa"/>
                <w:vMerge/>
                <w:vAlign w:val="center"/>
              </w:tcPr>
            </w:tcPrChange>
          </w:tcPr>
          <w:p w:rsidR="00B666AD" w:rsidRPr="001E43D9" w:rsidRDefault="00B666AD">
            <w:pPr>
              <w:rPr>
                <w:ins w:id="275" w:author="Brian Cullinan" w:date="2013-04-09T14:55:00Z"/>
                <w:rFonts w:cstheme="minorHAnsi"/>
                <w:b w:val="0"/>
                <w:sz w:val="24"/>
                <w:szCs w:val="24"/>
                <w:rPrChange w:id="276" w:author="Brian Cullinan" w:date="2013-04-09T15:04:00Z">
                  <w:rPr>
                    <w:ins w:id="277" w:author="Brian Cullinan" w:date="2013-04-09T14:55:00Z"/>
                    <w:rFonts w:cstheme="minorHAnsi"/>
                    <w:b w:val="0"/>
                    <w:bCs w:val="0"/>
                    <w:sz w:val="24"/>
                    <w:szCs w:val="24"/>
                  </w:rPr>
                </w:rPrChange>
              </w:rPr>
              <w:pPrChange w:id="278" w:author="Brian Cullinan" w:date="2013-04-09T15:05:00Z">
                <w:pPr>
                  <w:spacing w:after="200" w:line="276" w:lineRule="auto"/>
                  <w:jc w:val="center"/>
                </w:pPr>
              </w:pPrChange>
            </w:pPr>
          </w:p>
        </w:tc>
        <w:tc>
          <w:tcPr>
            <w:tcW w:w="1242" w:type="dxa"/>
            <w:vMerge/>
            <w:vAlign w:val="center"/>
            <w:tcPrChange w:id="279" w:author="Brian Cullinan" w:date="2013-04-10T13:41:00Z">
              <w:tcPr>
                <w:tcW w:w="1242" w:type="dxa"/>
                <w:vMerge/>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280" w:author="Brian Cullinan" w:date="2013-04-09T14:55:00Z"/>
                <w:rFonts w:cstheme="minorHAnsi"/>
                <w:sz w:val="24"/>
                <w:szCs w:val="24"/>
              </w:rPr>
              <w:pPrChange w:id="281"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p>
        </w:tc>
        <w:tc>
          <w:tcPr>
            <w:tcW w:w="1112" w:type="dxa"/>
            <w:vMerge/>
            <w:vAlign w:val="center"/>
            <w:tcPrChange w:id="282" w:author="Brian Cullinan" w:date="2013-04-10T13:41:00Z">
              <w:tcPr>
                <w:tcW w:w="1112" w:type="dxa"/>
                <w:vMerge/>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283" w:author="Brian Cullinan" w:date="2013-04-09T14:55:00Z"/>
                <w:rFonts w:cstheme="minorHAnsi"/>
                <w:sz w:val="24"/>
                <w:szCs w:val="24"/>
              </w:rPr>
              <w:pPrChange w:id="284"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p>
        </w:tc>
        <w:tc>
          <w:tcPr>
            <w:tcW w:w="1116" w:type="dxa"/>
            <w:vMerge/>
            <w:shd w:val="clear" w:color="auto" w:fill="EEECE1" w:themeFill="background2"/>
            <w:vAlign w:val="center"/>
            <w:tcPrChange w:id="285" w:author="Brian Cullinan" w:date="2013-04-10T13:41:00Z">
              <w:tcPr>
                <w:tcW w:w="1116" w:type="dxa"/>
                <w:gridSpan w:val="2"/>
                <w:vMerge/>
                <w:shd w:val="clear" w:color="auto" w:fill="EEECE1" w:themeFill="background2"/>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286" w:author="Brian Cullinan" w:date="2013-04-09T14:55:00Z"/>
                <w:rFonts w:cstheme="minorHAnsi"/>
                <w:sz w:val="24"/>
                <w:szCs w:val="24"/>
              </w:rPr>
              <w:pPrChange w:id="287"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p>
        </w:tc>
        <w:tc>
          <w:tcPr>
            <w:tcW w:w="1143" w:type="dxa"/>
            <w:shd w:val="clear" w:color="auto" w:fill="EEECE1" w:themeFill="background2"/>
            <w:vAlign w:val="center"/>
            <w:tcPrChange w:id="288" w:author="Brian Cullinan" w:date="2013-04-10T13:41:00Z">
              <w:tcPr>
                <w:tcW w:w="1080" w:type="dxa"/>
                <w:gridSpan w:val="2"/>
                <w:shd w:val="clear" w:color="auto" w:fill="EEECE1" w:themeFill="background2"/>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289" w:author="Brian Cullinan" w:date="2013-04-09T14:55:00Z"/>
                <w:rFonts w:cstheme="minorHAnsi"/>
                <w:sz w:val="24"/>
                <w:szCs w:val="24"/>
              </w:rPr>
              <w:pPrChange w:id="290"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ins w:id="291" w:author="Brian Cullinan" w:date="2013-04-09T15:01:00Z">
              <w:r>
                <w:rPr>
                  <w:rFonts w:cstheme="minorHAnsi"/>
                  <w:sz w:val="24"/>
                  <w:szCs w:val="24"/>
                </w:rPr>
                <w:t>False</w:t>
              </w:r>
            </w:ins>
          </w:p>
        </w:tc>
        <w:tc>
          <w:tcPr>
            <w:tcW w:w="2367" w:type="dxa"/>
            <w:vAlign w:val="center"/>
            <w:tcPrChange w:id="292" w:author="Brian Cullinan" w:date="2013-04-10T13:41:00Z">
              <w:tcPr>
                <w:tcW w:w="2304" w:type="dxa"/>
                <w:gridSpan w:val="2"/>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293" w:author="Brian Cullinan" w:date="2013-04-09T14:55:00Z"/>
                <w:rFonts w:cstheme="minorHAnsi"/>
                <w:sz w:val="24"/>
                <w:szCs w:val="24"/>
              </w:rPr>
              <w:pPrChange w:id="294"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ins w:id="295" w:author="Brian Cullinan" w:date="2013-04-09T15:01:00Z">
              <w:r>
                <w:rPr>
                  <w:rFonts w:cstheme="minorHAnsi"/>
                  <w:sz w:val="24"/>
                  <w:szCs w:val="24"/>
                </w:rPr>
                <w:t>+6000</w:t>
              </w:r>
            </w:ins>
          </w:p>
        </w:tc>
      </w:tr>
      <w:tr w:rsidR="00F843E5" w:rsidTr="00B05AD9">
        <w:tblPrEx>
          <w:tblPrExChange w:id="296" w:author="Brian Cullinan" w:date="2013-04-10T13:41:00Z">
            <w:tblPrEx>
              <w:jc w:val="center"/>
            </w:tblPrEx>
          </w:tblPrExChange>
        </w:tblPrEx>
        <w:trPr>
          <w:cnfStyle w:val="000000100000" w:firstRow="0" w:lastRow="0" w:firstColumn="0" w:lastColumn="0" w:oddVBand="0" w:evenVBand="0" w:oddHBand="1" w:evenHBand="0" w:firstRowFirstColumn="0" w:firstRowLastColumn="0" w:lastRowFirstColumn="0" w:lastRowLastColumn="0"/>
          <w:jc w:val="center"/>
          <w:ins w:id="297" w:author="Brian Cullinan" w:date="2013-04-09T14:57:00Z"/>
          <w:trPrChange w:id="298" w:author="Brian Cullinan" w:date="2013-04-10T13:41: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354" w:type="dxa"/>
            <w:vMerge/>
            <w:tcBorders>
              <w:top w:val="none" w:sz="0" w:space="0" w:color="auto"/>
              <w:left w:val="none" w:sz="0" w:space="0" w:color="auto"/>
              <w:bottom w:val="none" w:sz="0" w:space="0" w:color="auto"/>
            </w:tcBorders>
            <w:vAlign w:val="center"/>
            <w:tcPrChange w:id="299" w:author="Brian Cullinan" w:date="2013-04-10T13:41:00Z">
              <w:tcPr>
                <w:tcW w:w="1354" w:type="dxa"/>
                <w:vMerge/>
                <w:vAlign w:val="center"/>
              </w:tcPr>
            </w:tcPrChange>
          </w:tcPr>
          <w:p w:rsidR="00B666AD" w:rsidRPr="001E43D9" w:rsidRDefault="00B666AD">
            <w:pPr>
              <w:cnfStyle w:val="001000100000" w:firstRow="0" w:lastRow="0" w:firstColumn="1" w:lastColumn="0" w:oddVBand="0" w:evenVBand="0" w:oddHBand="1" w:evenHBand="0" w:firstRowFirstColumn="0" w:firstRowLastColumn="0" w:lastRowFirstColumn="0" w:lastRowLastColumn="0"/>
              <w:rPr>
                <w:ins w:id="300" w:author="Brian Cullinan" w:date="2013-04-09T14:57:00Z"/>
                <w:rFonts w:cstheme="minorHAnsi"/>
                <w:b w:val="0"/>
                <w:sz w:val="24"/>
                <w:szCs w:val="24"/>
                <w:rPrChange w:id="301" w:author="Brian Cullinan" w:date="2013-04-09T15:04:00Z">
                  <w:rPr>
                    <w:ins w:id="302" w:author="Brian Cullinan" w:date="2013-04-09T14:57:00Z"/>
                    <w:rFonts w:cstheme="minorHAnsi"/>
                    <w:b w:val="0"/>
                    <w:bCs w:val="0"/>
                    <w:sz w:val="24"/>
                    <w:szCs w:val="24"/>
                  </w:rPr>
                </w:rPrChange>
              </w:rPr>
              <w:pPrChange w:id="303" w:author="Brian Cullinan" w:date="2013-04-09T15:05:00Z">
                <w:pPr>
                  <w:spacing w:after="200" w:line="276" w:lineRule="auto"/>
                  <w:jc w:val="center"/>
                  <w:cnfStyle w:val="001000100000" w:firstRow="0" w:lastRow="0" w:firstColumn="1" w:lastColumn="0" w:oddVBand="0" w:evenVBand="0" w:oddHBand="1" w:evenHBand="0" w:firstRowFirstColumn="0" w:firstRowLastColumn="0" w:lastRowFirstColumn="0" w:lastRowLastColumn="0"/>
                </w:pPr>
              </w:pPrChange>
            </w:pPr>
          </w:p>
        </w:tc>
        <w:tc>
          <w:tcPr>
            <w:tcW w:w="1242" w:type="dxa"/>
            <w:vMerge/>
            <w:tcBorders>
              <w:top w:val="none" w:sz="0" w:space="0" w:color="auto"/>
              <w:bottom w:val="none" w:sz="0" w:space="0" w:color="auto"/>
            </w:tcBorders>
            <w:vAlign w:val="center"/>
            <w:tcPrChange w:id="304" w:author="Brian Cullinan" w:date="2013-04-10T13:41:00Z">
              <w:tcPr>
                <w:tcW w:w="1242" w:type="dxa"/>
                <w:vMerge/>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305" w:author="Brian Cullinan" w:date="2013-04-09T14:57:00Z"/>
                <w:rFonts w:cstheme="minorHAnsi"/>
                <w:sz w:val="24"/>
                <w:szCs w:val="24"/>
              </w:rPr>
              <w:pPrChange w:id="306"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p>
        </w:tc>
        <w:tc>
          <w:tcPr>
            <w:tcW w:w="1112" w:type="dxa"/>
            <w:vMerge w:val="restart"/>
            <w:tcBorders>
              <w:top w:val="none" w:sz="0" w:space="0" w:color="auto"/>
              <w:bottom w:val="none" w:sz="0" w:space="0" w:color="auto"/>
            </w:tcBorders>
            <w:shd w:val="clear" w:color="auto" w:fill="EEECE1" w:themeFill="background2"/>
            <w:vAlign w:val="center"/>
            <w:tcPrChange w:id="307" w:author="Brian Cullinan" w:date="2013-04-10T13:41:00Z">
              <w:tcPr>
                <w:tcW w:w="1112" w:type="dxa"/>
                <w:vMerge w:val="restart"/>
                <w:shd w:val="clear" w:color="auto" w:fill="EEECE1" w:themeFill="background2"/>
                <w:vAlign w:val="center"/>
              </w:tcPr>
            </w:tcPrChange>
          </w:tcPr>
          <w:p w:rsidR="00B666AD" w:rsidRPr="00B666AD" w:rsidRDefault="00B666AD">
            <w:pPr>
              <w:cnfStyle w:val="000000100000" w:firstRow="0" w:lastRow="0" w:firstColumn="0" w:lastColumn="0" w:oddVBand="0" w:evenVBand="0" w:oddHBand="1" w:evenHBand="0" w:firstRowFirstColumn="0" w:firstRowLastColumn="0" w:lastRowFirstColumn="0" w:lastRowLastColumn="0"/>
              <w:rPr>
                <w:ins w:id="308" w:author="Brian Cullinan" w:date="2013-04-09T14:57:00Z"/>
                <w:rFonts w:cstheme="minorHAnsi"/>
                <w:sz w:val="24"/>
                <w:szCs w:val="24"/>
              </w:rPr>
              <w:pPrChange w:id="309"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ins w:id="310" w:author="Brian Cullinan" w:date="2013-04-09T15:00:00Z">
              <w:r>
                <w:rPr>
                  <w:rFonts w:cstheme="minorHAnsi"/>
                  <w:sz w:val="24"/>
                  <w:szCs w:val="24"/>
                </w:rPr>
                <w:t>False</w:t>
              </w:r>
            </w:ins>
          </w:p>
        </w:tc>
        <w:tc>
          <w:tcPr>
            <w:tcW w:w="1116" w:type="dxa"/>
            <w:vMerge w:val="restart"/>
            <w:tcBorders>
              <w:top w:val="none" w:sz="0" w:space="0" w:color="auto"/>
              <w:bottom w:val="none" w:sz="0" w:space="0" w:color="auto"/>
            </w:tcBorders>
            <w:vAlign w:val="center"/>
            <w:tcPrChange w:id="311" w:author="Brian Cullinan" w:date="2013-04-10T13:41:00Z">
              <w:tcPr>
                <w:tcW w:w="1116" w:type="dxa"/>
                <w:gridSpan w:val="2"/>
                <w:vMerge w:val="restart"/>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312" w:author="Brian Cullinan" w:date="2013-04-09T14:57:00Z"/>
                <w:rFonts w:cstheme="minorHAnsi"/>
                <w:sz w:val="24"/>
                <w:szCs w:val="24"/>
              </w:rPr>
              <w:pPrChange w:id="313"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ins w:id="314" w:author="Brian Cullinan" w:date="2013-04-09T15:01:00Z">
              <w:r>
                <w:rPr>
                  <w:rFonts w:cstheme="minorHAnsi"/>
                  <w:sz w:val="24"/>
                  <w:szCs w:val="24"/>
                </w:rPr>
                <w:t>True</w:t>
              </w:r>
            </w:ins>
          </w:p>
        </w:tc>
        <w:tc>
          <w:tcPr>
            <w:tcW w:w="1143" w:type="dxa"/>
            <w:tcBorders>
              <w:top w:val="none" w:sz="0" w:space="0" w:color="auto"/>
              <w:bottom w:val="none" w:sz="0" w:space="0" w:color="auto"/>
            </w:tcBorders>
            <w:vAlign w:val="center"/>
            <w:tcPrChange w:id="315" w:author="Brian Cullinan" w:date="2013-04-10T13:41:00Z">
              <w:tcPr>
                <w:tcW w:w="1080" w:type="dxa"/>
                <w:gridSpan w:val="2"/>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316" w:author="Brian Cullinan" w:date="2013-04-09T14:57:00Z"/>
                <w:rFonts w:cstheme="minorHAnsi"/>
                <w:sz w:val="24"/>
                <w:szCs w:val="24"/>
              </w:rPr>
              <w:pPrChange w:id="317"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ins w:id="318" w:author="Brian Cullinan" w:date="2013-04-09T15:01:00Z">
              <w:r>
                <w:rPr>
                  <w:rFonts w:cstheme="minorHAnsi"/>
                  <w:sz w:val="24"/>
                  <w:szCs w:val="24"/>
                </w:rPr>
                <w:t>True</w:t>
              </w:r>
            </w:ins>
          </w:p>
        </w:tc>
        <w:tc>
          <w:tcPr>
            <w:tcW w:w="2367" w:type="dxa"/>
            <w:tcBorders>
              <w:top w:val="none" w:sz="0" w:space="0" w:color="auto"/>
              <w:bottom w:val="none" w:sz="0" w:space="0" w:color="auto"/>
              <w:right w:val="none" w:sz="0" w:space="0" w:color="auto"/>
            </w:tcBorders>
            <w:vAlign w:val="center"/>
            <w:tcPrChange w:id="319" w:author="Brian Cullinan" w:date="2013-04-10T13:41:00Z">
              <w:tcPr>
                <w:tcW w:w="2304" w:type="dxa"/>
                <w:gridSpan w:val="2"/>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320" w:author="Brian Cullinan" w:date="2013-04-09T14:57:00Z"/>
                <w:rFonts w:cstheme="minorHAnsi"/>
                <w:sz w:val="24"/>
                <w:szCs w:val="24"/>
              </w:rPr>
              <w:pPrChange w:id="321"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ins w:id="322" w:author="Brian Cullinan" w:date="2013-04-09T15:01:00Z">
              <w:r>
                <w:rPr>
                  <w:rFonts w:cstheme="minorHAnsi"/>
                  <w:sz w:val="24"/>
                  <w:szCs w:val="24"/>
                </w:rPr>
                <w:t>+7000 + 8000</w:t>
              </w:r>
            </w:ins>
          </w:p>
        </w:tc>
      </w:tr>
      <w:tr w:rsidR="00F843E5" w:rsidTr="00B05AD9">
        <w:tblPrEx>
          <w:tblPrExChange w:id="323" w:author="Brian Cullinan" w:date="2013-04-10T13:41:00Z">
            <w:tblPrEx>
              <w:jc w:val="center"/>
            </w:tblPrEx>
          </w:tblPrExChange>
        </w:tblPrEx>
        <w:trPr>
          <w:jc w:val="center"/>
          <w:ins w:id="324" w:author="Brian Cullinan" w:date="2013-04-09T14:57:00Z"/>
          <w:trPrChange w:id="325" w:author="Brian Cullinan" w:date="2013-04-10T13:41: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354" w:type="dxa"/>
            <w:vMerge/>
            <w:vAlign w:val="center"/>
            <w:tcPrChange w:id="326" w:author="Brian Cullinan" w:date="2013-04-10T13:41:00Z">
              <w:tcPr>
                <w:tcW w:w="1354" w:type="dxa"/>
                <w:vMerge/>
                <w:vAlign w:val="center"/>
              </w:tcPr>
            </w:tcPrChange>
          </w:tcPr>
          <w:p w:rsidR="00B666AD" w:rsidRPr="001E43D9" w:rsidRDefault="00B666AD">
            <w:pPr>
              <w:rPr>
                <w:ins w:id="327" w:author="Brian Cullinan" w:date="2013-04-09T14:57:00Z"/>
                <w:rFonts w:cstheme="minorHAnsi"/>
                <w:b w:val="0"/>
                <w:sz w:val="24"/>
                <w:szCs w:val="24"/>
                <w:rPrChange w:id="328" w:author="Brian Cullinan" w:date="2013-04-09T15:04:00Z">
                  <w:rPr>
                    <w:ins w:id="329" w:author="Brian Cullinan" w:date="2013-04-09T14:57:00Z"/>
                    <w:rFonts w:cstheme="minorHAnsi"/>
                    <w:b w:val="0"/>
                    <w:bCs w:val="0"/>
                    <w:sz w:val="24"/>
                    <w:szCs w:val="24"/>
                  </w:rPr>
                </w:rPrChange>
              </w:rPr>
              <w:pPrChange w:id="330" w:author="Brian Cullinan" w:date="2013-04-09T15:05:00Z">
                <w:pPr>
                  <w:spacing w:after="200" w:line="276" w:lineRule="auto"/>
                  <w:jc w:val="center"/>
                </w:pPr>
              </w:pPrChange>
            </w:pPr>
          </w:p>
        </w:tc>
        <w:tc>
          <w:tcPr>
            <w:tcW w:w="1242" w:type="dxa"/>
            <w:vMerge/>
            <w:vAlign w:val="center"/>
            <w:tcPrChange w:id="331" w:author="Brian Cullinan" w:date="2013-04-10T13:41:00Z">
              <w:tcPr>
                <w:tcW w:w="1242" w:type="dxa"/>
                <w:vMerge/>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332" w:author="Brian Cullinan" w:date="2013-04-09T14:57:00Z"/>
                <w:rFonts w:cstheme="minorHAnsi"/>
                <w:sz w:val="24"/>
                <w:szCs w:val="24"/>
              </w:rPr>
              <w:pPrChange w:id="333"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p>
        </w:tc>
        <w:tc>
          <w:tcPr>
            <w:tcW w:w="1112" w:type="dxa"/>
            <w:vMerge/>
            <w:shd w:val="clear" w:color="auto" w:fill="EEECE1" w:themeFill="background2"/>
            <w:vAlign w:val="center"/>
            <w:tcPrChange w:id="334" w:author="Brian Cullinan" w:date="2013-04-10T13:41:00Z">
              <w:tcPr>
                <w:tcW w:w="1112" w:type="dxa"/>
                <w:vMerge/>
                <w:shd w:val="clear" w:color="auto" w:fill="EEECE1" w:themeFill="background2"/>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335" w:author="Brian Cullinan" w:date="2013-04-09T14:57:00Z"/>
                <w:rFonts w:cstheme="minorHAnsi"/>
                <w:sz w:val="24"/>
                <w:szCs w:val="24"/>
              </w:rPr>
              <w:pPrChange w:id="336"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p>
        </w:tc>
        <w:tc>
          <w:tcPr>
            <w:tcW w:w="1116" w:type="dxa"/>
            <w:vMerge/>
            <w:vAlign w:val="center"/>
            <w:tcPrChange w:id="337" w:author="Brian Cullinan" w:date="2013-04-10T13:41:00Z">
              <w:tcPr>
                <w:tcW w:w="1116" w:type="dxa"/>
                <w:gridSpan w:val="2"/>
                <w:vMerge/>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338" w:author="Brian Cullinan" w:date="2013-04-09T14:57:00Z"/>
                <w:rFonts w:cstheme="minorHAnsi"/>
                <w:sz w:val="24"/>
                <w:szCs w:val="24"/>
              </w:rPr>
              <w:pPrChange w:id="339"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p>
        </w:tc>
        <w:tc>
          <w:tcPr>
            <w:tcW w:w="1143" w:type="dxa"/>
            <w:shd w:val="clear" w:color="auto" w:fill="EEECE1" w:themeFill="background2"/>
            <w:vAlign w:val="center"/>
            <w:tcPrChange w:id="340" w:author="Brian Cullinan" w:date="2013-04-10T13:41:00Z">
              <w:tcPr>
                <w:tcW w:w="1080" w:type="dxa"/>
                <w:gridSpan w:val="2"/>
                <w:shd w:val="clear" w:color="auto" w:fill="EEECE1" w:themeFill="background2"/>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341" w:author="Brian Cullinan" w:date="2013-04-09T14:57:00Z"/>
                <w:rFonts w:cstheme="minorHAnsi"/>
                <w:sz w:val="24"/>
                <w:szCs w:val="24"/>
              </w:rPr>
              <w:pPrChange w:id="342"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ins w:id="343" w:author="Brian Cullinan" w:date="2013-04-09T15:02:00Z">
              <w:r>
                <w:rPr>
                  <w:rFonts w:cstheme="minorHAnsi"/>
                  <w:sz w:val="24"/>
                  <w:szCs w:val="24"/>
                </w:rPr>
                <w:t>False</w:t>
              </w:r>
            </w:ins>
          </w:p>
        </w:tc>
        <w:tc>
          <w:tcPr>
            <w:tcW w:w="2367" w:type="dxa"/>
            <w:vAlign w:val="center"/>
            <w:tcPrChange w:id="344" w:author="Brian Cullinan" w:date="2013-04-10T13:41:00Z">
              <w:tcPr>
                <w:tcW w:w="2304" w:type="dxa"/>
                <w:gridSpan w:val="2"/>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345" w:author="Brian Cullinan" w:date="2013-04-09T14:57:00Z"/>
                <w:rFonts w:cstheme="minorHAnsi"/>
                <w:sz w:val="24"/>
                <w:szCs w:val="24"/>
              </w:rPr>
              <w:pPrChange w:id="346"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ins w:id="347" w:author="Brian Cullinan" w:date="2013-04-09T15:02:00Z">
              <w:r>
                <w:rPr>
                  <w:rFonts w:cstheme="minorHAnsi"/>
                  <w:sz w:val="24"/>
                  <w:szCs w:val="24"/>
                </w:rPr>
                <w:t>+7000</w:t>
              </w:r>
            </w:ins>
          </w:p>
        </w:tc>
      </w:tr>
      <w:tr w:rsidR="00F843E5" w:rsidTr="00B05AD9">
        <w:tblPrEx>
          <w:tblPrExChange w:id="348" w:author="Brian Cullinan" w:date="2013-04-10T13:41:00Z">
            <w:tblPrEx>
              <w:jc w:val="center"/>
            </w:tblPrEx>
          </w:tblPrExChange>
        </w:tblPrEx>
        <w:trPr>
          <w:cnfStyle w:val="000000100000" w:firstRow="0" w:lastRow="0" w:firstColumn="0" w:lastColumn="0" w:oddVBand="0" w:evenVBand="0" w:oddHBand="1" w:evenHBand="0" w:firstRowFirstColumn="0" w:firstRowLastColumn="0" w:lastRowFirstColumn="0" w:lastRowLastColumn="0"/>
          <w:jc w:val="center"/>
          <w:ins w:id="349" w:author="Brian Cullinan" w:date="2013-04-09T14:57:00Z"/>
          <w:trPrChange w:id="350" w:author="Brian Cullinan" w:date="2013-04-10T13:41: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354" w:type="dxa"/>
            <w:vMerge/>
            <w:tcBorders>
              <w:top w:val="none" w:sz="0" w:space="0" w:color="auto"/>
              <w:left w:val="none" w:sz="0" w:space="0" w:color="auto"/>
              <w:bottom w:val="none" w:sz="0" w:space="0" w:color="auto"/>
            </w:tcBorders>
            <w:vAlign w:val="center"/>
            <w:tcPrChange w:id="351" w:author="Brian Cullinan" w:date="2013-04-10T13:41:00Z">
              <w:tcPr>
                <w:tcW w:w="1354" w:type="dxa"/>
                <w:vMerge/>
                <w:vAlign w:val="center"/>
              </w:tcPr>
            </w:tcPrChange>
          </w:tcPr>
          <w:p w:rsidR="00B666AD" w:rsidRPr="001E43D9" w:rsidRDefault="00B666AD">
            <w:pPr>
              <w:cnfStyle w:val="001000100000" w:firstRow="0" w:lastRow="0" w:firstColumn="1" w:lastColumn="0" w:oddVBand="0" w:evenVBand="0" w:oddHBand="1" w:evenHBand="0" w:firstRowFirstColumn="0" w:firstRowLastColumn="0" w:lastRowFirstColumn="0" w:lastRowLastColumn="0"/>
              <w:rPr>
                <w:ins w:id="352" w:author="Brian Cullinan" w:date="2013-04-09T14:57:00Z"/>
                <w:rFonts w:cstheme="minorHAnsi"/>
                <w:b w:val="0"/>
                <w:sz w:val="24"/>
                <w:szCs w:val="24"/>
                <w:rPrChange w:id="353" w:author="Brian Cullinan" w:date="2013-04-09T15:04:00Z">
                  <w:rPr>
                    <w:ins w:id="354" w:author="Brian Cullinan" w:date="2013-04-09T14:57:00Z"/>
                    <w:rFonts w:cstheme="minorHAnsi"/>
                    <w:b w:val="0"/>
                    <w:bCs w:val="0"/>
                    <w:sz w:val="24"/>
                    <w:szCs w:val="24"/>
                  </w:rPr>
                </w:rPrChange>
              </w:rPr>
              <w:pPrChange w:id="355" w:author="Brian Cullinan" w:date="2013-04-09T15:05:00Z">
                <w:pPr>
                  <w:spacing w:after="200" w:line="276" w:lineRule="auto"/>
                  <w:jc w:val="center"/>
                  <w:cnfStyle w:val="001000100000" w:firstRow="0" w:lastRow="0" w:firstColumn="1" w:lastColumn="0" w:oddVBand="0" w:evenVBand="0" w:oddHBand="1" w:evenHBand="0" w:firstRowFirstColumn="0" w:firstRowLastColumn="0" w:lastRowFirstColumn="0" w:lastRowLastColumn="0"/>
                </w:pPr>
              </w:pPrChange>
            </w:pPr>
          </w:p>
        </w:tc>
        <w:tc>
          <w:tcPr>
            <w:tcW w:w="1242" w:type="dxa"/>
            <w:vMerge/>
            <w:tcBorders>
              <w:top w:val="none" w:sz="0" w:space="0" w:color="auto"/>
              <w:bottom w:val="none" w:sz="0" w:space="0" w:color="auto"/>
            </w:tcBorders>
            <w:vAlign w:val="center"/>
            <w:tcPrChange w:id="356" w:author="Brian Cullinan" w:date="2013-04-10T13:41:00Z">
              <w:tcPr>
                <w:tcW w:w="1242" w:type="dxa"/>
                <w:vMerge/>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357" w:author="Brian Cullinan" w:date="2013-04-09T14:57:00Z"/>
                <w:rFonts w:cstheme="minorHAnsi"/>
                <w:sz w:val="24"/>
                <w:szCs w:val="24"/>
              </w:rPr>
              <w:pPrChange w:id="358"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p>
        </w:tc>
        <w:tc>
          <w:tcPr>
            <w:tcW w:w="1112" w:type="dxa"/>
            <w:vMerge/>
            <w:tcBorders>
              <w:top w:val="none" w:sz="0" w:space="0" w:color="auto"/>
              <w:bottom w:val="none" w:sz="0" w:space="0" w:color="auto"/>
            </w:tcBorders>
            <w:shd w:val="clear" w:color="auto" w:fill="EEECE1" w:themeFill="background2"/>
            <w:vAlign w:val="center"/>
            <w:tcPrChange w:id="359" w:author="Brian Cullinan" w:date="2013-04-10T13:41:00Z">
              <w:tcPr>
                <w:tcW w:w="1112" w:type="dxa"/>
                <w:vMerge/>
                <w:shd w:val="clear" w:color="auto" w:fill="EEECE1" w:themeFill="background2"/>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360" w:author="Brian Cullinan" w:date="2013-04-09T14:57:00Z"/>
                <w:rFonts w:cstheme="minorHAnsi"/>
                <w:sz w:val="24"/>
                <w:szCs w:val="24"/>
              </w:rPr>
              <w:pPrChange w:id="361"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p>
        </w:tc>
        <w:tc>
          <w:tcPr>
            <w:tcW w:w="1116" w:type="dxa"/>
            <w:vMerge w:val="restart"/>
            <w:tcBorders>
              <w:top w:val="none" w:sz="0" w:space="0" w:color="auto"/>
              <w:bottom w:val="none" w:sz="0" w:space="0" w:color="auto"/>
            </w:tcBorders>
            <w:shd w:val="clear" w:color="auto" w:fill="EEECE1" w:themeFill="background2"/>
            <w:vAlign w:val="center"/>
            <w:tcPrChange w:id="362" w:author="Brian Cullinan" w:date="2013-04-10T13:41:00Z">
              <w:tcPr>
                <w:tcW w:w="1116" w:type="dxa"/>
                <w:gridSpan w:val="2"/>
                <w:vMerge w:val="restart"/>
                <w:shd w:val="clear" w:color="auto" w:fill="EEECE1" w:themeFill="background2"/>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363" w:author="Brian Cullinan" w:date="2013-04-09T14:57:00Z"/>
                <w:rFonts w:cstheme="minorHAnsi"/>
                <w:sz w:val="24"/>
                <w:szCs w:val="24"/>
              </w:rPr>
              <w:pPrChange w:id="364"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ins w:id="365" w:author="Brian Cullinan" w:date="2013-04-09T15:02:00Z">
              <w:r>
                <w:rPr>
                  <w:rFonts w:cstheme="minorHAnsi"/>
                  <w:sz w:val="24"/>
                  <w:szCs w:val="24"/>
                </w:rPr>
                <w:t>False</w:t>
              </w:r>
            </w:ins>
          </w:p>
        </w:tc>
        <w:tc>
          <w:tcPr>
            <w:tcW w:w="1143" w:type="dxa"/>
            <w:tcBorders>
              <w:top w:val="none" w:sz="0" w:space="0" w:color="auto"/>
              <w:bottom w:val="none" w:sz="0" w:space="0" w:color="auto"/>
            </w:tcBorders>
            <w:vAlign w:val="center"/>
            <w:tcPrChange w:id="366" w:author="Brian Cullinan" w:date="2013-04-10T13:41:00Z">
              <w:tcPr>
                <w:tcW w:w="1058" w:type="dxa"/>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367" w:author="Brian Cullinan" w:date="2013-04-09T14:57:00Z"/>
                <w:rFonts w:cstheme="minorHAnsi"/>
                <w:sz w:val="24"/>
                <w:szCs w:val="24"/>
              </w:rPr>
              <w:pPrChange w:id="368"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ins w:id="369" w:author="Brian Cullinan" w:date="2013-04-09T15:02:00Z">
              <w:r>
                <w:rPr>
                  <w:rFonts w:cstheme="minorHAnsi"/>
                  <w:sz w:val="24"/>
                  <w:szCs w:val="24"/>
                </w:rPr>
                <w:t>True</w:t>
              </w:r>
            </w:ins>
          </w:p>
        </w:tc>
        <w:tc>
          <w:tcPr>
            <w:tcW w:w="2367" w:type="dxa"/>
            <w:tcBorders>
              <w:top w:val="none" w:sz="0" w:space="0" w:color="auto"/>
              <w:bottom w:val="none" w:sz="0" w:space="0" w:color="auto"/>
              <w:right w:val="none" w:sz="0" w:space="0" w:color="auto"/>
            </w:tcBorders>
            <w:vAlign w:val="center"/>
            <w:tcPrChange w:id="370" w:author="Brian Cullinan" w:date="2013-04-10T13:41:00Z">
              <w:tcPr>
                <w:tcW w:w="2326" w:type="dxa"/>
                <w:gridSpan w:val="3"/>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371" w:author="Brian Cullinan" w:date="2013-04-09T14:57:00Z"/>
                <w:rFonts w:cstheme="minorHAnsi"/>
                <w:sz w:val="24"/>
                <w:szCs w:val="24"/>
              </w:rPr>
              <w:pPrChange w:id="372"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ins w:id="373" w:author="Brian Cullinan" w:date="2013-04-09T15:02:00Z">
              <w:r>
                <w:rPr>
                  <w:rFonts w:cstheme="minorHAnsi"/>
                  <w:sz w:val="24"/>
                  <w:szCs w:val="24"/>
                </w:rPr>
                <w:t>+8000</w:t>
              </w:r>
            </w:ins>
          </w:p>
        </w:tc>
      </w:tr>
      <w:tr w:rsidR="00E67C5C" w:rsidTr="00B05AD9">
        <w:trPr>
          <w:jc w:val="center"/>
          <w:ins w:id="374" w:author="Brian Cullinan" w:date="2013-04-09T14:57:00Z"/>
          <w:trPrChange w:id="375" w:author="Brian Cullinan" w:date="2013-04-10T13:41:00Z">
            <w:trPr>
              <w:gridAfter w:val="0"/>
            </w:trPr>
          </w:trPrChange>
        </w:trPr>
        <w:tc>
          <w:tcPr>
            <w:cnfStyle w:val="001000000000" w:firstRow="0" w:lastRow="0" w:firstColumn="1" w:lastColumn="0" w:oddVBand="0" w:evenVBand="0" w:oddHBand="0" w:evenHBand="0" w:firstRowFirstColumn="0" w:firstRowLastColumn="0" w:lastRowFirstColumn="0" w:lastRowLastColumn="0"/>
            <w:tcW w:w="1354" w:type="dxa"/>
            <w:vMerge/>
            <w:vAlign w:val="center"/>
            <w:tcPrChange w:id="376" w:author="Brian Cullinan" w:date="2013-04-10T13:41:00Z">
              <w:tcPr>
                <w:tcW w:w="1354" w:type="dxa"/>
                <w:vMerge/>
                <w:vAlign w:val="center"/>
              </w:tcPr>
            </w:tcPrChange>
          </w:tcPr>
          <w:p w:rsidR="00B666AD" w:rsidRPr="001E43D9" w:rsidRDefault="00B666AD">
            <w:pPr>
              <w:rPr>
                <w:ins w:id="377" w:author="Brian Cullinan" w:date="2013-04-09T14:57:00Z"/>
                <w:rFonts w:cstheme="minorHAnsi"/>
                <w:b w:val="0"/>
                <w:sz w:val="24"/>
                <w:szCs w:val="24"/>
                <w:rPrChange w:id="378" w:author="Brian Cullinan" w:date="2013-04-09T15:04:00Z">
                  <w:rPr>
                    <w:ins w:id="379" w:author="Brian Cullinan" w:date="2013-04-09T14:57:00Z"/>
                    <w:rFonts w:cstheme="minorHAnsi"/>
                    <w:b w:val="0"/>
                    <w:bCs w:val="0"/>
                    <w:sz w:val="24"/>
                    <w:szCs w:val="24"/>
                  </w:rPr>
                </w:rPrChange>
              </w:rPr>
              <w:pPrChange w:id="380" w:author="Brian Cullinan" w:date="2013-04-09T15:05:00Z">
                <w:pPr>
                  <w:spacing w:after="200" w:line="276" w:lineRule="auto"/>
                  <w:jc w:val="center"/>
                </w:pPr>
              </w:pPrChange>
            </w:pPr>
          </w:p>
        </w:tc>
        <w:tc>
          <w:tcPr>
            <w:tcW w:w="1242" w:type="dxa"/>
            <w:vMerge/>
            <w:vAlign w:val="center"/>
            <w:tcPrChange w:id="381" w:author="Brian Cullinan" w:date="2013-04-10T13:41:00Z">
              <w:tcPr>
                <w:tcW w:w="1242" w:type="dxa"/>
                <w:vMerge/>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382" w:author="Brian Cullinan" w:date="2013-04-09T14:57:00Z"/>
                <w:rFonts w:cstheme="minorHAnsi"/>
                <w:sz w:val="24"/>
                <w:szCs w:val="24"/>
              </w:rPr>
              <w:pPrChange w:id="383"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p>
        </w:tc>
        <w:tc>
          <w:tcPr>
            <w:tcW w:w="1112" w:type="dxa"/>
            <w:vMerge/>
            <w:shd w:val="clear" w:color="auto" w:fill="EEECE1" w:themeFill="background2"/>
            <w:vAlign w:val="center"/>
            <w:tcPrChange w:id="384" w:author="Brian Cullinan" w:date="2013-04-10T13:41:00Z">
              <w:tcPr>
                <w:tcW w:w="1112" w:type="dxa"/>
                <w:vMerge/>
                <w:shd w:val="clear" w:color="auto" w:fill="EEECE1" w:themeFill="background2"/>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385" w:author="Brian Cullinan" w:date="2013-04-09T14:57:00Z"/>
                <w:rFonts w:cstheme="minorHAnsi"/>
                <w:sz w:val="24"/>
                <w:szCs w:val="24"/>
              </w:rPr>
              <w:pPrChange w:id="386"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p>
        </w:tc>
        <w:tc>
          <w:tcPr>
            <w:tcW w:w="1116" w:type="dxa"/>
            <w:vMerge/>
            <w:shd w:val="clear" w:color="auto" w:fill="EEECE1" w:themeFill="background2"/>
            <w:vAlign w:val="center"/>
            <w:tcPrChange w:id="387" w:author="Brian Cullinan" w:date="2013-04-10T13:41:00Z">
              <w:tcPr>
                <w:tcW w:w="1080" w:type="dxa"/>
                <w:vMerge/>
                <w:shd w:val="clear" w:color="auto" w:fill="EEECE1" w:themeFill="background2"/>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388" w:author="Brian Cullinan" w:date="2013-04-09T14:57:00Z"/>
                <w:rFonts w:cstheme="minorHAnsi"/>
                <w:sz w:val="24"/>
                <w:szCs w:val="24"/>
              </w:rPr>
              <w:pPrChange w:id="389"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p>
        </w:tc>
        <w:tc>
          <w:tcPr>
            <w:tcW w:w="1143" w:type="dxa"/>
            <w:shd w:val="clear" w:color="auto" w:fill="EEECE1" w:themeFill="background2"/>
            <w:vAlign w:val="center"/>
            <w:tcPrChange w:id="390" w:author="Brian Cullinan" w:date="2013-04-10T13:41:00Z">
              <w:tcPr>
                <w:tcW w:w="1094" w:type="dxa"/>
                <w:gridSpan w:val="2"/>
                <w:shd w:val="clear" w:color="auto" w:fill="EEECE1" w:themeFill="background2"/>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391" w:author="Brian Cullinan" w:date="2013-04-09T14:57:00Z"/>
                <w:rFonts w:cstheme="minorHAnsi"/>
                <w:sz w:val="24"/>
                <w:szCs w:val="24"/>
              </w:rPr>
              <w:pPrChange w:id="392"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ins w:id="393" w:author="Brian Cullinan" w:date="2013-04-09T14:59:00Z">
              <w:r>
                <w:rPr>
                  <w:rFonts w:cstheme="minorHAnsi"/>
                  <w:sz w:val="24"/>
                  <w:szCs w:val="24"/>
                </w:rPr>
                <w:t>False</w:t>
              </w:r>
            </w:ins>
          </w:p>
        </w:tc>
        <w:tc>
          <w:tcPr>
            <w:tcW w:w="2367" w:type="dxa"/>
            <w:shd w:val="clear" w:color="auto" w:fill="EEECE1" w:themeFill="background2"/>
            <w:vAlign w:val="center"/>
            <w:tcPrChange w:id="394" w:author="Brian Cullinan" w:date="2013-04-10T13:41:00Z">
              <w:tcPr>
                <w:tcW w:w="2326" w:type="dxa"/>
                <w:gridSpan w:val="3"/>
                <w:shd w:val="clear" w:color="auto" w:fill="EEECE1" w:themeFill="background2"/>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395" w:author="Brian Cullinan" w:date="2013-04-09T14:57:00Z"/>
                <w:rFonts w:cstheme="minorHAnsi"/>
                <w:sz w:val="24"/>
                <w:szCs w:val="24"/>
              </w:rPr>
              <w:pPrChange w:id="396"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ins w:id="397" w:author="Brian Cullinan" w:date="2013-04-09T14:59:00Z">
              <w:r>
                <w:rPr>
                  <w:rFonts w:cstheme="minorHAnsi"/>
                  <w:sz w:val="24"/>
                  <w:szCs w:val="24"/>
                </w:rPr>
                <w:t>No Change</w:t>
              </w:r>
            </w:ins>
          </w:p>
        </w:tc>
      </w:tr>
      <w:tr w:rsidR="00F843E5" w:rsidTr="00B05AD9">
        <w:tblPrEx>
          <w:tblPrExChange w:id="398" w:author="Brian Cullinan" w:date="2013-04-10T13:41:00Z">
            <w:tblPrEx>
              <w:jc w:val="center"/>
            </w:tblPrEx>
          </w:tblPrExChange>
        </w:tblPrEx>
        <w:trPr>
          <w:cnfStyle w:val="000000100000" w:firstRow="0" w:lastRow="0" w:firstColumn="0" w:lastColumn="0" w:oddVBand="0" w:evenVBand="0" w:oddHBand="1" w:evenHBand="0" w:firstRowFirstColumn="0" w:firstRowLastColumn="0" w:lastRowFirstColumn="0" w:lastRowLastColumn="0"/>
          <w:jc w:val="center"/>
          <w:ins w:id="399" w:author="Brian Cullinan" w:date="2013-04-09T14:39:00Z"/>
          <w:trPrChange w:id="400" w:author="Brian Cullinan" w:date="2013-04-10T13:41: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354" w:type="dxa"/>
            <w:vMerge/>
            <w:tcBorders>
              <w:top w:val="none" w:sz="0" w:space="0" w:color="auto"/>
              <w:left w:val="none" w:sz="0" w:space="0" w:color="auto"/>
              <w:bottom w:val="none" w:sz="0" w:space="0" w:color="auto"/>
            </w:tcBorders>
            <w:vAlign w:val="center"/>
            <w:tcPrChange w:id="401" w:author="Brian Cullinan" w:date="2013-04-10T13:41:00Z">
              <w:tcPr>
                <w:tcW w:w="1354" w:type="dxa"/>
                <w:vMerge/>
                <w:vAlign w:val="center"/>
              </w:tcPr>
            </w:tcPrChange>
          </w:tcPr>
          <w:p w:rsidR="00D469F0" w:rsidRPr="001E43D9" w:rsidRDefault="00D469F0">
            <w:pPr>
              <w:cnfStyle w:val="001000100000" w:firstRow="0" w:lastRow="0" w:firstColumn="1" w:lastColumn="0" w:oddVBand="0" w:evenVBand="0" w:oddHBand="1" w:evenHBand="0" w:firstRowFirstColumn="0" w:firstRowLastColumn="0" w:lastRowFirstColumn="0" w:lastRowLastColumn="0"/>
              <w:rPr>
                <w:ins w:id="402" w:author="Brian Cullinan" w:date="2013-04-09T14:39:00Z"/>
                <w:rFonts w:cstheme="minorHAnsi"/>
                <w:b w:val="0"/>
                <w:sz w:val="24"/>
                <w:szCs w:val="24"/>
                <w:rPrChange w:id="403" w:author="Brian Cullinan" w:date="2013-04-09T15:04:00Z">
                  <w:rPr>
                    <w:ins w:id="404" w:author="Brian Cullinan" w:date="2013-04-09T14:39:00Z"/>
                    <w:rFonts w:cstheme="minorHAnsi"/>
                    <w:b w:val="0"/>
                    <w:bCs w:val="0"/>
                    <w:sz w:val="24"/>
                    <w:szCs w:val="24"/>
                  </w:rPr>
                </w:rPrChange>
              </w:rPr>
              <w:pPrChange w:id="405" w:author="Brian Cullinan" w:date="2013-04-09T15:05:00Z">
                <w:pPr>
                  <w:spacing w:after="200" w:line="276" w:lineRule="auto"/>
                  <w:jc w:val="center"/>
                  <w:cnfStyle w:val="001000100000" w:firstRow="0" w:lastRow="0" w:firstColumn="1" w:lastColumn="0" w:oddVBand="0" w:evenVBand="0" w:oddHBand="1" w:evenHBand="0" w:firstRowFirstColumn="0" w:firstRowLastColumn="0" w:lastRowFirstColumn="0" w:lastRowLastColumn="0"/>
                </w:pPr>
              </w:pPrChange>
            </w:pPr>
          </w:p>
        </w:tc>
        <w:tc>
          <w:tcPr>
            <w:tcW w:w="1242" w:type="dxa"/>
            <w:vMerge w:val="restart"/>
            <w:tcBorders>
              <w:top w:val="none" w:sz="0" w:space="0" w:color="auto"/>
              <w:bottom w:val="none" w:sz="0" w:space="0" w:color="auto"/>
            </w:tcBorders>
            <w:shd w:val="clear" w:color="auto" w:fill="EEECE1" w:themeFill="background2"/>
            <w:vAlign w:val="center"/>
            <w:tcPrChange w:id="406" w:author="Brian Cullinan" w:date="2013-04-10T13:41:00Z">
              <w:tcPr>
                <w:tcW w:w="1242" w:type="dxa"/>
                <w:vMerge w:val="restart"/>
                <w:shd w:val="clear" w:color="auto" w:fill="EEECE1" w:themeFill="background2"/>
                <w:vAlign w:val="center"/>
              </w:tcPr>
            </w:tcPrChange>
          </w:tcPr>
          <w:p w:rsidR="00D469F0" w:rsidRDefault="00D469F0">
            <w:pPr>
              <w:cnfStyle w:val="000000100000" w:firstRow="0" w:lastRow="0" w:firstColumn="0" w:lastColumn="0" w:oddVBand="0" w:evenVBand="0" w:oddHBand="1" w:evenHBand="0" w:firstRowFirstColumn="0" w:firstRowLastColumn="0" w:lastRowFirstColumn="0" w:lastRowLastColumn="0"/>
              <w:rPr>
                <w:ins w:id="407" w:author="Brian Cullinan" w:date="2013-04-09T14:39:00Z"/>
                <w:rFonts w:cstheme="minorHAnsi"/>
                <w:sz w:val="24"/>
                <w:szCs w:val="24"/>
              </w:rPr>
              <w:pPrChange w:id="408"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ins w:id="409" w:author="Brian Cullinan" w:date="2013-04-09T14:39:00Z">
              <w:r>
                <w:rPr>
                  <w:rFonts w:cstheme="minorHAnsi"/>
                  <w:sz w:val="24"/>
                  <w:szCs w:val="24"/>
                </w:rPr>
                <w:t>False</w:t>
              </w:r>
            </w:ins>
          </w:p>
        </w:tc>
        <w:tc>
          <w:tcPr>
            <w:tcW w:w="3371" w:type="dxa"/>
            <w:gridSpan w:val="3"/>
            <w:tcBorders>
              <w:top w:val="none" w:sz="0" w:space="0" w:color="auto"/>
              <w:bottom w:val="none" w:sz="0" w:space="0" w:color="auto"/>
            </w:tcBorders>
            <w:shd w:val="clear" w:color="auto" w:fill="4F81BD" w:themeFill="accent1"/>
            <w:vAlign w:val="center"/>
            <w:tcPrChange w:id="410" w:author="Brian Cullinan" w:date="2013-04-10T13:41:00Z">
              <w:tcPr>
                <w:tcW w:w="3398" w:type="dxa"/>
                <w:gridSpan w:val="6"/>
                <w:shd w:val="clear" w:color="auto" w:fill="4F81BD" w:themeFill="accent1"/>
                <w:vAlign w:val="center"/>
              </w:tcPr>
            </w:tcPrChange>
          </w:tcPr>
          <w:p w:rsidR="00D469F0" w:rsidRPr="00D8170E" w:rsidRDefault="00D469F0">
            <w:pPr>
              <w:cnfStyle w:val="000000100000" w:firstRow="0" w:lastRow="0" w:firstColumn="0" w:lastColumn="0" w:oddVBand="0" w:evenVBand="0" w:oddHBand="1" w:evenHBand="0" w:firstRowFirstColumn="0" w:firstRowLastColumn="0" w:lastRowFirstColumn="0" w:lastRowLastColumn="0"/>
              <w:rPr>
                <w:ins w:id="411" w:author="Brian Cullinan" w:date="2013-04-09T14:53:00Z"/>
                <w:rFonts w:cstheme="minorHAnsi"/>
                <w:b/>
                <w:color w:val="FFFFFF" w:themeColor="background1"/>
                <w:sz w:val="24"/>
                <w:szCs w:val="24"/>
              </w:rPr>
              <w:pPrChange w:id="412" w:author="Brian Cullinan" w:date="2013-04-09T15:05: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413" w:author="Brian Cullinan" w:date="2013-04-09T14:48:00Z">
              <w:r w:rsidRPr="00D8170E">
                <w:rPr>
                  <w:rFonts w:cstheme="minorHAnsi"/>
                  <w:b/>
                  <w:color w:val="FFFFFF" w:themeColor="background1"/>
                  <w:sz w:val="24"/>
                  <w:szCs w:val="24"/>
                  <w:rPrChange w:id="414" w:author="Brian Cullinan" w:date="2013-04-09T14:51:00Z">
                    <w:rPr>
                      <w:rFonts w:cstheme="minorHAnsi"/>
                      <w:sz w:val="24"/>
                      <w:szCs w:val="24"/>
                    </w:rPr>
                  </w:rPrChange>
                </w:rPr>
                <w:t>Average Intensity &gt;</w:t>
              </w:r>
            </w:ins>
            <w:ins w:id="415" w:author="Brian Cullinan" w:date="2013-04-10T08:34:00Z">
              <w:r w:rsidR="00F843E5">
                <w:rPr>
                  <w:rFonts w:cstheme="minorHAnsi"/>
                  <w:b/>
                  <w:color w:val="FFFFFF" w:themeColor="background1"/>
                  <w:sz w:val="24"/>
                  <w:szCs w:val="24"/>
                </w:rPr>
                <w:t>=</w:t>
              </w:r>
            </w:ins>
            <w:ins w:id="416" w:author="Brian Cullinan" w:date="2013-04-09T14:48:00Z">
              <w:r w:rsidRPr="00D8170E">
                <w:rPr>
                  <w:rFonts w:cstheme="minorHAnsi"/>
                  <w:b/>
                  <w:color w:val="FFFFFF" w:themeColor="background1"/>
                  <w:sz w:val="24"/>
                  <w:szCs w:val="24"/>
                  <w:rPrChange w:id="417" w:author="Brian Cullinan" w:date="2013-04-09T14:51:00Z">
                    <w:rPr>
                      <w:rFonts w:cstheme="minorHAnsi"/>
                      <w:sz w:val="24"/>
                      <w:szCs w:val="24"/>
                    </w:rPr>
                  </w:rPrChange>
                </w:rPr>
                <w:t xml:space="preserve"> .9</w:t>
              </w:r>
            </w:ins>
          </w:p>
        </w:tc>
        <w:tc>
          <w:tcPr>
            <w:tcW w:w="2367" w:type="dxa"/>
            <w:tcBorders>
              <w:top w:val="none" w:sz="0" w:space="0" w:color="auto"/>
              <w:bottom w:val="none" w:sz="0" w:space="0" w:color="auto"/>
              <w:right w:val="none" w:sz="0" w:space="0" w:color="auto"/>
            </w:tcBorders>
            <w:shd w:val="clear" w:color="auto" w:fill="4F81BD" w:themeFill="accent1"/>
            <w:vAlign w:val="center"/>
            <w:tcPrChange w:id="418" w:author="Brian Cullinan" w:date="2013-04-10T13:41:00Z">
              <w:tcPr>
                <w:tcW w:w="2214" w:type="dxa"/>
                <w:shd w:val="clear" w:color="auto" w:fill="4F81BD" w:themeFill="accent1"/>
                <w:vAlign w:val="center"/>
              </w:tcPr>
            </w:tcPrChange>
          </w:tcPr>
          <w:p w:rsidR="00D469F0" w:rsidRPr="00D8170E" w:rsidRDefault="00B638BD">
            <w:pPr>
              <w:cnfStyle w:val="000000100000" w:firstRow="0" w:lastRow="0" w:firstColumn="0" w:lastColumn="0" w:oddVBand="0" w:evenVBand="0" w:oddHBand="1" w:evenHBand="0" w:firstRowFirstColumn="0" w:firstRowLastColumn="0" w:lastRowFirstColumn="0" w:lastRowLastColumn="0"/>
              <w:rPr>
                <w:ins w:id="419" w:author="Brian Cullinan" w:date="2013-04-09T14:53:00Z"/>
                <w:rFonts w:cstheme="minorHAnsi"/>
                <w:b/>
                <w:color w:val="FFFFFF" w:themeColor="background1"/>
                <w:sz w:val="24"/>
                <w:szCs w:val="24"/>
              </w:rPr>
              <w:pPrChange w:id="420" w:author="Brian Cullinan" w:date="2013-04-09T15:05: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421" w:author="Brian Cullinan" w:date="2013-04-09T15:10:00Z">
              <w:r>
                <w:rPr>
                  <w:rFonts w:cstheme="minorHAnsi"/>
                  <w:b/>
                  <w:color w:val="FFFFFF" w:themeColor="background1"/>
                  <w:sz w:val="24"/>
                  <w:szCs w:val="24"/>
                </w:rPr>
                <w:t>Significance Score</w:t>
              </w:r>
            </w:ins>
          </w:p>
        </w:tc>
      </w:tr>
      <w:tr w:rsidR="00F843E5" w:rsidTr="00B05AD9">
        <w:tblPrEx>
          <w:tblPrExChange w:id="422" w:author="Brian Cullinan" w:date="2013-04-10T13:41:00Z">
            <w:tblPrEx>
              <w:jc w:val="center"/>
            </w:tblPrEx>
          </w:tblPrExChange>
        </w:tblPrEx>
        <w:trPr>
          <w:jc w:val="center"/>
          <w:ins w:id="423" w:author="Brian Cullinan" w:date="2013-04-09T14:48:00Z"/>
          <w:trPrChange w:id="424" w:author="Brian Cullinan" w:date="2013-04-10T13:41: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354" w:type="dxa"/>
            <w:vMerge/>
            <w:vAlign w:val="center"/>
            <w:tcPrChange w:id="425" w:author="Brian Cullinan" w:date="2013-04-10T13:41:00Z">
              <w:tcPr>
                <w:tcW w:w="1354" w:type="dxa"/>
                <w:vMerge/>
                <w:vAlign w:val="center"/>
              </w:tcPr>
            </w:tcPrChange>
          </w:tcPr>
          <w:p w:rsidR="00B666AD" w:rsidRPr="001E43D9" w:rsidRDefault="00B666AD">
            <w:pPr>
              <w:rPr>
                <w:ins w:id="426" w:author="Brian Cullinan" w:date="2013-04-09T14:48:00Z"/>
                <w:rFonts w:cstheme="minorHAnsi"/>
                <w:b w:val="0"/>
                <w:sz w:val="24"/>
                <w:szCs w:val="24"/>
                <w:rPrChange w:id="427" w:author="Brian Cullinan" w:date="2013-04-09T15:04:00Z">
                  <w:rPr>
                    <w:ins w:id="428" w:author="Brian Cullinan" w:date="2013-04-09T14:48:00Z"/>
                    <w:rFonts w:cstheme="minorHAnsi"/>
                    <w:b w:val="0"/>
                    <w:bCs w:val="0"/>
                    <w:sz w:val="24"/>
                    <w:szCs w:val="24"/>
                  </w:rPr>
                </w:rPrChange>
              </w:rPr>
              <w:pPrChange w:id="429" w:author="Brian Cullinan" w:date="2013-04-09T15:05:00Z">
                <w:pPr>
                  <w:spacing w:after="200" w:line="276" w:lineRule="auto"/>
                  <w:jc w:val="center"/>
                </w:pPr>
              </w:pPrChange>
            </w:pPr>
          </w:p>
        </w:tc>
        <w:tc>
          <w:tcPr>
            <w:tcW w:w="1242" w:type="dxa"/>
            <w:vMerge/>
            <w:shd w:val="clear" w:color="auto" w:fill="EEECE1" w:themeFill="background2"/>
            <w:vAlign w:val="center"/>
            <w:tcPrChange w:id="430" w:author="Brian Cullinan" w:date="2013-04-10T13:41:00Z">
              <w:tcPr>
                <w:tcW w:w="1242" w:type="dxa"/>
                <w:vMerge/>
                <w:shd w:val="clear" w:color="auto" w:fill="EEECE1" w:themeFill="background2"/>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431" w:author="Brian Cullinan" w:date="2013-04-09T14:48:00Z"/>
                <w:rFonts w:cstheme="minorHAnsi"/>
                <w:sz w:val="24"/>
                <w:szCs w:val="24"/>
              </w:rPr>
              <w:pPrChange w:id="432"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p>
        </w:tc>
        <w:tc>
          <w:tcPr>
            <w:tcW w:w="3371" w:type="dxa"/>
            <w:gridSpan w:val="3"/>
            <w:vAlign w:val="center"/>
            <w:tcPrChange w:id="433" w:author="Brian Cullinan" w:date="2013-04-10T13:41:00Z">
              <w:tcPr>
                <w:tcW w:w="3398" w:type="dxa"/>
                <w:gridSpan w:val="6"/>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434" w:author="Brian Cullinan" w:date="2013-04-09T14:48:00Z"/>
                <w:rFonts w:cstheme="minorHAnsi"/>
                <w:sz w:val="24"/>
                <w:szCs w:val="24"/>
              </w:rPr>
              <w:pPrChange w:id="435"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ins w:id="436" w:author="Brian Cullinan" w:date="2013-04-09T14:48:00Z">
              <w:r>
                <w:rPr>
                  <w:rFonts w:cstheme="minorHAnsi"/>
                  <w:sz w:val="24"/>
                  <w:szCs w:val="24"/>
                </w:rPr>
                <w:t>True</w:t>
              </w:r>
            </w:ins>
          </w:p>
        </w:tc>
        <w:tc>
          <w:tcPr>
            <w:tcW w:w="2367" w:type="dxa"/>
            <w:vAlign w:val="center"/>
            <w:tcPrChange w:id="437" w:author="Brian Cullinan" w:date="2013-04-10T13:41:00Z">
              <w:tcPr>
                <w:tcW w:w="2340" w:type="dxa"/>
                <w:gridSpan w:val="2"/>
                <w:vAlign w:val="center"/>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438" w:author="Brian Cullinan" w:date="2013-04-09T14:53:00Z"/>
                <w:rFonts w:cstheme="minorHAnsi"/>
                <w:sz w:val="24"/>
                <w:szCs w:val="24"/>
              </w:rPr>
              <w:pPrChange w:id="439"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ins w:id="440" w:author="Brian Cullinan" w:date="2013-04-09T14:51:00Z">
              <w:r>
                <w:rPr>
                  <w:rFonts w:cstheme="minorHAnsi"/>
                  <w:sz w:val="24"/>
                  <w:szCs w:val="24"/>
                </w:rPr>
                <w:t>+5000</w:t>
              </w:r>
            </w:ins>
          </w:p>
        </w:tc>
      </w:tr>
      <w:tr w:rsidR="00F843E5" w:rsidTr="00B05AD9">
        <w:tblPrEx>
          <w:tblPrExChange w:id="441" w:author="Brian Cullinan" w:date="2013-04-10T13:41:00Z">
            <w:tblPrEx>
              <w:jc w:val="center"/>
            </w:tblPrEx>
          </w:tblPrExChange>
        </w:tblPrEx>
        <w:trPr>
          <w:cnfStyle w:val="000000100000" w:firstRow="0" w:lastRow="0" w:firstColumn="0" w:lastColumn="0" w:oddVBand="0" w:evenVBand="0" w:oddHBand="1" w:evenHBand="0" w:firstRowFirstColumn="0" w:firstRowLastColumn="0" w:lastRowFirstColumn="0" w:lastRowLastColumn="0"/>
          <w:jc w:val="center"/>
          <w:ins w:id="442" w:author="Brian Cullinan" w:date="2013-04-09T14:48:00Z"/>
          <w:trPrChange w:id="443" w:author="Brian Cullinan" w:date="2013-04-10T13:41: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354" w:type="dxa"/>
            <w:vMerge/>
            <w:tcBorders>
              <w:top w:val="none" w:sz="0" w:space="0" w:color="auto"/>
              <w:left w:val="none" w:sz="0" w:space="0" w:color="auto"/>
              <w:bottom w:val="none" w:sz="0" w:space="0" w:color="auto"/>
            </w:tcBorders>
            <w:vAlign w:val="center"/>
            <w:tcPrChange w:id="444" w:author="Brian Cullinan" w:date="2013-04-10T13:41:00Z">
              <w:tcPr>
                <w:tcW w:w="1354" w:type="dxa"/>
                <w:vMerge/>
                <w:vAlign w:val="center"/>
              </w:tcPr>
            </w:tcPrChange>
          </w:tcPr>
          <w:p w:rsidR="00B666AD" w:rsidRPr="001E43D9" w:rsidRDefault="00B666AD">
            <w:pPr>
              <w:cnfStyle w:val="001000100000" w:firstRow="0" w:lastRow="0" w:firstColumn="1" w:lastColumn="0" w:oddVBand="0" w:evenVBand="0" w:oddHBand="1" w:evenHBand="0" w:firstRowFirstColumn="0" w:firstRowLastColumn="0" w:lastRowFirstColumn="0" w:lastRowLastColumn="0"/>
              <w:rPr>
                <w:ins w:id="445" w:author="Brian Cullinan" w:date="2013-04-09T14:48:00Z"/>
                <w:rFonts w:cstheme="minorHAnsi"/>
                <w:b w:val="0"/>
                <w:sz w:val="24"/>
                <w:szCs w:val="24"/>
                <w:rPrChange w:id="446" w:author="Brian Cullinan" w:date="2013-04-09T15:04:00Z">
                  <w:rPr>
                    <w:ins w:id="447" w:author="Brian Cullinan" w:date="2013-04-09T14:48:00Z"/>
                    <w:rFonts w:cstheme="minorHAnsi"/>
                    <w:b w:val="0"/>
                    <w:bCs w:val="0"/>
                    <w:sz w:val="24"/>
                    <w:szCs w:val="24"/>
                  </w:rPr>
                </w:rPrChange>
              </w:rPr>
              <w:pPrChange w:id="448" w:author="Brian Cullinan" w:date="2013-04-09T15:05:00Z">
                <w:pPr>
                  <w:spacing w:after="200" w:line="276" w:lineRule="auto"/>
                  <w:jc w:val="center"/>
                  <w:cnfStyle w:val="001000100000" w:firstRow="0" w:lastRow="0" w:firstColumn="1" w:lastColumn="0" w:oddVBand="0" w:evenVBand="0" w:oddHBand="1" w:evenHBand="0" w:firstRowFirstColumn="0" w:firstRowLastColumn="0" w:lastRowFirstColumn="0" w:lastRowLastColumn="0"/>
                </w:pPr>
              </w:pPrChange>
            </w:pPr>
          </w:p>
        </w:tc>
        <w:tc>
          <w:tcPr>
            <w:tcW w:w="1242" w:type="dxa"/>
            <w:vMerge/>
            <w:tcBorders>
              <w:top w:val="none" w:sz="0" w:space="0" w:color="auto"/>
              <w:bottom w:val="none" w:sz="0" w:space="0" w:color="auto"/>
            </w:tcBorders>
            <w:shd w:val="clear" w:color="auto" w:fill="EEECE1" w:themeFill="background2"/>
            <w:vAlign w:val="center"/>
            <w:tcPrChange w:id="449" w:author="Brian Cullinan" w:date="2013-04-10T13:41:00Z">
              <w:tcPr>
                <w:tcW w:w="1242" w:type="dxa"/>
                <w:vMerge/>
                <w:shd w:val="clear" w:color="auto" w:fill="EEECE1" w:themeFill="background2"/>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450" w:author="Brian Cullinan" w:date="2013-04-09T14:48:00Z"/>
                <w:rFonts w:cstheme="minorHAnsi"/>
                <w:sz w:val="24"/>
                <w:szCs w:val="24"/>
              </w:rPr>
              <w:pPrChange w:id="451"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p>
        </w:tc>
        <w:tc>
          <w:tcPr>
            <w:tcW w:w="3371" w:type="dxa"/>
            <w:gridSpan w:val="3"/>
            <w:tcBorders>
              <w:top w:val="none" w:sz="0" w:space="0" w:color="auto"/>
              <w:bottom w:val="none" w:sz="0" w:space="0" w:color="auto"/>
            </w:tcBorders>
            <w:shd w:val="clear" w:color="auto" w:fill="EEECE1" w:themeFill="background2"/>
            <w:vAlign w:val="center"/>
            <w:tcPrChange w:id="452" w:author="Brian Cullinan" w:date="2013-04-10T13:41:00Z">
              <w:tcPr>
                <w:tcW w:w="3308" w:type="dxa"/>
                <w:gridSpan w:val="5"/>
                <w:shd w:val="clear" w:color="auto" w:fill="EEECE1" w:themeFill="background2"/>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453" w:author="Brian Cullinan" w:date="2013-04-09T14:48:00Z"/>
                <w:rFonts w:cstheme="minorHAnsi"/>
                <w:sz w:val="24"/>
                <w:szCs w:val="24"/>
              </w:rPr>
              <w:pPrChange w:id="454"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ins w:id="455" w:author="Brian Cullinan" w:date="2013-04-09T14:48:00Z">
              <w:r>
                <w:rPr>
                  <w:rFonts w:cstheme="minorHAnsi"/>
                  <w:sz w:val="24"/>
                  <w:szCs w:val="24"/>
                </w:rPr>
                <w:t>False</w:t>
              </w:r>
            </w:ins>
          </w:p>
        </w:tc>
        <w:tc>
          <w:tcPr>
            <w:tcW w:w="2367" w:type="dxa"/>
            <w:tcBorders>
              <w:top w:val="none" w:sz="0" w:space="0" w:color="auto"/>
              <w:bottom w:val="none" w:sz="0" w:space="0" w:color="auto"/>
              <w:right w:val="none" w:sz="0" w:space="0" w:color="auto"/>
            </w:tcBorders>
            <w:shd w:val="clear" w:color="auto" w:fill="EEECE1" w:themeFill="background2"/>
            <w:vAlign w:val="center"/>
            <w:tcPrChange w:id="456" w:author="Brian Cullinan" w:date="2013-04-10T13:41:00Z">
              <w:tcPr>
                <w:tcW w:w="2304" w:type="dxa"/>
                <w:gridSpan w:val="2"/>
                <w:shd w:val="clear" w:color="auto" w:fill="EEECE1" w:themeFill="background2"/>
                <w:vAlign w:val="center"/>
              </w:tcPr>
            </w:tcPrChange>
          </w:tcPr>
          <w:p w:rsidR="00B666AD" w:rsidRDefault="00B666AD">
            <w:pPr>
              <w:cnfStyle w:val="000000100000" w:firstRow="0" w:lastRow="0" w:firstColumn="0" w:lastColumn="0" w:oddVBand="0" w:evenVBand="0" w:oddHBand="1" w:evenHBand="0" w:firstRowFirstColumn="0" w:firstRowLastColumn="0" w:lastRowFirstColumn="0" w:lastRowLastColumn="0"/>
              <w:rPr>
                <w:ins w:id="457" w:author="Brian Cullinan" w:date="2013-04-09T14:53:00Z"/>
                <w:rFonts w:cstheme="minorHAnsi"/>
                <w:sz w:val="24"/>
                <w:szCs w:val="24"/>
              </w:rPr>
              <w:pPrChange w:id="458" w:author="Brian Cullinan" w:date="2013-04-09T15:05:00Z">
                <w:pPr>
                  <w:spacing w:after="200" w:line="276" w:lineRule="auto"/>
                  <w:jc w:val="center"/>
                  <w:cnfStyle w:val="000000100000" w:firstRow="0" w:lastRow="0" w:firstColumn="0" w:lastColumn="0" w:oddVBand="0" w:evenVBand="0" w:oddHBand="1" w:evenHBand="0" w:firstRowFirstColumn="0" w:firstRowLastColumn="0" w:lastRowFirstColumn="0" w:lastRowLastColumn="0"/>
                </w:pPr>
              </w:pPrChange>
            </w:pPr>
            <w:ins w:id="459" w:author="Brian Cullinan" w:date="2013-04-09T14:51:00Z">
              <w:r>
                <w:rPr>
                  <w:rFonts w:cstheme="minorHAnsi"/>
                  <w:sz w:val="24"/>
                  <w:szCs w:val="24"/>
                </w:rPr>
                <w:t>No Change</w:t>
              </w:r>
            </w:ins>
          </w:p>
        </w:tc>
      </w:tr>
      <w:tr w:rsidR="00B666AD" w:rsidTr="00B05AD9">
        <w:trPr>
          <w:jc w:val="center"/>
          <w:ins w:id="460" w:author="Brian Cullinan" w:date="2013-04-09T14:37:00Z"/>
        </w:trPr>
        <w:tc>
          <w:tcPr>
            <w:cnfStyle w:val="001000000000" w:firstRow="0" w:lastRow="0" w:firstColumn="1" w:lastColumn="0" w:oddVBand="0" w:evenVBand="0" w:oddHBand="0" w:evenHBand="0" w:firstRowFirstColumn="0" w:firstRowLastColumn="0" w:lastRowFirstColumn="0" w:lastRowLastColumn="0"/>
            <w:tcW w:w="5967" w:type="dxa"/>
            <w:gridSpan w:val="5"/>
            <w:shd w:val="clear" w:color="auto" w:fill="EEECE1" w:themeFill="background2"/>
            <w:vAlign w:val="center"/>
            <w:tcPrChange w:id="461" w:author="Brian Cullinan" w:date="2013-04-10T13:41:00Z">
              <w:tcPr>
                <w:tcW w:w="1354" w:type="dxa"/>
              </w:tcPr>
            </w:tcPrChange>
          </w:tcPr>
          <w:p w:rsidR="00B666AD" w:rsidRPr="00FE502F" w:rsidRDefault="00B666AD">
            <w:pPr>
              <w:rPr>
                <w:ins w:id="462" w:author="Brian Cullinan" w:date="2013-04-09T14:37:00Z"/>
                <w:rFonts w:cstheme="minorHAnsi"/>
                <w:b w:val="0"/>
                <w:sz w:val="24"/>
                <w:szCs w:val="24"/>
              </w:rPr>
              <w:pPrChange w:id="463" w:author="Brian Cullinan" w:date="2013-04-09T15:05:00Z">
                <w:pPr>
                  <w:spacing w:after="200" w:line="276" w:lineRule="auto"/>
                  <w:jc w:val="center"/>
                </w:pPr>
              </w:pPrChange>
            </w:pPr>
            <w:ins w:id="464" w:author="Brian Cullinan" w:date="2013-04-09T14:37:00Z">
              <w:r w:rsidRPr="001E43D9">
                <w:rPr>
                  <w:rFonts w:cstheme="minorHAnsi"/>
                  <w:sz w:val="24"/>
                  <w:szCs w:val="24"/>
                </w:rPr>
                <w:t>F</w:t>
              </w:r>
            </w:ins>
            <w:ins w:id="465" w:author="Brian Cullinan" w:date="2013-04-09T14:38:00Z">
              <w:r w:rsidRPr="001E43D9">
                <w:rPr>
                  <w:rFonts w:cstheme="minorHAnsi"/>
                  <w:sz w:val="24"/>
                  <w:szCs w:val="24"/>
                </w:rPr>
                <w:t>alse</w:t>
              </w:r>
            </w:ins>
          </w:p>
        </w:tc>
        <w:tc>
          <w:tcPr>
            <w:tcW w:w="2367" w:type="dxa"/>
            <w:shd w:val="clear" w:color="auto" w:fill="EEECE1" w:themeFill="background2"/>
            <w:vAlign w:val="center"/>
            <w:tcPrChange w:id="466" w:author="Brian Cullinan" w:date="2013-04-10T13:41:00Z">
              <w:tcPr>
                <w:tcW w:w="8222" w:type="dxa"/>
                <w:gridSpan w:val="10"/>
              </w:tcPr>
            </w:tcPrChange>
          </w:tcPr>
          <w:p w:rsidR="00B666AD" w:rsidRDefault="00B666AD">
            <w:pPr>
              <w:cnfStyle w:val="000000000000" w:firstRow="0" w:lastRow="0" w:firstColumn="0" w:lastColumn="0" w:oddVBand="0" w:evenVBand="0" w:oddHBand="0" w:evenHBand="0" w:firstRowFirstColumn="0" w:firstRowLastColumn="0" w:lastRowFirstColumn="0" w:lastRowLastColumn="0"/>
              <w:rPr>
                <w:ins w:id="467" w:author="Brian Cullinan" w:date="2013-04-09T14:53:00Z"/>
                <w:rFonts w:cstheme="minorHAnsi"/>
                <w:sz w:val="24"/>
                <w:szCs w:val="24"/>
              </w:rPr>
              <w:pPrChange w:id="468" w:author="Brian Cullinan" w:date="2013-04-09T15:05:00Z">
                <w:pPr>
                  <w:spacing w:after="200" w:line="276" w:lineRule="auto"/>
                  <w:jc w:val="center"/>
                  <w:cnfStyle w:val="000000000000" w:firstRow="0" w:lastRow="0" w:firstColumn="0" w:lastColumn="0" w:oddVBand="0" w:evenVBand="0" w:oddHBand="0" w:evenHBand="0" w:firstRowFirstColumn="0" w:firstRowLastColumn="0" w:lastRowFirstColumn="0" w:lastRowLastColumn="0"/>
                </w:pPr>
              </w:pPrChange>
            </w:pPr>
            <w:ins w:id="469" w:author="Brian Cullinan" w:date="2013-04-09T14:37:00Z">
              <w:r>
                <w:rPr>
                  <w:rFonts w:cstheme="minorHAnsi"/>
                  <w:sz w:val="24"/>
                  <w:szCs w:val="24"/>
                </w:rPr>
                <w:t>No Change</w:t>
              </w:r>
            </w:ins>
          </w:p>
        </w:tc>
      </w:tr>
    </w:tbl>
    <w:p w:rsidR="00423433" w:rsidRPr="00AD6D65" w:rsidRDefault="00423433" w:rsidP="00423433">
      <w:pPr>
        <w:jc w:val="center"/>
        <w:rPr>
          <w:rFonts w:cstheme="minorHAnsi"/>
          <w:sz w:val="24"/>
          <w:szCs w:val="24"/>
        </w:rPr>
      </w:pPr>
    </w:p>
    <w:p w:rsidR="00B6666B" w:rsidRPr="00AD6D65" w:rsidDel="00311921" w:rsidRDefault="00B6666B" w:rsidP="00B6666B">
      <w:pPr>
        <w:autoSpaceDE w:val="0"/>
        <w:autoSpaceDN w:val="0"/>
        <w:adjustRightInd w:val="0"/>
        <w:spacing w:after="0" w:line="240" w:lineRule="auto"/>
        <w:ind w:left="720"/>
        <w:rPr>
          <w:del w:id="470" w:author="Brian Cullinan" w:date="2013-04-10T11:03:00Z"/>
          <w:rFonts w:cstheme="minorHAnsi"/>
          <w:sz w:val="24"/>
          <w:szCs w:val="24"/>
        </w:rPr>
      </w:pPr>
      <w:del w:id="471" w:author="Brian Cullinan" w:date="2013-04-10T11:03:00Z">
        <w:r w:rsidRPr="00AD6D65" w:rsidDel="00311921">
          <w:rPr>
            <w:rFonts w:cstheme="minorHAnsi"/>
            <w:sz w:val="24"/>
            <w:szCs w:val="24"/>
          </w:rPr>
          <w:delText>if (Math.Abs(Ai1Z) &gt;= .9m || Math.Abs(Ai2Z) &gt;= .9m || Math.Abs(Ai3Z) &gt;= .9m)</w:delText>
        </w:r>
      </w:del>
    </w:p>
    <w:p w:rsidR="00B6666B" w:rsidRPr="00AD6D65" w:rsidDel="00311921" w:rsidRDefault="00B6666B" w:rsidP="00B6666B">
      <w:pPr>
        <w:autoSpaceDE w:val="0"/>
        <w:autoSpaceDN w:val="0"/>
        <w:adjustRightInd w:val="0"/>
        <w:spacing w:after="0" w:line="240" w:lineRule="auto"/>
        <w:ind w:left="720"/>
        <w:rPr>
          <w:del w:id="472" w:author="Brian Cullinan" w:date="2013-04-10T11:03:00Z"/>
          <w:rFonts w:cstheme="minorHAnsi"/>
          <w:sz w:val="24"/>
          <w:szCs w:val="24"/>
        </w:rPr>
      </w:pPr>
      <w:del w:id="473" w:author="Brian Cullinan" w:date="2013-04-10T11:03:00Z">
        <w:r w:rsidRPr="00AD6D65" w:rsidDel="00311921">
          <w:rPr>
            <w:rFonts w:cstheme="minorHAnsi"/>
            <w:sz w:val="24"/>
            <w:szCs w:val="24"/>
          </w:rPr>
          <w:delText>{</w:delText>
        </w:r>
      </w:del>
    </w:p>
    <w:p w:rsidR="00B6666B" w:rsidRPr="00AD6D65" w:rsidDel="00311921" w:rsidRDefault="00B6666B" w:rsidP="00B6666B">
      <w:pPr>
        <w:autoSpaceDE w:val="0"/>
        <w:autoSpaceDN w:val="0"/>
        <w:adjustRightInd w:val="0"/>
        <w:spacing w:after="0" w:line="240" w:lineRule="auto"/>
        <w:ind w:left="720"/>
        <w:rPr>
          <w:del w:id="474" w:author="Brian Cullinan" w:date="2013-04-10T11:03:00Z"/>
          <w:rFonts w:cstheme="minorHAnsi"/>
          <w:sz w:val="24"/>
          <w:szCs w:val="24"/>
        </w:rPr>
      </w:pPr>
      <w:del w:id="475" w:author="Brian Cullinan" w:date="2013-04-10T11:03:00Z">
        <w:r w:rsidRPr="00AD6D65" w:rsidDel="00311921">
          <w:rPr>
            <w:rFonts w:cstheme="minorHAnsi"/>
            <w:sz w:val="24"/>
            <w:szCs w:val="24"/>
          </w:rPr>
          <w:delText xml:space="preserve">    if (Math.Abs(NormalizedAreaZ) &gt;= .9m &amp;&amp; Math.Abs(Ai1Z) &gt;= .9m)</w:delText>
        </w:r>
      </w:del>
    </w:p>
    <w:p w:rsidR="00B6666B" w:rsidRPr="00AD6D65" w:rsidDel="00311921" w:rsidRDefault="00B6666B" w:rsidP="00B6666B">
      <w:pPr>
        <w:autoSpaceDE w:val="0"/>
        <w:autoSpaceDN w:val="0"/>
        <w:adjustRightInd w:val="0"/>
        <w:spacing w:after="0" w:line="240" w:lineRule="auto"/>
        <w:ind w:left="720"/>
        <w:rPr>
          <w:del w:id="476" w:author="Brian Cullinan" w:date="2013-04-10T11:03:00Z"/>
          <w:rFonts w:cstheme="minorHAnsi"/>
          <w:sz w:val="24"/>
          <w:szCs w:val="24"/>
        </w:rPr>
      </w:pPr>
      <w:del w:id="477" w:author="Brian Cullinan" w:date="2013-04-10T11:03:00Z">
        <w:r w:rsidRPr="00AD6D65" w:rsidDel="00311921">
          <w:rPr>
            <w:rFonts w:cstheme="minorHAnsi"/>
            <w:sz w:val="24"/>
            <w:szCs w:val="24"/>
          </w:rPr>
          <w:delText xml:space="preserve">    {</w:delText>
        </w:r>
      </w:del>
    </w:p>
    <w:p w:rsidR="00B6666B" w:rsidRPr="00AD6D65" w:rsidDel="00311921" w:rsidRDefault="00B6666B" w:rsidP="00B6666B">
      <w:pPr>
        <w:autoSpaceDE w:val="0"/>
        <w:autoSpaceDN w:val="0"/>
        <w:adjustRightInd w:val="0"/>
        <w:spacing w:after="0" w:line="240" w:lineRule="auto"/>
        <w:ind w:left="720"/>
        <w:rPr>
          <w:del w:id="478" w:author="Brian Cullinan" w:date="2013-04-10T11:03:00Z"/>
          <w:rFonts w:cstheme="minorHAnsi"/>
          <w:sz w:val="24"/>
          <w:szCs w:val="24"/>
        </w:rPr>
      </w:pPr>
      <w:del w:id="479" w:author="Brian Cullinan" w:date="2013-04-10T11:03:00Z">
        <w:r w:rsidRPr="00AD6D65" w:rsidDel="00311921">
          <w:rPr>
            <w:rFonts w:cstheme="minorHAnsi"/>
            <w:sz w:val="24"/>
            <w:szCs w:val="24"/>
          </w:rPr>
          <w:tab/>
          <w:delText>SignificanceScore += 6000;</w:delText>
        </w:r>
      </w:del>
    </w:p>
    <w:p w:rsidR="00B6666B" w:rsidRPr="00AD6D65" w:rsidDel="00311921" w:rsidRDefault="00B6666B" w:rsidP="00B6666B">
      <w:pPr>
        <w:autoSpaceDE w:val="0"/>
        <w:autoSpaceDN w:val="0"/>
        <w:adjustRightInd w:val="0"/>
        <w:spacing w:after="0" w:line="240" w:lineRule="auto"/>
        <w:ind w:left="720"/>
        <w:rPr>
          <w:del w:id="480" w:author="Brian Cullinan" w:date="2013-04-10T11:03:00Z"/>
          <w:rFonts w:cstheme="minorHAnsi"/>
          <w:sz w:val="24"/>
          <w:szCs w:val="24"/>
        </w:rPr>
      </w:pPr>
      <w:del w:id="481" w:author="Brian Cullinan" w:date="2013-04-10T11:03:00Z">
        <w:r w:rsidRPr="00AD6D65" w:rsidDel="00311921">
          <w:rPr>
            <w:rFonts w:cstheme="minorHAnsi"/>
            <w:sz w:val="24"/>
            <w:szCs w:val="24"/>
          </w:rPr>
          <w:delText xml:space="preserve">    }</w:delText>
        </w:r>
      </w:del>
    </w:p>
    <w:p w:rsidR="00B6666B" w:rsidRPr="00AD6D65" w:rsidDel="00311921" w:rsidRDefault="00B6666B" w:rsidP="00B6666B">
      <w:pPr>
        <w:autoSpaceDE w:val="0"/>
        <w:autoSpaceDN w:val="0"/>
        <w:adjustRightInd w:val="0"/>
        <w:spacing w:after="0" w:line="240" w:lineRule="auto"/>
        <w:ind w:left="720"/>
        <w:rPr>
          <w:del w:id="482" w:author="Brian Cullinan" w:date="2013-04-10T11:03:00Z"/>
          <w:rFonts w:cstheme="minorHAnsi"/>
          <w:sz w:val="24"/>
          <w:szCs w:val="24"/>
        </w:rPr>
      </w:pPr>
      <w:del w:id="483" w:author="Brian Cullinan" w:date="2013-04-10T11:03:00Z">
        <w:r w:rsidRPr="00AD6D65" w:rsidDel="00311921">
          <w:rPr>
            <w:rFonts w:cstheme="minorHAnsi"/>
            <w:sz w:val="24"/>
            <w:szCs w:val="24"/>
          </w:rPr>
          <w:delText xml:space="preserve">    if (Math.Abs(NormalizedAreaZ) &gt;= .9m &amp;&amp; Math.Abs(Ai2Z) &gt;= .9m)</w:delText>
        </w:r>
      </w:del>
    </w:p>
    <w:p w:rsidR="00B6666B" w:rsidRPr="00AD6D65" w:rsidDel="00311921" w:rsidRDefault="00B6666B" w:rsidP="00B6666B">
      <w:pPr>
        <w:autoSpaceDE w:val="0"/>
        <w:autoSpaceDN w:val="0"/>
        <w:adjustRightInd w:val="0"/>
        <w:spacing w:after="0" w:line="240" w:lineRule="auto"/>
        <w:ind w:left="720"/>
        <w:rPr>
          <w:del w:id="484" w:author="Brian Cullinan" w:date="2013-04-10T11:03:00Z"/>
          <w:rFonts w:cstheme="minorHAnsi"/>
          <w:sz w:val="24"/>
          <w:szCs w:val="24"/>
        </w:rPr>
      </w:pPr>
      <w:del w:id="485" w:author="Brian Cullinan" w:date="2013-04-10T11:03:00Z">
        <w:r w:rsidRPr="00AD6D65" w:rsidDel="00311921">
          <w:rPr>
            <w:rFonts w:cstheme="minorHAnsi"/>
            <w:sz w:val="24"/>
            <w:szCs w:val="24"/>
          </w:rPr>
          <w:delText xml:space="preserve">    {</w:delText>
        </w:r>
      </w:del>
    </w:p>
    <w:p w:rsidR="00B6666B" w:rsidRPr="00AD6D65" w:rsidDel="00311921" w:rsidRDefault="00B6666B" w:rsidP="00B6666B">
      <w:pPr>
        <w:autoSpaceDE w:val="0"/>
        <w:autoSpaceDN w:val="0"/>
        <w:adjustRightInd w:val="0"/>
        <w:spacing w:after="0" w:line="240" w:lineRule="auto"/>
        <w:ind w:left="720"/>
        <w:rPr>
          <w:del w:id="486" w:author="Brian Cullinan" w:date="2013-04-10T11:03:00Z"/>
          <w:rFonts w:cstheme="minorHAnsi"/>
          <w:sz w:val="24"/>
          <w:szCs w:val="24"/>
        </w:rPr>
      </w:pPr>
      <w:del w:id="487" w:author="Brian Cullinan" w:date="2013-04-10T11:03:00Z">
        <w:r w:rsidRPr="00AD6D65" w:rsidDel="00311921">
          <w:rPr>
            <w:rFonts w:cstheme="minorHAnsi"/>
            <w:sz w:val="24"/>
            <w:szCs w:val="24"/>
          </w:rPr>
          <w:tab/>
          <w:delText>SignificanceScore += 7000;</w:delText>
        </w:r>
      </w:del>
    </w:p>
    <w:p w:rsidR="00B6666B" w:rsidRPr="00AD6D65" w:rsidDel="00311921" w:rsidRDefault="00B6666B" w:rsidP="00B6666B">
      <w:pPr>
        <w:autoSpaceDE w:val="0"/>
        <w:autoSpaceDN w:val="0"/>
        <w:adjustRightInd w:val="0"/>
        <w:spacing w:after="0" w:line="240" w:lineRule="auto"/>
        <w:ind w:left="720"/>
        <w:rPr>
          <w:del w:id="488" w:author="Brian Cullinan" w:date="2013-04-10T11:03:00Z"/>
          <w:rFonts w:cstheme="minorHAnsi"/>
          <w:sz w:val="24"/>
          <w:szCs w:val="24"/>
        </w:rPr>
      </w:pPr>
      <w:del w:id="489" w:author="Brian Cullinan" w:date="2013-04-10T11:03:00Z">
        <w:r w:rsidRPr="00AD6D65" w:rsidDel="00311921">
          <w:rPr>
            <w:rFonts w:cstheme="minorHAnsi"/>
            <w:sz w:val="24"/>
            <w:szCs w:val="24"/>
          </w:rPr>
          <w:delText xml:space="preserve">    }</w:delText>
        </w:r>
      </w:del>
    </w:p>
    <w:p w:rsidR="00B6666B" w:rsidRPr="00AD6D65" w:rsidDel="00311921" w:rsidRDefault="00B6666B" w:rsidP="00B6666B">
      <w:pPr>
        <w:autoSpaceDE w:val="0"/>
        <w:autoSpaceDN w:val="0"/>
        <w:adjustRightInd w:val="0"/>
        <w:spacing w:after="0" w:line="240" w:lineRule="auto"/>
        <w:ind w:left="720"/>
        <w:rPr>
          <w:del w:id="490" w:author="Brian Cullinan" w:date="2013-04-10T11:03:00Z"/>
          <w:rFonts w:cstheme="minorHAnsi"/>
          <w:sz w:val="24"/>
          <w:szCs w:val="24"/>
        </w:rPr>
      </w:pPr>
      <w:del w:id="491" w:author="Brian Cullinan" w:date="2013-04-10T11:03:00Z">
        <w:r w:rsidRPr="00AD6D65" w:rsidDel="00311921">
          <w:rPr>
            <w:rFonts w:cstheme="minorHAnsi"/>
            <w:sz w:val="24"/>
            <w:szCs w:val="24"/>
          </w:rPr>
          <w:delText xml:space="preserve">    if (Math.Abs(NormalizedAreaZ) &gt;= .9m &amp;&amp; Math.Abs(Ai3Z) &gt;= .9m)</w:delText>
        </w:r>
      </w:del>
    </w:p>
    <w:p w:rsidR="00B6666B" w:rsidRPr="00AD6D65" w:rsidDel="00311921" w:rsidRDefault="00B6666B" w:rsidP="00B6666B">
      <w:pPr>
        <w:autoSpaceDE w:val="0"/>
        <w:autoSpaceDN w:val="0"/>
        <w:adjustRightInd w:val="0"/>
        <w:spacing w:after="0" w:line="240" w:lineRule="auto"/>
        <w:ind w:left="720"/>
        <w:rPr>
          <w:del w:id="492" w:author="Brian Cullinan" w:date="2013-04-10T11:03:00Z"/>
          <w:rFonts w:cstheme="minorHAnsi"/>
          <w:sz w:val="24"/>
          <w:szCs w:val="24"/>
        </w:rPr>
      </w:pPr>
      <w:del w:id="493" w:author="Brian Cullinan" w:date="2013-04-10T11:03:00Z">
        <w:r w:rsidRPr="00AD6D65" w:rsidDel="00311921">
          <w:rPr>
            <w:rFonts w:cstheme="minorHAnsi"/>
            <w:sz w:val="24"/>
            <w:szCs w:val="24"/>
          </w:rPr>
          <w:delText xml:space="preserve">    {</w:delText>
        </w:r>
      </w:del>
    </w:p>
    <w:p w:rsidR="00B6666B" w:rsidRPr="00AD6D65" w:rsidDel="00311921" w:rsidRDefault="00B6666B" w:rsidP="00B6666B">
      <w:pPr>
        <w:autoSpaceDE w:val="0"/>
        <w:autoSpaceDN w:val="0"/>
        <w:adjustRightInd w:val="0"/>
        <w:spacing w:after="0" w:line="240" w:lineRule="auto"/>
        <w:ind w:left="720"/>
        <w:rPr>
          <w:del w:id="494" w:author="Brian Cullinan" w:date="2013-04-10T11:03:00Z"/>
          <w:rFonts w:cstheme="minorHAnsi"/>
          <w:sz w:val="24"/>
          <w:szCs w:val="24"/>
        </w:rPr>
      </w:pPr>
      <w:del w:id="495" w:author="Brian Cullinan" w:date="2013-04-10T11:03:00Z">
        <w:r w:rsidRPr="00AD6D65" w:rsidDel="00311921">
          <w:rPr>
            <w:rFonts w:cstheme="minorHAnsi"/>
            <w:sz w:val="24"/>
            <w:szCs w:val="24"/>
          </w:rPr>
          <w:tab/>
          <w:delText>SignificanceScore += 8000;</w:delText>
        </w:r>
      </w:del>
    </w:p>
    <w:p w:rsidR="00B6666B" w:rsidRPr="00AD6D65" w:rsidDel="00311921" w:rsidRDefault="00B6666B" w:rsidP="00B6666B">
      <w:pPr>
        <w:autoSpaceDE w:val="0"/>
        <w:autoSpaceDN w:val="0"/>
        <w:adjustRightInd w:val="0"/>
        <w:spacing w:after="0" w:line="240" w:lineRule="auto"/>
        <w:ind w:left="720"/>
        <w:rPr>
          <w:del w:id="496" w:author="Brian Cullinan" w:date="2013-04-10T11:03:00Z"/>
          <w:rFonts w:cstheme="minorHAnsi"/>
          <w:sz w:val="24"/>
          <w:szCs w:val="24"/>
        </w:rPr>
      </w:pPr>
      <w:del w:id="497" w:author="Brian Cullinan" w:date="2013-04-10T11:03:00Z">
        <w:r w:rsidRPr="00AD6D65" w:rsidDel="00311921">
          <w:rPr>
            <w:rFonts w:cstheme="minorHAnsi"/>
            <w:sz w:val="24"/>
            <w:szCs w:val="24"/>
          </w:rPr>
          <w:delText xml:space="preserve">    }</w:delText>
        </w:r>
      </w:del>
    </w:p>
    <w:p w:rsidR="00B6666B" w:rsidRPr="00AD6D65" w:rsidDel="00311921" w:rsidRDefault="00B6666B" w:rsidP="00B6666B">
      <w:pPr>
        <w:autoSpaceDE w:val="0"/>
        <w:autoSpaceDN w:val="0"/>
        <w:adjustRightInd w:val="0"/>
        <w:spacing w:after="0" w:line="240" w:lineRule="auto"/>
        <w:ind w:left="720"/>
        <w:rPr>
          <w:del w:id="498" w:author="Brian Cullinan" w:date="2013-04-10T11:03:00Z"/>
          <w:rFonts w:cstheme="minorHAnsi"/>
          <w:sz w:val="24"/>
          <w:szCs w:val="24"/>
        </w:rPr>
      </w:pPr>
      <w:del w:id="499" w:author="Brian Cullinan" w:date="2013-04-10T11:03:00Z">
        <w:r w:rsidRPr="00AD6D65" w:rsidDel="00311921">
          <w:rPr>
            <w:rFonts w:cstheme="minorHAnsi"/>
            <w:sz w:val="24"/>
            <w:szCs w:val="24"/>
          </w:rPr>
          <w:delText>}</w:delText>
        </w:r>
      </w:del>
    </w:p>
    <w:p w:rsidR="00B6666B" w:rsidRPr="00AD6D65" w:rsidDel="00311921" w:rsidRDefault="00B6666B" w:rsidP="00B6666B">
      <w:pPr>
        <w:autoSpaceDE w:val="0"/>
        <w:autoSpaceDN w:val="0"/>
        <w:adjustRightInd w:val="0"/>
        <w:spacing w:after="0" w:line="240" w:lineRule="auto"/>
        <w:ind w:left="720"/>
        <w:rPr>
          <w:del w:id="500" w:author="Brian Cullinan" w:date="2013-04-10T11:03:00Z"/>
          <w:rFonts w:cstheme="minorHAnsi"/>
          <w:sz w:val="24"/>
          <w:szCs w:val="24"/>
        </w:rPr>
      </w:pPr>
      <w:del w:id="501" w:author="Brian Cullinan" w:date="2013-04-10T11:03:00Z">
        <w:r w:rsidRPr="00AD6D65" w:rsidDel="00311921">
          <w:rPr>
            <w:rFonts w:cstheme="minorHAnsi"/>
            <w:sz w:val="24"/>
            <w:szCs w:val="24"/>
          </w:rPr>
          <w:delText>else</w:delText>
        </w:r>
      </w:del>
    </w:p>
    <w:p w:rsidR="00B6666B" w:rsidRPr="00AD6D65" w:rsidDel="00311921" w:rsidRDefault="00B6666B" w:rsidP="00B6666B">
      <w:pPr>
        <w:autoSpaceDE w:val="0"/>
        <w:autoSpaceDN w:val="0"/>
        <w:adjustRightInd w:val="0"/>
        <w:spacing w:after="0" w:line="240" w:lineRule="auto"/>
        <w:ind w:left="720"/>
        <w:rPr>
          <w:del w:id="502" w:author="Brian Cullinan" w:date="2013-04-10T11:03:00Z"/>
          <w:rFonts w:cstheme="minorHAnsi"/>
          <w:sz w:val="24"/>
          <w:szCs w:val="24"/>
        </w:rPr>
      </w:pPr>
      <w:del w:id="503" w:author="Brian Cullinan" w:date="2013-04-10T11:03:00Z">
        <w:r w:rsidRPr="00AD6D65" w:rsidDel="00311921">
          <w:rPr>
            <w:rFonts w:cstheme="minorHAnsi"/>
            <w:sz w:val="24"/>
            <w:szCs w:val="24"/>
          </w:rPr>
          <w:delText>{</w:delText>
        </w:r>
      </w:del>
    </w:p>
    <w:p w:rsidR="00B6666B" w:rsidRPr="00AD6D65" w:rsidDel="00311921" w:rsidRDefault="00B6666B" w:rsidP="00B6666B">
      <w:pPr>
        <w:autoSpaceDE w:val="0"/>
        <w:autoSpaceDN w:val="0"/>
        <w:adjustRightInd w:val="0"/>
        <w:spacing w:after="0" w:line="240" w:lineRule="auto"/>
        <w:ind w:left="720"/>
        <w:rPr>
          <w:del w:id="504" w:author="Brian Cullinan" w:date="2013-04-10T11:03:00Z"/>
          <w:rFonts w:cstheme="minorHAnsi"/>
          <w:sz w:val="24"/>
          <w:szCs w:val="24"/>
        </w:rPr>
      </w:pPr>
      <w:del w:id="505" w:author="Brian Cullinan" w:date="2013-04-10T11:03:00Z">
        <w:r w:rsidRPr="00AD6D65" w:rsidDel="00311921">
          <w:rPr>
            <w:rFonts w:cstheme="minorHAnsi"/>
            <w:sz w:val="24"/>
            <w:szCs w:val="24"/>
          </w:rPr>
          <w:delText xml:space="preserve">    if (Math.Abs(NormalizedAreaZ) &gt;= .9m &amp;&amp; Math.Abs(AvgIntZ) &gt;= .9m)</w:delText>
        </w:r>
      </w:del>
    </w:p>
    <w:p w:rsidR="00B6666B" w:rsidRPr="00AD6D65" w:rsidDel="00311921" w:rsidRDefault="00B6666B" w:rsidP="00B6666B">
      <w:pPr>
        <w:autoSpaceDE w:val="0"/>
        <w:autoSpaceDN w:val="0"/>
        <w:adjustRightInd w:val="0"/>
        <w:spacing w:after="0" w:line="240" w:lineRule="auto"/>
        <w:ind w:left="720"/>
        <w:rPr>
          <w:del w:id="506" w:author="Brian Cullinan" w:date="2013-04-10T11:03:00Z"/>
          <w:rFonts w:cstheme="minorHAnsi"/>
          <w:sz w:val="24"/>
          <w:szCs w:val="24"/>
        </w:rPr>
      </w:pPr>
      <w:del w:id="507" w:author="Brian Cullinan" w:date="2013-04-10T11:03:00Z">
        <w:r w:rsidRPr="00AD6D65" w:rsidDel="00311921">
          <w:rPr>
            <w:rFonts w:cstheme="minorHAnsi"/>
            <w:sz w:val="24"/>
            <w:szCs w:val="24"/>
          </w:rPr>
          <w:delText xml:space="preserve">    {</w:delText>
        </w:r>
      </w:del>
    </w:p>
    <w:p w:rsidR="00B6666B" w:rsidRPr="00AD6D65" w:rsidDel="00311921" w:rsidRDefault="00B6666B" w:rsidP="00B6666B">
      <w:pPr>
        <w:autoSpaceDE w:val="0"/>
        <w:autoSpaceDN w:val="0"/>
        <w:adjustRightInd w:val="0"/>
        <w:spacing w:after="0" w:line="240" w:lineRule="auto"/>
        <w:ind w:left="720"/>
        <w:rPr>
          <w:del w:id="508" w:author="Brian Cullinan" w:date="2013-04-10T11:03:00Z"/>
          <w:rFonts w:cstheme="minorHAnsi"/>
          <w:sz w:val="24"/>
          <w:szCs w:val="24"/>
        </w:rPr>
      </w:pPr>
      <w:del w:id="509" w:author="Brian Cullinan" w:date="2013-04-10T11:03:00Z">
        <w:r w:rsidRPr="00AD6D65" w:rsidDel="00311921">
          <w:rPr>
            <w:rFonts w:cstheme="minorHAnsi"/>
            <w:sz w:val="24"/>
            <w:szCs w:val="24"/>
          </w:rPr>
          <w:tab/>
          <w:delText>SignificanceScore += 5000;</w:delText>
        </w:r>
      </w:del>
    </w:p>
    <w:p w:rsidR="00B6666B" w:rsidRPr="00AD6D65" w:rsidDel="00311921" w:rsidRDefault="00B6666B" w:rsidP="00B6666B">
      <w:pPr>
        <w:autoSpaceDE w:val="0"/>
        <w:autoSpaceDN w:val="0"/>
        <w:adjustRightInd w:val="0"/>
        <w:spacing w:after="0" w:line="240" w:lineRule="auto"/>
        <w:ind w:left="720"/>
        <w:rPr>
          <w:del w:id="510" w:author="Brian Cullinan" w:date="2013-04-10T11:03:00Z"/>
          <w:rFonts w:cstheme="minorHAnsi"/>
          <w:sz w:val="24"/>
          <w:szCs w:val="24"/>
        </w:rPr>
      </w:pPr>
      <w:del w:id="511" w:author="Brian Cullinan" w:date="2013-04-10T11:03:00Z">
        <w:r w:rsidRPr="00AD6D65" w:rsidDel="00311921">
          <w:rPr>
            <w:rFonts w:cstheme="minorHAnsi"/>
            <w:sz w:val="24"/>
            <w:szCs w:val="24"/>
          </w:rPr>
          <w:delText xml:space="preserve">    }</w:delText>
        </w:r>
      </w:del>
    </w:p>
    <w:p w:rsidR="00B6666B" w:rsidRPr="00AD6D65" w:rsidDel="00311921" w:rsidRDefault="00B6666B" w:rsidP="00B6666B">
      <w:pPr>
        <w:autoSpaceDE w:val="0"/>
        <w:autoSpaceDN w:val="0"/>
        <w:adjustRightInd w:val="0"/>
        <w:spacing w:after="0" w:line="240" w:lineRule="auto"/>
        <w:ind w:left="720"/>
        <w:rPr>
          <w:del w:id="512" w:author="Brian Cullinan" w:date="2013-04-10T11:03:00Z"/>
          <w:rFonts w:cstheme="minorHAnsi"/>
          <w:sz w:val="24"/>
          <w:szCs w:val="24"/>
        </w:rPr>
      </w:pPr>
    </w:p>
    <w:p w:rsidR="00B6666B" w:rsidRPr="00AD6D65" w:rsidDel="00311921" w:rsidRDefault="00B6666B" w:rsidP="00B6666B">
      <w:pPr>
        <w:autoSpaceDE w:val="0"/>
        <w:autoSpaceDN w:val="0"/>
        <w:adjustRightInd w:val="0"/>
        <w:spacing w:after="0" w:line="240" w:lineRule="auto"/>
        <w:ind w:left="720"/>
        <w:rPr>
          <w:del w:id="513" w:author="Brian Cullinan" w:date="2013-04-10T11:03:00Z"/>
          <w:rFonts w:cstheme="minorHAnsi"/>
          <w:sz w:val="24"/>
          <w:szCs w:val="24"/>
        </w:rPr>
      </w:pPr>
      <w:del w:id="514" w:author="Brian Cullinan" w:date="2013-04-10T11:03:00Z">
        <w:r w:rsidRPr="00AD6D65" w:rsidDel="00311921">
          <w:rPr>
            <w:rFonts w:cstheme="minorHAnsi"/>
            <w:sz w:val="24"/>
            <w:szCs w:val="24"/>
          </w:rPr>
          <w:delText>}</w:delText>
        </w:r>
      </w:del>
    </w:p>
    <w:p w:rsidR="00311921" w:rsidRDefault="00942DC3">
      <w:pPr>
        <w:rPr>
          <w:ins w:id="515" w:author="Brian Cullinan" w:date="2013-04-10T14:24:00Z"/>
          <w:rFonts w:cstheme="minorHAnsi"/>
          <w:sz w:val="24"/>
          <w:szCs w:val="24"/>
        </w:rPr>
      </w:pPr>
      <w:ins w:id="516" w:author="Brian Cullinan" w:date="2013-04-10T13:35:00Z">
        <w:r>
          <w:rPr>
            <w:rFonts w:cstheme="minorHAnsi"/>
            <w:sz w:val="24"/>
            <w:szCs w:val="24"/>
          </w:rPr>
          <w:t>Condition 1:</w:t>
        </w:r>
      </w:ins>
    </w:p>
    <w:tbl>
      <w:tblPr>
        <w:tblStyle w:val="LightList-Accent11"/>
        <w:tblW w:w="11020" w:type="dxa"/>
        <w:jc w:val="center"/>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517" w:author="Brian Cullinan" w:date="2013-04-10T15:17:00Z">
          <w:tblPr>
            <w:tblStyle w:val="LightList-Accent11"/>
            <w:tblW w:w="9461" w:type="dxa"/>
            <w:jc w:val="center"/>
            <w:tblInd w:w="1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1640"/>
        <w:gridCol w:w="1350"/>
        <w:gridCol w:w="720"/>
        <w:gridCol w:w="1440"/>
        <w:gridCol w:w="2043"/>
        <w:gridCol w:w="1577"/>
        <w:gridCol w:w="2250"/>
        <w:tblGridChange w:id="518">
          <w:tblGrid>
            <w:gridCol w:w="381"/>
            <w:gridCol w:w="645"/>
            <w:gridCol w:w="614"/>
            <w:gridCol w:w="37"/>
            <w:gridCol w:w="989"/>
            <w:gridCol w:w="307"/>
            <w:gridCol w:w="17"/>
            <w:gridCol w:w="665"/>
            <w:gridCol w:w="55"/>
            <w:gridCol w:w="306"/>
            <w:gridCol w:w="720"/>
            <w:gridCol w:w="387"/>
            <w:gridCol w:w="27"/>
            <w:gridCol w:w="1026"/>
            <w:gridCol w:w="1017"/>
            <w:gridCol w:w="1026"/>
            <w:gridCol w:w="551"/>
            <w:gridCol w:w="43"/>
            <w:gridCol w:w="983"/>
            <w:gridCol w:w="1224"/>
            <w:gridCol w:w="118"/>
            <w:gridCol w:w="908"/>
          </w:tblGrid>
        </w:tblGridChange>
      </w:tblGrid>
      <w:tr w:rsidR="000110D0" w:rsidRPr="00CF7BDC" w:rsidTr="00FD64F3">
        <w:trPr>
          <w:cnfStyle w:val="100000000000" w:firstRow="1" w:lastRow="0" w:firstColumn="0" w:lastColumn="0" w:oddVBand="0" w:evenVBand="0" w:oddHBand="0" w:evenHBand="0" w:firstRowFirstColumn="0" w:firstRowLastColumn="0" w:lastRowFirstColumn="0" w:lastRowLastColumn="0"/>
          <w:jc w:val="center"/>
          <w:ins w:id="519" w:author="Brian Cullinan" w:date="2013-04-10T15:02:00Z"/>
          <w:trPrChange w:id="520" w:author="Brian Cullinan" w:date="2013-04-10T15:17:00Z">
            <w:trPr>
              <w:gridBefore w:val="1"/>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640" w:type="dxa"/>
            <w:vAlign w:val="center"/>
            <w:tcPrChange w:id="521" w:author="Brian Cullinan" w:date="2013-04-10T15:17:00Z">
              <w:tcPr>
                <w:tcW w:w="1296" w:type="dxa"/>
                <w:gridSpan w:val="3"/>
              </w:tcPr>
            </w:tcPrChange>
          </w:tcPr>
          <w:p w:rsidR="000110D0" w:rsidRPr="00CF7BDC" w:rsidRDefault="000110D0">
            <w:pPr>
              <w:autoSpaceDE w:val="0"/>
              <w:autoSpaceDN w:val="0"/>
              <w:adjustRightInd w:val="0"/>
              <w:cnfStyle w:val="101000000000" w:firstRow="1" w:lastRow="0" w:firstColumn="1" w:lastColumn="0" w:oddVBand="0" w:evenVBand="0" w:oddHBand="0" w:evenHBand="0" w:firstRowFirstColumn="0" w:firstRowLastColumn="0" w:lastRowFirstColumn="0" w:lastRowLastColumn="0"/>
              <w:rPr>
                <w:ins w:id="522" w:author="Brian Cullinan" w:date="2013-04-10T15:08:00Z"/>
                <w:rFonts w:cstheme="minorHAnsi"/>
                <w:b w:val="0"/>
                <w:bCs w:val="0"/>
                <w:color w:val="auto"/>
                <w:sz w:val="24"/>
                <w:szCs w:val="24"/>
              </w:rPr>
              <w:pPrChange w:id="523" w:author="Brian Cullinan" w:date="2013-04-10T15:17:00Z">
                <w:pPr>
                  <w:autoSpaceDE w:val="0"/>
                  <w:autoSpaceDN w:val="0"/>
                  <w:adjustRightInd w:val="0"/>
                  <w:spacing w:after="200" w:line="276" w:lineRule="auto"/>
                  <w:cnfStyle w:val="101000000000" w:firstRow="1" w:lastRow="0" w:firstColumn="1" w:lastColumn="0" w:oddVBand="0" w:evenVBand="0" w:oddHBand="0" w:evenHBand="0" w:firstRowFirstColumn="0" w:firstRowLastColumn="0" w:lastRowFirstColumn="0" w:lastRowLastColumn="0"/>
                </w:pPr>
              </w:pPrChange>
            </w:pPr>
            <w:ins w:id="524" w:author="Brian Cullinan" w:date="2013-04-10T15:08:00Z">
              <w:r w:rsidRPr="00CF7BDC">
                <w:rPr>
                  <w:rFonts w:cstheme="minorHAnsi"/>
                  <w:sz w:val="24"/>
                  <w:szCs w:val="24"/>
                </w:rPr>
                <w:t>Form1_1 or Form1_2 or Form1_3 or Form1_4 &gt;= .9</w:t>
              </w:r>
            </w:ins>
          </w:p>
        </w:tc>
        <w:tc>
          <w:tcPr>
            <w:tcW w:w="1350" w:type="dxa"/>
            <w:vAlign w:val="center"/>
            <w:tcPrChange w:id="525" w:author="Brian Cullinan" w:date="2013-04-10T15:17:00Z">
              <w:tcPr>
                <w:tcW w:w="1296" w:type="dxa"/>
                <w:gridSpan w:val="2"/>
              </w:tcPr>
            </w:tcPrChange>
          </w:tcPr>
          <w:p w:rsidR="000110D0" w:rsidRDefault="000110D0">
            <w:pPr>
              <w:autoSpaceDE w:val="0"/>
              <w:autoSpaceDN w:val="0"/>
              <w:adjustRightInd w:val="0"/>
              <w:cnfStyle w:val="100000000000" w:firstRow="1" w:lastRow="0" w:firstColumn="0" w:lastColumn="0" w:oddVBand="0" w:evenVBand="0" w:oddHBand="0" w:evenHBand="0" w:firstRowFirstColumn="0" w:firstRowLastColumn="0" w:lastRowFirstColumn="0" w:lastRowLastColumn="0"/>
              <w:rPr>
                <w:ins w:id="526" w:author="Brian Cullinan" w:date="2013-04-10T15:06:00Z"/>
                <w:rFonts w:cstheme="minorHAnsi"/>
                <w:b w:val="0"/>
                <w:bCs w:val="0"/>
                <w:color w:val="auto"/>
                <w:sz w:val="24"/>
                <w:szCs w:val="24"/>
              </w:rPr>
              <w:pPrChange w:id="527" w:author="Brian Cullinan" w:date="2013-04-10T15:17:00Z">
                <w:pPr>
                  <w:autoSpaceDE w:val="0"/>
                  <w:autoSpaceDN w:val="0"/>
                  <w:adjustRightInd w:val="0"/>
                  <w:spacing w:after="200" w:line="276" w:lineRule="auto"/>
                  <w:cnfStyle w:val="100000000000" w:firstRow="1" w:lastRow="0" w:firstColumn="0" w:lastColumn="0" w:oddVBand="0" w:evenVBand="0" w:oddHBand="0" w:evenHBand="0" w:firstRowFirstColumn="0" w:firstRowLastColumn="0" w:lastRowFirstColumn="0" w:lastRowLastColumn="0"/>
                </w:pPr>
              </w:pPrChange>
            </w:pPr>
            <w:ins w:id="528" w:author="Brian Cullinan" w:date="2013-04-10T15:07:00Z">
              <w:r w:rsidRPr="00CF7BDC">
                <w:rPr>
                  <w:rFonts w:cstheme="minorHAnsi"/>
                  <w:sz w:val="24"/>
                  <w:szCs w:val="24"/>
                </w:rPr>
                <w:t>Form &gt;= .9</w:t>
              </w:r>
            </w:ins>
          </w:p>
        </w:tc>
        <w:tc>
          <w:tcPr>
            <w:tcW w:w="8030" w:type="dxa"/>
            <w:gridSpan w:val="5"/>
            <w:vAlign w:val="center"/>
            <w:tcPrChange w:id="529" w:author="Brian Cullinan" w:date="2013-04-10T15:17:00Z">
              <w:tcPr>
                <w:tcW w:w="8165" w:type="dxa"/>
                <w:gridSpan w:val="15"/>
                <w:vAlign w:val="center"/>
              </w:tcPr>
            </w:tcPrChange>
          </w:tcPr>
          <w:p w:rsidR="000110D0" w:rsidRPr="00AB3484" w:rsidRDefault="003E6CCD">
            <w:pPr>
              <w:autoSpaceDE w:val="0"/>
              <w:autoSpaceDN w:val="0"/>
              <w:adjustRightInd w:val="0"/>
              <w:cnfStyle w:val="100000000000" w:firstRow="1" w:lastRow="0" w:firstColumn="0" w:lastColumn="0" w:oddVBand="0" w:evenVBand="0" w:oddHBand="0" w:evenHBand="0" w:firstRowFirstColumn="0" w:firstRowLastColumn="0" w:lastRowFirstColumn="0" w:lastRowLastColumn="0"/>
              <w:rPr>
                <w:ins w:id="530" w:author="Brian Cullinan" w:date="2013-04-10T15:02:00Z"/>
                <w:rFonts w:cstheme="minorHAnsi"/>
                <w:sz w:val="24"/>
                <w:szCs w:val="24"/>
                <w:rPrChange w:id="531" w:author="Brian Cullinan" w:date="2013-04-10T14:51:00Z">
                  <w:rPr>
                    <w:ins w:id="532" w:author="Brian Cullinan" w:date="2013-04-10T15:02:00Z"/>
                    <w:rFonts w:cstheme="minorHAnsi"/>
                    <w:b w:val="0"/>
                    <w:bCs w:val="0"/>
                    <w:color w:val="auto"/>
                    <w:sz w:val="24"/>
                    <w:szCs w:val="24"/>
                  </w:rPr>
                </w:rPrChange>
              </w:rPr>
              <w:pPrChange w:id="533" w:author="Brian Cullinan" w:date="2013-04-10T15:30:00Z">
                <w:pPr>
                  <w:autoSpaceDE w:val="0"/>
                  <w:autoSpaceDN w:val="0"/>
                  <w:adjustRightInd w:val="0"/>
                  <w:spacing w:after="200" w:line="276" w:lineRule="auto"/>
                  <w:cnfStyle w:val="100000000000" w:firstRow="1" w:lastRow="0" w:firstColumn="0" w:lastColumn="0" w:oddVBand="0" w:evenVBand="0" w:oddHBand="0" w:evenHBand="0" w:firstRowFirstColumn="0" w:firstRowLastColumn="0" w:lastRowFirstColumn="0" w:lastRowLastColumn="0"/>
                </w:pPr>
              </w:pPrChange>
            </w:pPr>
            <w:ins w:id="534" w:author="Brian Cullinan" w:date="2013-04-10T15:30:00Z">
              <w:r>
                <w:rPr>
                  <w:rFonts w:cstheme="minorHAnsi"/>
                  <w:sz w:val="24"/>
                  <w:szCs w:val="24"/>
                </w:rPr>
                <w:t>Form1_</w:t>
              </w:r>
              <w:r w:rsidR="0022272C">
                <w:rPr>
                  <w:rFonts w:cstheme="minorHAnsi"/>
                  <w:sz w:val="24"/>
                  <w:szCs w:val="24"/>
                </w:rPr>
                <w:t>X (1,2,3,4)</w:t>
              </w:r>
              <w:r>
                <w:rPr>
                  <w:rFonts w:cstheme="minorHAnsi"/>
                  <w:sz w:val="24"/>
                  <w:szCs w:val="24"/>
                </w:rPr>
                <w:t xml:space="preserve"> or Form &gt;= .9</w:t>
              </w:r>
            </w:ins>
          </w:p>
        </w:tc>
      </w:tr>
      <w:tr w:rsidR="00FE502F" w:rsidRPr="00CF7BDC" w:rsidTr="00FD64F3">
        <w:trPr>
          <w:cnfStyle w:val="000000100000" w:firstRow="0" w:lastRow="0" w:firstColumn="0" w:lastColumn="0" w:oddVBand="0" w:evenVBand="0" w:oddHBand="1" w:evenHBand="0" w:firstRowFirstColumn="0" w:firstRowLastColumn="0" w:lastRowFirstColumn="0" w:lastRowLastColumn="0"/>
          <w:jc w:val="center"/>
          <w:ins w:id="535" w:author="Brian Cullinan" w:date="2013-04-10T14:51:00Z"/>
        </w:trPr>
        <w:tc>
          <w:tcPr>
            <w:cnfStyle w:val="001000000000" w:firstRow="0" w:lastRow="0" w:firstColumn="1" w:lastColumn="0" w:oddVBand="0" w:evenVBand="0" w:oddHBand="0" w:evenHBand="0" w:firstRowFirstColumn="0" w:firstRowLastColumn="0" w:lastRowFirstColumn="0" w:lastRowLastColumn="0"/>
            <w:tcW w:w="1640" w:type="dxa"/>
            <w:vMerge w:val="restart"/>
            <w:shd w:val="clear" w:color="auto" w:fill="FFFFFF" w:themeFill="background1"/>
            <w:vAlign w:val="center"/>
          </w:tcPr>
          <w:p w:rsidR="000110D0" w:rsidRPr="00FE502F" w:rsidRDefault="000110D0">
            <w:pPr>
              <w:autoSpaceDE w:val="0"/>
              <w:autoSpaceDN w:val="0"/>
              <w:adjustRightInd w:val="0"/>
              <w:rPr>
                <w:ins w:id="536" w:author="Brian Cullinan" w:date="2013-04-10T15:08:00Z"/>
                <w:rFonts w:cstheme="minorHAnsi"/>
                <w:b w:val="0"/>
                <w:sz w:val="24"/>
                <w:szCs w:val="24"/>
              </w:rPr>
              <w:pPrChange w:id="537" w:author="Brian Cullinan" w:date="2013-04-10T15:17:00Z">
                <w:pPr>
                  <w:autoSpaceDE w:val="0"/>
                  <w:autoSpaceDN w:val="0"/>
                  <w:adjustRightInd w:val="0"/>
                  <w:spacing w:after="200" w:line="276" w:lineRule="auto"/>
                </w:pPr>
              </w:pPrChange>
            </w:pPr>
            <w:ins w:id="538" w:author="Brian Cullinan" w:date="2013-04-10T15:08:00Z">
              <w:r w:rsidRPr="00EA72CC">
                <w:rPr>
                  <w:rFonts w:cstheme="minorHAnsi"/>
                  <w:sz w:val="24"/>
                  <w:szCs w:val="24"/>
                </w:rPr>
                <w:t>True</w:t>
              </w:r>
            </w:ins>
          </w:p>
        </w:tc>
        <w:tc>
          <w:tcPr>
            <w:tcW w:w="1350" w:type="dxa"/>
            <w:vMerge w:val="restart"/>
            <w:shd w:val="clear" w:color="auto" w:fill="FFFFFF" w:themeFill="background1"/>
            <w:vAlign w:val="center"/>
          </w:tcPr>
          <w:p w:rsidR="000110D0" w:rsidRPr="00EA72CC"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539" w:author="Brian Cullinan" w:date="2013-04-10T15:06:00Z"/>
                <w:rFonts w:cstheme="minorHAnsi"/>
                <w:sz w:val="24"/>
                <w:szCs w:val="24"/>
                <w:rPrChange w:id="540" w:author="Brian Cullinan" w:date="2013-04-10T15:13:00Z">
                  <w:rPr>
                    <w:ins w:id="541" w:author="Brian Cullinan" w:date="2013-04-10T15:06:00Z"/>
                    <w:rFonts w:cstheme="minorHAnsi"/>
                    <w:b/>
                    <w:sz w:val="24"/>
                    <w:szCs w:val="24"/>
                  </w:rPr>
                </w:rPrChange>
              </w:rPr>
              <w:pPrChange w:id="542"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543" w:author="Brian Cullinan" w:date="2013-04-10T15:07:00Z">
              <w:r w:rsidRPr="00EA72CC">
                <w:rPr>
                  <w:rFonts w:cstheme="minorHAnsi"/>
                  <w:sz w:val="24"/>
                  <w:szCs w:val="24"/>
                  <w:rPrChange w:id="544" w:author="Brian Cullinan" w:date="2013-04-10T15:13:00Z">
                    <w:rPr>
                      <w:rFonts w:cstheme="minorHAnsi"/>
                      <w:b/>
                      <w:sz w:val="24"/>
                      <w:szCs w:val="24"/>
                    </w:rPr>
                  </w:rPrChange>
                </w:rPr>
                <w:t>True</w:t>
              </w:r>
            </w:ins>
          </w:p>
        </w:tc>
        <w:tc>
          <w:tcPr>
            <w:tcW w:w="720" w:type="dxa"/>
            <w:vMerge w:val="restart"/>
            <w:shd w:val="clear" w:color="auto" w:fill="FFFFFF" w:themeFill="background1"/>
            <w:vAlign w:val="center"/>
          </w:tcPr>
          <w:p w:rsidR="000110D0" w:rsidRPr="00EA72CC"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545" w:author="Brian Cullinan" w:date="2013-04-10T14:52:00Z"/>
                <w:rFonts w:cstheme="minorHAnsi"/>
                <w:color w:val="FFFFFF" w:themeColor="background1"/>
                <w:sz w:val="24"/>
                <w:szCs w:val="24"/>
              </w:rPr>
              <w:pPrChange w:id="546"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547" w:author="Brian Cullinan" w:date="2013-04-10T14:52:00Z">
              <w:r w:rsidRPr="00EA72CC">
                <w:rPr>
                  <w:rFonts w:cstheme="minorHAnsi"/>
                  <w:sz w:val="24"/>
                  <w:szCs w:val="24"/>
                  <w:rPrChange w:id="548" w:author="Brian Cullinan" w:date="2013-04-10T15:13:00Z">
                    <w:rPr>
                      <w:rFonts w:cstheme="minorHAnsi"/>
                      <w:b/>
                      <w:sz w:val="24"/>
                      <w:szCs w:val="24"/>
                    </w:rPr>
                  </w:rPrChange>
                </w:rPr>
                <w:t>True</w:t>
              </w:r>
            </w:ins>
          </w:p>
        </w:tc>
        <w:tc>
          <w:tcPr>
            <w:tcW w:w="1440" w:type="dxa"/>
            <w:shd w:val="clear" w:color="auto" w:fill="4F81BD" w:themeFill="accent1"/>
            <w:vAlign w:val="center"/>
          </w:tcPr>
          <w:p w:rsidR="000110D0" w:rsidRPr="00B034F1"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549" w:author="Brian Cullinan" w:date="2013-04-10T14:51:00Z"/>
                <w:rFonts w:cstheme="minorHAnsi"/>
                <w:b/>
                <w:color w:val="FFFFFF" w:themeColor="background1"/>
                <w:sz w:val="24"/>
                <w:szCs w:val="24"/>
              </w:rPr>
              <w:pPrChange w:id="550"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551" w:author="Brian Cullinan" w:date="2013-04-10T14:51:00Z">
              <w:r w:rsidRPr="00B034F1">
                <w:rPr>
                  <w:rFonts w:cstheme="minorHAnsi"/>
                  <w:b/>
                  <w:color w:val="FFFFFF" w:themeColor="background1"/>
                  <w:sz w:val="24"/>
                  <w:szCs w:val="24"/>
                </w:rPr>
                <w:t>Form2 &gt;= .9</w:t>
              </w:r>
            </w:ins>
          </w:p>
        </w:tc>
        <w:tc>
          <w:tcPr>
            <w:tcW w:w="2043" w:type="dxa"/>
            <w:shd w:val="clear" w:color="auto" w:fill="4F81BD" w:themeFill="accent1"/>
            <w:vAlign w:val="center"/>
          </w:tcPr>
          <w:p w:rsidR="000110D0" w:rsidRPr="00B034F1"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552" w:author="Brian Cullinan" w:date="2013-04-10T14:51:00Z"/>
                <w:rFonts w:cstheme="minorHAnsi"/>
                <w:b/>
                <w:color w:val="FFFFFF" w:themeColor="background1"/>
                <w:sz w:val="24"/>
                <w:szCs w:val="24"/>
              </w:rPr>
              <w:pPrChange w:id="553"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554" w:author="Brian Cullinan" w:date="2013-04-10T14:51:00Z">
              <w:r w:rsidRPr="00B034F1">
                <w:rPr>
                  <w:rFonts w:cstheme="minorHAnsi"/>
                  <w:b/>
                  <w:color w:val="FFFFFF" w:themeColor="background1"/>
                  <w:sz w:val="24"/>
                  <w:szCs w:val="24"/>
                </w:rPr>
                <w:t>Form2Prime &gt;= .9</w:t>
              </w:r>
            </w:ins>
          </w:p>
        </w:tc>
        <w:tc>
          <w:tcPr>
            <w:tcW w:w="1577" w:type="dxa"/>
            <w:shd w:val="clear" w:color="auto" w:fill="4F81BD" w:themeFill="accent1"/>
            <w:vAlign w:val="center"/>
          </w:tcPr>
          <w:p w:rsidR="000110D0" w:rsidRPr="00B034F1"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555" w:author="Brian Cullinan" w:date="2013-04-10T14:51:00Z"/>
                <w:rFonts w:cstheme="minorHAnsi"/>
                <w:b/>
                <w:color w:val="FFFFFF" w:themeColor="background1"/>
                <w:sz w:val="24"/>
                <w:szCs w:val="24"/>
              </w:rPr>
              <w:pPrChange w:id="556"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557" w:author="Brian Cullinan" w:date="2013-04-10T14:51:00Z">
              <w:r w:rsidRPr="00B034F1">
                <w:rPr>
                  <w:rFonts w:cstheme="minorHAnsi"/>
                  <w:b/>
                  <w:color w:val="FFFFFF" w:themeColor="background1"/>
                  <w:sz w:val="24"/>
                  <w:szCs w:val="24"/>
                </w:rPr>
                <w:t>Entropy &gt;= .9</w:t>
              </w:r>
            </w:ins>
          </w:p>
        </w:tc>
        <w:tc>
          <w:tcPr>
            <w:tcW w:w="2250" w:type="dxa"/>
            <w:shd w:val="clear" w:color="auto" w:fill="4F81BD" w:themeFill="accent1"/>
            <w:vAlign w:val="center"/>
          </w:tcPr>
          <w:p w:rsidR="000110D0" w:rsidRPr="00B034F1"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558" w:author="Brian Cullinan" w:date="2013-04-10T14:51:00Z"/>
                <w:rFonts w:cstheme="minorHAnsi"/>
                <w:b/>
                <w:color w:val="FFFFFF" w:themeColor="background1"/>
                <w:sz w:val="24"/>
                <w:szCs w:val="24"/>
              </w:rPr>
              <w:pPrChange w:id="559"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560" w:author="Brian Cullinan" w:date="2013-04-10T14:51:00Z">
              <w:r w:rsidRPr="00B034F1">
                <w:rPr>
                  <w:rFonts w:cstheme="minorHAnsi"/>
                  <w:b/>
                  <w:color w:val="FFFFFF" w:themeColor="background1"/>
                  <w:sz w:val="24"/>
                  <w:szCs w:val="24"/>
                </w:rPr>
                <w:t>Rule 2</w:t>
              </w:r>
            </w:ins>
            <w:ins w:id="561" w:author="Brian Cullinan" w:date="2013-04-10T14:57:00Z">
              <w:r w:rsidRPr="00B034F1">
                <w:rPr>
                  <w:rFonts w:cstheme="minorHAnsi"/>
                  <w:b/>
                  <w:color w:val="FFFFFF" w:themeColor="background1"/>
                  <w:sz w:val="24"/>
                  <w:szCs w:val="24"/>
                  <w:rPrChange w:id="562" w:author="Brian Cullinan" w:date="2013-04-10T15:02:00Z">
                    <w:rPr>
                      <w:rFonts w:cstheme="minorHAnsi"/>
                      <w:sz w:val="24"/>
                      <w:szCs w:val="24"/>
                    </w:rPr>
                  </w:rPrChange>
                </w:rPr>
                <w:t xml:space="preserve"> (Condition </w:t>
              </w:r>
            </w:ins>
            <w:ins w:id="563" w:author="Brian Cullinan" w:date="2013-04-10T15:16:00Z">
              <w:r w:rsidR="00AE1BED">
                <w:rPr>
                  <w:rFonts w:cstheme="minorHAnsi"/>
                  <w:b/>
                  <w:color w:val="FFFFFF" w:themeColor="background1"/>
                  <w:sz w:val="24"/>
                  <w:szCs w:val="24"/>
                </w:rPr>
                <w:t>1</w:t>
              </w:r>
            </w:ins>
            <w:ins w:id="564" w:author="Brian Cullinan" w:date="2013-04-10T14:57:00Z">
              <w:r w:rsidRPr="00B034F1">
                <w:rPr>
                  <w:rFonts w:cstheme="minorHAnsi"/>
                  <w:b/>
                  <w:color w:val="FFFFFF" w:themeColor="background1"/>
                  <w:sz w:val="24"/>
                  <w:szCs w:val="24"/>
                  <w:rPrChange w:id="565" w:author="Brian Cullinan" w:date="2013-04-10T15:02:00Z">
                    <w:rPr>
                      <w:rFonts w:cstheme="minorHAnsi"/>
                      <w:sz w:val="24"/>
                      <w:szCs w:val="24"/>
                    </w:rPr>
                  </w:rPrChange>
                </w:rPr>
                <w:t>)</w:t>
              </w:r>
            </w:ins>
          </w:p>
        </w:tc>
      </w:tr>
      <w:tr w:rsidR="000110D0" w:rsidTr="00FD64F3">
        <w:tblPrEx>
          <w:tblPrExChange w:id="566" w:author="Brian Cullinan" w:date="2013-04-10T15:17:00Z">
            <w:tblPrEx>
              <w:tblW w:w="11138" w:type="dxa"/>
              <w:tblInd w:w="1026" w:type="dxa"/>
            </w:tblPrEx>
          </w:tblPrExChange>
        </w:tblPrEx>
        <w:trPr>
          <w:jc w:val="center"/>
          <w:ins w:id="567" w:author="Brian Cullinan" w:date="2013-04-10T14:51:00Z"/>
          <w:trPrChange w:id="568" w:author="Brian Cullinan" w:date="2013-04-10T15:17: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640" w:type="dxa"/>
            <w:vMerge/>
            <w:shd w:val="clear" w:color="auto" w:fill="FFFFFF" w:themeFill="background1"/>
            <w:vAlign w:val="center"/>
            <w:tcPrChange w:id="569" w:author="Brian Cullinan" w:date="2013-04-10T15:17:00Z">
              <w:tcPr>
                <w:tcW w:w="1677" w:type="dxa"/>
                <w:gridSpan w:val="4"/>
                <w:vMerge/>
                <w:shd w:val="clear" w:color="auto" w:fill="FFFFFF" w:themeFill="background1"/>
              </w:tcPr>
            </w:tcPrChange>
          </w:tcPr>
          <w:p w:rsidR="000110D0" w:rsidRPr="00EA72CC" w:rsidRDefault="000110D0">
            <w:pPr>
              <w:autoSpaceDE w:val="0"/>
              <w:autoSpaceDN w:val="0"/>
              <w:adjustRightInd w:val="0"/>
              <w:rPr>
                <w:ins w:id="570" w:author="Brian Cullinan" w:date="2013-04-10T15:08:00Z"/>
                <w:rFonts w:cstheme="minorHAnsi"/>
                <w:b w:val="0"/>
                <w:sz w:val="24"/>
                <w:szCs w:val="24"/>
                <w:rPrChange w:id="571" w:author="Brian Cullinan" w:date="2013-04-10T15:13:00Z">
                  <w:rPr>
                    <w:ins w:id="572" w:author="Brian Cullinan" w:date="2013-04-10T15:08:00Z"/>
                    <w:rFonts w:cstheme="minorHAnsi"/>
                    <w:b w:val="0"/>
                    <w:bCs w:val="0"/>
                    <w:sz w:val="24"/>
                    <w:szCs w:val="24"/>
                  </w:rPr>
                </w:rPrChange>
              </w:rPr>
              <w:pPrChange w:id="573" w:author="Brian Cullinan" w:date="2013-04-10T15:17:00Z">
                <w:pPr>
                  <w:autoSpaceDE w:val="0"/>
                  <w:autoSpaceDN w:val="0"/>
                  <w:adjustRightInd w:val="0"/>
                  <w:spacing w:after="200" w:line="276" w:lineRule="auto"/>
                </w:pPr>
              </w:pPrChange>
            </w:pPr>
          </w:p>
        </w:tc>
        <w:tc>
          <w:tcPr>
            <w:tcW w:w="1350" w:type="dxa"/>
            <w:vMerge/>
            <w:shd w:val="clear" w:color="auto" w:fill="FFFFFF" w:themeFill="background1"/>
            <w:vAlign w:val="center"/>
            <w:tcPrChange w:id="574" w:author="Brian Cullinan" w:date="2013-04-10T15:17:00Z">
              <w:tcPr>
                <w:tcW w:w="1296" w:type="dxa"/>
                <w:gridSpan w:val="2"/>
                <w:vMerge/>
                <w:shd w:val="clear" w:color="auto" w:fill="FFFFFF" w:themeFill="background1"/>
              </w:tcPr>
            </w:tcPrChange>
          </w:tcPr>
          <w:p w:rsidR="000110D0" w:rsidRPr="00EA72CC"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575" w:author="Brian Cullinan" w:date="2013-04-10T15:06:00Z"/>
                <w:rFonts w:cstheme="minorHAnsi"/>
                <w:sz w:val="24"/>
                <w:szCs w:val="24"/>
                <w:rPrChange w:id="576" w:author="Brian Cullinan" w:date="2013-04-10T15:13:00Z">
                  <w:rPr>
                    <w:ins w:id="577" w:author="Brian Cullinan" w:date="2013-04-10T15:06:00Z"/>
                    <w:rFonts w:cstheme="minorHAnsi"/>
                    <w:b/>
                    <w:sz w:val="24"/>
                    <w:szCs w:val="24"/>
                  </w:rPr>
                </w:rPrChange>
              </w:rPr>
              <w:pPrChange w:id="578"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p>
        </w:tc>
        <w:tc>
          <w:tcPr>
            <w:tcW w:w="720" w:type="dxa"/>
            <w:vMerge/>
            <w:shd w:val="clear" w:color="auto" w:fill="FFFFFF" w:themeFill="background1"/>
            <w:vAlign w:val="center"/>
            <w:tcPrChange w:id="579" w:author="Brian Cullinan" w:date="2013-04-10T15:17:00Z">
              <w:tcPr>
                <w:tcW w:w="682" w:type="dxa"/>
                <w:gridSpan w:val="2"/>
                <w:vMerge/>
                <w:shd w:val="clear" w:color="auto" w:fill="FFFFFF" w:themeFill="background1"/>
                <w:vAlign w:val="center"/>
              </w:tcPr>
            </w:tcPrChange>
          </w:tcPr>
          <w:p w:rsidR="000110D0" w:rsidRPr="00AB3484"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580" w:author="Brian Cullinan" w:date="2013-04-10T14:52:00Z"/>
                <w:rFonts w:cstheme="minorHAnsi"/>
                <w:b/>
                <w:sz w:val="24"/>
                <w:szCs w:val="24"/>
              </w:rPr>
              <w:pPrChange w:id="581"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p>
        </w:tc>
        <w:tc>
          <w:tcPr>
            <w:tcW w:w="1440" w:type="dxa"/>
            <w:vMerge w:val="restart"/>
            <w:vAlign w:val="center"/>
            <w:tcPrChange w:id="582" w:author="Brian Cullinan" w:date="2013-04-10T15:17:00Z">
              <w:tcPr>
                <w:tcW w:w="1468" w:type="dxa"/>
                <w:gridSpan w:val="4"/>
                <w:vMerge w:val="restart"/>
                <w:vAlign w:val="center"/>
              </w:tcPr>
            </w:tcPrChange>
          </w:tcPr>
          <w:p w:rsidR="000110D0" w:rsidRPr="00875D24"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583" w:author="Brian Cullinan" w:date="2013-04-10T14:51:00Z"/>
                <w:rFonts w:cstheme="minorHAnsi"/>
                <w:sz w:val="24"/>
                <w:szCs w:val="24"/>
              </w:rPr>
              <w:pPrChange w:id="584"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585" w:author="Brian Cullinan" w:date="2013-04-10T14:51:00Z">
              <w:r w:rsidRPr="00875D24">
                <w:rPr>
                  <w:rFonts w:cstheme="minorHAnsi"/>
                  <w:sz w:val="24"/>
                  <w:szCs w:val="24"/>
                </w:rPr>
                <w:t>True</w:t>
              </w:r>
            </w:ins>
          </w:p>
        </w:tc>
        <w:tc>
          <w:tcPr>
            <w:tcW w:w="2043" w:type="dxa"/>
            <w:vMerge w:val="restart"/>
            <w:vAlign w:val="center"/>
            <w:tcPrChange w:id="586" w:author="Brian Cullinan" w:date="2013-04-10T15:17:00Z">
              <w:tcPr>
                <w:tcW w:w="2070" w:type="dxa"/>
                <w:gridSpan w:val="3"/>
                <w:vMerge w:val="restart"/>
                <w:vAlign w:val="center"/>
              </w:tcPr>
            </w:tcPrChange>
          </w:tcPr>
          <w:p w:rsidR="000110D0"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587" w:author="Brian Cullinan" w:date="2013-04-10T14:51:00Z"/>
                <w:rFonts w:cstheme="minorHAnsi"/>
                <w:sz w:val="24"/>
                <w:szCs w:val="24"/>
              </w:rPr>
              <w:pPrChange w:id="588"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589" w:author="Brian Cullinan" w:date="2013-04-10T14:51:00Z">
              <w:r>
                <w:rPr>
                  <w:rFonts w:cstheme="minorHAnsi"/>
                  <w:sz w:val="24"/>
                  <w:szCs w:val="24"/>
                </w:rPr>
                <w:t>True</w:t>
              </w:r>
            </w:ins>
          </w:p>
        </w:tc>
        <w:tc>
          <w:tcPr>
            <w:tcW w:w="1577" w:type="dxa"/>
            <w:vAlign w:val="center"/>
            <w:tcPrChange w:id="590" w:author="Brian Cullinan" w:date="2013-04-10T15:17:00Z">
              <w:tcPr>
                <w:tcW w:w="1620" w:type="dxa"/>
                <w:gridSpan w:val="3"/>
                <w:vAlign w:val="center"/>
              </w:tcPr>
            </w:tcPrChange>
          </w:tcPr>
          <w:p w:rsidR="000110D0"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591" w:author="Brian Cullinan" w:date="2013-04-10T14:51:00Z"/>
                <w:rFonts w:cstheme="minorHAnsi"/>
                <w:sz w:val="24"/>
                <w:szCs w:val="24"/>
              </w:rPr>
              <w:pPrChange w:id="592"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593" w:author="Brian Cullinan" w:date="2013-04-10T14:51:00Z">
              <w:r>
                <w:rPr>
                  <w:rFonts w:cstheme="minorHAnsi"/>
                  <w:sz w:val="24"/>
                  <w:szCs w:val="24"/>
                </w:rPr>
                <w:t>True</w:t>
              </w:r>
            </w:ins>
          </w:p>
        </w:tc>
        <w:tc>
          <w:tcPr>
            <w:tcW w:w="2250" w:type="dxa"/>
            <w:vAlign w:val="center"/>
            <w:tcPrChange w:id="594" w:author="Brian Cullinan" w:date="2013-04-10T15:17:00Z">
              <w:tcPr>
                <w:tcW w:w="2325" w:type="dxa"/>
                <w:gridSpan w:val="3"/>
                <w:vAlign w:val="center"/>
              </w:tcPr>
            </w:tcPrChange>
          </w:tcPr>
          <w:p w:rsidR="000110D0"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595" w:author="Brian Cullinan" w:date="2013-04-10T14:51:00Z"/>
                <w:rFonts w:cstheme="minorHAnsi"/>
                <w:sz w:val="24"/>
                <w:szCs w:val="24"/>
              </w:rPr>
              <w:pPrChange w:id="596"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597" w:author="Brian Cullinan" w:date="2013-04-10T14:51:00Z">
              <w:r>
                <w:rPr>
                  <w:rFonts w:cstheme="minorHAnsi"/>
                  <w:sz w:val="24"/>
                  <w:szCs w:val="24"/>
                </w:rPr>
                <w:t>True</w:t>
              </w:r>
            </w:ins>
          </w:p>
        </w:tc>
      </w:tr>
      <w:tr w:rsidR="00FE502F" w:rsidTr="00FD64F3">
        <w:trPr>
          <w:cnfStyle w:val="000000100000" w:firstRow="0" w:lastRow="0" w:firstColumn="0" w:lastColumn="0" w:oddVBand="0" w:evenVBand="0" w:oddHBand="1" w:evenHBand="0" w:firstRowFirstColumn="0" w:firstRowLastColumn="0" w:lastRowFirstColumn="0" w:lastRowLastColumn="0"/>
          <w:jc w:val="center"/>
          <w:ins w:id="598" w:author="Brian Cullinan" w:date="2013-04-10T14:51:00Z"/>
        </w:trPr>
        <w:tc>
          <w:tcPr>
            <w:cnfStyle w:val="001000000000" w:firstRow="0" w:lastRow="0" w:firstColumn="1" w:lastColumn="0" w:oddVBand="0" w:evenVBand="0" w:oddHBand="0" w:evenHBand="0" w:firstRowFirstColumn="0" w:firstRowLastColumn="0" w:lastRowFirstColumn="0" w:lastRowLastColumn="0"/>
            <w:tcW w:w="1640" w:type="dxa"/>
            <w:vMerge/>
            <w:shd w:val="clear" w:color="auto" w:fill="FFFFFF" w:themeFill="background1"/>
            <w:vAlign w:val="center"/>
          </w:tcPr>
          <w:p w:rsidR="000110D0" w:rsidRPr="00EA72CC" w:rsidRDefault="000110D0">
            <w:pPr>
              <w:autoSpaceDE w:val="0"/>
              <w:autoSpaceDN w:val="0"/>
              <w:adjustRightInd w:val="0"/>
              <w:rPr>
                <w:ins w:id="599" w:author="Brian Cullinan" w:date="2013-04-10T15:08:00Z"/>
                <w:rFonts w:cstheme="minorHAnsi"/>
                <w:b w:val="0"/>
                <w:sz w:val="24"/>
                <w:szCs w:val="24"/>
                <w:rPrChange w:id="600" w:author="Brian Cullinan" w:date="2013-04-10T15:13:00Z">
                  <w:rPr>
                    <w:ins w:id="601" w:author="Brian Cullinan" w:date="2013-04-10T15:08:00Z"/>
                    <w:rFonts w:cstheme="minorHAnsi"/>
                    <w:b w:val="0"/>
                    <w:bCs w:val="0"/>
                    <w:sz w:val="24"/>
                    <w:szCs w:val="24"/>
                  </w:rPr>
                </w:rPrChange>
              </w:rPr>
              <w:pPrChange w:id="602" w:author="Brian Cullinan" w:date="2013-04-10T15:17:00Z">
                <w:pPr>
                  <w:autoSpaceDE w:val="0"/>
                  <w:autoSpaceDN w:val="0"/>
                  <w:adjustRightInd w:val="0"/>
                  <w:spacing w:after="200" w:line="276" w:lineRule="auto"/>
                </w:pPr>
              </w:pPrChange>
            </w:pPr>
          </w:p>
        </w:tc>
        <w:tc>
          <w:tcPr>
            <w:tcW w:w="1350" w:type="dxa"/>
            <w:vMerge/>
            <w:shd w:val="clear" w:color="auto" w:fill="FFFFFF" w:themeFill="background1"/>
            <w:vAlign w:val="center"/>
          </w:tcPr>
          <w:p w:rsidR="000110D0" w:rsidRPr="00EA72CC"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603" w:author="Brian Cullinan" w:date="2013-04-10T15:06:00Z"/>
                <w:rFonts w:cstheme="minorHAnsi"/>
                <w:sz w:val="24"/>
                <w:szCs w:val="24"/>
                <w:rPrChange w:id="604" w:author="Brian Cullinan" w:date="2013-04-10T15:13:00Z">
                  <w:rPr>
                    <w:ins w:id="605" w:author="Brian Cullinan" w:date="2013-04-10T15:06:00Z"/>
                    <w:rFonts w:cstheme="minorHAnsi"/>
                    <w:b/>
                    <w:sz w:val="24"/>
                    <w:szCs w:val="24"/>
                  </w:rPr>
                </w:rPrChange>
              </w:rPr>
              <w:pPrChange w:id="606"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p>
        </w:tc>
        <w:tc>
          <w:tcPr>
            <w:tcW w:w="720" w:type="dxa"/>
            <w:vMerge/>
            <w:shd w:val="clear" w:color="auto" w:fill="FFFFFF" w:themeFill="background1"/>
            <w:vAlign w:val="center"/>
          </w:tcPr>
          <w:p w:rsidR="000110D0" w:rsidRPr="00AB3484"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607" w:author="Brian Cullinan" w:date="2013-04-10T14:52:00Z"/>
                <w:rFonts w:cstheme="minorHAnsi"/>
                <w:b/>
                <w:sz w:val="24"/>
                <w:szCs w:val="24"/>
              </w:rPr>
              <w:pPrChange w:id="608"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p>
        </w:tc>
        <w:tc>
          <w:tcPr>
            <w:tcW w:w="1440" w:type="dxa"/>
            <w:vMerge/>
            <w:vAlign w:val="center"/>
          </w:tcPr>
          <w:p w:rsidR="000110D0" w:rsidRPr="00875D24"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609" w:author="Brian Cullinan" w:date="2013-04-10T14:51:00Z"/>
                <w:rFonts w:cstheme="minorHAnsi"/>
                <w:sz w:val="24"/>
                <w:szCs w:val="24"/>
              </w:rPr>
              <w:pPrChange w:id="610"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p>
        </w:tc>
        <w:tc>
          <w:tcPr>
            <w:tcW w:w="2043" w:type="dxa"/>
            <w:vMerge/>
            <w:vAlign w:val="center"/>
          </w:tcPr>
          <w:p w:rsidR="000110D0"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611" w:author="Brian Cullinan" w:date="2013-04-10T14:51:00Z"/>
                <w:rFonts w:cstheme="minorHAnsi"/>
                <w:sz w:val="24"/>
                <w:szCs w:val="24"/>
              </w:rPr>
              <w:pPrChange w:id="612"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p>
        </w:tc>
        <w:tc>
          <w:tcPr>
            <w:tcW w:w="1577" w:type="dxa"/>
            <w:shd w:val="clear" w:color="auto" w:fill="EEECE1" w:themeFill="background2"/>
            <w:vAlign w:val="center"/>
          </w:tcPr>
          <w:p w:rsidR="000110D0"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613" w:author="Brian Cullinan" w:date="2013-04-10T14:51:00Z"/>
                <w:rFonts w:cstheme="minorHAnsi"/>
                <w:sz w:val="24"/>
                <w:szCs w:val="24"/>
              </w:rPr>
              <w:pPrChange w:id="614"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615" w:author="Brian Cullinan" w:date="2013-04-10T14:51:00Z">
              <w:r>
                <w:rPr>
                  <w:rFonts w:cstheme="minorHAnsi"/>
                  <w:sz w:val="24"/>
                  <w:szCs w:val="24"/>
                </w:rPr>
                <w:t>False</w:t>
              </w:r>
            </w:ins>
          </w:p>
        </w:tc>
        <w:tc>
          <w:tcPr>
            <w:tcW w:w="2250" w:type="dxa"/>
            <w:shd w:val="clear" w:color="auto" w:fill="EEECE1" w:themeFill="background2"/>
            <w:vAlign w:val="center"/>
          </w:tcPr>
          <w:p w:rsidR="000110D0"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616" w:author="Brian Cullinan" w:date="2013-04-10T14:51:00Z"/>
                <w:rFonts w:cstheme="minorHAnsi"/>
                <w:sz w:val="24"/>
                <w:szCs w:val="24"/>
              </w:rPr>
              <w:pPrChange w:id="617"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618" w:author="Brian Cullinan" w:date="2013-04-10T14:51:00Z">
              <w:r>
                <w:rPr>
                  <w:rFonts w:cstheme="minorHAnsi"/>
                  <w:sz w:val="24"/>
                  <w:szCs w:val="24"/>
                </w:rPr>
                <w:t>False</w:t>
              </w:r>
            </w:ins>
          </w:p>
        </w:tc>
      </w:tr>
      <w:tr w:rsidR="000110D0" w:rsidTr="00FD64F3">
        <w:tblPrEx>
          <w:tblPrExChange w:id="619" w:author="Brian Cullinan" w:date="2013-04-10T15:17:00Z">
            <w:tblPrEx>
              <w:tblW w:w="11138" w:type="dxa"/>
              <w:tblInd w:w="1026" w:type="dxa"/>
            </w:tblPrEx>
          </w:tblPrExChange>
        </w:tblPrEx>
        <w:trPr>
          <w:jc w:val="center"/>
          <w:ins w:id="620" w:author="Brian Cullinan" w:date="2013-04-10T14:51:00Z"/>
          <w:trPrChange w:id="621" w:author="Brian Cullinan" w:date="2013-04-10T15:17: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640" w:type="dxa"/>
            <w:vMerge/>
            <w:shd w:val="clear" w:color="auto" w:fill="FFFFFF" w:themeFill="background1"/>
            <w:vAlign w:val="center"/>
            <w:tcPrChange w:id="622" w:author="Brian Cullinan" w:date="2013-04-10T15:17:00Z">
              <w:tcPr>
                <w:tcW w:w="1677" w:type="dxa"/>
                <w:gridSpan w:val="4"/>
                <w:vMerge/>
                <w:shd w:val="clear" w:color="auto" w:fill="FFFFFF" w:themeFill="background1"/>
              </w:tcPr>
            </w:tcPrChange>
          </w:tcPr>
          <w:p w:rsidR="000110D0" w:rsidRPr="00EA72CC" w:rsidRDefault="000110D0">
            <w:pPr>
              <w:autoSpaceDE w:val="0"/>
              <w:autoSpaceDN w:val="0"/>
              <w:adjustRightInd w:val="0"/>
              <w:rPr>
                <w:ins w:id="623" w:author="Brian Cullinan" w:date="2013-04-10T15:08:00Z"/>
                <w:rFonts w:cstheme="minorHAnsi"/>
                <w:b w:val="0"/>
                <w:sz w:val="24"/>
                <w:szCs w:val="24"/>
                <w:rPrChange w:id="624" w:author="Brian Cullinan" w:date="2013-04-10T15:13:00Z">
                  <w:rPr>
                    <w:ins w:id="625" w:author="Brian Cullinan" w:date="2013-04-10T15:08:00Z"/>
                    <w:rFonts w:cstheme="minorHAnsi"/>
                    <w:b w:val="0"/>
                    <w:bCs w:val="0"/>
                    <w:sz w:val="24"/>
                    <w:szCs w:val="24"/>
                  </w:rPr>
                </w:rPrChange>
              </w:rPr>
              <w:pPrChange w:id="626" w:author="Brian Cullinan" w:date="2013-04-10T15:17:00Z">
                <w:pPr>
                  <w:autoSpaceDE w:val="0"/>
                  <w:autoSpaceDN w:val="0"/>
                  <w:adjustRightInd w:val="0"/>
                  <w:spacing w:after="200" w:line="276" w:lineRule="auto"/>
                </w:pPr>
              </w:pPrChange>
            </w:pPr>
          </w:p>
        </w:tc>
        <w:tc>
          <w:tcPr>
            <w:tcW w:w="1350" w:type="dxa"/>
            <w:vMerge w:val="restart"/>
            <w:shd w:val="clear" w:color="auto" w:fill="EEECE1" w:themeFill="background2"/>
            <w:vAlign w:val="center"/>
            <w:tcPrChange w:id="627" w:author="Brian Cullinan" w:date="2013-04-10T15:17:00Z">
              <w:tcPr>
                <w:tcW w:w="1296" w:type="dxa"/>
                <w:gridSpan w:val="2"/>
                <w:vMerge w:val="restart"/>
                <w:shd w:val="clear" w:color="auto" w:fill="FFFFFF" w:themeFill="background1"/>
              </w:tcPr>
            </w:tcPrChange>
          </w:tcPr>
          <w:p w:rsidR="000110D0" w:rsidRPr="00EA72CC"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628" w:author="Brian Cullinan" w:date="2013-04-10T15:06:00Z"/>
                <w:rFonts w:cstheme="minorHAnsi"/>
                <w:sz w:val="24"/>
                <w:szCs w:val="24"/>
                <w:rPrChange w:id="629" w:author="Brian Cullinan" w:date="2013-04-10T15:13:00Z">
                  <w:rPr>
                    <w:ins w:id="630" w:author="Brian Cullinan" w:date="2013-04-10T15:06:00Z"/>
                    <w:rFonts w:cstheme="minorHAnsi"/>
                    <w:b/>
                    <w:sz w:val="24"/>
                    <w:szCs w:val="24"/>
                  </w:rPr>
                </w:rPrChange>
              </w:rPr>
              <w:pPrChange w:id="631"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632" w:author="Brian Cullinan" w:date="2013-04-10T15:07:00Z">
              <w:r w:rsidRPr="00EA72CC">
                <w:rPr>
                  <w:rFonts w:cstheme="minorHAnsi"/>
                  <w:sz w:val="24"/>
                  <w:szCs w:val="24"/>
                  <w:rPrChange w:id="633" w:author="Brian Cullinan" w:date="2013-04-10T15:13:00Z">
                    <w:rPr>
                      <w:rFonts w:cstheme="minorHAnsi"/>
                      <w:b/>
                      <w:sz w:val="24"/>
                      <w:szCs w:val="24"/>
                    </w:rPr>
                  </w:rPrChange>
                </w:rPr>
                <w:t>False</w:t>
              </w:r>
            </w:ins>
          </w:p>
        </w:tc>
        <w:tc>
          <w:tcPr>
            <w:tcW w:w="720" w:type="dxa"/>
            <w:vMerge/>
            <w:shd w:val="clear" w:color="auto" w:fill="FFFFFF" w:themeFill="background1"/>
            <w:vAlign w:val="center"/>
            <w:tcPrChange w:id="634" w:author="Brian Cullinan" w:date="2013-04-10T15:17:00Z">
              <w:tcPr>
                <w:tcW w:w="682" w:type="dxa"/>
                <w:gridSpan w:val="2"/>
                <w:vMerge/>
                <w:shd w:val="clear" w:color="auto" w:fill="FFFFFF" w:themeFill="background1"/>
                <w:vAlign w:val="center"/>
              </w:tcPr>
            </w:tcPrChange>
          </w:tcPr>
          <w:p w:rsidR="000110D0" w:rsidRPr="00AB3484"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635" w:author="Brian Cullinan" w:date="2013-04-10T14:52:00Z"/>
                <w:rFonts w:cstheme="minorHAnsi"/>
                <w:b/>
                <w:sz w:val="24"/>
                <w:szCs w:val="24"/>
              </w:rPr>
              <w:pPrChange w:id="636"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p>
        </w:tc>
        <w:tc>
          <w:tcPr>
            <w:tcW w:w="1440" w:type="dxa"/>
            <w:vMerge/>
            <w:vAlign w:val="center"/>
            <w:tcPrChange w:id="637" w:author="Brian Cullinan" w:date="2013-04-10T15:17:00Z">
              <w:tcPr>
                <w:tcW w:w="1468" w:type="dxa"/>
                <w:gridSpan w:val="4"/>
                <w:vMerge/>
                <w:vAlign w:val="center"/>
              </w:tcPr>
            </w:tcPrChange>
          </w:tcPr>
          <w:p w:rsidR="000110D0" w:rsidRPr="00875D24"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638" w:author="Brian Cullinan" w:date="2013-04-10T14:51:00Z"/>
                <w:rFonts w:cstheme="minorHAnsi"/>
                <w:sz w:val="24"/>
                <w:szCs w:val="24"/>
              </w:rPr>
              <w:pPrChange w:id="639"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p>
        </w:tc>
        <w:tc>
          <w:tcPr>
            <w:tcW w:w="2043" w:type="dxa"/>
            <w:vMerge w:val="restart"/>
            <w:shd w:val="clear" w:color="auto" w:fill="EEECE1" w:themeFill="background2"/>
            <w:vAlign w:val="center"/>
            <w:tcPrChange w:id="640" w:author="Brian Cullinan" w:date="2013-04-10T15:17:00Z">
              <w:tcPr>
                <w:tcW w:w="2070" w:type="dxa"/>
                <w:gridSpan w:val="3"/>
                <w:vMerge w:val="restart"/>
                <w:shd w:val="clear" w:color="auto" w:fill="EEECE1" w:themeFill="background2"/>
                <w:vAlign w:val="center"/>
              </w:tcPr>
            </w:tcPrChange>
          </w:tcPr>
          <w:p w:rsidR="000110D0"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641" w:author="Brian Cullinan" w:date="2013-04-10T14:51:00Z"/>
                <w:rFonts w:cstheme="minorHAnsi"/>
                <w:sz w:val="24"/>
                <w:szCs w:val="24"/>
              </w:rPr>
              <w:pPrChange w:id="642"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643" w:author="Brian Cullinan" w:date="2013-04-10T14:51:00Z">
              <w:r>
                <w:rPr>
                  <w:rFonts w:cstheme="minorHAnsi"/>
                  <w:sz w:val="24"/>
                  <w:szCs w:val="24"/>
                </w:rPr>
                <w:t>False</w:t>
              </w:r>
            </w:ins>
          </w:p>
        </w:tc>
        <w:tc>
          <w:tcPr>
            <w:tcW w:w="1577" w:type="dxa"/>
            <w:vAlign w:val="center"/>
            <w:tcPrChange w:id="644" w:author="Brian Cullinan" w:date="2013-04-10T15:17:00Z">
              <w:tcPr>
                <w:tcW w:w="1620" w:type="dxa"/>
                <w:gridSpan w:val="3"/>
                <w:vAlign w:val="center"/>
              </w:tcPr>
            </w:tcPrChange>
          </w:tcPr>
          <w:p w:rsidR="000110D0"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645" w:author="Brian Cullinan" w:date="2013-04-10T14:51:00Z"/>
                <w:rFonts w:cstheme="minorHAnsi"/>
                <w:sz w:val="24"/>
                <w:szCs w:val="24"/>
              </w:rPr>
              <w:pPrChange w:id="646"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647" w:author="Brian Cullinan" w:date="2013-04-10T14:51:00Z">
              <w:r>
                <w:rPr>
                  <w:rFonts w:cstheme="minorHAnsi"/>
                  <w:sz w:val="24"/>
                  <w:szCs w:val="24"/>
                </w:rPr>
                <w:t>True</w:t>
              </w:r>
            </w:ins>
          </w:p>
        </w:tc>
        <w:tc>
          <w:tcPr>
            <w:tcW w:w="2250" w:type="dxa"/>
            <w:vAlign w:val="center"/>
            <w:tcPrChange w:id="648" w:author="Brian Cullinan" w:date="2013-04-10T15:17:00Z">
              <w:tcPr>
                <w:tcW w:w="2325" w:type="dxa"/>
                <w:gridSpan w:val="3"/>
                <w:vAlign w:val="center"/>
              </w:tcPr>
            </w:tcPrChange>
          </w:tcPr>
          <w:p w:rsidR="000110D0"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649" w:author="Brian Cullinan" w:date="2013-04-10T14:51:00Z"/>
                <w:rFonts w:cstheme="minorHAnsi"/>
                <w:sz w:val="24"/>
                <w:szCs w:val="24"/>
              </w:rPr>
              <w:pPrChange w:id="650"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651" w:author="Brian Cullinan" w:date="2013-04-10T14:51:00Z">
              <w:r>
                <w:rPr>
                  <w:rFonts w:cstheme="minorHAnsi"/>
                  <w:sz w:val="24"/>
                  <w:szCs w:val="24"/>
                </w:rPr>
                <w:t>True</w:t>
              </w:r>
            </w:ins>
          </w:p>
        </w:tc>
      </w:tr>
      <w:tr w:rsidR="00FD64F3" w:rsidTr="004D466C">
        <w:tblPrEx>
          <w:tblPrExChange w:id="652" w:author="Brian Cullinan" w:date="2013-04-10T15:17:00Z">
            <w:tblPrEx>
              <w:tblW w:w="11020" w:type="dxa"/>
              <w:tblInd w:w="1026" w:type="dxa"/>
            </w:tblPrEx>
          </w:tblPrExChange>
        </w:tblPrEx>
        <w:trPr>
          <w:cnfStyle w:val="000000100000" w:firstRow="0" w:lastRow="0" w:firstColumn="0" w:lastColumn="0" w:oddVBand="0" w:evenVBand="0" w:oddHBand="1" w:evenHBand="0" w:firstRowFirstColumn="0" w:firstRowLastColumn="0" w:lastRowFirstColumn="0" w:lastRowLastColumn="0"/>
          <w:jc w:val="center"/>
          <w:ins w:id="653" w:author="Brian Cullinan" w:date="2013-04-10T14:51:00Z"/>
          <w:trPrChange w:id="654" w:author="Brian Cullinan" w:date="2013-04-10T15:17: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640" w:type="dxa"/>
            <w:vMerge/>
            <w:tcBorders>
              <w:top w:val="none" w:sz="0" w:space="0" w:color="auto"/>
              <w:left w:val="none" w:sz="0" w:space="0" w:color="auto"/>
              <w:bottom w:val="none" w:sz="0" w:space="0" w:color="auto"/>
            </w:tcBorders>
            <w:shd w:val="clear" w:color="auto" w:fill="FFFFFF" w:themeFill="background1"/>
            <w:vAlign w:val="center"/>
            <w:tcPrChange w:id="655" w:author="Brian Cullinan" w:date="2013-04-10T15:17:00Z">
              <w:tcPr>
                <w:tcW w:w="1640" w:type="dxa"/>
                <w:gridSpan w:val="3"/>
                <w:vMerge/>
                <w:shd w:val="clear" w:color="auto" w:fill="FFFFFF" w:themeFill="background1"/>
                <w:vAlign w:val="center"/>
              </w:tcPr>
            </w:tcPrChange>
          </w:tcPr>
          <w:p w:rsidR="000110D0" w:rsidRPr="00EA72CC" w:rsidRDefault="000110D0">
            <w:pPr>
              <w:autoSpaceDE w:val="0"/>
              <w:autoSpaceDN w:val="0"/>
              <w:adjustRightInd w:val="0"/>
              <w:cnfStyle w:val="001000100000" w:firstRow="0" w:lastRow="0" w:firstColumn="1" w:lastColumn="0" w:oddVBand="0" w:evenVBand="0" w:oddHBand="1" w:evenHBand="0" w:firstRowFirstColumn="0" w:firstRowLastColumn="0" w:lastRowFirstColumn="0" w:lastRowLastColumn="0"/>
              <w:rPr>
                <w:ins w:id="656" w:author="Brian Cullinan" w:date="2013-04-10T15:08:00Z"/>
                <w:rFonts w:cstheme="minorHAnsi"/>
                <w:b w:val="0"/>
                <w:sz w:val="24"/>
                <w:szCs w:val="24"/>
                <w:rPrChange w:id="657" w:author="Brian Cullinan" w:date="2013-04-10T15:13:00Z">
                  <w:rPr>
                    <w:ins w:id="658" w:author="Brian Cullinan" w:date="2013-04-10T15:08:00Z"/>
                    <w:rFonts w:cstheme="minorHAnsi"/>
                    <w:b w:val="0"/>
                    <w:bCs w:val="0"/>
                    <w:sz w:val="24"/>
                    <w:szCs w:val="24"/>
                  </w:rPr>
                </w:rPrChange>
              </w:rPr>
              <w:pPrChange w:id="659" w:author="Brian Cullinan" w:date="2013-04-10T15:17:00Z">
                <w:pPr>
                  <w:autoSpaceDE w:val="0"/>
                  <w:autoSpaceDN w:val="0"/>
                  <w:adjustRightInd w:val="0"/>
                  <w:spacing w:after="200" w:line="276" w:lineRule="auto"/>
                  <w:cnfStyle w:val="001000100000" w:firstRow="0" w:lastRow="0" w:firstColumn="1" w:lastColumn="0" w:oddVBand="0" w:evenVBand="0" w:oddHBand="1" w:evenHBand="0" w:firstRowFirstColumn="0" w:firstRowLastColumn="0" w:lastRowFirstColumn="0" w:lastRowLastColumn="0"/>
                </w:pPr>
              </w:pPrChange>
            </w:pPr>
          </w:p>
        </w:tc>
        <w:tc>
          <w:tcPr>
            <w:tcW w:w="1350" w:type="dxa"/>
            <w:vMerge/>
            <w:tcBorders>
              <w:top w:val="none" w:sz="0" w:space="0" w:color="auto"/>
              <w:bottom w:val="none" w:sz="0" w:space="0" w:color="auto"/>
            </w:tcBorders>
            <w:shd w:val="clear" w:color="auto" w:fill="EEECE1" w:themeFill="background2"/>
            <w:vAlign w:val="center"/>
            <w:tcPrChange w:id="660" w:author="Brian Cullinan" w:date="2013-04-10T15:17:00Z">
              <w:tcPr>
                <w:tcW w:w="1350" w:type="dxa"/>
                <w:gridSpan w:val="4"/>
                <w:vMerge/>
                <w:shd w:val="clear" w:color="auto" w:fill="EEECE1" w:themeFill="background2"/>
                <w:vAlign w:val="center"/>
              </w:tcPr>
            </w:tcPrChange>
          </w:tcPr>
          <w:p w:rsidR="000110D0" w:rsidRPr="00EA72CC"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661" w:author="Brian Cullinan" w:date="2013-04-10T15:06:00Z"/>
                <w:rFonts w:cstheme="minorHAnsi"/>
                <w:sz w:val="24"/>
                <w:szCs w:val="24"/>
                <w:rPrChange w:id="662" w:author="Brian Cullinan" w:date="2013-04-10T15:13:00Z">
                  <w:rPr>
                    <w:ins w:id="663" w:author="Brian Cullinan" w:date="2013-04-10T15:06:00Z"/>
                    <w:rFonts w:cstheme="minorHAnsi"/>
                    <w:b/>
                    <w:sz w:val="24"/>
                    <w:szCs w:val="24"/>
                  </w:rPr>
                </w:rPrChange>
              </w:rPr>
              <w:pPrChange w:id="664"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p>
        </w:tc>
        <w:tc>
          <w:tcPr>
            <w:tcW w:w="720" w:type="dxa"/>
            <w:vMerge/>
            <w:tcBorders>
              <w:top w:val="none" w:sz="0" w:space="0" w:color="auto"/>
              <w:bottom w:val="none" w:sz="0" w:space="0" w:color="auto"/>
            </w:tcBorders>
            <w:shd w:val="clear" w:color="auto" w:fill="FFFFFF" w:themeFill="background1"/>
            <w:vAlign w:val="center"/>
            <w:tcPrChange w:id="665" w:author="Brian Cullinan" w:date="2013-04-10T15:17:00Z">
              <w:tcPr>
                <w:tcW w:w="720" w:type="dxa"/>
                <w:gridSpan w:val="2"/>
                <w:vMerge/>
                <w:shd w:val="clear" w:color="auto" w:fill="FFFFFF" w:themeFill="background1"/>
                <w:vAlign w:val="center"/>
              </w:tcPr>
            </w:tcPrChange>
          </w:tcPr>
          <w:p w:rsidR="000110D0" w:rsidRPr="00AB3484"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666" w:author="Brian Cullinan" w:date="2013-04-10T14:52:00Z"/>
                <w:rFonts w:cstheme="minorHAnsi"/>
                <w:b/>
                <w:sz w:val="24"/>
                <w:szCs w:val="24"/>
              </w:rPr>
              <w:pPrChange w:id="667"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p>
        </w:tc>
        <w:tc>
          <w:tcPr>
            <w:tcW w:w="1440" w:type="dxa"/>
            <w:vMerge/>
            <w:tcBorders>
              <w:top w:val="none" w:sz="0" w:space="0" w:color="auto"/>
              <w:bottom w:val="none" w:sz="0" w:space="0" w:color="auto"/>
            </w:tcBorders>
            <w:vAlign w:val="center"/>
            <w:tcPrChange w:id="668" w:author="Brian Cullinan" w:date="2013-04-10T15:17:00Z">
              <w:tcPr>
                <w:tcW w:w="1440" w:type="dxa"/>
                <w:gridSpan w:val="4"/>
                <w:vMerge/>
                <w:vAlign w:val="center"/>
              </w:tcPr>
            </w:tcPrChange>
          </w:tcPr>
          <w:p w:rsidR="000110D0" w:rsidRPr="00875D24"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669" w:author="Brian Cullinan" w:date="2013-04-10T14:51:00Z"/>
                <w:rFonts w:cstheme="minorHAnsi"/>
                <w:sz w:val="24"/>
                <w:szCs w:val="24"/>
              </w:rPr>
              <w:pPrChange w:id="670"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p>
        </w:tc>
        <w:tc>
          <w:tcPr>
            <w:tcW w:w="2043" w:type="dxa"/>
            <w:vMerge/>
            <w:tcBorders>
              <w:top w:val="none" w:sz="0" w:space="0" w:color="auto"/>
              <w:bottom w:val="none" w:sz="0" w:space="0" w:color="auto"/>
            </w:tcBorders>
            <w:shd w:val="clear" w:color="auto" w:fill="EEECE1" w:themeFill="background2"/>
            <w:vAlign w:val="center"/>
            <w:tcPrChange w:id="671" w:author="Brian Cullinan" w:date="2013-04-10T15:17:00Z">
              <w:tcPr>
                <w:tcW w:w="2043" w:type="dxa"/>
                <w:gridSpan w:val="2"/>
                <w:vMerge/>
                <w:shd w:val="clear" w:color="auto" w:fill="EEECE1" w:themeFill="background2"/>
                <w:vAlign w:val="center"/>
              </w:tcPr>
            </w:tcPrChange>
          </w:tcPr>
          <w:p w:rsidR="000110D0"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672" w:author="Brian Cullinan" w:date="2013-04-10T14:51:00Z"/>
                <w:rFonts w:cstheme="minorHAnsi"/>
                <w:sz w:val="24"/>
                <w:szCs w:val="24"/>
              </w:rPr>
              <w:pPrChange w:id="673"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p>
        </w:tc>
        <w:tc>
          <w:tcPr>
            <w:tcW w:w="1577" w:type="dxa"/>
            <w:tcBorders>
              <w:top w:val="none" w:sz="0" w:space="0" w:color="auto"/>
              <w:bottom w:val="none" w:sz="0" w:space="0" w:color="auto"/>
            </w:tcBorders>
            <w:shd w:val="clear" w:color="auto" w:fill="EEECE1" w:themeFill="background2"/>
            <w:vAlign w:val="center"/>
            <w:tcPrChange w:id="674" w:author="Brian Cullinan" w:date="2013-04-10T15:17:00Z">
              <w:tcPr>
                <w:tcW w:w="1577" w:type="dxa"/>
                <w:gridSpan w:val="2"/>
                <w:shd w:val="clear" w:color="auto" w:fill="EEECE1" w:themeFill="background2"/>
                <w:vAlign w:val="center"/>
              </w:tcPr>
            </w:tcPrChange>
          </w:tcPr>
          <w:p w:rsidR="000110D0"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675" w:author="Brian Cullinan" w:date="2013-04-10T14:51:00Z"/>
                <w:rFonts w:cstheme="minorHAnsi"/>
                <w:sz w:val="24"/>
                <w:szCs w:val="24"/>
              </w:rPr>
              <w:pPrChange w:id="676"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677" w:author="Brian Cullinan" w:date="2013-04-10T14:51:00Z">
              <w:r>
                <w:rPr>
                  <w:rFonts w:cstheme="minorHAnsi"/>
                  <w:sz w:val="24"/>
                  <w:szCs w:val="24"/>
                </w:rPr>
                <w:t>False</w:t>
              </w:r>
            </w:ins>
          </w:p>
        </w:tc>
        <w:tc>
          <w:tcPr>
            <w:tcW w:w="2250" w:type="dxa"/>
            <w:tcBorders>
              <w:top w:val="none" w:sz="0" w:space="0" w:color="auto"/>
              <w:bottom w:val="none" w:sz="0" w:space="0" w:color="auto"/>
              <w:right w:val="none" w:sz="0" w:space="0" w:color="auto"/>
            </w:tcBorders>
            <w:shd w:val="clear" w:color="auto" w:fill="EEECE1" w:themeFill="background2"/>
            <w:vAlign w:val="center"/>
            <w:tcPrChange w:id="678" w:author="Brian Cullinan" w:date="2013-04-10T15:17:00Z">
              <w:tcPr>
                <w:tcW w:w="2250" w:type="dxa"/>
                <w:gridSpan w:val="3"/>
                <w:shd w:val="clear" w:color="auto" w:fill="EEECE1" w:themeFill="background2"/>
                <w:vAlign w:val="center"/>
              </w:tcPr>
            </w:tcPrChange>
          </w:tcPr>
          <w:p w:rsidR="000110D0"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679" w:author="Brian Cullinan" w:date="2013-04-10T14:51:00Z"/>
                <w:rFonts w:cstheme="minorHAnsi"/>
                <w:sz w:val="24"/>
                <w:szCs w:val="24"/>
              </w:rPr>
              <w:pPrChange w:id="680"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681" w:author="Brian Cullinan" w:date="2013-04-10T14:51:00Z">
              <w:r>
                <w:rPr>
                  <w:rFonts w:cstheme="minorHAnsi"/>
                  <w:sz w:val="24"/>
                  <w:szCs w:val="24"/>
                </w:rPr>
                <w:t>False</w:t>
              </w:r>
            </w:ins>
          </w:p>
        </w:tc>
      </w:tr>
      <w:tr w:rsidR="000110D0" w:rsidTr="00FD64F3">
        <w:tblPrEx>
          <w:tblPrExChange w:id="682" w:author="Brian Cullinan" w:date="2013-04-10T15:17:00Z">
            <w:tblPrEx>
              <w:tblW w:w="11138" w:type="dxa"/>
              <w:tblInd w:w="1026" w:type="dxa"/>
            </w:tblPrEx>
          </w:tblPrExChange>
        </w:tblPrEx>
        <w:trPr>
          <w:jc w:val="center"/>
          <w:ins w:id="683" w:author="Brian Cullinan" w:date="2013-04-10T14:51:00Z"/>
          <w:trPrChange w:id="684" w:author="Brian Cullinan" w:date="2013-04-10T15:17: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640" w:type="dxa"/>
            <w:vMerge/>
            <w:shd w:val="clear" w:color="auto" w:fill="FFFFFF" w:themeFill="background1"/>
            <w:vAlign w:val="center"/>
            <w:tcPrChange w:id="685" w:author="Brian Cullinan" w:date="2013-04-10T15:17:00Z">
              <w:tcPr>
                <w:tcW w:w="1677" w:type="dxa"/>
                <w:gridSpan w:val="4"/>
                <w:vMerge/>
                <w:shd w:val="clear" w:color="auto" w:fill="FFFFFF" w:themeFill="background1"/>
              </w:tcPr>
            </w:tcPrChange>
          </w:tcPr>
          <w:p w:rsidR="000110D0" w:rsidRPr="00EA72CC" w:rsidRDefault="000110D0">
            <w:pPr>
              <w:autoSpaceDE w:val="0"/>
              <w:autoSpaceDN w:val="0"/>
              <w:adjustRightInd w:val="0"/>
              <w:rPr>
                <w:ins w:id="686" w:author="Brian Cullinan" w:date="2013-04-10T15:08:00Z"/>
                <w:rFonts w:cstheme="minorHAnsi"/>
                <w:b w:val="0"/>
                <w:sz w:val="24"/>
                <w:szCs w:val="24"/>
                <w:rPrChange w:id="687" w:author="Brian Cullinan" w:date="2013-04-10T15:13:00Z">
                  <w:rPr>
                    <w:ins w:id="688" w:author="Brian Cullinan" w:date="2013-04-10T15:08:00Z"/>
                    <w:rFonts w:cstheme="minorHAnsi"/>
                    <w:b w:val="0"/>
                    <w:bCs w:val="0"/>
                    <w:sz w:val="24"/>
                    <w:szCs w:val="24"/>
                  </w:rPr>
                </w:rPrChange>
              </w:rPr>
              <w:pPrChange w:id="689" w:author="Brian Cullinan" w:date="2013-04-10T15:17:00Z">
                <w:pPr>
                  <w:autoSpaceDE w:val="0"/>
                  <w:autoSpaceDN w:val="0"/>
                  <w:adjustRightInd w:val="0"/>
                  <w:spacing w:after="200" w:line="276" w:lineRule="auto"/>
                </w:pPr>
              </w:pPrChange>
            </w:pPr>
          </w:p>
        </w:tc>
        <w:tc>
          <w:tcPr>
            <w:tcW w:w="1350" w:type="dxa"/>
            <w:vMerge/>
            <w:shd w:val="clear" w:color="auto" w:fill="EEECE1" w:themeFill="background2"/>
            <w:vAlign w:val="center"/>
            <w:tcPrChange w:id="690" w:author="Brian Cullinan" w:date="2013-04-10T15:17:00Z">
              <w:tcPr>
                <w:tcW w:w="1296" w:type="dxa"/>
                <w:gridSpan w:val="2"/>
                <w:vMerge/>
                <w:shd w:val="clear" w:color="auto" w:fill="FFFFFF" w:themeFill="background1"/>
              </w:tcPr>
            </w:tcPrChange>
          </w:tcPr>
          <w:p w:rsidR="000110D0" w:rsidRPr="00EA72CC"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691" w:author="Brian Cullinan" w:date="2013-04-10T15:06:00Z"/>
                <w:rFonts w:cstheme="minorHAnsi"/>
                <w:sz w:val="24"/>
                <w:szCs w:val="24"/>
                <w:rPrChange w:id="692" w:author="Brian Cullinan" w:date="2013-04-10T15:13:00Z">
                  <w:rPr>
                    <w:ins w:id="693" w:author="Brian Cullinan" w:date="2013-04-10T15:06:00Z"/>
                    <w:rFonts w:cstheme="minorHAnsi"/>
                    <w:b/>
                    <w:sz w:val="24"/>
                    <w:szCs w:val="24"/>
                  </w:rPr>
                </w:rPrChange>
              </w:rPr>
              <w:pPrChange w:id="694"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p>
        </w:tc>
        <w:tc>
          <w:tcPr>
            <w:tcW w:w="720" w:type="dxa"/>
            <w:vMerge/>
            <w:shd w:val="clear" w:color="auto" w:fill="FFFFFF" w:themeFill="background1"/>
            <w:vAlign w:val="center"/>
            <w:tcPrChange w:id="695" w:author="Brian Cullinan" w:date="2013-04-10T15:17:00Z">
              <w:tcPr>
                <w:tcW w:w="682" w:type="dxa"/>
                <w:gridSpan w:val="2"/>
                <w:vMerge/>
                <w:shd w:val="clear" w:color="auto" w:fill="FFFFFF" w:themeFill="background1"/>
                <w:vAlign w:val="center"/>
              </w:tcPr>
            </w:tcPrChange>
          </w:tcPr>
          <w:p w:rsidR="000110D0" w:rsidRPr="00AB3484"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696" w:author="Brian Cullinan" w:date="2013-04-10T14:52:00Z"/>
                <w:rFonts w:cstheme="minorHAnsi"/>
                <w:b/>
                <w:sz w:val="24"/>
                <w:szCs w:val="24"/>
              </w:rPr>
              <w:pPrChange w:id="697"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p>
        </w:tc>
        <w:tc>
          <w:tcPr>
            <w:tcW w:w="1440" w:type="dxa"/>
            <w:vMerge w:val="restart"/>
            <w:shd w:val="clear" w:color="auto" w:fill="EEECE1" w:themeFill="background2"/>
            <w:vAlign w:val="center"/>
            <w:tcPrChange w:id="698" w:author="Brian Cullinan" w:date="2013-04-10T15:17:00Z">
              <w:tcPr>
                <w:tcW w:w="1468" w:type="dxa"/>
                <w:gridSpan w:val="4"/>
                <w:vMerge w:val="restart"/>
                <w:shd w:val="clear" w:color="auto" w:fill="EEECE1" w:themeFill="background2"/>
                <w:vAlign w:val="center"/>
              </w:tcPr>
            </w:tcPrChange>
          </w:tcPr>
          <w:p w:rsidR="000110D0" w:rsidRPr="00875D24"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699" w:author="Brian Cullinan" w:date="2013-04-10T14:51:00Z"/>
                <w:rFonts w:cstheme="minorHAnsi"/>
                <w:sz w:val="24"/>
                <w:szCs w:val="24"/>
              </w:rPr>
              <w:pPrChange w:id="700"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701" w:author="Brian Cullinan" w:date="2013-04-10T14:51:00Z">
              <w:r w:rsidRPr="00875D24">
                <w:rPr>
                  <w:rFonts w:cstheme="minorHAnsi"/>
                  <w:sz w:val="24"/>
                  <w:szCs w:val="24"/>
                </w:rPr>
                <w:t>False</w:t>
              </w:r>
            </w:ins>
          </w:p>
        </w:tc>
        <w:tc>
          <w:tcPr>
            <w:tcW w:w="2043" w:type="dxa"/>
            <w:vMerge w:val="restart"/>
            <w:vAlign w:val="center"/>
            <w:tcPrChange w:id="702" w:author="Brian Cullinan" w:date="2013-04-10T15:17:00Z">
              <w:tcPr>
                <w:tcW w:w="2070" w:type="dxa"/>
                <w:gridSpan w:val="3"/>
                <w:vMerge w:val="restart"/>
                <w:vAlign w:val="center"/>
              </w:tcPr>
            </w:tcPrChange>
          </w:tcPr>
          <w:p w:rsidR="000110D0"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703" w:author="Brian Cullinan" w:date="2013-04-10T14:51:00Z"/>
                <w:rFonts w:cstheme="minorHAnsi"/>
                <w:sz w:val="24"/>
                <w:szCs w:val="24"/>
              </w:rPr>
              <w:pPrChange w:id="704"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705" w:author="Brian Cullinan" w:date="2013-04-10T14:51:00Z">
              <w:r>
                <w:rPr>
                  <w:rFonts w:cstheme="minorHAnsi"/>
                  <w:sz w:val="24"/>
                  <w:szCs w:val="24"/>
                </w:rPr>
                <w:t>True</w:t>
              </w:r>
            </w:ins>
          </w:p>
        </w:tc>
        <w:tc>
          <w:tcPr>
            <w:tcW w:w="1577" w:type="dxa"/>
            <w:vAlign w:val="center"/>
            <w:tcPrChange w:id="706" w:author="Brian Cullinan" w:date="2013-04-10T15:17:00Z">
              <w:tcPr>
                <w:tcW w:w="1620" w:type="dxa"/>
                <w:gridSpan w:val="3"/>
                <w:vAlign w:val="center"/>
              </w:tcPr>
            </w:tcPrChange>
          </w:tcPr>
          <w:p w:rsidR="000110D0"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707" w:author="Brian Cullinan" w:date="2013-04-10T14:51:00Z"/>
                <w:rFonts w:cstheme="minorHAnsi"/>
                <w:sz w:val="24"/>
                <w:szCs w:val="24"/>
              </w:rPr>
              <w:pPrChange w:id="708"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709" w:author="Brian Cullinan" w:date="2013-04-10T14:51:00Z">
              <w:r>
                <w:rPr>
                  <w:rFonts w:cstheme="minorHAnsi"/>
                  <w:sz w:val="24"/>
                  <w:szCs w:val="24"/>
                </w:rPr>
                <w:t>True</w:t>
              </w:r>
            </w:ins>
          </w:p>
        </w:tc>
        <w:tc>
          <w:tcPr>
            <w:tcW w:w="2250" w:type="dxa"/>
            <w:vAlign w:val="center"/>
            <w:tcPrChange w:id="710" w:author="Brian Cullinan" w:date="2013-04-10T15:17:00Z">
              <w:tcPr>
                <w:tcW w:w="2325" w:type="dxa"/>
                <w:gridSpan w:val="3"/>
                <w:vAlign w:val="center"/>
              </w:tcPr>
            </w:tcPrChange>
          </w:tcPr>
          <w:p w:rsidR="000110D0"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711" w:author="Brian Cullinan" w:date="2013-04-10T14:51:00Z"/>
                <w:rFonts w:cstheme="minorHAnsi"/>
                <w:sz w:val="24"/>
                <w:szCs w:val="24"/>
              </w:rPr>
              <w:pPrChange w:id="712"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713" w:author="Brian Cullinan" w:date="2013-04-10T14:51:00Z">
              <w:r>
                <w:rPr>
                  <w:rFonts w:cstheme="minorHAnsi"/>
                  <w:sz w:val="24"/>
                  <w:szCs w:val="24"/>
                </w:rPr>
                <w:t>True</w:t>
              </w:r>
            </w:ins>
          </w:p>
        </w:tc>
      </w:tr>
      <w:tr w:rsidR="00FD64F3" w:rsidTr="004D466C">
        <w:tblPrEx>
          <w:tblPrExChange w:id="714" w:author="Brian Cullinan" w:date="2013-04-10T15:17:00Z">
            <w:tblPrEx>
              <w:tblW w:w="11020" w:type="dxa"/>
              <w:tblInd w:w="1026" w:type="dxa"/>
            </w:tblPrEx>
          </w:tblPrExChange>
        </w:tblPrEx>
        <w:trPr>
          <w:cnfStyle w:val="000000100000" w:firstRow="0" w:lastRow="0" w:firstColumn="0" w:lastColumn="0" w:oddVBand="0" w:evenVBand="0" w:oddHBand="1" w:evenHBand="0" w:firstRowFirstColumn="0" w:firstRowLastColumn="0" w:lastRowFirstColumn="0" w:lastRowLastColumn="0"/>
          <w:jc w:val="center"/>
          <w:ins w:id="715" w:author="Brian Cullinan" w:date="2013-04-10T14:51:00Z"/>
          <w:trPrChange w:id="716" w:author="Brian Cullinan" w:date="2013-04-10T15:17: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640" w:type="dxa"/>
            <w:vMerge w:val="restart"/>
            <w:tcBorders>
              <w:top w:val="none" w:sz="0" w:space="0" w:color="auto"/>
              <w:left w:val="none" w:sz="0" w:space="0" w:color="auto"/>
              <w:bottom w:val="none" w:sz="0" w:space="0" w:color="auto"/>
            </w:tcBorders>
            <w:shd w:val="clear" w:color="auto" w:fill="EEECE1" w:themeFill="background2"/>
            <w:vAlign w:val="center"/>
            <w:tcPrChange w:id="717" w:author="Brian Cullinan" w:date="2013-04-10T15:17:00Z">
              <w:tcPr>
                <w:tcW w:w="1640" w:type="dxa"/>
                <w:gridSpan w:val="3"/>
                <w:vMerge w:val="restart"/>
                <w:shd w:val="clear" w:color="auto" w:fill="EEECE1" w:themeFill="background2"/>
                <w:vAlign w:val="center"/>
              </w:tcPr>
            </w:tcPrChange>
          </w:tcPr>
          <w:p w:rsidR="000110D0" w:rsidRPr="00FE502F" w:rsidRDefault="000110D0">
            <w:pPr>
              <w:autoSpaceDE w:val="0"/>
              <w:autoSpaceDN w:val="0"/>
              <w:adjustRightInd w:val="0"/>
              <w:cnfStyle w:val="001000100000" w:firstRow="0" w:lastRow="0" w:firstColumn="1" w:lastColumn="0" w:oddVBand="0" w:evenVBand="0" w:oddHBand="1" w:evenHBand="0" w:firstRowFirstColumn="0" w:firstRowLastColumn="0" w:lastRowFirstColumn="0" w:lastRowLastColumn="0"/>
              <w:rPr>
                <w:ins w:id="718" w:author="Brian Cullinan" w:date="2013-04-10T15:08:00Z"/>
                <w:rFonts w:cstheme="minorHAnsi"/>
                <w:b w:val="0"/>
                <w:sz w:val="24"/>
                <w:szCs w:val="24"/>
              </w:rPr>
              <w:pPrChange w:id="719" w:author="Brian Cullinan" w:date="2013-04-10T15:17:00Z">
                <w:pPr>
                  <w:autoSpaceDE w:val="0"/>
                  <w:autoSpaceDN w:val="0"/>
                  <w:adjustRightInd w:val="0"/>
                  <w:spacing w:after="200" w:line="276" w:lineRule="auto"/>
                  <w:cnfStyle w:val="001000100000" w:firstRow="0" w:lastRow="0" w:firstColumn="1" w:lastColumn="0" w:oddVBand="0" w:evenVBand="0" w:oddHBand="1" w:evenHBand="0" w:firstRowFirstColumn="0" w:firstRowLastColumn="0" w:lastRowFirstColumn="0" w:lastRowLastColumn="0"/>
                </w:pPr>
              </w:pPrChange>
            </w:pPr>
            <w:ins w:id="720" w:author="Brian Cullinan" w:date="2013-04-10T15:08:00Z">
              <w:r w:rsidRPr="00EA72CC">
                <w:rPr>
                  <w:rFonts w:cstheme="minorHAnsi"/>
                  <w:sz w:val="24"/>
                  <w:szCs w:val="24"/>
                </w:rPr>
                <w:t>False</w:t>
              </w:r>
            </w:ins>
          </w:p>
        </w:tc>
        <w:tc>
          <w:tcPr>
            <w:tcW w:w="1350" w:type="dxa"/>
            <w:vMerge w:val="restart"/>
            <w:tcBorders>
              <w:top w:val="none" w:sz="0" w:space="0" w:color="auto"/>
              <w:bottom w:val="none" w:sz="0" w:space="0" w:color="auto"/>
            </w:tcBorders>
            <w:shd w:val="clear" w:color="auto" w:fill="FFFFFF" w:themeFill="background1"/>
            <w:vAlign w:val="center"/>
            <w:tcPrChange w:id="721" w:author="Brian Cullinan" w:date="2013-04-10T15:17:00Z">
              <w:tcPr>
                <w:tcW w:w="1350" w:type="dxa"/>
                <w:gridSpan w:val="4"/>
                <w:vMerge w:val="restart"/>
                <w:shd w:val="clear" w:color="auto" w:fill="FFFFFF" w:themeFill="background1"/>
                <w:vAlign w:val="center"/>
              </w:tcPr>
            </w:tcPrChange>
          </w:tcPr>
          <w:p w:rsidR="000110D0" w:rsidRPr="00EA72CC"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722" w:author="Brian Cullinan" w:date="2013-04-10T15:06:00Z"/>
                <w:rFonts w:cstheme="minorHAnsi"/>
                <w:sz w:val="24"/>
                <w:szCs w:val="24"/>
                <w:rPrChange w:id="723" w:author="Brian Cullinan" w:date="2013-04-10T15:13:00Z">
                  <w:rPr>
                    <w:ins w:id="724" w:author="Brian Cullinan" w:date="2013-04-10T15:06:00Z"/>
                    <w:rFonts w:cstheme="minorHAnsi"/>
                    <w:b/>
                    <w:sz w:val="24"/>
                    <w:szCs w:val="24"/>
                  </w:rPr>
                </w:rPrChange>
              </w:rPr>
              <w:pPrChange w:id="725"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726" w:author="Brian Cullinan" w:date="2013-04-10T15:07:00Z">
              <w:r w:rsidRPr="00EA72CC">
                <w:rPr>
                  <w:rFonts w:cstheme="minorHAnsi"/>
                  <w:sz w:val="24"/>
                  <w:szCs w:val="24"/>
                  <w:rPrChange w:id="727" w:author="Brian Cullinan" w:date="2013-04-10T15:13:00Z">
                    <w:rPr>
                      <w:rFonts w:cstheme="minorHAnsi"/>
                      <w:b/>
                      <w:sz w:val="24"/>
                      <w:szCs w:val="24"/>
                    </w:rPr>
                  </w:rPrChange>
                </w:rPr>
                <w:t>True</w:t>
              </w:r>
            </w:ins>
          </w:p>
        </w:tc>
        <w:tc>
          <w:tcPr>
            <w:tcW w:w="720" w:type="dxa"/>
            <w:vMerge/>
            <w:tcBorders>
              <w:top w:val="none" w:sz="0" w:space="0" w:color="auto"/>
              <w:bottom w:val="none" w:sz="0" w:space="0" w:color="auto"/>
            </w:tcBorders>
            <w:shd w:val="clear" w:color="auto" w:fill="FFFFFF" w:themeFill="background1"/>
            <w:vAlign w:val="center"/>
            <w:tcPrChange w:id="728" w:author="Brian Cullinan" w:date="2013-04-10T15:17:00Z">
              <w:tcPr>
                <w:tcW w:w="720" w:type="dxa"/>
                <w:gridSpan w:val="2"/>
                <w:vMerge/>
                <w:shd w:val="clear" w:color="auto" w:fill="FFFFFF" w:themeFill="background1"/>
                <w:vAlign w:val="center"/>
              </w:tcPr>
            </w:tcPrChange>
          </w:tcPr>
          <w:p w:rsidR="000110D0" w:rsidRPr="00CF7BDC"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729" w:author="Brian Cullinan" w:date="2013-04-10T14:52:00Z"/>
                <w:rFonts w:cstheme="minorHAnsi"/>
                <w:b/>
                <w:sz w:val="24"/>
                <w:szCs w:val="24"/>
              </w:rPr>
              <w:pPrChange w:id="730"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p>
        </w:tc>
        <w:tc>
          <w:tcPr>
            <w:tcW w:w="1440" w:type="dxa"/>
            <w:vMerge/>
            <w:tcBorders>
              <w:top w:val="none" w:sz="0" w:space="0" w:color="auto"/>
              <w:bottom w:val="none" w:sz="0" w:space="0" w:color="auto"/>
            </w:tcBorders>
            <w:shd w:val="clear" w:color="auto" w:fill="EEECE1" w:themeFill="background2"/>
            <w:vAlign w:val="center"/>
            <w:tcPrChange w:id="731" w:author="Brian Cullinan" w:date="2013-04-10T15:17:00Z">
              <w:tcPr>
                <w:tcW w:w="1440" w:type="dxa"/>
                <w:gridSpan w:val="4"/>
                <w:vMerge/>
                <w:shd w:val="clear" w:color="auto" w:fill="EEECE1" w:themeFill="background2"/>
                <w:vAlign w:val="center"/>
              </w:tcPr>
            </w:tcPrChange>
          </w:tcPr>
          <w:p w:rsidR="000110D0" w:rsidRPr="00CF7BDC"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732" w:author="Brian Cullinan" w:date="2013-04-10T14:51:00Z"/>
                <w:rFonts w:cstheme="minorHAnsi"/>
                <w:b/>
                <w:sz w:val="24"/>
                <w:szCs w:val="24"/>
              </w:rPr>
              <w:pPrChange w:id="733"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p>
        </w:tc>
        <w:tc>
          <w:tcPr>
            <w:tcW w:w="2043" w:type="dxa"/>
            <w:vMerge/>
            <w:tcBorders>
              <w:top w:val="none" w:sz="0" w:space="0" w:color="auto"/>
              <w:bottom w:val="none" w:sz="0" w:space="0" w:color="auto"/>
            </w:tcBorders>
            <w:vAlign w:val="center"/>
            <w:tcPrChange w:id="734" w:author="Brian Cullinan" w:date="2013-04-10T15:17:00Z">
              <w:tcPr>
                <w:tcW w:w="2043" w:type="dxa"/>
                <w:gridSpan w:val="2"/>
                <w:vMerge/>
                <w:vAlign w:val="center"/>
              </w:tcPr>
            </w:tcPrChange>
          </w:tcPr>
          <w:p w:rsidR="000110D0"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735" w:author="Brian Cullinan" w:date="2013-04-10T14:51:00Z"/>
                <w:rFonts w:cstheme="minorHAnsi"/>
                <w:sz w:val="24"/>
                <w:szCs w:val="24"/>
              </w:rPr>
              <w:pPrChange w:id="736"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p>
        </w:tc>
        <w:tc>
          <w:tcPr>
            <w:tcW w:w="1577" w:type="dxa"/>
            <w:tcBorders>
              <w:top w:val="none" w:sz="0" w:space="0" w:color="auto"/>
              <w:bottom w:val="none" w:sz="0" w:space="0" w:color="auto"/>
            </w:tcBorders>
            <w:shd w:val="clear" w:color="auto" w:fill="EEECE1" w:themeFill="background2"/>
            <w:vAlign w:val="center"/>
            <w:tcPrChange w:id="737" w:author="Brian Cullinan" w:date="2013-04-10T15:17:00Z">
              <w:tcPr>
                <w:tcW w:w="1577" w:type="dxa"/>
                <w:gridSpan w:val="2"/>
                <w:shd w:val="clear" w:color="auto" w:fill="EEECE1" w:themeFill="background2"/>
                <w:vAlign w:val="center"/>
              </w:tcPr>
            </w:tcPrChange>
          </w:tcPr>
          <w:p w:rsidR="000110D0"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738" w:author="Brian Cullinan" w:date="2013-04-10T14:51:00Z"/>
                <w:rFonts w:cstheme="minorHAnsi"/>
                <w:sz w:val="24"/>
                <w:szCs w:val="24"/>
              </w:rPr>
              <w:pPrChange w:id="739"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740" w:author="Brian Cullinan" w:date="2013-04-10T14:51:00Z">
              <w:r>
                <w:rPr>
                  <w:rFonts w:cstheme="minorHAnsi"/>
                  <w:sz w:val="24"/>
                  <w:szCs w:val="24"/>
                </w:rPr>
                <w:t>False</w:t>
              </w:r>
            </w:ins>
          </w:p>
        </w:tc>
        <w:tc>
          <w:tcPr>
            <w:tcW w:w="2250" w:type="dxa"/>
            <w:tcBorders>
              <w:top w:val="none" w:sz="0" w:space="0" w:color="auto"/>
              <w:bottom w:val="none" w:sz="0" w:space="0" w:color="auto"/>
              <w:right w:val="none" w:sz="0" w:space="0" w:color="auto"/>
            </w:tcBorders>
            <w:shd w:val="clear" w:color="auto" w:fill="EEECE1" w:themeFill="background2"/>
            <w:vAlign w:val="center"/>
            <w:tcPrChange w:id="741" w:author="Brian Cullinan" w:date="2013-04-10T15:17:00Z">
              <w:tcPr>
                <w:tcW w:w="2250" w:type="dxa"/>
                <w:gridSpan w:val="3"/>
                <w:shd w:val="clear" w:color="auto" w:fill="EEECE1" w:themeFill="background2"/>
                <w:vAlign w:val="center"/>
              </w:tcPr>
            </w:tcPrChange>
          </w:tcPr>
          <w:p w:rsidR="000110D0"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742" w:author="Brian Cullinan" w:date="2013-04-10T14:51:00Z"/>
                <w:rFonts w:cstheme="minorHAnsi"/>
                <w:sz w:val="24"/>
                <w:szCs w:val="24"/>
              </w:rPr>
              <w:pPrChange w:id="743"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744" w:author="Brian Cullinan" w:date="2013-04-10T14:51:00Z">
              <w:r>
                <w:rPr>
                  <w:rFonts w:cstheme="minorHAnsi"/>
                  <w:sz w:val="24"/>
                  <w:szCs w:val="24"/>
                </w:rPr>
                <w:t>False</w:t>
              </w:r>
            </w:ins>
          </w:p>
        </w:tc>
      </w:tr>
      <w:tr w:rsidR="00FE502F" w:rsidTr="00FD64F3">
        <w:trPr>
          <w:jc w:val="center"/>
          <w:ins w:id="745" w:author="Brian Cullinan" w:date="2013-04-10T14:51:00Z"/>
        </w:trPr>
        <w:tc>
          <w:tcPr>
            <w:cnfStyle w:val="001000000000" w:firstRow="0" w:lastRow="0" w:firstColumn="1" w:lastColumn="0" w:oddVBand="0" w:evenVBand="0" w:oddHBand="0" w:evenHBand="0" w:firstRowFirstColumn="0" w:firstRowLastColumn="0" w:lastRowFirstColumn="0" w:lastRowLastColumn="0"/>
            <w:tcW w:w="1640" w:type="dxa"/>
            <w:vMerge/>
            <w:shd w:val="clear" w:color="auto" w:fill="EEECE1" w:themeFill="background2"/>
            <w:vAlign w:val="center"/>
          </w:tcPr>
          <w:p w:rsidR="000110D0" w:rsidRPr="00EA72CC" w:rsidRDefault="000110D0">
            <w:pPr>
              <w:autoSpaceDE w:val="0"/>
              <w:autoSpaceDN w:val="0"/>
              <w:adjustRightInd w:val="0"/>
              <w:rPr>
                <w:ins w:id="746" w:author="Brian Cullinan" w:date="2013-04-10T15:08:00Z"/>
                <w:rFonts w:cstheme="minorHAnsi"/>
                <w:b w:val="0"/>
                <w:sz w:val="24"/>
                <w:szCs w:val="24"/>
                <w:rPrChange w:id="747" w:author="Brian Cullinan" w:date="2013-04-10T15:13:00Z">
                  <w:rPr>
                    <w:ins w:id="748" w:author="Brian Cullinan" w:date="2013-04-10T15:08:00Z"/>
                    <w:rFonts w:cstheme="minorHAnsi"/>
                    <w:b w:val="0"/>
                    <w:bCs w:val="0"/>
                    <w:sz w:val="24"/>
                    <w:szCs w:val="24"/>
                  </w:rPr>
                </w:rPrChange>
              </w:rPr>
              <w:pPrChange w:id="749" w:author="Brian Cullinan" w:date="2013-04-10T15:17:00Z">
                <w:pPr>
                  <w:autoSpaceDE w:val="0"/>
                  <w:autoSpaceDN w:val="0"/>
                  <w:adjustRightInd w:val="0"/>
                  <w:spacing w:after="200" w:line="276" w:lineRule="auto"/>
                </w:pPr>
              </w:pPrChange>
            </w:pPr>
          </w:p>
        </w:tc>
        <w:tc>
          <w:tcPr>
            <w:tcW w:w="1350" w:type="dxa"/>
            <w:vMerge/>
            <w:shd w:val="clear" w:color="auto" w:fill="FFFFFF" w:themeFill="background1"/>
            <w:vAlign w:val="center"/>
          </w:tcPr>
          <w:p w:rsidR="000110D0" w:rsidRPr="00EA72CC"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750" w:author="Brian Cullinan" w:date="2013-04-10T15:06:00Z"/>
                <w:rFonts w:cstheme="minorHAnsi"/>
                <w:sz w:val="24"/>
                <w:szCs w:val="24"/>
                <w:rPrChange w:id="751" w:author="Brian Cullinan" w:date="2013-04-10T15:13:00Z">
                  <w:rPr>
                    <w:ins w:id="752" w:author="Brian Cullinan" w:date="2013-04-10T15:06:00Z"/>
                    <w:rFonts w:cstheme="minorHAnsi"/>
                    <w:b/>
                    <w:sz w:val="24"/>
                    <w:szCs w:val="24"/>
                  </w:rPr>
                </w:rPrChange>
              </w:rPr>
              <w:pPrChange w:id="753"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p>
        </w:tc>
        <w:tc>
          <w:tcPr>
            <w:tcW w:w="720" w:type="dxa"/>
            <w:vMerge/>
            <w:shd w:val="clear" w:color="auto" w:fill="FFFFFF" w:themeFill="background1"/>
            <w:vAlign w:val="center"/>
          </w:tcPr>
          <w:p w:rsidR="000110D0" w:rsidRPr="00CF7BDC"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754" w:author="Brian Cullinan" w:date="2013-04-10T14:52:00Z"/>
                <w:rFonts w:cstheme="minorHAnsi"/>
                <w:b/>
                <w:sz w:val="24"/>
                <w:szCs w:val="24"/>
              </w:rPr>
              <w:pPrChange w:id="755"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p>
        </w:tc>
        <w:tc>
          <w:tcPr>
            <w:tcW w:w="1440" w:type="dxa"/>
            <w:vMerge/>
            <w:shd w:val="clear" w:color="auto" w:fill="EEECE1" w:themeFill="background2"/>
            <w:vAlign w:val="center"/>
          </w:tcPr>
          <w:p w:rsidR="000110D0" w:rsidRPr="00CF7BDC"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756" w:author="Brian Cullinan" w:date="2013-04-10T14:51:00Z"/>
                <w:rFonts w:cstheme="minorHAnsi"/>
                <w:b/>
                <w:sz w:val="24"/>
                <w:szCs w:val="24"/>
              </w:rPr>
              <w:pPrChange w:id="757"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p>
        </w:tc>
        <w:tc>
          <w:tcPr>
            <w:tcW w:w="2043" w:type="dxa"/>
            <w:vMerge w:val="restart"/>
            <w:shd w:val="clear" w:color="auto" w:fill="EEECE1" w:themeFill="background2"/>
            <w:vAlign w:val="center"/>
          </w:tcPr>
          <w:p w:rsidR="000110D0"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758" w:author="Brian Cullinan" w:date="2013-04-10T14:51:00Z"/>
                <w:rFonts w:cstheme="minorHAnsi"/>
                <w:sz w:val="24"/>
                <w:szCs w:val="24"/>
              </w:rPr>
              <w:pPrChange w:id="759"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760" w:author="Brian Cullinan" w:date="2013-04-10T14:51:00Z">
              <w:r>
                <w:rPr>
                  <w:rFonts w:cstheme="minorHAnsi"/>
                  <w:sz w:val="24"/>
                  <w:szCs w:val="24"/>
                </w:rPr>
                <w:t>False</w:t>
              </w:r>
            </w:ins>
          </w:p>
        </w:tc>
        <w:tc>
          <w:tcPr>
            <w:tcW w:w="1577" w:type="dxa"/>
            <w:vAlign w:val="center"/>
          </w:tcPr>
          <w:p w:rsidR="000110D0"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761" w:author="Brian Cullinan" w:date="2013-04-10T14:51:00Z"/>
                <w:rFonts w:cstheme="minorHAnsi"/>
                <w:sz w:val="24"/>
                <w:szCs w:val="24"/>
              </w:rPr>
              <w:pPrChange w:id="762"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763" w:author="Brian Cullinan" w:date="2013-04-10T14:51:00Z">
              <w:r>
                <w:rPr>
                  <w:rFonts w:cstheme="minorHAnsi"/>
                  <w:sz w:val="24"/>
                  <w:szCs w:val="24"/>
                </w:rPr>
                <w:t>True</w:t>
              </w:r>
            </w:ins>
          </w:p>
        </w:tc>
        <w:tc>
          <w:tcPr>
            <w:tcW w:w="2250" w:type="dxa"/>
            <w:shd w:val="clear" w:color="auto" w:fill="EEECE1" w:themeFill="background2"/>
            <w:vAlign w:val="center"/>
          </w:tcPr>
          <w:p w:rsidR="000110D0"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764" w:author="Brian Cullinan" w:date="2013-04-10T14:51:00Z"/>
                <w:rFonts w:cstheme="minorHAnsi"/>
                <w:sz w:val="24"/>
                <w:szCs w:val="24"/>
              </w:rPr>
              <w:pPrChange w:id="765"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766" w:author="Brian Cullinan" w:date="2013-04-10T14:51:00Z">
              <w:r>
                <w:rPr>
                  <w:rFonts w:cstheme="minorHAnsi"/>
                  <w:sz w:val="24"/>
                  <w:szCs w:val="24"/>
                </w:rPr>
                <w:t>False</w:t>
              </w:r>
            </w:ins>
          </w:p>
        </w:tc>
      </w:tr>
      <w:tr w:rsidR="00FD64F3" w:rsidTr="004D466C">
        <w:tblPrEx>
          <w:tblPrExChange w:id="767" w:author="Brian Cullinan" w:date="2013-04-10T15:17:00Z">
            <w:tblPrEx>
              <w:tblW w:w="11020" w:type="dxa"/>
              <w:tblInd w:w="1026" w:type="dxa"/>
            </w:tblPrEx>
          </w:tblPrExChange>
        </w:tblPrEx>
        <w:trPr>
          <w:cnfStyle w:val="000000100000" w:firstRow="0" w:lastRow="0" w:firstColumn="0" w:lastColumn="0" w:oddVBand="0" w:evenVBand="0" w:oddHBand="1" w:evenHBand="0" w:firstRowFirstColumn="0" w:firstRowLastColumn="0" w:lastRowFirstColumn="0" w:lastRowLastColumn="0"/>
          <w:jc w:val="center"/>
          <w:ins w:id="768" w:author="Brian Cullinan" w:date="2013-04-10T14:51:00Z"/>
          <w:trPrChange w:id="769" w:author="Brian Cullinan" w:date="2013-04-10T15:17: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640" w:type="dxa"/>
            <w:vMerge/>
            <w:tcBorders>
              <w:top w:val="none" w:sz="0" w:space="0" w:color="auto"/>
              <w:left w:val="none" w:sz="0" w:space="0" w:color="auto"/>
              <w:bottom w:val="none" w:sz="0" w:space="0" w:color="auto"/>
            </w:tcBorders>
            <w:shd w:val="clear" w:color="auto" w:fill="EEECE1" w:themeFill="background2"/>
            <w:vAlign w:val="center"/>
            <w:tcPrChange w:id="770" w:author="Brian Cullinan" w:date="2013-04-10T15:17:00Z">
              <w:tcPr>
                <w:tcW w:w="1640" w:type="dxa"/>
                <w:gridSpan w:val="3"/>
                <w:vMerge/>
                <w:shd w:val="clear" w:color="auto" w:fill="EEECE1" w:themeFill="background2"/>
                <w:vAlign w:val="center"/>
              </w:tcPr>
            </w:tcPrChange>
          </w:tcPr>
          <w:p w:rsidR="000110D0" w:rsidRPr="00EA72CC" w:rsidRDefault="000110D0">
            <w:pPr>
              <w:autoSpaceDE w:val="0"/>
              <w:autoSpaceDN w:val="0"/>
              <w:adjustRightInd w:val="0"/>
              <w:cnfStyle w:val="001000100000" w:firstRow="0" w:lastRow="0" w:firstColumn="1" w:lastColumn="0" w:oddVBand="0" w:evenVBand="0" w:oddHBand="1" w:evenHBand="0" w:firstRowFirstColumn="0" w:firstRowLastColumn="0" w:lastRowFirstColumn="0" w:lastRowLastColumn="0"/>
              <w:rPr>
                <w:ins w:id="771" w:author="Brian Cullinan" w:date="2013-04-10T15:08:00Z"/>
                <w:rFonts w:cstheme="minorHAnsi"/>
                <w:b w:val="0"/>
                <w:sz w:val="24"/>
                <w:szCs w:val="24"/>
                <w:rPrChange w:id="772" w:author="Brian Cullinan" w:date="2013-04-10T15:13:00Z">
                  <w:rPr>
                    <w:ins w:id="773" w:author="Brian Cullinan" w:date="2013-04-10T15:08:00Z"/>
                    <w:rFonts w:cstheme="minorHAnsi"/>
                    <w:b w:val="0"/>
                    <w:bCs w:val="0"/>
                    <w:sz w:val="24"/>
                    <w:szCs w:val="24"/>
                  </w:rPr>
                </w:rPrChange>
              </w:rPr>
              <w:pPrChange w:id="774" w:author="Brian Cullinan" w:date="2013-04-10T15:17:00Z">
                <w:pPr>
                  <w:autoSpaceDE w:val="0"/>
                  <w:autoSpaceDN w:val="0"/>
                  <w:adjustRightInd w:val="0"/>
                  <w:spacing w:after="200" w:line="276" w:lineRule="auto"/>
                  <w:cnfStyle w:val="001000100000" w:firstRow="0" w:lastRow="0" w:firstColumn="1" w:lastColumn="0" w:oddVBand="0" w:evenVBand="0" w:oddHBand="1" w:evenHBand="0" w:firstRowFirstColumn="0" w:firstRowLastColumn="0" w:lastRowFirstColumn="0" w:lastRowLastColumn="0"/>
                </w:pPr>
              </w:pPrChange>
            </w:pPr>
          </w:p>
        </w:tc>
        <w:tc>
          <w:tcPr>
            <w:tcW w:w="1350" w:type="dxa"/>
            <w:vMerge/>
            <w:tcBorders>
              <w:top w:val="none" w:sz="0" w:space="0" w:color="auto"/>
              <w:bottom w:val="none" w:sz="0" w:space="0" w:color="auto"/>
            </w:tcBorders>
            <w:shd w:val="clear" w:color="auto" w:fill="FFFFFF" w:themeFill="background1"/>
            <w:vAlign w:val="center"/>
            <w:tcPrChange w:id="775" w:author="Brian Cullinan" w:date="2013-04-10T15:17:00Z">
              <w:tcPr>
                <w:tcW w:w="1350" w:type="dxa"/>
                <w:gridSpan w:val="4"/>
                <w:vMerge/>
                <w:shd w:val="clear" w:color="auto" w:fill="FFFFFF" w:themeFill="background1"/>
                <w:vAlign w:val="center"/>
              </w:tcPr>
            </w:tcPrChange>
          </w:tcPr>
          <w:p w:rsidR="000110D0" w:rsidRPr="00EA72CC"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776" w:author="Brian Cullinan" w:date="2013-04-10T15:06:00Z"/>
                <w:rFonts w:cstheme="minorHAnsi"/>
                <w:sz w:val="24"/>
                <w:szCs w:val="24"/>
                <w:rPrChange w:id="777" w:author="Brian Cullinan" w:date="2013-04-10T15:13:00Z">
                  <w:rPr>
                    <w:ins w:id="778" w:author="Brian Cullinan" w:date="2013-04-10T15:06:00Z"/>
                    <w:rFonts w:cstheme="minorHAnsi"/>
                    <w:b/>
                    <w:sz w:val="24"/>
                    <w:szCs w:val="24"/>
                  </w:rPr>
                </w:rPrChange>
              </w:rPr>
              <w:pPrChange w:id="779"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p>
        </w:tc>
        <w:tc>
          <w:tcPr>
            <w:tcW w:w="720" w:type="dxa"/>
            <w:vMerge/>
            <w:tcBorders>
              <w:top w:val="none" w:sz="0" w:space="0" w:color="auto"/>
              <w:bottom w:val="none" w:sz="0" w:space="0" w:color="auto"/>
            </w:tcBorders>
            <w:shd w:val="clear" w:color="auto" w:fill="FFFFFF" w:themeFill="background1"/>
            <w:vAlign w:val="center"/>
            <w:tcPrChange w:id="780" w:author="Brian Cullinan" w:date="2013-04-10T15:17:00Z">
              <w:tcPr>
                <w:tcW w:w="720" w:type="dxa"/>
                <w:gridSpan w:val="2"/>
                <w:vMerge/>
                <w:shd w:val="clear" w:color="auto" w:fill="FFFFFF" w:themeFill="background1"/>
                <w:vAlign w:val="center"/>
              </w:tcPr>
            </w:tcPrChange>
          </w:tcPr>
          <w:p w:rsidR="000110D0" w:rsidRPr="00CF7BDC"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781" w:author="Brian Cullinan" w:date="2013-04-10T14:52:00Z"/>
                <w:rFonts w:cstheme="minorHAnsi"/>
                <w:b/>
                <w:sz w:val="24"/>
                <w:szCs w:val="24"/>
              </w:rPr>
              <w:pPrChange w:id="782"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p>
        </w:tc>
        <w:tc>
          <w:tcPr>
            <w:tcW w:w="1440" w:type="dxa"/>
            <w:vMerge/>
            <w:tcBorders>
              <w:top w:val="none" w:sz="0" w:space="0" w:color="auto"/>
              <w:bottom w:val="none" w:sz="0" w:space="0" w:color="auto"/>
            </w:tcBorders>
            <w:shd w:val="clear" w:color="auto" w:fill="EEECE1" w:themeFill="background2"/>
            <w:vAlign w:val="center"/>
            <w:tcPrChange w:id="783" w:author="Brian Cullinan" w:date="2013-04-10T15:17:00Z">
              <w:tcPr>
                <w:tcW w:w="1440" w:type="dxa"/>
                <w:gridSpan w:val="4"/>
                <w:vMerge/>
                <w:shd w:val="clear" w:color="auto" w:fill="EEECE1" w:themeFill="background2"/>
                <w:vAlign w:val="center"/>
              </w:tcPr>
            </w:tcPrChange>
          </w:tcPr>
          <w:p w:rsidR="000110D0" w:rsidRPr="00CF7BDC"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784" w:author="Brian Cullinan" w:date="2013-04-10T14:51:00Z"/>
                <w:rFonts w:cstheme="minorHAnsi"/>
                <w:b/>
                <w:sz w:val="24"/>
                <w:szCs w:val="24"/>
              </w:rPr>
              <w:pPrChange w:id="785"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p>
        </w:tc>
        <w:tc>
          <w:tcPr>
            <w:tcW w:w="2043" w:type="dxa"/>
            <w:vMerge/>
            <w:tcBorders>
              <w:top w:val="none" w:sz="0" w:space="0" w:color="auto"/>
              <w:bottom w:val="none" w:sz="0" w:space="0" w:color="auto"/>
            </w:tcBorders>
            <w:shd w:val="clear" w:color="auto" w:fill="EEECE1" w:themeFill="background2"/>
            <w:vAlign w:val="center"/>
            <w:tcPrChange w:id="786" w:author="Brian Cullinan" w:date="2013-04-10T15:17:00Z">
              <w:tcPr>
                <w:tcW w:w="2043" w:type="dxa"/>
                <w:gridSpan w:val="2"/>
                <w:vMerge/>
                <w:shd w:val="clear" w:color="auto" w:fill="EEECE1" w:themeFill="background2"/>
                <w:vAlign w:val="center"/>
              </w:tcPr>
            </w:tcPrChange>
          </w:tcPr>
          <w:p w:rsidR="000110D0"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787" w:author="Brian Cullinan" w:date="2013-04-10T14:51:00Z"/>
                <w:rFonts w:cstheme="minorHAnsi"/>
                <w:sz w:val="24"/>
                <w:szCs w:val="24"/>
              </w:rPr>
              <w:pPrChange w:id="788"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p>
        </w:tc>
        <w:tc>
          <w:tcPr>
            <w:tcW w:w="1577" w:type="dxa"/>
            <w:tcBorders>
              <w:top w:val="none" w:sz="0" w:space="0" w:color="auto"/>
              <w:bottom w:val="none" w:sz="0" w:space="0" w:color="auto"/>
            </w:tcBorders>
            <w:shd w:val="clear" w:color="auto" w:fill="EEECE1" w:themeFill="background2"/>
            <w:vAlign w:val="center"/>
            <w:tcPrChange w:id="789" w:author="Brian Cullinan" w:date="2013-04-10T15:17:00Z">
              <w:tcPr>
                <w:tcW w:w="1577" w:type="dxa"/>
                <w:gridSpan w:val="2"/>
                <w:shd w:val="clear" w:color="auto" w:fill="EEECE1" w:themeFill="background2"/>
                <w:vAlign w:val="center"/>
              </w:tcPr>
            </w:tcPrChange>
          </w:tcPr>
          <w:p w:rsidR="000110D0"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790" w:author="Brian Cullinan" w:date="2013-04-10T14:51:00Z"/>
                <w:rFonts w:cstheme="minorHAnsi"/>
                <w:sz w:val="24"/>
                <w:szCs w:val="24"/>
              </w:rPr>
              <w:pPrChange w:id="791"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792" w:author="Brian Cullinan" w:date="2013-04-10T14:51:00Z">
              <w:r>
                <w:rPr>
                  <w:rFonts w:cstheme="minorHAnsi"/>
                  <w:sz w:val="24"/>
                  <w:szCs w:val="24"/>
                </w:rPr>
                <w:t>False</w:t>
              </w:r>
            </w:ins>
          </w:p>
        </w:tc>
        <w:tc>
          <w:tcPr>
            <w:tcW w:w="2250" w:type="dxa"/>
            <w:tcBorders>
              <w:top w:val="none" w:sz="0" w:space="0" w:color="auto"/>
              <w:bottom w:val="none" w:sz="0" w:space="0" w:color="auto"/>
              <w:right w:val="none" w:sz="0" w:space="0" w:color="auto"/>
            </w:tcBorders>
            <w:shd w:val="clear" w:color="auto" w:fill="EEECE1" w:themeFill="background2"/>
            <w:vAlign w:val="center"/>
            <w:tcPrChange w:id="793" w:author="Brian Cullinan" w:date="2013-04-10T15:17:00Z">
              <w:tcPr>
                <w:tcW w:w="2250" w:type="dxa"/>
                <w:gridSpan w:val="3"/>
                <w:shd w:val="clear" w:color="auto" w:fill="EEECE1" w:themeFill="background2"/>
                <w:vAlign w:val="center"/>
              </w:tcPr>
            </w:tcPrChange>
          </w:tcPr>
          <w:p w:rsidR="000110D0" w:rsidRDefault="000110D0">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794" w:author="Brian Cullinan" w:date="2013-04-10T14:51:00Z"/>
                <w:rFonts w:cstheme="minorHAnsi"/>
                <w:sz w:val="24"/>
                <w:szCs w:val="24"/>
              </w:rPr>
              <w:pPrChange w:id="795" w:author="Brian Cullinan" w:date="2013-04-10T15:1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796" w:author="Brian Cullinan" w:date="2013-04-10T14:51:00Z">
              <w:r>
                <w:rPr>
                  <w:rFonts w:cstheme="minorHAnsi"/>
                  <w:sz w:val="24"/>
                  <w:szCs w:val="24"/>
                </w:rPr>
                <w:t>False</w:t>
              </w:r>
            </w:ins>
          </w:p>
        </w:tc>
      </w:tr>
      <w:tr w:rsidR="000110D0" w:rsidTr="00FD64F3">
        <w:tblPrEx>
          <w:tblPrExChange w:id="797" w:author="Brian Cullinan" w:date="2013-04-10T15:17:00Z">
            <w:tblPrEx>
              <w:tblW w:w="11138" w:type="dxa"/>
              <w:tblInd w:w="1026" w:type="dxa"/>
            </w:tblPrEx>
          </w:tblPrExChange>
        </w:tblPrEx>
        <w:trPr>
          <w:jc w:val="center"/>
          <w:ins w:id="798" w:author="Brian Cullinan" w:date="2013-04-10T14:52:00Z"/>
          <w:trPrChange w:id="799" w:author="Brian Cullinan" w:date="2013-04-10T15:17: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640" w:type="dxa"/>
            <w:vMerge/>
            <w:shd w:val="clear" w:color="auto" w:fill="EEECE1" w:themeFill="background2"/>
            <w:vAlign w:val="center"/>
            <w:tcPrChange w:id="800" w:author="Brian Cullinan" w:date="2013-04-10T15:17:00Z">
              <w:tcPr>
                <w:tcW w:w="1677" w:type="dxa"/>
                <w:gridSpan w:val="4"/>
                <w:vMerge/>
                <w:shd w:val="clear" w:color="auto" w:fill="EEECE1" w:themeFill="background2"/>
              </w:tcPr>
            </w:tcPrChange>
          </w:tcPr>
          <w:p w:rsidR="000110D0" w:rsidRPr="00EA72CC" w:rsidRDefault="000110D0">
            <w:pPr>
              <w:autoSpaceDE w:val="0"/>
              <w:autoSpaceDN w:val="0"/>
              <w:adjustRightInd w:val="0"/>
              <w:rPr>
                <w:ins w:id="801" w:author="Brian Cullinan" w:date="2013-04-10T15:08:00Z"/>
                <w:rFonts w:cstheme="minorHAnsi"/>
                <w:b w:val="0"/>
                <w:sz w:val="24"/>
                <w:szCs w:val="24"/>
                <w:rPrChange w:id="802" w:author="Brian Cullinan" w:date="2013-04-10T15:13:00Z">
                  <w:rPr>
                    <w:ins w:id="803" w:author="Brian Cullinan" w:date="2013-04-10T15:08:00Z"/>
                    <w:rFonts w:cstheme="minorHAnsi"/>
                    <w:b w:val="0"/>
                    <w:bCs w:val="0"/>
                    <w:sz w:val="24"/>
                    <w:szCs w:val="24"/>
                  </w:rPr>
                </w:rPrChange>
              </w:rPr>
              <w:pPrChange w:id="804" w:author="Brian Cullinan" w:date="2013-04-10T15:17:00Z">
                <w:pPr>
                  <w:autoSpaceDE w:val="0"/>
                  <w:autoSpaceDN w:val="0"/>
                  <w:adjustRightInd w:val="0"/>
                  <w:spacing w:after="200" w:line="276" w:lineRule="auto"/>
                </w:pPr>
              </w:pPrChange>
            </w:pPr>
          </w:p>
        </w:tc>
        <w:tc>
          <w:tcPr>
            <w:tcW w:w="1350" w:type="dxa"/>
            <w:shd w:val="clear" w:color="auto" w:fill="EEECE1" w:themeFill="background2"/>
            <w:vAlign w:val="center"/>
            <w:tcPrChange w:id="805" w:author="Brian Cullinan" w:date="2013-04-10T15:17:00Z">
              <w:tcPr>
                <w:tcW w:w="1296" w:type="dxa"/>
                <w:gridSpan w:val="2"/>
                <w:shd w:val="clear" w:color="auto" w:fill="EEECE1" w:themeFill="background2"/>
              </w:tcPr>
            </w:tcPrChange>
          </w:tcPr>
          <w:p w:rsidR="000110D0" w:rsidRPr="00EA72CC"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806" w:author="Brian Cullinan" w:date="2013-04-10T15:06:00Z"/>
                <w:rFonts w:cstheme="minorHAnsi"/>
                <w:sz w:val="24"/>
                <w:szCs w:val="24"/>
                <w:rPrChange w:id="807" w:author="Brian Cullinan" w:date="2013-04-10T15:13:00Z">
                  <w:rPr>
                    <w:ins w:id="808" w:author="Brian Cullinan" w:date="2013-04-10T15:06:00Z"/>
                    <w:rFonts w:cstheme="minorHAnsi"/>
                    <w:b/>
                    <w:sz w:val="24"/>
                    <w:szCs w:val="24"/>
                  </w:rPr>
                </w:rPrChange>
              </w:rPr>
              <w:pPrChange w:id="809"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810" w:author="Brian Cullinan" w:date="2013-04-10T15:07:00Z">
              <w:r w:rsidRPr="00EA72CC">
                <w:rPr>
                  <w:rFonts w:cstheme="minorHAnsi"/>
                  <w:sz w:val="24"/>
                  <w:szCs w:val="24"/>
                  <w:rPrChange w:id="811" w:author="Brian Cullinan" w:date="2013-04-10T15:13:00Z">
                    <w:rPr>
                      <w:rFonts w:cstheme="minorHAnsi"/>
                      <w:b/>
                      <w:sz w:val="24"/>
                      <w:szCs w:val="24"/>
                    </w:rPr>
                  </w:rPrChange>
                </w:rPr>
                <w:t>False</w:t>
              </w:r>
            </w:ins>
          </w:p>
        </w:tc>
        <w:tc>
          <w:tcPr>
            <w:tcW w:w="5780" w:type="dxa"/>
            <w:gridSpan w:val="4"/>
            <w:shd w:val="clear" w:color="auto" w:fill="EEECE1" w:themeFill="background2"/>
            <w:vAlign w:val="center"/>
            <w:tcPrChange w:id="812" w:author="Brian Cullinan" w:date="2013-04-10T15:17:00Z">
              <w:tcPr>
                <w:tcW w:w="5840" w:type="dxa"/>
                <w:gridSpan w:val="12"/>
                <w:shd w:val="clear" w:color="auto" w:fill="EEECE1" w:themeFill="background2"/>
                <w:vAlign w:val="center"/>
              </w:tcPr>
            </w:tcPrChange>
          </w:tcPr>
          <w:p w:rsidR="000110D0" w:rsidRPr="00EA72CC"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813" w:author="Brian Cullinan" w:date="2013-04-10T14:52:00Z"/>
                <w:rFonts w:cstheme="minorHAnsi"/>
                <w:sz w:val="24"/>
                <w:szCs w:val="24"/>
              </w:rPr>
              <w:pPrChange w:id="814"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815" w:author="Brian Cullinan" w:date="2013-04-10T14:52:00Z">
              <w:r w:rsidRPr="00EA72CC">
                <w:rPr>
                  <w:rFonts w:cstheme="minorHAnsi"/>
                  <w:sz w:val="24"/>
                  <w:szCs w:val="24"/>
                  <w:rPrChange w:id="816" w:author="Brian Cullinan" w:date="2013-04-10T15:13:00Z">
                    <w:rPr>
                      <w:rFonts w:cstheme="minorHAnsi"/>
                      <w:b/>
                      <w:sz w:val="24"/>
                      <w:szCs w:val="24"/>
                    </w:rPr>
                  </w:rPrChange>
                </w:rPr>
                <w:t>False</w:t>
              </w:r>
            </w:ins>
          </w:p>
        </w:tc>
        <w:tc>
          <w:tcPr>
            <w:tcW w:w="2250" w:type="dxa"/>
            <w:shd w:val="clear" w:color="auto" w:fill="EEECE1" w:themeFill="background2"/>
            <w:vAlign w:val="center"/>
            <w:tcPrChange w:id="817" w:author="Brian Cullinan" w:date="2013-04-10T15:17:00Z">
              <w:tcPr>
                <w:tcW w:w="2325" w:type="dxa"/>
                <w:gridSpan w:val="3"/>
                <w:shd w:val="clear" w:color="auto" w:fill="EEECE1" w:themeFill="background2"/>
                <w:vAlign w:val="center"/>
              </w:tcPr>
            </w:tcPrChange>
          </w:tcPr>
          <w:p w:rsidR="000110D0" w:rsidRDefault="000110D0">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818" w:author="Brian Cullinan" w:date="2013-04-10T14:52:00Z"/>
                <w:rFonts w:cstheme="minorHAnsi"/>
                <w:sz w:val="24"/>
                <w:szCs w:val="24"/>
              </w:rPr>
              <w:pPrChange w:id="819" w:author="Brian Cullinan" w:date="2013-04-10T15:1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820" w:author="Brian Cullinan" w:date="2013-04-10T14:53:00Z">
              <w:r>
                <w:rPr>
                  <w:rFonts w:cstheme="minorHAnsi"/>
                  <w:sz w:val="24"/>
                  <w:szCs w:val="24"/>
                </w:rPr>
                <w:t>False</w:t>
              </w:r>
            </w:ins>
          </w:p>
        </w:tc>
      </w:tr>
    </w:tbl>
    <w:p w:rsidR="00AB3484" w:rsidRDefault="00AB3484">
      <w:pPr>
        <w:rPr>
          <w:ins w:id="821" w:author="Brian Cullinan" w:date="2013-04-10T14:24:00Z"/>
          <w:rFonts w:cstheme="minorHAnsi"/>
          <w:sz w:val="24"/>
          <w:szCs w:val="24"/>
        </w:rPr>
      </w:pPr>
    </w:p>
    <w:p w:rsidR="00524709" w:rsidRDefault="00524709">
      <w:pPr>
        <w:rPr>
          <w:ins w:id="822" w:author="Brian Cullinan" w:date="2013-04-10T15:14:00Z"/>
          <w:rFonts w:cstheme="minorHAnsi"/>
          <w:sz w:val="24"/>
          <w:szCs w:val="24"/>
        </w:rPr>
      </w:pPr>
      <w:ins w:id="823" w:author="Brian Cullinan" w:date="2013-04-10T15:14:00Z">
        <w:r>
          <w:rPr>
            <w:rFonts w:cstheme="minorHAnsi"/>
            <w:sz w:val="24"/>
            <w:szCs w:val="24"/>
          </w:rPr>
          <w:br w:type="page"/>
        </w:r>
      </w:ins>
    </w:p>
    <w:p w:rsidR="00C3149C" w:rsidRDefault="00AB3484">
      <w:pPr>
        <w:rPr>
          <w:ins w:id="824" w:author="Brian Cullinan" w:date="2013-04-10T14:46:00Z"/>
          <w:rFonts w:cstheme="minorHAnsi"/>
          <w:sz w:val="24"/>
          <w:szCs w:val="24"/>
        </w:rPr>
      </w:pPr>
      <w:ins w:id="825" w:author="Brian Cullinan" w:date="2013-04-10T14:46:00Z">
        <w:r>
          <w:rPr>
            <w:rFonts w:cstheme="minorHAnsi"/>
            <w:sz w:val="24"/>
            <w:szCs w:val="24"/>
          </w:rPr>
          <w:t>Rule Execution:</w:t>
        </w:r>
      </w:ins>
    </w:p>
    <w:p w:rsidR="00AB3484" w:rsidRDefault="00AB3484">
      <w:pPr>
        <w:rPr>
          <w:ins w:id="826" w:author="Brian Cullinan" w:date="2013-04-10T11:03:00Z"/>
          <w:rFonts w:cstheme="minorHAnsi"/>
          <w:sz w:val="24"/>
          <w:szCs w:val="24"/>
        </w:rPr>
      </w:pPr>
      <w:ins w:id="827" w:author="Brian Cullinan" w:date="2013-04-10T14:46:00Z">
        <w:r>
          <w:rPr>
            <w:rFonts w:cstheme="minorHAnsi"/>
            <w:sz w:val="24"/>
            <w:szCs w:val="24"/>
          </w:rPr>
          <w:t xml:space="preserve">The table below shows the rules that are executed given the condition that </w:t>
        </w:r>
      </w:ins>
      <w:ins w:id="828" w:author="Brian Cullinan" w:date="2013-04-10T15:28:00Z">
        <w:r w:rsidR="003E6CCD">
          <w:rPr>
            <w:rFonts w:cstheme="minorHAnsi"/>
            <w:sz w:val="24"/>
            <w:szCs w:val="24"/>
          </w:rPr>
          <w:t>Condition 1 is false.</w:t>
        </w:r>
      </w:ins>
    </w:p>
    <w:tbl>
      <w:tblPr>
        <w:tblStyle w:val="LightList-Accent11"/>
        <w:tblW w:w="8516" w:type="dxa"/>
        <w:jc w:val="center"/>
        <w:tblInd w:w="1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829" w:author="Brian Cullinan" w:date="2013-04-10T14:57:00Z">
          <w:tblPr>
            <w:tblStyle w:val="LightList-Accent11"/>
            <w:tblW w:w="9776" w:type="dxa"/>
            <w:jc w:val="center"/>
            <w:tblInd w:w="1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752"/>
        <w:gridCol w:w="1450"/>
        <w:gridCol w:w="2046"/>
        <w:gridCol w:w="1623"/>
        <w:gridCol w:w="900"/>
        <w:gridCol w:w="900"/>
        <w:gridCol w:w="845"/>
        <w:tblGridChange w:id="830">
          <w:tblGrid>
            <w:gridCol w:w="752"/>
            <w:gridCol w:w="1450"/>
            <w:gridCol w:w="2046"/>
            <w:gridCol w:w="1913"/>
            <w:gridCol w:w="900"/>
            <w:gridCol w:w="900"/>
            <w:gridCol w:w="900"/>
          </w:tblGrid>
        </w:tblGridChange>
      </w:tblGrid>
      <w:tr w:rsidR="008169DA" w:rsidTr="00CC3053">
        <w:trPr>
          <w:cnfStyle w:val="100000000000" w:firstRow="1" w:lastRow="0" w:firstColumn="0" w:lastColumn="0" w:oddVBand="0" w:evenVBand="0" w:oddHBand="0" w:evenHBand="0" w:firstRowFirstColumn="0" w:firstRowLastColumn="0" w:lastRowFirstColumn="0" w:lastRowLastColumn="0"/>
          <w:jc w:val="center"/>
          <w:ins w:id="831" w:author="Brian Cullinan" w:date="2013-04-10T14:43:00Z"/>
          <w:trPrChange w:id="832" w:author="Brian Cullinan" w:date="2013-04-10T14:57:00Z">
            <w:trPr>
              <w:jc w:val="center"/>
            </w:trPr>
          </w:trPrChange>
        </w:trPr>
        <w:tc>
          <w:tcPr>
            <w:cnfStyle w:val="001000000000" w:firstRow="0" w:lastRow="0" w:firstColumn="1" w:lastColumn="0" w:oddVBand="0" w:evenVBand="0" w:oddHBand="0" w:evenHBand="0" w:firstRowFirstColumn="0" w:firstRowLastColumn="0" w:lastRowFirstColumn="0" w:lastRowLastColumn="0"/>
            <w:tcW w:w="5871" w:type="dxa"/>
            <w:gridSpan w:val="4"/>
            <w:vAlign w:val="center"/>
            <w:tcPrChange w:id="833" w:author="Brian Cullinan" w:date="2013-04-10T14:57:00Z">
              <w:tcPr>
                <w:tcW w:w="6161" w:type="dxa"/>
                <w:gridSpan w:val="4"/>
              </w:tcPr>
            </w:tcPrChange>
          </w:tcPr>
          <w:p w:rsidR="008169DA" w:rsidRDefault="00E85143">
            <w:pPr>
              <w:autoSpaceDE w:val="0"/>
              <w:autoSpaceDN w:val="0"/>
              <w:adjustRightInd w:val="0"/>
              <w:cnfStyle w:val="101000000000" w:firstRow="1" w:lastRow="0" w:firstColumn="1" w:lastColumn="0" w:oddVBand="0" w:evenVBand="0" w:oddHBand="0" w:evenHBand="0" w:firstRowFirstColumn="0" w:firstRowLastColumn="0" w:lastRowFirstColumn="0" w:lastRowLastColumn="0"/>
              <w:rPr>
                <w:ins w:id="834" w:author="Brian Cullinan" w:date="2013-04-10T14:43:00Z"/>
                <w:rFonts w:cstheme="minorHAnsi"/>
                <w:b w:val="0"/>
                <w:bCs w:val="0"/>
                <w:color w:val="auto"/>
                <w:sz w:val="24"/>
                <w:szCs w:val="24"/>
              </w:rPr>
              <w:pPrChange w:id="835" w:author="Brian Cullinan" w:date="2013-04-10T14:57:00Z">
                <w:pPr>
                  <w:autoSpaceDE w:val="0"/>
                  <w:autoSpaceDN w:val="0"/>
                  <w:adjustRightInd w:val="0"/>
                  <w:spacing w:after="200" w:line="276" w:lineRule="auto"/>
                  <w:cnfStyle w:val="101000000000" w:firstRow="1" w:lastRow="0" w:firstColumn="1" w:lastColumn="0" w:oddVBand="0" w:evenVBand="0" w:oddHBand="0" w:evenHBand="0" w:firstRowFirstColumn="0" w:firstRowLastColumn="0" w:lastRowFirstColumn="0" w:lastRowLastColumn="0"/>
                </w:pPr>
              </w:pPrChange>
            </w:pPr>
            <w:ins w:id="836" w:author="Brian Cullinan" w:date="2013-04-10T14:57:00Z">
              <w:r>
                <w:rPr>
                  <w:rFonts w:cstheme="minorHAnsi"/>
                  <w:sz w:val="24"/>
                  <w:szCs w:val="24"/>
                </w:rPr>
                <w:t xml:space="preserve">Condition </w:t>
              </w:r>
            </w:ins>
            <w:ins w:id="837" w:author="Brian Cullinan" w:date="2013-04-10T15:14:00Z">
              <w:r>
                <w:rPr>
                  <w:rFonts w:cstheme="minorHAnsi"/>
                  <w:sz w:val="24"/>
                  <w:szCs w:val="24"/>
                </w:rPr>
                <w:t>1</w:t>
              </w:r>
            </w:ins>
          </w:p>
        </w:tc>
        <w:tc>
          <w:tcPr>
            <w:tcW w:w="900" w:type="dxa"/>
            <w:vAlign w:val="center"/>
            <w:tcPrChange w:id="838" w:author="Brian Cullinan" w:date="2013-04-10T14:57:00Z">
              <w:tcPr>
                <w:tcW w:w="900" w:type="dxa"/>
              </w:tcPr>
            </w:tcPrChange>
          </w:tcPr>
          <w:p w:rsidR="008169DA" w:rsidRDefault="008169DA">
            <w:pPr>
              <w:autoSpaceDE w:val="0"/>
              <w:autoSpaceDN w:val="0"/>
              <w:adjustRightInd w:val="0"/>
              <w:cnfStyle w:val="100000000000" w:firstRow="1" w:lastRow="0" w:firstColumn="0" w:lastColumn="0" w:oddVBand="0" w:evenVBand="0" w:oddHBand="0" w:evenHBand="0" w:firstRowFirstColumn="0" w:firstRowLastColumn="0" w:lastRowFirstColumn="0" w:lastRowLastColumn="0"/>
              <w:rPr>
                <w:ins w:id="839" w:author="Brian Cullinan" w:date="2013-04-10T14:43:00Z"/>
                <w:rFonts w:cstheme="minorHAnsi"/>
                <w:b w:val="0"/>
                <w:bCs w:val="0"/>
                <w:color w:val="auto"/>
                <w:sz w:val="24"/>
                <w:szCs w:val="24"/>
              </w:rPr>
              <w:pPrChange w:id="840" w:author="Brian Cullinan" w:date="2013-04-10T14:57:00Z">
                <w:pPr>
                  <w:autoSpaceDE w:val="0"/>
                  <w:autoSpaceDN w:val="0"/>
                  <w:adjustRightInd w:val="0"/>
                  <w:spacing w:after="200" w:line="276" w:lineRule="auto"/>
                  <w:cnfStyle w:val="100000000000" w:firstRow="1" w:lastRow="0" w:firstColumn="0" w:lastColumn="0" w:oddVBand="0" w:evenVBand="0" w:oddHBand="0" w:evenHBand="0" w:firstRowFirstColumn="0" w:firstRowLastColumn="0" w:lastRowFirstColumn="0" w:lastRowLastColumn="0"/>
                </w:pPr>
              </w:pPrChange>
            </w:pPr>
            <w:ins w:id="841" w:author="Brian Cullinan" w:date="2013-04-10T14:43:00Z">
              <w:r>
                <w:rPr>
                  <w:rFonts w:cstheme="minorHAnsi"/>
                  <w:sz w:val="24"/>
                  <w:szCs w:val="24"/>
                </w:rPr>
                <w:t>Rule 3</w:t>
              </w:r>
            </w:ins>
          </w:p>
        </w:tc>
        <w:tc>
          <w:tcPr>
            <w:tcW w:w="900" w:type="dxa"/>
            <w:vAlign w:val="center"/>
            <w:tcPrChange w:id="842" w:author="Brian Cullinan" w:date="2013-04-10T14:57:00Z">
              <w:tcPr>
                <w:tcW w:w="900" w:type="dxa"/>
              </w:tcPr>
            </w:tcPrChange>
          </w:tcPr>
          <w:p w:rsidR="008169DA" w:rsidRDefault="008169DA">
            <w:pPr>
              <w:autoSpaceDE w:val="0"/>
              <w:autoSpaceDN w:val="0"/>
              <w:adjustRightInd w:val="0"/>
              <w:cnfStyle w:val="100000000000" w:firstRow="1" w:lastRow="0" w:firstColumn="0" w:lastColumn="0" w:oddVBand="0" w:evenVBand="0" w:oddHBand="0" w:evenHBand="0" w:firstRowFirstColumn="0" w:firstRowLastColumn="0" w:lastRowFirstColumn="0" w:lastRowLastColumn="0"/>
              <w:rPr>
                <w:ins w:id="843" w:author="Brian Cullinan" w:date="2013-04-10T14:43:00Z"/>
                <w:rFonts w:cstheme="minorHAnsi"/>
                <w:b w:val="0"/>
                <w:bCs w:val="0"/>
                <w:color w:val="auto"/>
                <w:sz w:val="24"/>
                <w:szCs w:val="24"/>
              </w:rPr>
              <w:pPrChange w:id="844" w:author="Brian Cullinan" w:date="2013-04-10T14:57:00Z">
                <w:pPr>
                  <w:autoSpaceDE w:val="0"/>
                  <w:autoSpaceDN w:val="0"/>
                  <w:adjustRightInd w:val="0"/>
                  <w:spacing w:after="200" w:line="276" w:lineRule="auto"/>
                  <w:cnfStyle w:val="100000000000" w:firstRow="1" w:lastRow="0" w:firstColumn="0" w:lastColumn="0" w:oddVBand="0" w:evenVBand="0" w:oddHBand="0" w:evenHBand="0" w:firstRowFirstColumn="0" w:firstRowLastColumn="0" w:lastRowFirstColumn="0" w:lastRowLastColumn="0"/>
                </w:pPr>
              </w:pPrChange>
            </w:pPr>
            <w:ins w:id="845" w:author="Brian Cullinan" w:date="2013-04-10T14:43:00Z">
              <w:r>
                <w:rPr>
                  <w:rFonts w:cstheme="minorHAnsi"/>
                  <w:sz w:val="24"/>
                  <w:szCs w:val="24"/>
                </w:rPr>
                <w:t>Rule 4</w:t>
              </w:r>
            </w:ins>
          </w:p>
        </w:tc>
        <w:tc>
          <w:tcPr>
            <w:tcW w:w="845" w:type="dxa"/>
            <w:vAlign w:val="center"/>
            <w:tcPrChange w:id="846" w:author="Brian Cullinan" w:date="2013-04-10T14:57:00Z">
              <w:tcPr>
                <w:tcW w:w="900" w:type="dxa"/>
              </w:tcPr>
            </w:tcPrChange>
          </w:tcPr>
          <w:p w:rsidR="008169DA" w:rsidRDefault="008169DA">
            <w:pPr>
              <w:autoSpaceDE w:val="0"/>
              <w:autoSpaceDN w:val="0"/>
              <w:adjustRightInd w:val="0"/>
              <w:cnfStyle w:val="100000000000" w:firstRow="1" w:lastRow="0" w:firstColumn="0" w:lastColumn="0" w:oddVBand="0" w:evenVBand="0" w:oddHBand="0" w:evenHBand="0" w:firstRowFirstColumn="0" w:firstRowLastColumn="0" w:lastRowFirstColumn="0" w:lastRowLastColumn="0"/>
              <w:rPr>
                <w:ins w:id="847" w:author="Brian Cullinan" w:date="2013-04-10T14:43:00Z"/>
                <w:rFonts w:cstheme="minorHAnsi"/>
                <w:b w:val="0"/>
                <w:bCs w:val="0"/>
                <w:color w:val="auto"/>
                <w:sz w:val="24"/>
                <w:szCs w:val="24"/>
              </w:rPr>
              <w:pPrChange w:id="848" w:author="Brian Cullinan" w:date="2013-04-10T14:57:00Z">
                <w:pPr>
                  <w:autoSpaceDE w:val="0"/>
                  <w:autoSpaceDN w:val="0"/>
                  <w:adjustRightInd w:val="0"/>
                  <w:spacing w:after="200" w:line="276" w:lineRule="auto"/>
                  <w:cnfStyle w:val="100000000000" w:firstRow="1" w:lastRow="0" w:firstColumn="0" w:lastColumn="0" w:oddVBand="0" w:evenVBand="0" w:oddHBand="0" w:evenHBand="0" w:firstRowFirstColumn="0" w:firstRowLastColumn="0" w:lastRowFirstColumn="0" w:lastRowLastColumn="0"/>
                </w:pPr>
              </w:pPrChange>
            </w:pPr>
            <w:ins w:id="849" w:author="Brian Cullinan" w:date="2013-04-10T14:43:00Z">
              <w:r>
                <w:rPr>
                  <w:rFonts w:cstheme="minorHAnsi"/>
                  <w:sz w:val="24"/>
                  <w:szCs w:val="24"/>
                </w:rPr>
                <w:t>Rule 5</w:t>
              </w:r>
            </w:ins>
          </w:p>
        </w:tc>
      </w:tr>
      <w:tr w:rsidR="008169DA" w:rsidTr="00CC3053">
        <w:trPr>
          <w:cnfStyle w:val="000000100000" w:firstRow="0" w:lastRow="0" w:firstColumn="0" w:lastColumn="0" w:oddVBand="0" w:evenVBand="0" w:oddHBand="1" w:evenHBand="0" w:firstRowFirstColumn="0" w:firstRowLastColumn="0" w:lastRowFirstColumn="0" w:lastRowLastColumn="0"/>
          <w:jc w:val="center"/>
          <w:ins w:id="850" w:author="Brian Cullinan" w:date="2013-04-10T14:43:00Z"/>
          <w:trPrChange w:id="851" w:author="Brian Cullinan" w:date="2013-04-10T14:57:00Z">
            <w:trPr>
              <w:jc w:val="center"/>
            </w:trPr>
          </w:trPrChange>
        </w:trPr>
        <w:tc>
          <w:tcPr>
            <w:cnfStyle w:val="001000000000" w:firstRow="0" w:lastRow="0" w:firstColumn="1" w:lastColumn="0" w:oddVBand="0" w:evenVBand="0" w:oddHBand="0" w:evenHBand="0" w:firstRowFirstColumn="0" w:firstRowLastColumn="0" w:lastRowFirstColumn="0" w:lastRowLastColumn="0"/>
            <w:tcW w:w="5871" w:type="dxa"/>
            <w:gridSpan w:val="4"/>
            <w:tcBorders>
              <w:top w:val="none" w:sz="0" w:space="0" w:color="auto"/>
              <w:left w:val="none" w:sz="0" w:space="0" w:color="auto"/>
              <w:bottom w:val="none" w:sz="0" w:space="0" w:color="auto"/>
            </w:tcBorders>
            <w:vAlign w:val="center"/>
            <w:tcPrChange w:id="852" w:author="Brian Cullinan" w:date="2013-04-10T14:57:00Z">
              <w:tcPr>
                <w:tcW w:w="6161" w:type="dxa"/>
                <w:gridSpan w:val="4"/>
              </w:tcPr>
            </w:tcPrChange>
          </w:tcPr>
          <w:p w:rsidR="008169DA" w:rsidRDefault="008169DA">
            <w:pPr>
              <w:autoSpaceDE w:val="0"/>
              <w:autoSpaceDN w:val="0"/>
              <w:adjustRightInd w:val="0"/>
              <w:cnfStyle w:val="001000100000" w:firstRow="0" w:lastRow="0" w:firstColumn="1" w:lastColumn="0" w:oddVBand="0" w:evenVBand="0" w:oddHBand="1" w:evenHBand="0" w:firstRowFirstColumn="0" w:firstRowLastColumn="0" w:lastRowFirstColumn="0" w:lastRowLastColumn="0"/>
              <w:rPr>
                <w:ins w:id="853" w:author="Brian Cullinan" w:date="2013-04-10T14:43:00Z"/>
                <w:rFonts w:cstheme="minorHAnsi"/>
                <w:b w:val="0"/>
                <w:bCs w:val="0"/>
                <w:sz w:val="24"/>
                <w:szCs w:val="24"/>
              </w:rPr>
              <w:pPrChange w:id="854" w:author="Brian Cullinan" w:date="2013-04-10T14:57:00Z">
                <w:pPr>
                  <w:autoSpaceDE w:val="0"/>
                  <w:autoSpaceDN w:val="0"/>
                  <w:adjustRightInd w:val="0"/>
                  <w:spacing w:after="200" w:line="276" w:lineRule="auto"/>
                  <w:cnfStyle w:val="001000100000" w:firstRow="0" w:lastRow="0" w:firstColumn="1" w:lastColumn="0" w:oddVBand="0" w:evenVBand="0" w:oddHBand="1" w:evenHBand="0" w:firstRowFirstColumn="0" w:firstRowLastColumn="0" w:lastRowFirstColumn="0" w:lastRowLastColumn="0"/>
                </w:pPr>
              </w:pPrChange>
            </w:pPr>
            <w:ins w:id="855" w:author="Brian Cullinan" w:date="2013-04-10T14:43:00Z">
              <w:r w:rsidRPr="008D7B30">
                <w:rPr>
                  <w:rFonts w:cstheme="minorHAnsi"/>
                  <w:sz w:val="24"/>
                  <w:szCs w:val="24"/>
                </w:rPr>
                <w:t>True</w:t>
              </w:r>
            </w:ins>
          </w:p>
        </w:tc>
        <w:tc>
          <w:tcPr>
            <w:tcW w:w="900" w:type="dxa"/>
            <w:tcBorders>
              <w:top w:val="none" w:sz="0" w:space="0" w:color="auto"/>
              <w:bottom w:val="none" w:sz="0" w:space="0" w:color="auto"/>
            </w:tcBorders>
            <w:shd w:val="clear" w:color="auto" w:fill="EEECE1" w:themeFill="background2"/>
            <w:vAlign w:val="center"/>
            <w:tcPrChange w:id="856"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857" w:author="Brian Cullinan" w:date="2013-04-10T14:43:00Z"/>
                <w:rFonts w:cstheme="minorHAnsi"/>
                <w:sz w:val="24"/>
                <w:szCs w:val="24"/>
              </w:rPr>
              <w:pPrChange w:id="858"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859" w:author="Brian Cullinan" w:date="2013-04-10T14:43:00Z">
              <w:r>
                <w:rPr>
                  <w:rFonts w:cstheme="minorHAnsi"/>
                  <w:sz w:val="24"/>
                  <w:szCs w:val="24"/>
                </w:rPr>
                <w:t>False</w:t>
              </w:r>
            </w:ins>
          </w:p>
        </w:tc>
        <w:tc>
          <w:tcPr>
            <w:tcW w:w="900" w:type="dxa"/>
            <w:tcBorders>
              <w:top w:val="none" w:sz="0" w:space="0" w:color="auto"/>
              <w:bottom w:val="none" w:sz="0" w:space="0" w:color="auto"/>
            </w:tcBorders>
            <w:shd w:val="clear" w:color="auto" w:fill="EEECE1" w:themeFill="background2"/>
            <w:vAlign w:val="center"/>
            <w:tcPrChange w:id="860"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861" w:author="Brian Cullinan" w:date="2013-04-10T14:43:00Z"/>
                <w:rFonts w:cstheme="minorHAnsi"/>
                <w:sz w:val="24"/>
                <w:szCs w:val="24"/>
              </w:rPr>
              <w:pPrChange w:id="862"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863" w:author="Brian Cullinan" w:date="2013-04-10T14:43:00Z">
              <w:r>
                <w:rPr>
                  <w:rFonts w:cstheme="minorHAnsi"/>
                  <w:sz w:val="24"/>
                  <w:szCs w:val="24"/>
                </w:rPr>
                <w:t>False</w:t>
              </w:r>
            </w:ins>
          </w:p>
        </w:tc>
        <w:tc>
          <w:tcPr>
            <w:tcW w:w="845" w:type="dxa"/>
            <w:tcBorders>
              <w:top w:val="none" w:sz="0" w:space="0" w:color="auto"/>
              <w:bottom w:val="none" w:sz="0" w:space="0" w:color="auto"/>
              <w:right w:val="none" w:sz="0" w:space="0" w:color="auto"/>
            </w:tcBorders>
            <w:shd w:val="clear" w:color="auto" w:fill="EEECE1" w:themeFill="background2"/>
            <w:vAlign w:val="center"/>
            <w:tcPrChange w:id="864"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865" w:author="Brian Cullinan" w:date="2013-04-10T14:43:00Z"/>
                <w:rFonts w:cstheme="minorHAnsi"/>
                <w:sz w:val="24"/>
                <w:szCs w:val="24"/>
              </w:rPr>
              <w:pPrChange w:id="866"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867" w:author="Brian Cullinan" w:date="2013-04-10T14:43:00Z">
              <w:r>
                <w:rPr>
                  <w:rFonts w:cstheme="minorHAnsi"/>
                  <w:sz w:val="24"/>
                  <w:szCs w:val="24"/>
                </w:rPr>
                <w:t>False</w:t>
              </w:r>
            </w:ins>
          </w:p>
        </w:tc>
      </w:tr>
      <w:tr w:rsidR="008169DA" w:rsidTr="00CC3053">
        <w:trPr>
          <w:jc w:val="center"/>
          <w:ins w:id="868" w:author="Brian Cullinan" w:date="2013-04-10T14:15:00Z"/>
          <w:trPrChange w:id="869" w:author="Brian Cullinan" w:date="2013-04-10T14:57:00Z">
            <w:trPr>
              <w:jc w:val="center"/>
            </w:trPr>
          </w:trPrChange>
        </w:trPr>
        <w:tc>
          <w:tcPr>
            <w:cnfStyle w:val="001000000000" w:firstRow="0" w:lastRow="0" w:firstColumn="1" w:lastColumn="0" w:oddVBand="0" w:evenVBand="0" w:oddHBand="0" w:evenHBand="0" w:firstRowFirstColumn="0" w:firstRowLastColumn="0" w:lastRowFirstColumn="0" w:lastRowLastColumn="0"/>
            <w:tcW w:w="752" w:type="dxa"/>
            <w:vMerge w:val="restart"/>
            <w:shd w:val="clear" w:color="auto" w:fill="EEECE1" w:themeFill="background2"/>
            <w:vAlign w:val="center"/>
            <w:tcPrChange w:id="870" w:author="Brian Cullinan" w:date="2013-04-10T14:57:00Z">
              <w:tcPr>
                <w:tcW w:w="752" w:type="dxa"/>
                <w:vMerge w:val="restart"/>
                <w:shd w:val="clear" w:color="auto" w:fill="EEECE1" w:themeFill="background2"/>
              </w:tcPr>
            </w:tcPrChange>
          </w:tcPr>
          <w:p w:rsidR="008169DA" w:rsidRPr="00FE502F" w:rsidRDefault="008169DA">
            <w:pPr>
              <w:autoSpaceDE w:val="0"/>
              <w:autoSpaceDN w:val="0"/>
              <w:adjustRightInd w:val="0"/>
              <w:rPr>
                <w:ins w:id="871" w:author="Brian Cullinan" w:date="2013-04-10T14:43:00Z"/>
                <w:rFonts w:cstheme="minorHAnsi"/>
                <w:b w:val="0"/>
                <w:sz w:val="24"/>
                <w:szCs w:val="24"/>
              </w:rPr>
              <w:pPrChange w:id="872" w:author="Brian Cullinan" w:date="2013-04-10T14:57:00Z">
                <w:pPr>
                  <w:autoSpaceDE w:val="0"/>
                  <w:autoSpaceDN w:val="0"/>
                  <w:adjustRightInd w:val="0"/>
                  <w:spacing w:after="200" w:line="276" w:lineRule="auto"/>
                </w:pPr>
              </w:pPrChange>
            </w:pPr>
            <w:ins w:id="873" w:author="Brian Cullinan" w:date="2013-04-10T14:44:00Z">
              <w:r w:rsidRPr="008D7B30">
                <w:rPr>
                  <w:rFonts w:cstheme="minorHAnsi"/>
                  <w:sz w:val="24"/>
                  <w:szCs w:val="24"/>
                </w:rPr>
                <w:t>False</w:t>
              </w:r>
            </w:ins>
          </w:p>
        </w:tc>
        <w:tc>
          <w:tcPr>
            <w:tcW w:w="1450" w:type="dxa"/>
            <w:shd w:val="clear" w:color="auto" w:fill="4F81BD" w:themeFill="accent1"/>
            <w:vAlign w:val="center"/>
            <w:tcPrChange w:id="874" w:author="Brian Cullinan" w:date="2013-04-10T14:57:00Z">
              <w:tcPr>
                <w:tcW w:w="1450" w:type="dxa"/>
                <w:shd w:val="clear" w:color="auto" w:fill="4F81BD" w:themeFill="accent1"/>
              </w:tcPr>
            </w:tcPrChange>
          </w:tcPr>
          <w:p w:rsidR="008169DA" w:rsidRPr="00581F46"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875" w:author="Brian Cullinan" w:date="2013-04-10T14:15:00Z"/>
                <w:rFonts w:cstheme="minorHAnsi"/>
                <w:b/>
                <w:color w:val="FFFFFF" w:themeColor="background1"/>
                <w:sz w:val="24"/>
                <w:szCs w:val="24"/>
                <w:rPrChange w:id="876" w:author="Brian Cullinan" w:date="2013-04-10T14:45:00Z">
                  <w:rPr>
                    <w:ins w:id="877" w:author="Brian Cullinan" w:date="2013-04-10T14:15:00Z"/>
                    <w:rFonts w:cstheme="minorHAnsi"/>
                    <w:sz w:val="24"/>
                    <w:szCs w:val="24"/>
                  </w:rPr>
                </w:rPrChange>
              </w:rPr>
              <w:pPrChange w:id="878"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879" w:author="Brian Cullinan" w:date="2013-04-10T14:15:00Z">
              <w:r w:rsidRPr="00581F46">
                <w:rPr>
                  <w:rFonts w:cstheme="minorHAnsi"/>
                  <w:b/>
                  <w:color w:val="FFFFFF" w:themeColor="background1"/>
                  <w:sz w:val="24"/>
                  <w:szCs w:val="24"/>
                  <w:rPrChange w:id="880" w:author="Brian Cullinan" w:date="2013-04-10T14:45:00Z">
                    <w:rPr>
                      <w:rFonts w:cstheme="minorHAnsi"/>
                      <w:sz w:val="24"/>
                      <w:szCs w:val="24"/>
                    </w:rPr>
                  </w:rPrChange>
                </w:rPr>
                <w:t>Form2 &gt;= .9</w:t>
              </w:r>
            </w:ins>
          </w:p>
        </w:tc>
        <w:tc>
          <w:tcPr>
            <w:tcW w:w="2046" w:type="dxa"/>
            <w:shd w:val="clear" w:color="auto" w:fill="4F81BD" w:themeFill="accent1"/>
            <w:vAlign w:val="center"/>
            <w:tcPrChange w:id="881" w:author="Brian Cullinan" w:date="2013-04-10T14:57:00Z">
              <w:tcPr>
                <w:tcW w:w="2046" w:type="dxa"/>
                <w:shd w:val="clear" w:color="auto" w:fill="4F81BD" w:themeFill="accent1"/>
              </w:tcPr>
            </w:tcPrChange>
          </w:tcPr>
          <w:p w:rsidR="008169DA" w:rsidRPr="00581F46"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882" w:author="Brian Cullinan" w:date="2013-04-10T14:15:00Z"/>
                <w:rFonts w:cstheme="minorHAnsi"/>
                <w:b/>
                <w:color w:val="FFFFFF" w:themeColor="background1"/>
                <w:sz w:val="24"/>
                <w:szCs w:val="24"/>
                <w:rPrChange w:id="883" w:author="Brian Cullinan" w:date="2013-04-10T14:45:00Z">
                  <w:rPr>
                    <w:ins w:id="884" w:author="Brian Cullinan" w:date="2013-04-10T14:15:00Z"/>
                    <w:rFonts w:cstheme="minorHAnsi"/>
                    <w:sz w:val="24"/>
                    <w:szCs w:val="24"/>
                  </w:rPr>
                </w:rPrChange>
              </w:rPr>
              <w:pPrChange w:id="885"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886" w:author="Brian Cullinan" w:date="2013-04-10T14:15:00Z">
              <w:r w:rsidRPr="00581F46">
                <w:rPr>
                  <w:rFonts w:cstheme="minorHAnsi"/>
                  <w:b/>
                  <w:color w:val="FFFFFF" w:themeColor="background1"/>
                  <w:sz w:val="24"/>
                  <w:szCs w:val="24"/>
                  <w:rPrChange w:id="887" w:author="Brian Cullinan" w:date="2013-04-10T14:45:00Z">
                    <w:rPr>
                      <w:rFonts w:cstheme="minorHAnsi"/>
                      <w:sz w:val="24"/>
                      <w:szCs w:val="24"/>
                    </w:rPr>
                  </w:rPrChange>
                </w:rPr>
                <w:t>Form2Prime &gt;= .9</w:t>
              </w:r>
            </w:ins>
          </w:p>
        </w:tc>
        <w:tc>
          <w:tcPr>
            <w:tcW w:w="1623" w:type="dxa"/>
            <w:shd w:val="clear" w:color="auto" w:fill="4F81BD" w:themeFill="accent1"/>
            <w:vAlign w:val="center"/>
            <w:tcPrChange w:id="888" w:author="Brian Cullinan" w:date="2013-04-10T14:57:00Z">
              <w:tcPr>
                <w:tcW w:w="1913" w:type="dxa"/>
                <w:shd w:val="clear" w:color="auto" w:fill="4F81BD" w:themeFill="accent1"/>
              </w:tcPr>
            </w:tcPrChange>
          </w:tcPr>
          <w:p w:rsidR="008169DA" w:rsidRPr="00581F46"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889" w:author="Brian Cullinan" w:date="2013-04-10T14:15:00Z"/>
                <w:rFonts w:cstheme="minorHAnsi"/>
                <w:b/>
                <w:color w:val="FFFFFF" w:themeColor="background1"/>
                <w:sz w:val="24"/>
                <w:szCs w:val="24"/>
                <w:rPrChange w:id="890" w:author="Brian Cullinan" w:date="2013-04-10T14:45:00Z">
                  <w:rPr>
                    <w:ins w:id="891" w:author="Brian Cullinan" w:date="2013-04-10T14:15:00Z"/>
                    <w:rFonts w:cstheme="minorHAnsi"/>
                    <w:sz w:val="24"/>
                    <w:szCs w:val="24"/>
                  </w:rPr>
                </w:rPrChange>
              </w:rPr>
              <w:pPrChange w:id="892"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893" w:author="Brian Cullinan" w:date="2013-04-10T14:15:00Z">
              <w:r w:rsidRPr="00581F46">
                <w:rPr>
                  <w:rFonts w:cstheme="minorHAnsi"/>
                  <w:b/>
                  <w:color w:val="FFFFFF" w:themeColor="background1"/>
                  <w:sz w:val="24"/>
                  <w:szCs w:val="24"/>
                  <w:rPrChange w:id="894" w:author="Brian Cullinan" w:date="2013-04-10T14:45:00Z">
                    <w:rPr>
                      <w:rFonts w:cstheme="minorHAnsi"/>
                      <w:sz w:val="24"/>
                      <w:szCs w:val="24"/>
                    </w:rPr>
                  </w:rPrChange>
                </w:rPr>
                <w:t>Entropy &gt;= .9</w:t>
              </w:r>
            </w:ins>
          </w:p>
        </w:tc>
        <w:tc>
          <w:tcPr>
            <w:tcW w:w="900" w:type="dxa"/>
            <w:shd w:val="clear" w:color="auto" w:fill="4F81BD" w:themeFill="accent1"/>
            <w:vAlign w:val="center"/>
            <w:tcPrChange w:id="895" w:author="Brian Cullinan" w:date="2013-04-10T14:57:00Z">
              <w:tcPr>
                <w:tcW w:w="900" w:type="dxa"/>
                <w:shd w:val="clear" w:color="auto" w:fill="4F81BD" w:themeFill="accent1"/>
              </w:tcPr>
            </w:tcPrChange>
          </w:tcPr>
          <w:p w:rsidR="008169DA" w:rsidRPr="00581F46"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896" w:author="Brian Cullinan" w:date="2013-04-10T14:15:00Z"/>
                <w:rFonts w:cstheme="minorHAnsi"/>
                <w:b/>
                <w:color w:val="FFFFFF" w:themeColor="background1"/>
                <w:sz w:val="24"/>
                <w:szCs w:val="24"/>
                <w:rPrChange w:id="897" w:author="Brian Cullinan" w:date="2013-04-10T14:45:00Z">
                  <w:rPr>
                    <w:ins w:id="898" w:author="Brian Cullinan" w:date="2013-04-10T14:15:00Z"/>
                    <w:rFonts w:cstheme="minorHAnsi"/>
                    <w:sz w:val="24"/>
                    <w:szCs w:val="24"/>
                  </w:rPr>
                </w:rPrChange>
              </w:rPr>
              <w:pPrChange w:id="899"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900" w:author="Brian Cullinan" w:date="2013-04-10T14:43:00Z">
              <w:r w:rsidRPr="00581F46">
                <w:rPr>
                  <w:rFonts w:cstheme="minorHAnsi"/>
                  <w:b/>
                  <w:color w:val="FFFFFF" w:themeColor="background1"/>
                  <w:sz w:val="24"/>
                  <w:szCs w:val="24"/>
                  <w:rPrChange w:id="901" w:author="Brian Cullinan" w:date="2013-04-10T14:45:00Z">
                    <w:rPr>
                      <w:rFonts w:cstheme="minorHAnsi"/>
                      <w:sz w:val="24"/>
                      <w:szCs w:val="24"/>
                    </w:rPr>
                  </w:rPrChange>
                </w:rPr>
                <w:t>Rule 3</w:t>
              </w:r>
            </w:ins>
          </w:p>
        </w:tc>
        <w:tc>
          <w:tcPr>
            <w:tcW w:w="900" w:type="dxa"/>
            <w:shd w:val="clear" w:color="auto" w:fill="4F81BD" w:themeFill="accent1"/>
            <w:vAlign w:val="center"/>
            <w:tcPrChange w:id="902" w:author="Brian Cullinan" w:date="2013-04-10T14:57:00Z">
              <w:tcPr>
                <w:tcW w:w="900" w:type="dxa"/>
                <w:shd w:val="clear" w:color="auto" w:fill="4F81BD" w:themeFill="accent1"/>
              </w:tcPr>
            </w:tcPrChange>
          </w:tcPr>
          <w:p w:rsidR="008169DA" w:rsidRPr="00581F46"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903" w:author="Brian Cullinan" w:date="2013-04-10T14:15:00Z"/>
                <w:rFonts w:cstheme="minorHAnsi"/>
                <w:b/>
                <w:color w:val="FFFFFF" w:themeColor="background1"/>
                <w:sz w:val="24"/>
                <w:szCs w:val="24"/>
                <w:rPrChange w:id="904" w:author="Brian Cullinan" w:date="2013-04-10T14:45:00Z">
                  <w:rPr>
                    <w:ins w:id="905" w:author="Brian Cullinan" w:date="2013-04-10T14:15:00Z"/>
                    <w:rFonts w:cstheme="minorHAnsi"/>
                    <w:sz w:val="24"/>
                    <w:szCs w:val="24"/>
                  </w:rPr>
                </w:rPrChange>
              </w:rPr>
              <w:pPrChange w:id="906"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907" w:author="Brian Cullinan" w:date="2013-04-10T14:43:00Z">
              <w:r w:rsidRPr="00581F46">
                <w:rPr>
                  <w:rFonts w:cstheme="minorHAnsi"/>
                  <w:b/>
                  <w:color w:val="FFFFFF" w:themeColor="background1"/>
                  <w:sz w:val="24"/>
                  <w:szCs w:val="24"/>
                  <w:rPrChange w:id="908" w:author="Brian Cullinan" w:date="2013-04-10T14:45:00Z">
                    <w:rPr>
                      <w:rFonts w:cstheme="minorHAnsi"/>
                      <w:sz w:val="24"/>
                      <w:szCs w:val="24"/>
                    </w:rPr>
                  </w:rPrChange>
                </w:rPr>
                <w:t>Rule 4</w:t>
              </w:r>
            </w:ins>
          </w:p>
        </w:tc>
        <w:tc>
          <w:tcPr>
            <w:tcW w:w="845" w:type="dxa"/>
            <w:shd w:val="clear" w:color="auto" w:fill="4F81BD" w:themeFill="accent1"/>
            <w:vAlign w:val="center"/>
            <w:tcPrChange w:id="909" w:author="Brian Cullinan" w:date="2013-04-10T14:57:00Z">
              <w:tcPr>
                <w:tcW w:w="900" w:type="dxa"/>
                <w:shd w:val="clear" w:color="auto" w:fill="4F81BD" w:themeFill="accent1"/>
              </w:tcPr>
            </w:tcPrChange>
          </w:tcPr>
          <w:p w:rsidR="008169DA" w:rsidRPr="00581F46"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910" w:author="Brian Cullinan" w:date="2013-04-10T14:15:00Z"/>
                <w:rFonts w:cstheme="minorHAnsi"/>
                <w:b/>
                <w:color w:val="FFFFFF" w:themeColor="background1"/>
                <w:sz w:val="24"/>
                <w:szCs w:val="24"/>
                <w:rPrChange w:id="911" w:author="Brian Cullinan" w:date="2013-04-10T14:45:00Z">
                  <w:rPr>
                    <w:ins w:id="912" w:author="Brian Cullinan" w:date="2013-04-10T14:15:00Z"/>
                    <w:rFonts w:cstheme="minorHAnsi"/>
                    <w:sz w:val="24"/>
                    <w:szCs w:val="24"/>
                  </w:rPr>
                </w:rPrChange>
              </w:rPr>
              <w:pPrChange w:id="913"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914" w:author="Brian Cullinan" w:date="2013-04-10T14:43:00Z">
              <w:r w:rsidRPr="00581F46">
                <w:rPr>
                  <w:rFonts w:cstheme="minorHAnsi"/>
                  <w:b/>
                  <w:color w:val="FFFFFF" w:themeColor="background1"/>
                  <w:sz w:val="24"/>
                  <w:szCs w:val="24"/>
                  <w:rPrChange w:id="915" w:author="Brian Cullinan" w:date="2013-04-10T14:45:00Z">
                    <w:rPr>
                      <w:rFonts w:cstheme="minorHAnsi"/>
                      <w:sz w:val="24"/>
                      <w:szCs w:val="24"/>
                    </w:rPr>
                  </w:rPrChange>
                </w:rPr>
                <w:t>Rule 5</w:t>
              </w:r>
            </w:ins>
          </w:p>
        </w:tc>
      </w:tr>
      <w:tr w:rsidR="008169DA" w:rsidTr="00CC3053">
        <w:trPr>
          <w:cnfStyle w:val="000000100000" w:firstRow="0" w:lastRow="0" w:firstColumn="0" w:lastColumn="0" w:oddVBand="0" w:evenVBand="0" w:oddHBand="1" w:evenHBand="0" w:firstRowFirstColumn="0" w:firstRowLastColumn="0" w:lastRowFirstColumn="0" w:lastRowLastColumn="0"/>
          <w:jc w:val="center"/>
          <w:ins w:id="916" w:author="Brian Cullinan" w:date="2013-04-10T14:15:00Z"/>
          <w:trPrChange w:id="917" w:author="Brian Cullinan" w:date="2013-04-10T14:57:00Z">
            <w:trPr>
              <w:jc w:val="center"/>
            </w:trPr>
          </w:trPrChange>
        </w:trPr>
        <w:tc>
          <w:tcPr>
            <w:cnfStyle w:val="001000000000" w:firstRow="0" w:lastRow="0" w:firstColumn="1" w:lastColumn="0" w:oddVBand="0" w:evenVBand="0" w:oddHBand="0" w:evenHBand="0" w:firstRowFirstColumn="0" w:firstRowLastColumn="0" w:lastRowFirstColumn="0" w:lastRowLastColumn="0"/>
            <w:tcW w:w="752" w:type="dxa"/>
            <w:vMerge/>
            <w:tcBorders>
              <w:top w:val="none" w:sz="0" w:space="0" w:color="auto"/>
              <w:left w:val="none" w:sz="0" w:space="0" w:color="auto"/>
              <w:bottom w:val="none" w:sz="0" w:space="0" w:color="auto"/>
            </w:tcBorders>
            <w:shd w:val="clear" w:color="auto" w:fill="EEECE1" w:themeFill="background2"/>
            <w:vAlign w:val="center"/>
            <w:tcPrChange w:id="918" w:author="Brian Cullinan" w:date="2013-04-10T14:57:00Z">
              <w:tcPr>
                <w:tcW w:w="752" w:type="dxa"/>
                <w:vMerge/>
                <w:shd w:val="clear" w:color="auto" w:fill="EEECE1" w:themeFill="background2"/>
              </w:tcPr>
            </w:tcPrChange>
          </w:tcPr>
          <w:p w:rsidR="008169DA" w:rsidRPr="00CF7BDC" w:rsidRDefault="008169DA">
            <w:pPr>
              <w:autoSpaceDE w:val="0"/>
              <w:autoSpaceDN w:val="0"/>
              <w:adjustRightInd w:val="0"/>
              <w:cnfStyle w:val="001000100000" w:firstRow="0" w:lastRow="0" w:firstColumn="1" w:lastColumn="0" w:oddVBand="0" w:evenVBand="0" w:oddHBand="1" w:evenHBand="0" w:firstRowFirstColumn="0" w:firstRowLastColumn="0" w:lastRowFirstColumn="0" w:lastRowLastColumn="0"/>
              <w:rPr>
                <w:ins w:id="919" w:author="Brian Cullinan" w:date="2013-04-10T14:43:00Z"/>
                <w:rFonts w:cstheme="minorHAnsi"/>
                <w:b w:val="0"/>
                <w:bCs w:val="0"/>
                <w:sz w:val="24"/>
                <w:szCs w:val="24"/>
              </w:rPr>
              <w:pPrChange w:id="920" w:author="Brian Cullinan" w:date="2013-04-10T14:57:00Z">
                <w:pPr>
                  <w:autoSpaceDE w:val="0"/>
                  <w:autoSpaceDN w:val="0"/>
                  <w:adjustRightInd w:val="0"/>
                  <w:spacing w:after="200" w:line="276" w:lineRule="auto"/>
                  <w:cnfStyle w:val="001000100000" w:firstRow="0" w:lastRow="0" w:firstColumn="1" w:lastColumn="0" w:oddVBand="0" w:evenVBand="0" w:oddHBand="1" w:evenHBand="0" w:firstRowFirstColumn="0" w:firstRowLastColumn="0" w:lastRowFirstColumn="0" w:lastRowLastColumn="0"/>
                </w:pPr>
              </w:pPrChange>
            </w:pPr>
          </w:p>
        </w:tc>
        <w:tc>
          <w:tcPr>
            <w:tcW w:w="1450" w:type="dxa"/>
            <w:vMerge w:val="restart"/>
            <w:tcBorders>
              <w:top w:val="none" w:sz="0" w:space="0" w:color="auto"/>
              <w:bottom w:val="none" w:sz="0" w:space="0" w:color="auto"/>
            </w:tcBorders>
            <w:vAlign w:val="center"/>
            <w:tcPrChange w:id="921" w:author="Brian Cullinan" w:date="2013-04-10T14:57:00Z">
              <w:tcPr>
                <w:tcW w:w="1450" w:type="dxa"/>
                <w:vMerge w:val="restart"/>
              </w:tcPr>
            </w:tcPrChange>
          </w:tcPr>
          <w:p w:rsidR="008169DA" w:rsidRPr="00581F46"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922" w:author="Brian Cullinan" w:date="2013-04-10T14:15:00Z"/>
                <w:rFonts w:cstheme="minorHAnsi"/>
                <w:sz w:val="24"/>
                <w:szCs w:val="24"/>
              </w:rPr>
              <w:pPrChange w:id="923"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924" w:author="Brian Cullinan" w:date="2013-04-10T14:15:00Z">
              <w:r w:rsidRPr="00581F46">
                <w:rPr>
                  <w:rFonts w:cstheme="minorHAnsi"/>
                  <w:sz w:val="24"/>
                  <w:szCs w:val="24"/>
                  <w:rPrChange w:id="925" w:author="Brian Cullinan" w:date="2013-04-10T14:45:00Z">
                    <w:rPr>
                      <w:rFonts w:cstheme="minorHAnsi"/>
                      <w:b/>
                      <w:sz w:val="24"/>
                      <w:szCs w:val="24"/>
                    </w:rPr>
                  </w:rPrChange>
                </w:rPr>
                <w:t>True</w:t>
              </w:r>
            </w:ins>
          </w:p>
        </w:tc>
        <w:tc>
          <w:tcPr>
            <w:tcW w:w="2046" w:type="dxa"/>
            <w:vMerge w:val="restart"/>
            <w:tcBorders>
              <w:top w:val="none" w:sz="0" w:space="0" w:color="auto"/>
              <w:bottom w:val="none" w:sz="0" w:space="0" w:color="auto"/>
            </w:tcBorders>
            <w:vAlign w:val="center"/>
            <w:tcPrChange w:id="926" w:author="Brian Cullinan" w:date="2013-04-10T14:57:00Z">
              <w:tcPr>
                <w:tcW w:w="2046" w:type="dxa"/>
                <w:vMerge w:val="restart"/>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927" w:author="Brian Cullinan" w:date="2013-04-10T14:15:00Z"/>
                <w:rFonts w:cstheme="minorHAnsi"/>
                <w:sz w:val="24"/>
                <w:szCs w:val="24"/>
              </w:rPr>
              <w:pPrChange w:id="928"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929" w:author="Brian Cullinan" w:date="2013-04-10T14:15:00Z">
              <w:r>
                <w:rPr>
                  <w:rFonts w:cstheme="minorHAnsi"/>
                  <w:sz w:val="24"/>
                  <w:szCs w:val="24"/>
                </w:rPr>
                <w:t>True</w:t>
              </w:r>
            </w:ins>
          </w:p>
        </w:tc>
        <w:tc>
          <w:tcPr>
            <w:tcW w:w="1623" w:type="dxa"/>
            <w:tcBorders>
              <w:top w:val="none" w:sz="0" w:space="0" w:color="auto"/>
              <w:bottom w:val="none" w:sz="0" w:space="0" w:color="auto"/>
            </w:tcBorders>
            <w:vAlign w:val="center"/>
            <w:tcPrChange w:id="930" w:author="Brian Cullinan" w:date="2013-04-10T14:57:00Z">
              <w:tcPr>
                <w:tcW w:w="1913" w:type="dxa"/>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931" w:author="Brian Cullinan" w:date="2013-04-10T14:15:00Z"/>
                <w:rFonts w:cstheme="minorHAnsi"/>
                <w:sz w:val="24"/>
                <w:szCs w:val="24"/>
              </w:rPr>
              <w:pPrChange w:id="932"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933" w:author="Brian Cullinan" w:date="2013-04-10T14:15:00Z">
              <w:r>
                <w:rPr>
                  <w:rFonts w:cstheme="minorHAnsi"/>
                  <w:sz w:val="24"/>
                  <w:szCs w:val="24"/>
                </w:rPr>
                <w:t>True</w:t>
              </w:r>
            </w:ins>
          </w:p>
        </w:tc>
        <w:tc>
          <w:tcPr>
            <w:tcW w:w="900" w:type="dxa"/>
            <w:tcBorders>
              <w:top w:val="none" w:sz="0" w:space="0" w:color="auto"/>
              <w:bottom w:val="none" w:sz="0" w:space="0" w:color="auto"/>
            </w:tcBorders>
            <w:shd w:val="clear" w:color="auto" w:fill="EEECE1" w:themeFill="background2"/>
            <w:vAlign w:val="center"/>
            <w:tcPrChange w:id="934"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935" w:author="Brian Cullinan" w:date="2013-04-10T14:15:00Z"/>
                <w:rFonts w:cstheme="minorHAnsi"/>
                <w:sz w:val="24"/>
                <w:szCs w:val="24"/>
              </w:rPr>
              <w:pPrChange w:id="936"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937" w:author="Brian Cullinan" w:date="2013-04-10T14:15:00Z">
              <w:r>
                <w:rPr>
                  <w:rFonts w:cstheme="minorHAnsi"/>
                  <w:sz w:val="24"/>
                  <w:szCs w:val="24"/>
                </w:rPr>
                <w:t>False</w:t>
              </w:r>
            </w:ins>
          </w:p>
        </w:tc>
        <w:tc>
          <w:tcPr>
            <w:tcW w:w="900" w:type="dxa"/>
            <w:tcBorders>
              <w:top w:val="none" w:sz="0" w:space="0" w:color="auto"/>
              <w:bottom w:val="none" w:sz="0" w:space="0" w:color="auto"/>
            </w:tcBorders>
            <w:shd w:val="clear" w:color="auto" w:fill="EEECE1" w:themeFill="background2"/>
            <w:vAlign w:val="center"/>
            <w:tcPrChange w:id="938"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939" w:author="Brian Cullinan" w:date="2013-04-10T14:15:00Z"/>
                <w:rFonts w:cstheme="minorHAnsi"/>
                <w:sz w:val="24"/>
                <w:szCs w:val="24"/>
              </w:rPr>
              <w:pPrChange w:id="940"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941" w:author="Brian Cullinan" w:date="2013-04-10T14:15:00Z">
              <w:r>
                <w:rPr>
                  <w:rFonts w:cstheme="minorHAnsi"/>
                  <w:sz w:val="24"/>
                  <w:szCs w:val="24"/>
                </w:rPr>
                <w:t>False</w:t>
              </w:r>
            </w:ins>
          </w:p>
        </w:tc>
        <w:tc>
          <w:tcPr>
            <w:tcW w:w="845" w:type="dxa"/>
            <w:tcBorders>
              <w:top w:val="none" w:sz="0" w:space="0" w:color="auto"/>
              <w:bottom w:val="none" w:sz="0" w:space="0" w:color="auto"/>
              <w:right w:val="none" w:sz="0" w:space="0" w:color="auto"/>
            </w:tcBorders>
            <w:shd w:val="clear" w:color="auto" w:fill="FFFFFF" w:themeFill="background1"/>
            <w:vAlign w:val="center"/>
            <w:tcPrChange w:id="942"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943" w:author="Brian Cullinan" w:date="2013-04-10T14:15:00Z"/>
                <w:rFonts w:cstheme="minorHAnsi"/>
                <w:sz w:val="24"/>
                <w:szCs w:val="24"/>
              </w:rPr>
              <w:pPrChange w:id="944"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945" w:author="Brian Cullinan" w:date="2013-04-10T14:55:00Z">
              <w:r>
                <w:rPr>
                  <w:rFonts w:cstheme="minorHAnsi"/>
                  <w:sz w:val="24"/>
                  <w:szCs w:val="24"/>
                </w:rPr>
                <w:t>True</w:t>
              </w:r>
            </w:ins>
          </w:p>
        </w:tc>
      </w:tr>
      <w:tr w:rsidR="008169DA" w:rsidTr="00CC3053">
        <w:trPr>
          <w:jc w:val="center"/>
          <w:ins w:id="946" w:author="Brian Cullinan" w:date="2013-04-10T14:15:00Z"/>
          <w:trPrChange w:id="947" w:author="Brian Cullinan" w:date="2013-04-10T14:57:00Z">
            <w:trPr>
              <w:jc w:val="center"/>
            </w:trPr>
          </w:trPrChange>
        </w:trPr>
        <w:tc>
          <w:tcPr>
            <w:cnfStyle w:val="001000000000" w:firstRow="0" w:lastRow="0" w:firstColumn="1" w:lastColumn="0" w:oddVBand="0" w:evenVBand="0" w:oddHBand="0" w:evenHBand="0" w:firstRowFirstColumn="0" w:firstRowLastColumn="0" w:lastRowFirstColumn="0" w:lastRowLastColumn="0"/>
            <w:tcW w:w="752" w:type="dxa"/>
            <w:vMerge/>
            <w:shd w:val="clear" w:color="auto" w:fill="EEECE1" w:themeFill="background2"/>
            <w:vAlign w:val="center"/>
            <w:tcPrChange w:id="948" w:author="Brian Cullinan" w:date="2013-04-10T14:57:00Z">
              <w:tcPr>
                <w:tcW w:w="752" w:type="dxa"/>
                <w:vMerge/>
                <w:shd w:val="clear" w:color="auto" w:fill="EEECE1" w:themeFill="background2"/>
              </w:tcPr>
            </w:tcPrChange>
          </w:tcPr>
          <w:p w:rsidR="008169DA" w:rsidRPr="00CF7BDC" w:rsidRDefault="008169DA">
            <w:pPr>
              <w:autoSpaceDE w:val="0"/>
              <w:autoSpaceDN w:val="0"/>
              <w:adjustRightInd w:val="0"/>
              <w:rPr>
                <w:ins w:id="949" w:author="Brian Cullinan" w:date="2013-04-10T14:43:00Z"/>
                <w:rFonts w:cstheme="minorHAnsi"/>
                <w:b w:val="0"/>
                <w:bCs w:val="0"/>
                <w:sz w:val="24"/>
                <w:szCs w:val="24"/>
              </w:rPr>
              <w:pPrChange w:id="950" w:author="Brian Cullinan" w:date="2013-04-10T14:57:00Z">
                <w:pPr>
                  <w:autoSpaceDE w:val="0"/>
                  <w:autoSpaceDN w:val="0"/>
                  <w:adjustRightInd w:val="0"/>
                  <w:spacing w:after="200" w:line="276" w:lineRule="auto"/>
                </w:pPr>
              </w:pPrChange>
            </w:pPr>
          </w:p>
        </w:tc>
        <w:tc>
          <w:tcPr>
            <w:tcW w:w="1450" w:type="dxa"/>
            <w:vMerge/>
            <w:vAlign w:val="center"/>
            <w:tcPrChange w:id="951" w:author="Brian Cullinan" w:date="2013-04-10T14:57:00Z">
              <w:tcPr>
                <w:tcW w:w="1450" w:type="dxa"/>
                <w:vMerge/>
              </w:tcPr>
            </w:tcPrChange>
          </w:tcPr>
          <w:p w:rsidR="008169DA" w:rsidRPr="00581F46"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952" w:author="Brian Cullinan" w:date="2013-04-10T14:15:00Z"/>
                <w:rFonts w:cstheme="minorHAnsi"/>
                <w:sz w:val="24"/>
                <w:szCs w:val="24"/>
              </w:rPr>
              <w:pPrChange w:id="953"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p>
        </w:tc>
        <w:tc>
          <w:tcPr>
            <w:tcW w:w="2046" w:type="dxa"/>
            <w:vMerge/>
            <w:vAlign w:val="center"/>
            <w:tcPrChange w:id="954" w:author="Brian Cullinan" w:date="2013-04-10T14:57:00Z">
              <w:tcPr>
                <w:tcW w:w="2046" w:type="dxa"/>
                <w:vMerge/>
              </w:tcPr>
            </w:tcPrChange>
          </w:tcPr>
          <w:p w:rsidR="008169DA"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955" w:author="Brian Cullinan" w:date="2013-04-10T14:15:00Z"/>
                <w:rFonts w:cstheme="minorHAnsi"/>
                <w:sz w:val="24"/>
                <w:szCs w:val="24"/>
              </w:rPr>
              <w:pPrChange w:id="956"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p>
        </w:tc>
        <w:tc>
          <w:tcPr>
            <w:tcW w:w="1623" w:type="dxa"/>
            <w:shd w:val="clear" w:color="auto" w:fill="EEECE1" w:themeFill="background2"/>
            <w:vAlign w:val="center"/>
            <w:tcPrChange w:id="957" w:author="Brian Cullinan" w:date="2013-04-10T14:57:00Z">
              <w:tcPr>
                <w:tcW w:w="1913" w:type="dxa"/>
                <w:shd w:val="clear" w:color="auto" w:fill="EEECE1" w:themeFill="background2"/>
              </w:tcPr>
            </w:tcPrChange>
          </w:tcPr>
          <w:p w:rsidR="008169DA"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958" w:author="Brian Cullinan" w:date="2013-04-10T14:15:00Z"/>
                <w:rFonts w:cstheme="minorHAnsi"/>
                <w:sz w:val="24"/>
                <w:szCs w:val="24"/>
              </w:rPr>
              <w:pPrChange w:id="959"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960" w:author="Brian Cullinan" w:date="2013-04-10T14:15:00Z">
              <w:r>
                <w:rPr>
                  <w:rFonts w:cstheme="minorHAnsi"/>
                  <w:sz w:val="24"/>
                  <w:szCs w:val="24"/>
                </w:rPr>
                <w:t>False</w:t>
              </w:r>
            </w:ins>
          </w:p>
        </w:tc>
        <w:tc>
          <w:tcPr>
            <w:tcW w:w="900" w:type="dxa"/>
            <w:vAlign w:val="center"/>
            <w:tcPrChange w:id="961" w:author="Brian Cullinan" w:date="2013-04-10T14:57:00Z">
              <w:tcPr>
                <w:tcW w:w="900" w:type="dxa"/>
              </w:tcPr>
            </w:tcPrChange>
          </w:tcPr>
          <w:p w:rsidR="008169DA"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962" w:author="Brian Cullinan" w:date="2013-04-10T14:15:00Z"/>
                <w:rFonts w:cstheme="minorHAnsi"/>
                <w:sz w:val="24"/>
                <w:szCs w:val="24"/>
              </w:rPr>
              <w:pPrChange w:id="963"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964" w:author="Brian Cullinan" w:date="2013-04-10T14:15:00Z">
              <w:r>
                <w:rPr>
                  <w:rFonts w:cstheme="minorHAnsi"/>
                  <w:sz w:val="24"/>
                  <w:szCs w:val="24"/>
                </w:rPr>
                <w:t>True</w:t>
              </w:r>
            </w:ins>
          </w:p>
        </w:tc>
        <w:tc>
          <w:tcPr>
            <w:tcW w:w="900" w:type="dxa"/>
            <w:shd w:val="clear" w:color="auto" w:fill="EEECE1" w:themeFill="background2"/>
            <w:vAlign w:val="center"/>
            <w:tcPrChange w:id="965"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966" w:author="Brian Cullinan" w:date="2013-04-10T14:15:00Z"/>
                <w:rFonts w:cstheme="minorHAnsi"/>
                <w:sz w:val="24"/>
                <w:szCs w:val="24"/>
              </w:rPr>
              <w:pPrChange w:id="967"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968" w:author="Brian Cullinan" w:date="2013-04-10T14:15:00Z">
              <w:r>
                <w:rPr>
                  <w:rFonts w:cstheme="minorHAnsi"/>
                  <w:sz w:val="24"/>
                  <w:szCs w:val="24"/>
                </w:rPr>
                <w:t>False</w:t>
              </w:r>
            </w:ins>
          </w:p>
        </w:tc>
        <w:tc>
          <w:tcPr>
            <w:tcW w:w="845" w:type="dxa"/>
            <w:shd w:val="clear" w:color="auto" w:fill="EEECE1" w:themeFill="background2"/>
            <w:vAlign w:val="center"/>
            <w:tcPrChange w:id="969"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970" w:author="Brian Cullinan" w:date="2013-04-10T14:15:00Z"/>
                <w:rFonts w:cstheme="minorHAnsi"/>
                <w:sz w:val="24"/>
                <w:szCs w:val="24"/>
              </w:rPr>
              <w:pPrChange w:id="971"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972" w:author="Brian Cullinan" w:date="2013-04-10T14:15:00Z">
              <w:r>
                <w:rPr>
                  <w:rFonts w:cstheme="minorHAnsi"/>
                  <w:sz w:val="24"/>
                  <w:szCs w:val="24"/>
                </w:rPr>
                <w:t>False</w:t>
              </w:r>
            </w:ins>
          </w:p>
        </w:tc>
      </w:tr>
      <w:tr w:rsidR="008169DA" w:rsidTr="00CC3053">
        <w:trPr>
          <w:cnfStyle w:val="000000100000" w:firstRow="0" w:lastRow="0" w:firstColumn="0" w:lastColumn="0" w:oddVBand="0" w:evenVBand="0" w:oddHBand="1" w:evenHBand="0" w:firstRowFirstColumn="0" w:firstRowLastColumn="0" w:lastRowFirstColumn="0" w:lastRowLastColumn="0"/>
          <w:jc w:val="center"/>
          <w:ins w:id="973" w:author="Brian Cullinan" w:date="2013-04-10T14:15:00Z"/>
          <w:trPrChange w:id="974" w:author="Brian Cullinan" w:date="2013-04-10T14:57:00Z">
            <w:trPr>
              <w:jc w:val="center"/>
            </w:trPr>
          </w:trPrChange>
        </w:trPr>
        <w:tc>
          <w:tcPr>
            <w:cnfStyle w:val="001000000000" w:firstRow="0" w:lastRow="0" w:firstColumn="1" w:lastColumn="0" w:oddVBand="0" w:evenVBand="0" w:oddHBand="0" w:evenHBand="0" w:firstRowFirstColumn="0" w:firstRowLastColumn="0" w:lastRowFirstColumn="0" w:lastRowLastColumn="0"/>
            <w:tcW w:w="752" w:type="dxa"/>
            <w:vMerge/>
            <w:tcBorders>
              <w:top w:val="none" w:sz="0" w:space="0" w:color="auto"/>
              <w:left w:val="none" w:sz="0" w:space="0" w:color="auto"/>
              <w:bottom w:val="none" w:sz="0" w:space="0" w:color="auto"/>
            </w:tcBorders>
            <w:shd w:val="clear" w:color="auto" w:fill="EEECE1" w:themeFill="background2"/>
            <w:vAlign w:val="center"/>
            <w:tcPrChange w:id="975" w:author="Brian Cullinan" w:date="2013-04-10T14:57:00Z">
              <w:tcPr>
                <w:tcW w:w="752" w:type="dxa"/>
                <w:vMerge/>
                <w:shd w:val="clear" w:color="auto" w:fill="EEECE1" w:themeFill="background2"/>
              </w:tcPr>
            </w:tcPrChange>
          </w:tcPr>
          <w:p w:rsidR="008169DA" w:rsidRPr="00CF7BDC" w:rsidRDefault="008169DA">
            <w:pPr>
              <w:autoSpaceDE w:val="0"/>
              <w:autoSpaceDN w:val="0"/>
              <w:adjustRightInd w:val="0"/>
              <w:cnfStyle w:val="001000100000" w:firstRow="0" w:lastRow="0" w:firstColumn="1" w:lastColumn="0" w:oddVBand="0" w:evenVBand="0" w:oddHBand="1" w:evenHBand="0" w:firstRowFirstColumn="0" w:firstRowLastColumn="0" w:lastRowFirstColumn="0" w:lastRowLastColumn="0"/>
              <w:rPr>
                <w:ins w:id="976" w:author="Brian Cullinan" w:date="2013-04-10T14:43:00Z"/>
                <w:rFonts w:cstheme="minorHAnsi"/>
                <w:b w:val="0"/>
                <w:bCs w:val="0"/>
                <w:sz w:val="24"/>
                <w:szCs w:val="24"/>
              </w:rPr>
              <w:pPrChange w:id="977" w:author="Brian Cullinan" w:date="2013-04-10T14:57:00Z">
                <w:pPr>
                  <w:autoSpaceDE w:val="0"/>
                  <w:autoSpaceDN w:val="0"/>
                  <w:adjustRightInd w:val="0"/>
                  <w:spacing w:after="200" w:line="276" w:lineRule="auto"/>
                  <w:cnfStyle w:val="001000100000" w:firstRow="0" w:lastRow="0" w:firstColumn="1" w:lastColumn="0" w:oddVBand="0" w:evenVBand="0" w:oddHBand="1" w:evenHBand="0" w:firstRowFirstColumn="0" w:firstRowLastColumn="0" w:lastRowFirstColumn="0" w:lastRowLastColumn="0"/>
                </w:pPr>
              </w:pPrChange>
            </w:pPr>
          </w:p>
        </w:tc>
        <w:tc>
          <w:tcPr>
            <w:tcW w:w="1450" w:type="dxa"/>
            <w:vMerge/>
            <w:tcBorders>
              <w:top w:val="none" w:sz="0" w:space="0" w:color="auto"/>
              <w:bottom w:val="none" w:sz="0" w:space="0" w:color="auto"/>
            </w:tcBorders>
            <w:vAlign w:val="center"/>
            <w:tcPrChange w:id="978" w:author="Brian Cullinan" w:date="2013-04-10T14:57:00Z">
              <w:tcPr>
                <w:tcW w:w="1450" w:type="dxa"/>
                <w:vMerge/>
              </w:tcPr>
            </w:tcPrChange>
          </w:tcPr>
          <w:p w:rsidR="008169DA" w:rsidRPr="00581F46"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979" w:author="Brian Cullinan" w:date="2013-04-10T14:15:00Z"/>
                <w:rFonts w:cstheme="minorHAnsi"/>
                <w:sz w:val="24"/>
                <w:szCs w:val="24"/>
              </w:rPr>
              <w:pPrChange w:id="980"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p>
        </w:tc>
        <w:tc>
          <w:tcPr>
            <w:tcW w:w="2046" w:type="dxa"/>
            <w:vMerge w:val="restart"/>
            <w:tcBorders>
              <w:top w:val="none" w:sz="0" w:space="0" w:color="auto"/>
              <w:bottom w:val="none" w:sz="0" w:space="0" w:color="auto"/>
            </w:tcBorders>
            <w:shd w:val="clear" w:color="auto" w:fill="EEECE1" w:themeFill="background2"/>
            <w:vAlign w:val="center"/>
            <w:tcPrChange w:id="981" w:author="Brian Cullinan" w:date="2013-04-10T14:57:00Z">
              <w:tcPr>
                <w:tcW w:w="2046" w:type="dxa"/>
                <w:vMerge w:val="restart"/>
                <w:shd w:val="clear" w:color="auto" w:fill="EEECE1" w:themeFill="background2"/>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982" w:author="Brian Cullinan" w:date="2013-04-10T14:15:00Z"/>
                <w:rFonts w:cstheme="minorHAnsi"/>
                <w:sz w:val="24"/>
                <w:szCs w:val="24"/>
              </w:rPr>
              <w:pPrChange w:id="983"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984" w:author="Brian Cullinan" w:date="2013-04-10T14:15:00Z">
              <w:r>
                <w:rPr>
                  <w:rFonts w:cstheme="minorHAnsi"/>
                  <w:sz w:val="24"/>
                  <w:szCs w:val="24"/>
                </w:rPr>
                <w:t>False</w:t>
              </w:r>
            </w:ins>
          </w:p>
        </w:tc>
        <w:tc>
          <w:tcPr>
            <w:tcW w:w="1623" w:type="dxa"/>
            <w:tcBorders>
              <w:top w:val="none" w:sz="0" w:space="0" w:color="auto"/>
              <w:bottom w:val="none" w:sz="0" w:space="0" w:color="auto"/>
            </w:tcBorders>
            <w:vAlign w:val="center"/>
            <w:tcPrChange w:id="985" w:author="Brian Cullinan" w:date="2013-04-10T14:57:00Z">
              <w:tcPr>
                <w:tcW w:w="1913" w:type="dxa"/>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986" w:author="Brian Cullinan" w:date="2013-04-10T14:15:00Z"/>
                <w:rFonts w:cstheme="minorHAnsi"/>
                <w:sz w:val="24"/>
                <w:szCs w:val="24"/>
              </w:rPr>
              <w:pPrChange w:id="987"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988" w:author="Brian Cullinan" w:date="2013-04-10T14:15:00Z">
              <w:r>
                <w:rPr>
                  <w:rFonts w:cstheme="minorHAnsi"/>
                  <w:sz w:val="24"/>
                  <w:szCs w:val="24"/>
                </w:rPr>
                <w:t>True</w:t>
              </w:r>
            </w:ins>
          </w:p>
        </w:tc>
        <w:tc>
          <w:tcPr>
            <w:tcW w:w="900" w:type="dxa"/>
            <w:tcBorders>
              <w:top w:val="none" w:sz="0" w:space="0" w:color="auto"/>
              <w:bottom w:val="none" w:sz="0" w:space="0" w:color="auto"/>
            </w:tcBorders>
            <w:shd w:val="clear" w:color="auto" w:fill="EEECE1" w:themeFill="background2"/>
            <w:vAlign w:val="center"/>
            <w:tcPrChange w:id="989"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990" w:author="Brian Cullinan" w:date="2013-04-10T14:15:00Z"/>
                <w:rFonts w:cstheme="minorHAnsi"/>
                <w:sz w:val="24"/>
                <w:szCs w:val="24"/>
              </w:rPr>
              <w:pPrChange w:id="991"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992" w:author="Brian Cullinan" w:date="2013-04-10T14:15:00Z">
              <w:r>
                <w:rPr>
                  <w:rFonts w:cstheme="minorHAnsi"/>
                  <w:sz w:val="24"/>
                  <w:szCs w:val="24"/>
                </w:rPr>
                <w:t>False</w:t>
              </w:r>
            </w:ins>
          </w:p>
        </w:tc>
        <w:tc>
          <w:tcPr>
            <w:tcW w:w="900" w:type="dxa"/>
            <w:tcBorders>
              <w:top w:val="none" w:sz="0" w:space="0" w:color="auto"/>
              <w:bottom w:val="none" w:sz="0" w:space="0" w:color="auto"/>
            </w:tcBorders>
            <w:shd w:val="clear" w:color="auto" w:fill="EEECE1" w:themeFill="background2"/>
            <w:vAlign w:val="center"/>
            <w:tcPrChange w:id="993"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994" w:author="Brian Cullinan" w:date="2013-04-10T14:15:00Z"/>
                <w:rFonts w:cstheme="minorHAnsi"/>
                <w:sz w:val="24"/>
                <w:szCs w:val="24"/>
              </w:rPr>
              <w:pPrChange w:id="995"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996" w:author="Brian Cullinan" w:date="2013-04-10T14:15:00Z">
              <w:r>
                <w:rPr>
                  <w:rFonts w:cstheme="minorHAnsi"/>
                  <w:sz w:val="24"/>
                  <w:szCs w:val="24"/>
                </w:rPr>
                <w:t>False</w:t>
              </w:r>
            </w:ins>
          </w:p>
        </w:tc>
        <w:tc>
          <w:tcPr>
            <w:tcW w:w="845" w:type="dxa"/>
            <w:tcBorders>
              <w:top w:val="none" w:sz="0" w:space="0" w:color="auto"/>
              <w:bottom w:val="none" w:sz="0" w:space="0" w:color="auto"/>
              <w:right w:val="none" w:sz="0" w:space="0" w:color="auto"/>
            </w:tcBorders>
            <w:shd w:val="clear" w:color="auto" w:fill="FFFFFF" w:themeFill="background1"/>
            <w:vAlign w:val="center"/>
            <w:tcPrChange w:id="997"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998" w:author="Brian Cullinan" w:date="2013-04-10T14:15:00Z"/>
                <w:rFonts w:cstheme="minorHAnsi"/>
                <w:sz w:val="24"/>
                <w:szCs w:val="24"/>
              </w:rPr>
              <w:pPrChange w:id="999"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1000" w:author="Brian Cullinan" w:date="2013-04-10T14:55:00Z">
              <w:r>
                <w:rPr>
                  <w:rFonts w:cstheme="minorHAnsi"/>
                  <w:sz w:val="24"/>
                  <w:szCs w:val="24"/>
                </w:rPr>
                <w:t>True</w:t>
              </w:r>
            </w:ins>
          </w:p>
        </w:tc>
      </w:tr>
      <w:tr w:rsidR="008169DA" w:rsidTr="00CC3053">
        <w:trPr>
          <w:jc w:val="center"/>
          <w:ins w:id="1001" w:author="Brian Cullinan" w:date="2013-04-10T14:15:00Z"/>
          <w:trPrChange w:id="1002" w:author="Brian Cullinan" w:date="2013-04-10T14:57:00Z">
            <w:trPr>
              <w:jc w:val="center"/>
            </w:trPr>
          </w:trPrChange>
        </w:trPr>
        <w:tc>
          <w:tcPr>
            <w:cnfStyle w:val="001000000000" w:firstRow="0" w:lastRow="0" w:firstColumn="1" w:lastColumn="0" w:oddVBand="0" w:evenVBand="0" w:oddHBand="0" w:evenHBand="0" w:firstRowFirstColumn="0" w:firstRowLastColumn="0" w:lastRowFirstColumn="0" w:lastRowLastColumn="0"/>
            <w:tcW w:w="752" w:type="dxa"/>
            <w:vMerge/>
            <w:shd w:val="clear" w:color="auto" w:fill="EEECE1" w:themeFill="background2"/>
            <w:vAlign w:val="center"/>
            <w:tcPrChange w:id="1003" w:author="Brian Cullinan" w:date="2013-04-10T14:57:00Z">
              <w:tcPr>
                <w:tcW w:w="752" w:type="dxa"/>
                <w:vMerge/>
                <w:shd w:val="clear" w:color="auto" w:fill="EEECE1" w:themeFill="background2"/>
              </w:tcPr>
            </w:tcPrChange>
          </w:tcPr>
          <w:p w:rsidR="008169DA" w:rsidRPr="00CF7BDC" w:rsidRDefault="008169DA">
            <w:pPr>
              <w:autoSpaceDE w:val="0"/>
              <w:autoSpaceDN w:val="0"/>
              <w:adjustRightInd w:val="0"/>
              <w:rPr>
                <w:ins w:id="1004" w:author="Brian Cullinan" w:date="2013-04-10T14:43:00Z"/>
                <w:rFonts w:cstheme="minorHAnsi"/>
                <w:b w:val="0"/>
                <w:bCs w:val="0"/>
                <w:sz w:val="24"/>
                <w:szCs w:val="24"/>
              </w:rPr>
              <w:pPrChange w:id="1005" w:author="Brian Cullinan" w:date="2013-04-10T14:57:00Z">
                <w:pPr>
                  <w:autoSpaceDE w:val="0"/>
                  <w:autoSpaceDN w:val="0"/>
                  <w:adjustRightInd w:val="0"/>
                  <w:spacing w:after="200" w:line="276" w:lineRule="auto"/>
                </w:pPr>
              </w:pPrChange>
            </w:pPr>
          </w:p>
        </w:tc>
        <w:tc>
          <w:tcPr>
            <w:tcW w:w="1450" w:type="dxa"/>
            <w:vMerge/>
            <w:vAlign w:val="center"/>
            <w:tcPrChange w:id="1006" w:author="Brian Cullinan" w:date="2013-04-10T14:57:00Z">
              <w:tcPr>
                <w:tcW w:w="1450" w:type="dxa"/>
                <w:vMerge/>
              </w:tcPr>
            </w:tcPrChange>
          </w:tcPr>
          <w:p w:rsidR="008169DA" w:rsidRPr="00581F46"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007" w:author="Brian Cullinan" w:date="2013-04-10T14:15:00Z"/>
                <w:rFonts w:cstheme="minorHAnsi"/>
                <w:sz w:val="24"/>
                <w:szCs w:val="24"/>
              </w:rPr>
              <w:pPrChange w:id="1008"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p>
        </w:tc>
        <w:tc>
          <w:tcPr>
            <w:tcW w:w="2046" w:type="dxa"/>
            <w:vMerge/>
            <w:shd w:val="clear" w:color="auto" w:fill="EEECE1" w:themeFill="background2"/>
            <w:vAlign w:val="center"/>
            <w:tcPrChange w:id="1009" w:author="Brian Cullinan" w:date="2013-04-10T14:57:00Z">
              <w:tcPr>
                <w:tcW w:w="2046" w:type="dxa"/>
                <w:vMerge/>
                <w:shd w:val="clear" w:color="auto" w:fill="EEECE1" w:themeFill="background2"/>
              </w:tcPr>
            </w:tcPrChange>
          </w:tcPr>
          <w:p w:rsidR="008169DA"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010" w:author="Brian Cullinan" w:date="2013-04-10T14:15:00Z"/>
                <w:rFonts w:cstheme="minorHAnsi"/>
                <w:sz w:val="24"/>
                <w:szCs w:val="24"/>
              </w:rPr>
              <w:pPrChange w:id="1011"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p>
        </w:tc>
        <w:tc>
          <w:tcPr>
            <w:tcW w:w="1623" w:type="dxa"/>
            <w:shd w:val="clear" w:color="auto" w:fill="EEECE1" w:themeFill="background2"/>
            <w:vAlign w:val="center"/>
            <w:tcPrChange w:id="1012" w:author="Brian Cullinan" w:date="2013-04-10T14:57:00Z">
              <w:tcPr>
                <w:tcW w:w="1913" w:type="dxa"/>
                <w:shd w:val="clear" w:color="auto" w:fill="EEECE1" w:themeFill="background2"/>
              </w:tcPr>
            </w:tcPrChange>
          </w:tcPr>
          <w:p w:rsidR="008169DA"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013" w:author="Brian Cullinan" w:date="2013-04-10T14:15:00Z"/>
                <w:rFonts w:cstheme="minorHAnsi"/>
                <w:sz w:val="24"/>
                <w:szCs w:val="24"/>
              </w:rPr>
              <w:pPrChange w:id="1014"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1015" w:author="Brian Cullinan" w:date="2013-04-10T14:15:00Z">
              <w:r>
                <w:rPr>
                  <w:rFonts w:cstheme="minorHAnsi"/>
                  <w:sz w:val="24"/>
                  <w:szCs w:val="24"/>
                </w:rPr>
                <w:t>False</w:t>
              </w:r>
            </w:ins>
          </w:p>
        </w:tc>
        <w:tc>
          <w:tcPr>
            <w:tcW w:w="900" w:type="dxa"/>
            <w:vAlign w:val="center"/>
            <w:tcPrChange w:id="1016" w:author="Brian Cullinan" w:date="2013-04-10T14:57:00Z">
              <w:tcPr>
                <w:tcW w:w="900" w:type="dxa"/>
              </w:tcPr>
            </w:tcPrChange>
          </w:tcPr>
          <w:p w:rsidR="008169DA"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017" w:author="Brian Cullinan" w:date="2013-04-10T14:15:00Z"/>
                <w:rFonts w:cstheme="minorHAnsi"/>
                <w:sz w:val="24"/>
                <w:szCs w:val="24"/>
              </w:rPr>
              <w:pPrChange w:id="1018"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1019" w:author="Brian Cullinan" w:date="2013-04-10T14:15:00Z">
              <w:r>
                <w:rPr>
                  <w:rFonts w:cstheme="minorHAnsi"/>
                  <w:sz w:val="24"/>
                  <w:szCs w:val="24"/>
                </w:rPr>
                <w:t>True</w:t>
              </w:r>
            </w:ins>
          </w:p>
        </w:tc>
        <w:tc>
          <w:tcPr>
            <w:tcW w:w="900" w:type="dxa"/>
            <w:shd w:val="clear" w:color="auto" w:fill="EEECE1" w:themeFill="background2"/>
            <w:vAlign w:val="center"/>
            <w:tcPrChange w:id="1020"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021" w:author="Brian Cullinan" w:date="2013-04-10T14:15:00Z"/>
                <w:rFonts w:cstheme="minorHAnsi"/>
                <w:sz w:val="24"/>
                <w:szCs w:val="24"/>
              </w:rPr>
              <w:pPrChange w:id="1022"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1023" w:author="Brian Cullinan" w:date="2013-04-10T14:15:00Z">
              <w:r>
                <w:rPr>
                  <w:rFonts w:cstheme="minorHAnsi"/>
                  <w:sz w:val="24"/>
                  <w:szCs w:val="24"/>
                </w:rPr>
                <w:t>False</w:t>
              </w:r>
            </w:ins>
          </w:p>
        </w:tc>
        <w:tc>
          <w:tcPr>
            <w:tcW w:w="845" w:type="dxa"/>
            <w:shd w:val="clear" w:color="auto" w:fill="EEECE1" w:themeFill="background2"/>
            <w:vAlign w:val="center"/>
            <w:tcPrChange w:id="1024"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025" w:author="Brian Cullinan" w:date="2013-04-10T14:15:00Z"/>
                <w:rFonts w:cstheme="minorHAnsi"/>
                <w:sz w:val="24"/>
                <w:szCs w:val="24"/>
              </w:rPr>
              <w:pPrChange w:id="1026"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1027" w:author="Brian Cullinan" w:date="2013-04-10T14:15:00Z">
              <w:r>
                <w:rPr>
                  <w:rFonts w:cstheme="minorHAnsi"/>
                  <w:sz w:val="24"/>
                  <w:szCs w:val="24"/>
                </w:rPr>
                <w:t>False</w:t>
              </w:r>
            </w:ins>
          </w:p>
        </w:tc>
      </w:tr>
      <w:tr w:rsidR="008169DA" w:rsidTr="00CC3053">
        <w:trPr>
          <w:cnfStyle w:val="000000100000" w:firstRow="0" w:lastRow="0" w:firstColumn="0" w:lastColumn="0" w:oddVBand="0" w:evenVBand="0" w:oddHBand="1" w:evenHBand="0" w:firstRowFirstColumn="0" w:firstRowLastColumn="0" w:lastRowFirstColumn="0" w:lastRowLastColumn="0"/>
          <w:jc w:val="center"/>
          <w:ins w:id="1028" w:author="Brian Cullinan" w:date="2013-04-10T14:15:00Z"/>
          <w:trPrChange w:id="1029" w:author="Brian Cullinan" w:date="2013-04-10T14:57:00Z">
            <w:trPr>
              <w:jc w:val="center"/>
            </w:trPr>
          </w:trPrChange>
        </w:trPr>
        <w:tc>
          <w:tcPr>
            <w:cnfStyle w:val="001000000000" w:firstRow="0" w:lastRow="0" w:firstColumn="1" w:lastColumn="0" w:oddVBand="0" w:evenVBand="0" w:oddHBand="0" w:evenHBand="0" w:firstRowFirstColumn="0" w:firstRowLastColumn="0" w:lastRowFirstColumn="0" w:lastRowLastColumn="0"/>
            <w:tcW w:w="752" w:type="dxa"/>
            <w:vMerge/>
            <w:tcBorders>
              <w:top w:val="none" w:sz="0" w:space="0" w:color="auto"/>
              <w:left w:val="none" w:sz="0" w:space="0" w:color="auto"/>
              <w:bottom w:val="none" w:sz="0" w:space="0" w:color="auto"/>
            </w:tcBorders>
            <w:shd w:val="clear" w:color="auto" w:fill="EEECE1" w:themeFill="background2"/>
            <w:vAlign w:val="center"/>
            <w:tcPrChange w:id="1030" w:author="Brian Cullinan" w:date="2013-04-10T14:57:00Z">
              <w:tcPr>
                <w:tcW w:w="752" w:type="dxa"/>
                <w:vMerge/>
                <w:shd w:val="clear" w:color="auto" w:fill="EEECE1" w:themeFill="background2"/>
              </w:tcPr>
            </w:tcPrChange>
          </w:tcPr>
          <w:p w:rsidR="008169DA" w:rsidRPr="00CF7BDC" w:rsidRDefault="008169DA">
            <w:pPr>
              <w:autoSpaceDE w:val="0"/>
              <w:autoSpaceDN w:val="0"/>
              <w:adjustRightInd w:val="0"/>
              <w:cnfStyle w:val="001000100000" w:firstRow="0" w:lastRow="0" w:firstColumn="1" w:lastColumn="0" w:oddVBand="0" w:evenVBand="0" w:oddHBand="1" w:evenHBand="0" w:firstRowFirstColumn="0" w:firstRowLastColumn="0" w:lastRowFirstColumn="0" w:lastRowLastColumn="0"/>
              <w:rPr>
                <w:ins w:id="1031" w:author="Brian Cullinan" w:date="2013-04-10T14:43:00Z"/>
                <w:rFonts w:cstheme="minorHAnsi"/>
                <w:b w:val="0"/>
                <w:bCs w:val="0"/>
                <w:sz w:val="24"/>
                <w:szCs w:val="24"/>
              </w:rPr>
              <w:pPrChange w:id="1032" w:author="Brian Cullinan" w:date="2013-04-10T14:57:00Z">
                <w:pPr>
                  <w:autoSpaceDE w:val="0"/>
                  <w:autoSpaceDN w:val="0"/>
                  <w:adjustRightInd w:val="0"/>
                  <w:spacing w:after="200" w:line="276" w:lineRule="auto"/>
                  <w:cnfStyle w:val="001000100000" w:firstRow="0" w:lastRow="0" w:firstColumn="1" w:lastColumn="0" w:oddVBand="0" w:evenVBand="0" w:oddHBand="1" w:evenHBand="0" w:firstRowFirstColumn="0" w:firstRowLastColumn="0" w:lastRowFirstColumn="0" w:lastRowLastColumn="0"/>
                </w:pPr>
              </w:pPrChange>
            </w:pPr>
          </w:p>
        </w:tc>
        <w:tc>
          <w:tcPr>
            <w:tcW w:w="1450" w:type="dxa"/>
            <w:vMerge w:val="restart"/>
            <w:tcBorders>
              <w:top w:val="none" w:sz="0" w:space="0" w:color="auto"/>
              <w:bottom w:val="none" w:sz="0" w:space="0" w:color="auto"/>
            </w:tcBorders>
            <w:shd w:val="clear" w:color="auto" w:fill="EEECE1" w:themeFill="background2"/>
            <w:vAlign w:val="center"/>
            <w:tcPrChange w:id="1033" w:author="Brian Cullinan" w:date="2013-04-10T14:57:00Z">
              <w:tcPr>
                <w:tcW w:w="1450" w:type="dxa"/>
                <w:vMerge w:val="restart"/>
                <w:shd w:val="clear" w:color="auto" w:fill="EEECE1" w:themeFill="background2"/>
              </w:tcPr>
            </w:tcPrChange>
          </w:tcPr>
          <w:p w:rsidR="008169DA" w:rsidRPr="00581F46"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1034" w:author="Brian Cullinan" w:date="2013-04-10T14:15:00Z"/>
                <w:rFonts w:cstheme="minorHAnsi"/>
                <w:sz w:val="24"/>
                <w:szCs w:val="24"/>
                <w:rPrChange w:id="1035" w:author="Brian Cullinan" w:date="2013-04-10T14:45:00Z">
                  <w:rPr>
                    <w:ins w:id="1036" w:author="Brian Cullinan" w:date="2013-04-10T14:15:00Z"/>
                    <w:rFonts w:cstheme="minorHAnsi"/>
                    <w:b/>
                    <w:sz w:val="24"/>
                    <w:szCs w:val="24"/>
                  </w:rPr>
                </w:rPrChange>
              </w:rPr>
              <w:pPrChange w:id="1037"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1038" w:author="Brian Cullinan" w:date="2013-04-10T14:15:00Z">
              <w:r w:rsidRPr="00581F46">
                <w:rPr>
                  <w:rFonts w:cstheme="minorHAnsi"/>
                  <w:sz w:val="24"/>
                  <w:szCs w:val="24"/>
                  <w:rPrChange w:id="1039" w:author="Brian Cullinan" w:date="2013-04-10T14:45:00Z">
                    <w:rPr>
                      <w:rFonts w:cstheme="minorHAnsi"/>
                      <w:b/>
                      <w:sz w:val="24"/>
                      <w:szCs w:val="24"/>
                    </w:rPr>
                  </w:rPrChange>
                </w:rPr>
                <w:t>False</w:t>
              </w:r>
            </w:ins>
          </w:p>
        </w:tc>
        <w:tc>
          <w:tcPr>
            <w:tcW w:w="2046" w:type="dxa"/>
            <w:vMerge w:val="restart"/>
            <w:tcBorders>
              <w:top w:val="none" w:sz="0" w:space="0" w:color="auto"/>
              <w:bottom w:val="none" w:sz="0" w:space="0" w:color="auto"/>
            </w:tcBorders>
            <w:vAlign w:val="center"/>
            <w:tcPrChange w:id="1040" w:author="Brian Cullinan" w:date="2013-04-10T14:57:00Z">
              <w:tcPr>
                <w:tcW w:w="2046" w:type="dxa"/>
                <w:vMerge w:val="restart"/>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1041" w:author="Brian Cullinan" w:date="2013-04-10T14:15:00Z"/>
                <w:rFonts w:cstheme="minorHAnsi"/>
                <w:sz w:val="24"/>
                <w:szCs w:val="24"/>
              </w:rPr>
              <w:pPrChange w:id="1042"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1043" w:author="Brian Cullinan" w:date="2013-04-10T14:15:00Z">
              <w:r>
                <w:rPr>
                  <w:rFonts w:cstheme="minorHAnsi"/>
                  <w:sz w:val="24"/>
                  <w:szCs w:val="24"/>
                </w:rPr>
                <w:t>True</w:t>
              </w:r>
            </w:ins>
          </w:p>
        </w:tc>
        <w:tc>
          <w:tcPr>
            <w:tcW w:w="1623" w:type="dxa"/>
            <w:tcBorders>
              <w:top w:val="none" w:sz="0" w:space="0" w:color="auto"/>
              <w:bottom w:val="none" w:sz="0" w:space="0" w:color="auto"/>
            </w:tcBorders>
            <w:vAlign w:val="center"/>
            <w:tcPrChange w:id="1044" w:author="Brian Cullinan" w:date="2013-04-10T14:57:00Z">
              <w:tcPr>
                <w:tcW w:w="1913" w:type="dxa"/>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1045" w:author="Brian Cullinan" w:date="2013-04-10T14:15:00Z"/>
                <w:rFonts w:cstheme="minorHAnsi"/>
                <w:sz w:val="24"/>
                <w:szCs w:val="24"/>
              </w:rPr>
              <w:pPrChange w:id="1046"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1047" w:author="Brian Cullinan" w:date="2013-04-10T14:15:00Z">
              <w:r>
                <w:rPr>
                  <w:rFonts w:cstheme="minorHAnsi"/>
                  <w:sz w:val="24"/>
                  <w:szCs w:val="24"/>
                </w:rPr>
                <w:t>True</w:t>
              </w:r>
            </w:ins>
          </w:p>
        </w:tc>
        <w:tc>
          <w:tcPr>
            <w:tcW w:w="900" w:type="dxa"/>
            <w:tcBorders>
              <w:top w:val="none" w:sz="0" w:space="0" w:color="auto"/>
              <w:bottom w:val="none" w:sz="0" w:space="0" w:color="auto"/>
            </w:tcBorders>
            <w:shd w:val="clear" w:color="auto" w:fill="EEECE1" w:themeFill="background2"/>
            <w:vAlign w:val="center"/>
            <w:tcPrChange w:id="1048"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1049" w:author="Brian Cullinan" w:date="2013-04-10T14:15:00Z"/>
                <w:rFonts w:cstheme="minorHAnsi"/>
                <w:sz w:val="24"/>
                <w:szCs w:val="24"/>
              </w:rPr>
              <w:pPrChange w:id="1050"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1051" w:author="Brian Cullinan" w:date="2013-04-10T14:15:00Z">
              <w:r>
                <w:rPr>
                  <w:rFonts w:cstheme="minorHAnsi"/>
                  <w:sz w:val="24"/>
                  <w:szCs w:val="24"/>
                </w:rPr>
                <w:t>False</w:t>
              </w:r>
            </w:ins>
          </w:p>
        </w:tc>
        <w:tc>
          <w:tcPr>
            <w:tcW w:w="900" w:type="dxa"/>
            <w:tcBorders>
              <w:top w:val="none" w:sz="0" w:space="0" w:color="auto"/>
              <w:bottom w:val="none" w:sz="0" w:space="0" w:color="auto"/>
            </w:tcBorders>
            <w:shd w:val="clear" w:color="auto" w:fill="EEECE1" w:themeFill="background2"/>
            <w:vAlign w:val="center"/>
            <w:tcPrChange w:id="1052"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1053" w:author="Brian Cullinan" w:date="2013-04-10T14:15:00Z"/>
                <w:rFonts w:cstheme="minorHAnsi"/>
                <w:sz w:val="24"/>
                <w:szCs w:val="24"/>
              </w:rPr>
              <w:pPrChange w:id="1054"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1055" w:author="Brian Cullinan" w:date="2013-04-10T14:15:00Z">
              <w:r>
                <w:rPr>
                  <w:rFonts w:cstheme="minorHAnsi"/>
                  <w:sz w:val="24"/>
                  <w:szCs w:val="24"/>
                </w:rPr>
                <w:t>False</w:t>
              </w:r>
            </w:ins>
          </w:p>
        </w:tc>
        <w:tc>
          <w:tcPr>
            <w:tcW w:w="845" w:type="dxa"/>
            <w:tcBorders>
              <w:top w:val="none" w:sz="0" w:space="0" w:color="auto"/>
              <w:bottom w:val="none" w:sz="0" w:space="0" w:color="auto"/>
              <w:right w:val="none" w:sz="0" w:space="0" w:color="auto"/>
            </w:tcBorders>
            <w:shd w:val="clear" w:color="auto" w:fill="FFFFFF" w:themeFill="background1"/>
            <w:vAlign w:val="center"/>
            <w:tcPrChange w:id="1056"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1057" w:author="Brian Cullinan" w:date="2013-04-10T14:15:00Z"/>
                <w:rFonts w:cstheme="minorHAnsi"/>
                <w:sz w:val="24"/>
                <w:szCs w:val="24"/>
              </w:rPr>
              <w:pPrChange w:id="1058"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1059" w:author="Brian Cullinan" w:date="2013-04-10T14:55:00Z">
              <w:r>
                <w:rPr>
                  <w:rFonts w:cstheme="minorHAnsi"/>
                  <w:sz w:val="24"/>
                  <w:szCs w:val="24"/>
                </w:rPr>
                <w:t>True</w:t>
              </w:r>
            </w:ins>
          </w:p>
        </w:tc>
      </w:tr>
      <w:tr w:rsidR="008169DA" w:rsidTr="00CC3053">
        <w:trPr>
          <w:jc w:val="center"/>
          <w:ins w:id="1060" w:author="Brian Cullinan" w:date="2013-04-10T14:15:00Z"/>
          <w:trPrChange w:id="1061" w:author="Brian Cullinan" w:date="2013-04-10T14:57:00Z">
            <w:trPr>
              <w:jc w:val="center"/>
            </w:trPr>
          </w:trPrChange>
        </w:trPr>
        <w:tc>
          <w:tcPr>
            <w:cnfStyle w:val="001000000000" w:firstRow="0" w:lastRow="0" w:firstColumn="1" w:lastColumn="0" w:oddVBand="0" w:evenVBand="0" w:oddHBand="0" w:evenHBand="0" w:firstRowFirstColumn="0" w:firstRowLastColumn="0" w:lastRowFirstColumn="0" w:lastRowLastColumn="0"/>
            <w:tcW w:w="752" w:type="dxa"/>
            <w:vMerge/>
            <w:shd w:val="clear" w:color="auto" w:fill="EEECE1" w:themeFill="background2"/>
            <w:vAlign w:val="center"/>
            <w:tcPrChange w:id="1062" w:author="Brian Cullinan" w:date="2013-04-10T14:57:00Z">
              <w:tcPr>
                <w:tcW w:w="752" w:type="dxa"/>
                <w:vMerge/>
                <w:shd w:val="clear" w:color="auto" w:fill="EEECE1" w:themeFill="background2"/>
              </w:tcPr>
            </w:tcPrChange>
          </w:tcPr>
          <w:p w:rsidR="008169DA" w:rsidRPr="00CF7BDC" w:rsidRDefault="008169DA">
            <w:pPr>
              <w:autoSpaceDE w:val="0"/>
              <w:autoSpaceDN w:val="0"/>
              <w:adjustRightInd w:val="0"/>
              <w:rPr>
                <w:ins w:id="1063" w:author="Brian Cullinan" w:date="2013-04-10T14:43:00Z"/>
                <w:rFonts w:cstheme="minorHAnsi"/>
                <w:b w:val="0"/>
                <w:bCs w:val="0"/>
                <w:sz w:val="24"/>
                <w:szCs w:val="24"/>
              </w:rPr>
              <w:pPrChange w:id="1064" w:author="Brian Cullinan" w:date="2013-04-10T14:57:00Z">
                <w:pPr>
                  <w:autoSpaceDE w:val="0"/>
                  <w:autoSpaceDN w:val="0"/>
                  <w:adjustRightInd w:val="0"/>
                  <w:spacing w:after="200" w:line="276" w:lineRule="auto"/>
                </w:pPr>
              </w:pPrChange>
            </w:pPr>
          </w:p>
        </w:tc>
        <w:tc>
          <w:tcPr>
            <w:tcW w:w="1450" w:type="dxa"/>
            <w:vMerge/>
            <w:shd w:val="clear" w:color="auto" w:fill="EEECE1" w:themeFill="background2"/>
            <w:vAlign w:val="center"/>
            <w:tcPrChange w:id="1065" w:author="Brian Cullinan" w:date="2013-04-10T14:57:00Z">
              <w:tcPr>
                <w:tcW w:w="1450" w:type="dxa"/>
                <w:vMerge/>
                <w:shd w:val="clear" w:color="auto" w:fill="EEECE1" w:themeFill="background2"/>
              </w:tcPr>
            </w:tcPrChange>
          </w:tcPr>
          <w:p w:rsidR="008169DA" w:rsidRPr="00CF7BDC"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066" w:author="Brian Cullinan" w:date="2013-04-10T14:15:00Z"/>
                <w:rFonts w:cstheme="minorHAnsi"/>
                <w:b/>
                <w:sz w:val="24"/>
                <w:szCs w:val="24"/>
              </w:rPr>
              <w:pPrChange w:id="1067"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p>
        </w:tc>
        <w:tc>
          <w:tcPr>
            <w:tcW w:w="2046" w:type="dxa"/>
            <w:vMerge/>
            <w:vAlign w:val="center"/>
            <w:tcPrChange w:id="1068" w:author="Brian Cullinan" w:date="2013-04-10T14:57:00Z">
              <w:tcPr>
                <w:tcW w:w="2046" w:type="dxa"/>
                <w:vMerge/>
              </w:tcPr>
            </w:tcPrChange>
          </w:tcPr>
          <w:p w:rsidR="008169DA"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069" w:author="Brian Cullinan" w:date="2013-04-10T14:15:00Z"/>
                <w:rFonts w:cstheme="minorHAnsi"/>
                <w:sz w:val="24"/>
                <w:szCs w:val="24"/>
              </w:rPr>
              <w:pPrChange w:id="1070"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p>
        </w:tc>
        <w:tc>
          <w:tcPr>
            <w:tcW w:w="1623" w:type="dxa"/>
            <w:shd w:val="clear" w:color="auto" w:fill="EEECE1" w:themeFill="background2"/>
            <w:vAlign w:val="center"/>
            <w:tcPrChange w:id="1071" w:author="Brian Cullinan" w:date="2013-04-10T14:57:00Z">
              <w:tcPr>
                <w:tcW w:w="1913" w:type="dxa"/>
                <w:shd w:val="clear" w:color="auto" w:fill="EEECE1" w:themeFill="background2"/>
              </w:tcPr>
            </w:tcPrChange>
          </w:tcPr>
          <w:p w:rsidR="008169DA"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072" w:author="Brian Cullinan" w:date="2013-04-10T14:15:00Z"/>
                <w:rFonts w:cstheme="minorHAnsi"/>
                <w:sz w:val="24"/>
                <w:szCs w:val="24"/>
              </w:rPr>
              <w:pPrChange w:id="1073"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1074" w:author="Brian Cullinan" w:date="2013-04-10T14:15:00Z">
              <w:r>
                <w:rPr>
                  <w:rFonts w:cstheme="minorHAnsi"/>
                  <w:sz w:val="24"/>
                  <w:szCs w:val="24"/>
                </w:rPr>
                <w:t>False</w:t>
              </w:r>
            </w:ins>
          </w:p>
        </w:tc>
        <w:tc>
          <w:tcPr>
            <w:tcW w:w="900" w:type="dxa"/>
            <w:vAlign w:val="center"/>
            <w:tcPrChange w:id="1075" w:author="Brian Cullinan" w:date="2013-04-10T14:57:00Z">
              <w:tcPr>
                <w:tcW w:w="900" w:type="dxa"/>
              </w:tcPr>
            </w:tcPrChange>
          </w:tcPr>
          <w:p w:rsidR="008169DA"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076" w:author="Brian Cullinan" w:date="2013-04-10T14:15:00Z"/>
                <w:rFonts w:cstheme="minorHAnsi"/>
                <w:sz w:val="24"/>
                <w:szCs w:val="24"/>
              </w:rPr>
              <w:pPrChange w:id="1077"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1078" w:author="Brian Cullinan" w:date="2013-04-10T14:15:00Z">
              <w:r>
                <w:rPr>
                  <w:rFonts w:cstheme="minorHAnsi"/>
                  <w:sz w:val="24"/>
                  <w:szCs w:val="24"/>
                </w:rPr>
                <w:t>True</w:t>
              </w:r>
            </w:ins>
          </w:p>
        </w:tc>
        <w:tc>
          <w:tcPr>
            <w:tcW w:w="900" w:type="dxa"/>
            <w:shd w:val="clear" w:color="auto" w:fill="EEECE1" w:themeFill="background2"/>
            <w:vAlign w:val="center"/>
            <w:tcPrChange w:id="1079"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080" w:author="Brian Cullinan" w:date="2013-04-10T14:15:00Z"/>
                <w:rFonts w:cstheme="minorHAnsi"/>
                <w:sz w:val="24"/>
                <w:szCs w:val="24"/>
              </w:rPr>
              <w:pPrChange w:id="1081"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1082" w:author="Brian Cullinan" w:date="2013-04-10T14:15:00Z">
              <w:r>
                <w:rPr>
                  <w:rFonts w:cstheme="minorHAnsi"/>
                  <w:sz w:val="24"/>
                  <w:szCs w:val="24"/>
                </w:rPr>
                <w:t>False</w:t>
              </w:r>
            </w:ins>
          </w:p>
        </w:tc>
        <w:tc>
          <w:tcPr>
            <w:tcW w:w="845" w:type="dxa"/>
            <w:shd w:val="clear" w:color="auto" w:fill="EEECE1" w:themeFill="background2"/>
            <w:vAlign w:val="center"/>
            <w:tcPrChange w:id="1083"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084" w:author="Brian Cullinan" w:date="2013-04-10T14:15:00Z"/>
                <w:rFonts w:cstheme="minorHAnsi"/>
                <w:sz w:val="24"/>
                <w:szCs w:val="24"/>
              </w:rPr>
              <w:pPrChange w:id="1085"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1086" w:author="Brian Cullinan" w:date="2013-04-10T14:15:00Z">
              <w:r>
                <w:rPr>
                  <w:rFonts w:cstheme="minorHAnsi"/>
                  <w:sz w:val="24"/>
                  <w:szCs w:val="24"/>
                </w:rPr>
                <w:t>False</w:t>
              </w:r>
            </w:ins>
          </w:p>
        </w:tc>
      </w:tr>
      <w:tr w:rsidR="008169DA" w:rsidTr="00CC3053">
        <w:trPr>
          <w:cnfStyle w:val="000000100000" w:firstRow="0" w:lastRow="0" w:firstColumn="0" w:lastColumn="0" w:oddVBand="0" w:evenVBand="0" w:oddHBand="1" w:evenHBand="0" w:firstRowFirstColumn="0" w:firstRowLastColumn="0" w:lastRowFirstColumn="0" w:lastRowLastColumn="0"/>
          <w:jc w:val="center"/>
          <w:ins w:id="1087" w:author="Brian Cullinan" w:date="2013-04-10T14:15:00Z"/>
          <w:trPrChange w:id="1088" w:author="Brian Cullinan" w:date="2013-04-10T14:57:00Z">
            <w:trPr>
              <w:jc w:val="center"/>
            </w:trPr>
          </w:trPrChange>
        </w:trPr>
        <w:tc>
          <w:tcPr>
            <w:cnfStyle w:val="001000000000" w:firstRow="0" w:lastRow="0" w:firstColumn="1" w:lastColumn="0" w:oddVBand="0" w:evenVBand="0" w:oddHBand="0" w:evenHBand="0" w:firstRowFirstColumn="0" w:firstRowLastColumn="0" w:lastRowFirstColumn="0" w:lastRowLastColumn="0"/>
            <w:tcW w:w="752" w:type="dxa"/>
            <w:vMerge/>
            <w:tcBorders>
              <w:top w:val="none" w:sz="0" w:space="0" w:color="auto"/>
              <w:left w:val="none" w:sz="0" w:space="0" w:color="auto"/>
              <w:bottom w:val="none" w:sz="0" w:space="0" w:color="auto"/>
            </w:tcBorders>
            <w:shd w:val="clear" w:color="auto" w:fill="EEECE1" w:themeFill="background2"/>
            <w:vAlign w:val="center"/>
            <w:tcPrChange w:id="1089" w:author="Brian Cullinan" w:date="2013-04-10T14:57:00Z">
              <w:tcPr>
                <w:tcW w:w="752" w:type="dxa"/>
                <w:vMerge/>
                <w:shd w:val="clear" w:color="auto" w:fill="EEECE1" w:themeFill="background2"/>
              </w:tcPr>
            </w:tcPrChange>
          </w:tcPr>
          <w:p w:rsidR="008169DA" w:rsidRPr="00CF7BDC" w:rsidRDefault="008169DA">
            <w:pPr>
              <w:autoSpaceDE w:val="0"/>
              <w:autoSpaceDN w:val="0"/>
              <w:adjustRightInd w:val="0"/>
              <w:cnfStyle w:val="001000100000" w:firstRow="0" w:lastRow="0" w:firstColumn="1" w:lastColumn="0" w:oddVBand="0" w:evenVBand="0" w:oddHBand="1" w:evenHBand="0" w:firstRowFirstColumn="0" w:firstRowLastColumn="0" w:lastRowFirstColumn="0" w:lastRowLastColumn="0"/>
              <w:rPr>
                <w:ins w:id="1090" w:author="Brian Cullinan" w:date="2013-04-10T14:43:00Z"/>
                <w:rFonts w:cstheme="minorHAnsi"/>
                <w:b w:val="0"/>
                <w:bCs w:val="0"/>
                <w:sz w:val="24"/>
                <w:szCs w:val="24"/>
              </w:rPr>
              <w:pPrChange w:id="1091" w:author="Brian Cullinan" w:date="2013-04-10T14:57:00Z">
                <w:pPr>
                  <w:autoSpaceDE w:val="0"/>
                  <w:autoSpaceDN w:val="0"/>
                  <w:adjustRightInd w:val="0"/>
                  <w:spacing w:after="200" w:line="276" w:lineRule="auto"/>
                  <w:cnfStyle w:val="001000100000" w:firstRow="0" w:lastRow="0" w:firstColumn="1" w:lastColumn="0" w:oddVBand="0" w:evenVBand="0" w:oddHBand="1" w:evenHBand="0" w:firstRowFirstColumn="0" w:firstRowLastColumn="0" w:lastRowFirstColumn="0" w:lastRowLastColumn="0"/>
                </w:pPr>
              </w:pPrChange>
            </w:pPr>
          </w:p>
        </w:tc>
        <w:tc>
          <w:tcPr>
            <w:tcW w:w="1450" w:type="dxa"/>
            <w:vMerge/>
            <w:tcBorders>
              <w:top w:val="none" w:sz="0" w:space="0" w:color="auto"/>
              <w:bottom w:val="none" w:sz="0" w:space="0" w:color="auto"/>
            </w:tcBorders>
            <w:shd w:val="clear" w:color="auto" w:fill="EEECE1" w:themeFill="background2"/>
            <w:vAlign w:val="center"/>
            <w:tcPrChange w:id="1092" w:author="Brian Cullinan" w:date="2013-04-10T14:57:00Z">
              <w:tcPr>
                <w:tcW w:w="1450" w:type="dxa"/>
                <w:vMerge/>
                <w:shd w:val="clear" w:color="auto" w:fill="EEECE1" w:themeFill="background2"/>
              </w:tcPr>
            </w:tcPrChange>
          </w:tcPr>
          <w:p w:rsidR="008169DA" w:rsidRPr="00CF7BDC"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1093" w:author="Brian Cullinan" w:date="2013-04-10T14:15:00Z"/>
                <w:rFonts w:cstheme="minorHAnsi"/>
                <w:b/>
                <w:sz w:val="24"/>
                <w:szCs w:val="24"/>
              </w:rPr>
              <w:pPrChange w:id="1094"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p>
        </w:tc>
        <w:tc>
          <w:tcPr>
            <w:tcW w:w="2046" w:type="dxa"/>
            <w:vMerge w:val="restart"/>
            <w:tcBorders>
              <w:top w:val="none" w:sz="0" w:space="0" w:color="auto"/>
              <w:bottom w:val="none" w:sz="0" w:space="0" w:color="auto"/>
            </w:tcBorders>
            <w:shd w:val="clear" w:color="auto" w:fill="EEECE1" w:themeFill="background2"/>
            <w:vAlign w:val="center"/>
            <w:tcPrChange w:id="1095" w:author="Brian Cullinan" w:date="2013-04-10T14:57:00Z">
              <w:tcPr>
                <w:tcW w:w="2046" w:type="dxa"/>
                <w:vMerge w:val="restart"/>
                <w:shd w:val="clear" w:color="auto" w:fill="EEECE1" w:themeFill="background2"/>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1096" w:author="Brian Cullinan" w:date="2013-04-10T14:15:00Z"/>
                <w:rFonts w:cstheme="minorHAnsi"/>
                <w:sz w:val="24"/>
                <w:szCs w:val="24"/>
              </w:rPr>
              <w:pPrChange w:id="1097"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1098" w:author="Brian Cullinan" w:date="2013-04-10T14:15:00Z">
              <w:r>
                <w:rPr>
                  <w:rFonts w:cstheme="minorHAnsi"/>
                  <w:sz w:val="24"/>
                  <w:szCs w:val="24"/>
                </w:rPr>
                <w:t>False</w:t>
              </w:r>
            </w:ins>
          </w:p>
        </w:tc>
        <w:tc>
          <w:tcPr>
            <w:tcW w:w="1623" w:type="dxa"/>
            <w:tcBorders>
              <w:top w:val="none" w:sz="0" w:space="0" w:color="auto"/>
              <w:bottom w:val="none" w:sz="0" w:space="0" w:color="auto"/>
            </w:tcBorders>
            <w:vAlign w:val="center"/>
            <w:tcPrChange w:id="1099" w:author="Brian Cullinan" w:date="2013-04-10T14:57:00Z">
              <w:tcPr>
                <w:tcW w:w="1913" w:type="dxa"/>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1100" w:author="Brian Cullinan" w:date="2013-04-10T14:15:00Z"/>
                <w:rFonts w:cstheme="minorHAnsi"/>
                <w:sz w:val="24"/>
                <w:szCs w:val="24"/>
              </w:rPr>
              <w:pPrChange w:id="1101"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1102" w:author="Brian Cullinan" w:date="2013-04-10T14:15:00Z">
              <w:r>
                <w:rPr>
                  <w:rFonts w:cstheme="minorHAnsi"/>
                  <w:sz w:val="24"/>
                  <w:szCs w:val="24"/>
                </w:rPr>
                <w:t>True</w:t>
              </w:r>
            </w:ins>
          </w:p>
        </w:tc>
        <w:tc>
          <w:tcPr>
            <w:tcW w:w="900" w:type="dxa"/>
            <w:tcBorders>
              <w:top w:val="none" w:sz="0" w:space="0" w:color="auto"/>
              <w:bottom w:val="none" w:sz="0" w:space="0" w:color="auto"/>
            </w:tcBorders>
            <w:shd w:val="clear" w:color="auto" w:fill="EEECE1" w:themeFill="background2"/>
            <w:vAlign w:val="center"/>
            <w:tcPrChange w:id="1103"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1104" w:author="Brian Cullinan" w:date="2013-04-10T14:15:00Z"/>
                <w:rFonts w:cstheme="minorHAnsi"/>
                <w:sz w:val="24"/>
                <w:szCs w:val="24"/>
              </w:rPr>
              <w:pPrChange w:id="1105"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1106" w:author="Brian Cullinan" w:date="2013-04-10T14:15:00Z">
              <w:r>
                <w:rPr>
                  <w:rFonts w:cstheme="minorHAnsi"/>
                  <w:sz w:val="24"/>
                  <w:szCs w:val="24"/>
                </w:rPr>
                <w:t>False</w:t>
              </w:r>
            </w:ins>
          </w:p>
        </w:tc>
        <w:tc>
          <w:tcPr>
            <w:tcW w:w="900" w:type="dxa"/>
            <w:tcBorders>
              <w:top w:val="none" w:sz="0" w:space="0" w:color="auto"/>
              <w:bottom w:val="none" w:sz="0" w:space="0" w:color="auto"/>
            </w:tcBorders>
            <w:vAlign w:val="center"/>
            <w:tcPrChange w:id="1107" w:author="Brian Cullinan" w:date="2013-04-10T14:57:00Z">
              <w:tcPr>
                <w:tcW w:w="900" w:type="dxa"/>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1108" w:author="Brian Cullinan" w:date="2013-04-10T14:15:00Z"/>
                <w:rFonts w:cstheme="minorHAnsi"/>
                <w:sz w:val="24"/>
                <w:szCs w:val="24"/>
              </w:rPr>
              <w:pPrChange w:id="1109"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1110" w:author="Brian Cullinan" w:date="2013-04-10T14:15:00Z">
              <w:r>
                <w:rPr>
                  <w:rFonts w:cstheme="minorHAnsi"/>
                  <w:sz w:val="24"/>
                  <w:szCs w:val="24"/>
                </w:rPr>
                <w:t>True</w:t>
              </w:r>
            </w:ins>
          </w:p>
        </w:tc>
        <w:tc>
          <w:tcPr>
            <w:tcW w:w="845" w:type="dxa"/>
            <w:tcBorders>
              <w:top w:val="none" w:sz="0" w:space="0" w:color="auto"/>
              <w:bottom w:val="none" w:sz="0" w:space="0" w:color="auto"/>
              <w:right w:val="none" w:sz="0" w:space="0" w:color="auto"/>
            </w:tcBorders>
            <w:shd w:val="clear" w:color="auto" w:fill="EEECE1" w:themeFill="background2"/>
            <w:vAlign w:val="center"/>
            <w:tcPrChange w:id="1111"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1112" w:author="Brian Cullinan" w:date="2013-04-10T14:15:00Z"/>
                <w:rFonts w:cstheme="minorHAnsi"/>
                <w:sz w:val="24"/>
                <w:szCs w:val="24"/>
              </w:rPr>
              <w:pPrChange w:id="1113" w:author="Brian Cullinan" w:date="2013-04-10T14:5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1114" w:author="Brian Cullinan" w:date="2013-04-10T14:15:00Z">
              <w:r>
                <w:rPr>
                  <w:rFonts w:cstheme="minorHAnsi"/>
                  <w:sz w:val="24"/>
                  <w:szCs w:val="24"/>
                </w:rPr>
                <w:t>False</w:t>
              </w:r>
            </w:ins>
          </w:p>
        </w:tc>
      </w:tr>
      <w:tr w:rsidR="008169DA" w:rsidTr="00CC3053">
        <w:trPr>
          <w:jc w:val="center"/>
          <w:ins w:id="1115" w:author="Brian Cullinan" w:date="2013-04-10T14:15:00Z"/>
          <w:trPrChange w:id="1116" w:author="Brian Cullinan" w:date="2013-04-10T14:57:00Z">
            <w:trPr>
              <w:jc w:val="center"/>
            </w:trPr>
          </w:trPrChange>
        </w:trPr>
        <w:tc>
          <w:tcPr>
            <w:cnfStyle w:val="001000000000" w:firstRow="0" w:lastRow="0" w:firstColumn="1" w:lastColumn="0" w:oddVBand="0" w:evenVBand="0" w:oddHBand="0" w:evenHBand="0" w:firstRowFirstColumn="0" w:firstRowLastColumn="0" w:lastRowFirstColumn="0" w:lastRowLastColumn="0"/>
            <w:tcW w:w="752" w:type="dxa"/>
            <w:vMerge/>
            <w:shd w:val="clear" w:color="auto" w:fill="EEECE1" w:themeFill="background2"/>
            <w:vAlign w:val="center"/>
            <w:tcPrChange w:id="1117" w:author="Brian Cullinan" w:date="2013-04-10T14:57:00Z">
              <w:tcPr>
                <w:tcW w:w="752" w:type="dxa"/>
                <w:vMerge/>
                <w:shd w:val="clear" w:color="auto" w:fill="EEECE1" w:themeFill="background2"/>
              </w:tcPr>
            </w:tcPrChange>
          </w:tcPr>
          <w:p w:rsidR="008169DA" w:rsidRPr="00CF7BDC" w:rsidRDefault="008169DA">
            <w:pPr>
              <w:autoSpaceDE w:val="0"/>
              <w:autoSpaceDN w:val="0"/>
              <w:adjustRightInd w:val="0"/>
              <w:rPr>
                <w:ins w:id="1118" w:author="Brian Cullinan" w:date="2013-04-10T14:43:00Z"/>
                <w:rFonts w:cstheme="minorHAnsi"/>
                <w:b w:val="0"/>
                <w:bCs w:val="0"/>
                <w:sz w:val="24"/>
                <w:szCs w:val="24"/>
              </w:rPr>
              <w:pPrChange w:id="1119" w:author="Brian Cullinan" w:date="2013-04-10T14:57:00Z">
                <w:pPr>
                  <w:autoSpaceDE w:val="0"/>
                  <w:autoSpaceDN w:val="0"/>
                  <w:adjustRightInd w:val="0"/>
                  <w:spacing w:after="200" w:line="276" w:lineRule="auto"/>
                </w:pPr>
              </w:pPrChange>
            </w:pPr>
          </w:p>
        </w:tc>
        <w:tc>
          <w:tcPr>
            <w:tcW w:w="1450" w:type="dxa"/>
            <w:vMerge/>
            <w:shd w:val="clear" w:color="auto" w:fill="EEECE1" w:themeFill="background2"/>
            <w:vAlign w:val="center"/>
            <w:tcPrChange w:id="1120" w:author="Brian Cullinan" w:date="2013-04-10T14:57:00Z">
              <w:tcPr>
                <w:tcW w:w="1450" w:type="dxa"/>
                <w:vMerge/>
                <w:shd w:val="clear" w:color="auto" w:fill="EEECE1" w:themeFill="background2"/>
              </w:tcPr>
            </w:tcPrChange>
          </w:tcPr>
          <w:p w:rsidR="008169DA" w:rsidRPr="00CF7BDC"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121" w:author="Brian Cullinan" w:date="2013-04-10T14:15:00Z"/>
                <w:rFonts w:cstheme="minorHAnsi"/>
                <w:b/>
                <w:sz w:val="24"/>
                <w:szCs w:val="24"/>
              </w:rPr>
              <w:pPrChange w:id="1122"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p>
        </w:tc>
        <w:tc>
          <w:tcPr>
            <w:tcW w:w="2046" w:type="dxa"/>
            <w:vMerge/>
            <w:shd w:val="clear" w:color="auto" w:fill="EEECE1" w:themeFill="background2"/>
            <w:vAlign w:val="center"/>
            <w:tcPrChange w:id="1123" w:author="Brian Cullinan" w:date="2013-04-10T14:57:00Z">
              <w:tcPr>
                <w:tcW w:w="2046" w:type="dxa"/>
                <w:vMerge/>
                <w:shd w:val="clear" w:color="auto" w:fill="EEECE1" w:themeFill="background2"/>
              </w:tcPr>
            </w:tcPrChange>
          </w:tcPr>
          <w:p w:rsidR="008169DA"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124" w:author="Brian Cullinan" w:date="2013-04-10T14:15:00Z"/>
                <w:rFonts w:cstheme="minorHAnsi"/>
                <w:sz w:val="24"/>
                <w:szCs w:val="24"/>
              </w:rPr>
              <w:pPrChange w:id="1125"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p>
        </w:tc>
        <w:tc>
          <w:tcPr>
            <w:tcW w:w="1623" w:type="dxa"/>
            <w:shd w:val="clear" w:color="auto" w:fill="EEECE1" w:themeFill="background2"/>
            <w:vAlign w:val="center"/>
            <w:tcPrChange w:id="1126" w:author="Brian Cullinan" w:date="2013-04-10T14:57:00Z">
              <w:tcPr>
                <w:tcW w:w="1913" w:type="dxa"/>
                <w:shd w:val="clear" w:color="auto" w:fill="EEECE1" w:themeFill="background2"/>
              </w:tcPr>
            </w:tcPrChange>
          </w:tcPr>
          <w:p w:rsidR="008169DA"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127" w:author="Brian Cullinan" w:date="2013-04-10T14:15:00Z"/>
                <w:rFonts w:cstheme="minorHAnsi"/>
                <w:sz w:val="24"/>
                <w:szCs w:val="24"/>
              </w:rPr>
              <w:pPrChange w:id="1128"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1129" w:author="Brian Cullinan" w:date="2013-04-10T14:15:00Z">
              <w:r>
                <w:rPr>
                  <w:rFonts w:cstheme="minorHAnsi"/>
                  <w:sz w:val="24"/>
                  <w:szCs w:val="24"/>
                </w:rPr>
                <w:t>False</w:t>
              </w:r>
            </w:ins>
          </w:p>
        </w:tc>
        <w:tc>
          <w:tcPr>
            <w:tcW w:w="900" w:type="dxa"/>
            <w:shd w:val="clear" w:color="auto" w:fill="EEECE1" w:themeFill="background2"/>
            <w:vAlign w:val="center"/>
            <w:tcPrChange w:id="1130"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131" w:author="Brian Cullinan" w:date="2013-04-10T14:15:00Z"/>
                <w:rFonts w:cstheme="minorHAnsi"/>
                <w:sz w:val="24"/>
                <w:szCs w:val="24"/>
              </w:rPr>
              <w:pPrChange w:id="1132"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1133" w:author="Brian Cullinan" w:date="2013-04-10T14:15:00Z">
              <w:r>
                <w:rPr>
                  <w:rFonts w:cstheme="minorHAnsi"/>
                  <w:sz w:val="24"/>
                  <w:szCs w:val="24"/>
                </w:rPr>
                <w:t>False</w:t>
              </w:r>
            </w:ins>
          </w:p>
        </w:tc>
        <w:tc>
          <w:tcPr>
            <w:tcW w:w="900" w:type="dxa"/>
            <w:shd w:val="clear" w:color="auto" w:fill="EEECE1" w:themeFill="background2"/>
            <w:vAlign w:val="center"/>
            <w:tcPrChange w:id="1134"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135" w:author="Brian Cullinan" w:date="2013-04-10T14:15:00Z"/>
                <w:rFonts w:cstheme="minorHAnsi"/>
                <w:sz w:val="24"/>
                <w:szCs w:val="24"/>
              </w:rPr>
              <w:pPrChange w:id="1136"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1137" w:author="Brian Cullinan" w:date="2013-04-10T14:15:00Z">
              <w:r>
                <w:rPr>
                  <w:rFonts w:cstheme="minorHAnsi"/>
                  <w:sz w:val="24"/>
                  <w:szCs w:val="24"/>
                </w:rPr>
                <w:t>False</w:t>
              </w:r>
            </w:ins>
          </w:p>
        </w:tc>
        <w:tc>
          <w:tcPr>
            <w:tcW w:w="845" w:type="dxa"/>
            <w:shd w:val="clear" w:color="auto" w:fill="EEECE1" w:themeFill="background2"/>
            <w:vAlign w:val="center"/>
            <w:tcPrChange w:id="1138" w:author="Brian Cullinan" w:date="2013-04-10T14:57:00Z">
              <w:tcPr>
                <w:tcW w:w="900" w:type="dxa"/>
                <w:shd w:val="clear" w:color="auto" w:fill="EEECE1" w:themeFill="background2"/>
              </w:tcPr>
            </w:tcPrChange>
          </w:tcPr>
          <w:p w:rsidR="008169DA" w:rsidRDefault="008169DA">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1139" w:author="Brian Cullinan" w:date="2013-04-10T14:15:00Z"/>
                <w:rFonts w:cstheme="minorHAnsi"/>
                <w:sz w:val="24"/>
                <w:szCs w:val="24"/>
              </w:rPr>
              <w:pPrChange w:id="1140" w:author="Brian Cullinan" w:date="2013-04-10T14:57:00Z">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pPr>
              </w:pPrChange>
            </w:pPr>
            <w:ins w:id="1141" w:author="Brian Cullinan" w:date="2013-04-10T14:15:00Z">
              <w:r>
                <w:rPr>
                  <w:rFonts w:cstheme="minorHAnsi"/>
                  <w:sz w:val="24"/>
                  <w:szCs w:val="24"/>
                </w:rPr>
                <w:t>False</w:t>
              </w:r>
            </w:ins>
          </w:p>
        </w:tc>
      </w:tr>
    </w:tbl>
    <w:p w:rsidR="007E72F9" w:rsidRDefault="00CB3B30">
      <w:pPr>
        <w:rPr>
          <w:ins w:id="1142" w:author="Brian Cullinan" w:date="2013-04-10T16:08:00Z"/>
          <w:rFonts w:cstheme="minorHAnsi"/>
          <w:sz w:val="24"/>
          <w:szCs w:val="24"/>
        </w:rPr>
        <w:pPrChange w:id="1143" w:author="Brian Cullinan" w:date="2013-04-10T16:06:00Z">
          <w:pPr>
            <w:autoSpaceDE w:val="0"/>
            <w:autoSpaceDN w:val="0"/>
            <w:adjustRightInd w:val="0"/>
            <w:spacing w:after="0" w:line="240" w:lineRule="auto"/>
            <w:ind w:left="720"/>
          </w:pPr>
        </w:pPrChange>
      </w:pPr>
      <w:ins w:id="1144" w:author="Brian Cullinan" w:date="2013-04-10T14:15:00Z">
        <w:r>
          <w:rPr>
            <w:rFonts w:cstheme="minorHAnsi"/>
            <w:sz w:val="24"/>
            <w:szCs w:val="24"/>
          </w:rPr>
          <w:t xml:space="preserve"> </w:t>
        </w:r>
      </w:ins>
    </w:p>
    <w:p w:rsidR="0089010E" w:rsidRPr="00AD6D65" w:rsidRDefault="0089010E">
      <w:pPr>
        <w:rPr>
          <w:rFonts w:cstheme="minorHAnsi"/>
          <w:sz w:val="24"/>
          <w:szCs w:val="24"/>
        </w:rPr>
        <w:pPrChange w:id="1145" w:author="Brian Cullinan" w:date="2013-04-10T16:06:00Z">
          <w:pPr>
            <w:autoSpaceDE w:val="0"/>
            <w:autoSpaceDN w:val="0"/>
            <w:adjustRightInd w:val="0"/>
            <w:spacing w:after="0" w:line="240" w:lineRule="auto"/>
            <w:ind w:left="720"/>
          </w:pPr>
        </w:pPrChange>
      </w:pPr>
      <w:ins w:id="1146" w:author="Brian Cullinan" w:date="2013-04-10T12:22:00Z">
        <w:r>
          <w:rPr>
            <w:rFonts w:cstheme="minorHAnsi"/>
            <w:sz w:val="24"/>
            <w:szCs w:val="24"/>
          </w:rPr>
          <w:t>Rule 2:</w:t>
        </w:r>
      </w:ins>
    </w:p>
    <w:tbl>
      <w:tblPr>
        <w:tblStyle w:val="LightList-Accent11"/>
        <w:tblW w:w="10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147" w:author="Brian Cullinan" w:date="2013-04-10T12:26:00Z">
          <w:tblPr>
            <w:tblStyle w:val="LightList-Accent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738"/>
        <w:gridCol w:w="1710"/>
        <w:gridCol w:w="1710"/>
        <w:gridCol w:w="1710"/>
        <w:gridCol w:w="1710"/>
        <w:gridCol w:w="3249"/>
        <w:tblGridChange w:id="1148">
          <w:tblGrid>
            <w:gridCol w:w="738"/>
            <w:gridCol w:w="1710"/>
            <w:gridCol w:w="1710"/>
            <w:gridCol w:w="1710"/>
            <w:gridCol w:w="1710"/>
            <w:gridCol w:w="1998"/>
            <w:gridCol w:w="1251"/>
          </w:tblGrid>
        </w:tblGridChange>
      </w:tblGrid>
      <w:tr w:rsidR="003A039C" w:rsidRPr="00CF7BDC" w:rsidTr="00A0226B">
        <w:trPr>
          <w:cnfStyle w:val="100000000000" w:firstRow="1" w:lastRow="0" w:firstColumn="0" w:lastColumn="0" w:oddVBand="0" w:evenVBand="0" w:oddHBand="0" w:evenHBand="0" w:firstRowFirstColumn="0" w:firstRowLastColumn="0" w:lastRowFirstColumn="0" w:lastRowLastColumn="0"/>
          <w:jc w:val="center"/>
          <w:ins w:id="1149" w:author="Brian Cullinan" w:date="2013-04-10T12:12:00Z"/>
          <w:trPrChange w:id="1150" w:author="Brian Cullinan" w:date="2013-04-10T12:26: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0827" w:type="dxa"/>
            <w:gridSpan w:val="6"/>
            <w:tcPrChange w:id="1151" w:author="Brian Cullinan" w:date="2013-04-10T12:26:00Z">
              <w:tcPr>
                <w:tcW w:w="9576" w:type="dxa"/>
                <w:gridSpan w:val="6"/>
              </w:tcPr>
            </w:tcPrChange>
          </w:tcPr>
          <w:p w:rsidR="003A039C" w:rsidRPr="0000733B" w:rsidRDefault="003A039C">
            <w:pPr>
              <w:cnfStyle w:val="101000000000" w:firstRow="1" w:lastRow="0" w:firstColumn="1" w:lastColumn="0" w:oddVBand="0" w:evenVBand="0" w:oddHBand="0" w:evenHBand="0" w:firstRowFirstColumn="0" w:firstRowLastColumn="0" w:lastRowFirstColumn="0" w:lastRowLastColumn="0"/>
              <w:rPr>
                <w:ins w:id="1152" w:author="Brian Cullinan" w:date="2013-04-10T12:12:00Z"/>
                <w:rFonts w:cstheme="minorHAnsi"/>
                <w:sz w:val="24"/>
                <w:szCs w:val="24"/>
                <w:rPrChange w:id="1153" w:author="Brian Cullinan" w:date="2013-04-10T12:20:00Z">
                  <w:rPr>
                    <w:ins w:id="1154" w:author="Brian Cullinan" w:date="2013-04-10T12:12:00Z"/>
                    <w:rFonts w:cstheme="minorHAnsi"/>
                    <w:b w:val="0"/>
                    <w:bCs w:val="0"/>
                    <w:color w:val="auto"/>
                    <w:sz w:val="24"/>
                    <w:szCs w:val="24"/>
                  </w:rPr>
                </w:rPrChange>
              </w:rPr>
              <w:pPrChange w:id="1155" w:author="Brian Cullinan" w:date="2013-04-10T12:13:00Z">
                <w:pPr>
                  <w:spacing w:after="200" w:line="276" w:lineRule="auto"/>
                  <w:cnfStyle w:val="101000000000" w:firstRow="1" w:lastRow="0" w:firstColumn="1" w:lastColumn="0" w:oddVBand="0" w:evenVBand="0" w:oddHBand="0" w:evenHBand="0" w:firstRowFirstColumn="0" w:firstRowLastColumn="0" w:lastRowFirstColumn="0" w:lastRowLastColumn="0"/>
                </w:pPr>
              </w:pPrChange>
            </w:pPr>
            <w:ins w:id="1156" w:author="Brian Cullinan" w:date="2013-04-10T12:13:00Z">
              <w:r w:rsidRPr="0000733B">
                <w:rPr>
                  <w:rFonts w:cstheme="minorHAnsi"/>
                  <w:sz w:val="24"/>
                  <w:szCs w:val="24"/>
                </w:rPr>
                <w:t>Form1_</w:t>
              </w:r>
            </w:ins>
            <w:ins w:id="1157" w:author="Brian Cullinan" w:date="2013-04-10T12:12:00Z">
              <w:r w:rsidRPr="0000733B">
                <w:rPr>
                  <w:rFonts w:cstheme="minorHAnsi"/>
                  <w:sz w:val="24"/>
                  <w:szCs w:val="24"/>
                </w:rPr>
                <w:t xml:space="preserve">1 or </w:t>
              </w:r>
            </w:ins>
            <w:ins w:id="1158" w:author="Brian Cullinan" w:date="2013-04-10T12:13:00Z">
              <w:r w:rsidRPr="0000733B">
                <w:rPr>
                  <w:rFonts w:cstheme="minorHAnsi"/>
                  <w:sz w:val="24"/>
                  <w:szCs w:val="24"/>
                </w:rPr>
                <w:t>Form1_2</w:t>
              </w:r>
            </w:ins>
            <w:ins w:id="1159" w:author="Brian Cullinan" w:date="2013-04-10T12:12:00Z">
              <w:r w:rsidRPr="0000733B">
                <w:rPr>
                  <w:rFonts w:cstheme="minorHAnsi"/>
                  <w:sz w:val="24"/>
                  <w:szCs w:val="24"/>
                </w:rPr>
                <w:t xml:space="preserve"> or </w:t>
              </w:r>
            </w:ins>
            <w:ins w:id="1160" w:author="Brian Cullinan" w:date="2013-04-10T12:13:00Z">
              <w:r w:rsidRPr="0000733B">
                <w:rPr>
                  <w:rFonts w:cstheme="minorHAnsi"/>
                  <w:sz w:val="24"/>
                  <w:szCs w:val="24"/>
                </w:rPr>
                <w:t>Form1_</w:t>
              </w:r>
            </w:ins>
            <w:ins w:id="1161" w:author="Brian Cullinan" w:date="2013-04-10T12:12:00Z">
              <w:r w:rsidRPr="0000733B">
                <w:rPr>
                  <w:rFonts w:cstheme="minorHAnsi"/>
                  <w:sz w:val="24"/>
                  <w:szCs w:val="24"/>
                </w:rPr>
                <w:t>3</w:t>
              </w:r>
            </w:ins>
            <w:ins w:id="1162" w:author="Brian Cullinan" w:date="2013-04-10T12:13:00Z">
              <w:r w:rsidRPr="0000733B">
                <w:rPr>
                  <w:rFonts w:cstheme="minorHAnsi"/>
                  <w:sz w:val="24"/>
                  <w:szCs w:val="24"/>
                </w:rPr>
                <w:t xml:space="preserve"> or Form1_4</w:t>
              </w:r>
            </w:ins>
            <w:ins w:id="1163" w:author="Brian Cullinan" w:date="2013-04-10T12:12:00Z">
              <w:r w:rsidRPr="0000733B">
                <w:rPr>
                  <w:rFonts w:cstheme="minorHAnsi"/>
                  <w:sz w:val="24"/>
                  <w:szCs w:val="24"/>
                </w:rPr>
                <w:t xml:space="preserve"> &gt;= .9</w:t>
              </w:r>
            </w:ins>
          </w:p>
        </w:tc>
      </w:tr>
      <w:tr w:rsidR="0071432C" w:rsidRPr="00CF7BDC" w:rsidTr="00A0226B">
        <w:trPr>
          <w:cnfStyle w:val="000000100000" w:firstRow="0" w:lastRow="0" w:firstColumn="0" w:lastColumn="0" w:oddVBand="0" w:evenVBand="0" w:oddHBand="1" w:evenHBand="0" w:firstRowFirstColumn="0" w:firstRowLastColumn="0" w:lastRowFirstColumn="0" w:lastRowLastColumn="0"/>
          <w:jc w:val="center"/>
          <w:ins w:id="1164" w:author="Brian Cullinan" w:date="2013-04-10T12:12:00Z"/>
          <w:trPrChange w:id="1165" w:author="Brian Cullinan" w:date="2013-04-10T12:26: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val="restart"/>
            <w:tcBorders>
              <w:top w:val="none" w:sz="0" w:space="0" w:color="auto"/>
              <w:left w:val="none" w:sz="0" w:space="0" w:color="auto"/>
              <w:bottom w:val="none" w:sz="0" w:space="0" w:color="auto"/>
            </w:tcBorders>
            <w:vAlign w:val="center"/>
            <w:tcPrChange w:id="1166" w:author="Brian Cullinan" w:date="2013-04-10T12:26:00Z">
              <w:tcPr>
                <w:tcW w:w="738" w:type="dxa"/>
                <w:vMerge w:val="restart"/>
                <w:vAlign w:val="center"/>
              </w:tcPr>
            </w:tcPrChange>
          </w:tcPr>
          <w:p w:rsidR="0071432C" w:rsidRPr="00FE502F" w:rsidRDefault="0071432C" w:rsidP="007034C8">
            <w:pPr>
              <w:spacing w:after="200" w:line="276" w:lineRule="auto"/>
              <w:cnfStyle w:val="001000100000" w:firstRow="0" w:lastRow="0" w:firstColumn="1" w:lastColumn="0" w:oddVBand="0" w:evenVBand="0" w:oddHBand="1" w:evenHBand="0" w:firstRowFirstColumn="0" w:firstRowLastColumn="0" w:lastRowFirstColumn="0" w:lastRowLastColumn="0"/>
              <w:rPr>
                <w:ins w:id="1167" w:author="Brian Cullinan" w:date="2013-04-10T12:12:00Z"/>
                <w:rFonts w:cstheme="minorHAnsi"/>
                <w:b w:val="0"/>
                <w:sz w:val="24"/>
                <w:szCs w:val="24"/>
              </w:rPr>
            </w:pPr>
            <w:ins w:id="1168" w:author="Brian Cullinan" w:date="2013-04-10T12:12:00Z">
              <w:r w:rsidRPr="00483310">
                <w:rPr>
                  <w:rFonts w:cstheme="minorHAnsi"/>
                  <w:sz w:val="24"/>
                  <w:szCs w:val="24"/>
                </w:rPr>
                <w:t>True</w:t>
              </w:r>
            </w:ins>
          </w:p>
        </w:tc>
        <w:tc>
          <w:tcPr>
            <w:tcW w:w="1710" w:type="dxa"/>
            <w:tcBorders>
              <w:top w:val="none" w:sz="0" w:space="0" w:color="auto"/>
              <w:bottom w:val="none" w:sz="0" w:space="0" w:color="auto"/>
            </w:tcBorders>
            <w:shd w:val="clear" w:color="auto" w:fill="4F81BD" w:themeFill="accent1"/>
            <w:vAlign w:val="center"/>
            <w:tcPrChange w:id="1169" w:author="Brian Cullinan" w:date="2013-04-10T12:26:00Z">
              <w:tcPr>
                <w:tcW w:w="1710" w:type="dxa"/>
                <w:shd w:val="clear" w:color="auto" w:fill="4F81BD" w:themeFill="accent1"/>
                <w:vAlign w:val="center"/>
              </w:tcPr>
            </w:tcPrChange>
          </w:tcPr>
          <w:p w:rsidR="0071432C" w:rsidRPr="00CF7BDC" w:rsidRDefault="0071432C" w:rsidP="007034C8">
            <w:pPr>
              <w:cnfStyle w:val="000000100000" w:firstRow="0" w:lastRow="0" w:firstColumn="0" w:lastColumn="0" w:oddVBand="0" w:evenVBand="0" w:oddHBand="1" w:evenHBand="0" w:firstRowFirstColumn="0" w:firstRowLastColumn="0" w:lastRowFirstColumn="0" w:lastRowLastColumn="0"/>
              <w:rPr>
                <w:ins w:id="1170" w:author="Brian Cullinan" w:date="2013-04-10T12:12:00Z"/>
                <w:rFonts w:cstheme="minorHAnsi"/>
                <w:b/>
                <w:color w:val="FFFFFF" w:themeColor="background1"/>
                <w:sz w:val="24"/>
                <w:szCs w:val="24"/>
              </w:rPr>
            </w:pPr>
            <w:ins w:id="1171" w:author="Brian Cullinan" w:date="2013-04-10T12:14:00Z">
              <w:r>
                <w:rPr>
                  <w:rFonts w:cstheme="minorHAnsi"/>
                  <w:b/>
                  <w:color w:val="FFFFFF" w:themeColor="background1"/>
                  <w:sz w:val="24"/>
                  <w:szCs w:val="24"/>
                </w:rPr>
                <w:t>Form1_</w:t>
              </w:r>
            </w:ins>
            <w:ins w:id="1172" w:author="Brian Cullinan" w:date="2013-04-10T12:12:00Z">
              <w:r w:rsidRPr="00CF7BDC">
                <w:rPr>
                  <w:rFonts w:cstheme="minorHAnsi"/>
                  <w:b/>
                  <w:color w:val="FFFFFF" w:themeColor="background1"/>
                  <w:sz w:val="24"/>
                  <w:szCs w:val="24"/>
                </w:rPr>
                <w:t>1 &gt;</w:t>
              </w:r>
              <w:r>
                <w:rPr>
                  <w:rFonts w:cstheme="minorHAnsi"/>
                  <w:b/>
                  <w:color w:val="FFFFFF" w:themeColor="background1"/>
                  <w:sz w:val="24"/>
                  <w:szCs w:val="24"/>
                </w:rPr>
                <w:t>=</w:t>
              </w:r>
              <w:r w:rsidRPr="00CF7BDC">
                <w:rPr>
                  <w:rFonts w:cstheme="minorHAnsi"/>
                  <w:b/>
                  <w:color w:val="FFFFFF" w:themeColor="background1"/>
                  <w:sz w:val="24"/>
                  <w:szCs w:val="24"/>
                </w:rPr>
                <w:t xml:space="preserve"> .9</w:t>
              </w:r>
            </w:ins>
          </w:p>
        </w:tc>
        <w:tc>
          <w:tcPr>
            <w:tcW w:w="1710" w:type="dxa"/>
            <w:tcBorders>
              <w:top w:val="none" w:sz="0" w:space="0" w:color="auto"/>
              <w:bottom w:val="none" w:sz="0" w:space="0" w:color="auto"/>
            </w:tcBorders>
            <w:shd w:val="clear" w:color="auto" w:fill="4F81BD" w:themeFill="accent1"/>
            <w:vAlign w:val="center"/>
            <w:tcPrChange w:id="1173" w:author="Brian Cullinan" w:date="2013-04-10T12:26:00Z">
              <w:tcPr>
                <w:tcW w:w="1710" w:type="dxa"/>
                <w:shd w:val="clear" w:color="auto" w:fill="4F81BD" w:themeFill="accent1"/>
                <w:vAlign w:val="center"/>
              </w:tcPr>
            </w:tcPrChange>
          </w:tcPr>
          <w:p w:rsidR="0071432C" w:rsidRPr="00CF7BDC" w:rsidRDefault="0071432C" w:rsidP="007034C8">
            <w:pPr>
              <w:cnfStyle w:val="000000100000" w:firstRow="0" w:lastRow="0" w:firstColumn="0" w:lastColumn="0" w:oddVBand="0" w:evenVBand="0" w:oddHBand="1" w:evenHBand="0" w:firstRowFirstColumn="0" w:firstRowLastColumn="0" w:lastRowFirstColumn="0" w:lastRowLastColumn="0"/>
              <w:rPr>
                <w:ins w:id="1174" w:author="Brian Cullinan" w:date="2013-04-10T12:12:00Z"/>
                <w:rFonts w:cstheme="minorHAnsi"/>
                <w:b/>
                <w:color w:val="FFFFFF" w:themeColor="background1"/>
                <w:sz w:val="24"/>
                <w:szCs w:val="24"/>
              </w:rPr>
            </w:pPr>
            <w:ins w:id="1175" w:author="Brian Cullinan" w:date="2013-04-10T12:14:00Z">
              <w:r>
                <w:rPr>
                  <w:rFonts w:cstheme="minorHAnsi"/>
                  <w:b/>
                  <w:color w:val="FFFFFF" w:themeColor="background1"/>
                  <w:sz w:val="24"/>
                  <w:szCs w:val="24"/>
                </w:rPr>
                <w:t>Form1_</w:t>
              </w:r>
            </w:ins>
            <w:ins w:id="1176" w:author="Brian Cullinan" w:date="2013-04-10T12:12:00Z">
              <w:r w:rsidRPr="00CF7BDC">
                <w:rPr>
                  <w:rFonts w:cstheme="minorHAnsi"/>
                  <w:b/>
                  <w:color w:val="FFFFFF" w:themeColor="background1"/>
                  <w:sz w:val="24"/>
                  <w:szCs w:val="24"/>
                </w:rPr>
                <w:t>2 &gt;</w:t>
              </w:r>
              <w:r>
                <w:rPr>
                  <w:rFonts w:cstheme="minorHAnsi"/>
                  <w:b/>
                  <w:color w:val="FFFFFF" w:themeColor="background1"/>
                  <w:sz w:val="24"/>
                  <w:szCs w:val="24"/>
                </w:rPr>
                <w:t>=</w:t>
              </w:r>
              <w:r w:rsidRPr="00CF7BDC">
                <w:rPr>
                  <w:rFonts w:cstheme="minorHAnsi"/>
                  <w:b/>
                  <w:color w:val="FFFFFF" w:themeColor="background1"/>
                  <w:sz w:val="24"/>
                  <w:szCs w:val="24"/>
                </w:rPr>
                <w:t xml:space="preserve"> .9</w:t>
              </w:r>
            </w:ins>
          </w:p>
        </w:tc>
        <w:tc>
          <w:tcPr>
            <w:tcW w:w="1710" w:type="dxa"/>
            <w:tcBorders>
              <w:top w:val="none" w:sz="0" w:space="0" w:color="auto"/>
              <w:bottom w:val="none" w:sz="0" w:space="0" w:color="auto"/>
            </w:tcBorders>
            <w:shd w:val="clear" w:color="auto" w:fill="4F81BD" w:themeFill="accent1"/>
            <w:vAlign w:val="center"/>
            <w:tcPrChange w:id="1177" w:author="Brian Cullinan" w:date="2013-04-10T12:26:00Z">
              <w:tcPr>
                <w:tcW w:w="1710" w:type="dxa"/>
                <w:shd w:val="clear" w:color="auto" w:fill="4F81BD" w:themeFill="accent1"/>
                <w:vAlign w:val="center"/>
              </w:tcPr>
            </w:tcPrChange>
          </w:tcPr>
          <w:p w:rsidR="0071432C" w:rsidRPr="00CF7BDC" w:rsidRDefault="0071432C" w:rsidP="007034C8">
            <w:pPr>
              <w:cnfStyle w:val="000000100000" w:firstRow="0" w:lastRow="0" w:firstColumn="0" w:lastColumn="0" w:oddVBand="0" w:evenVBand="0" w:oddHBand="1" w:evenHBand="0" w:firstRowFirstColumn="0" w:firstRowLastColumn="0" w:lastRowFirstColumn="0" w:lastRowLastColumn="0"/>
              <w:rPr>
                <w:ins w:id="1178" w:author="Brian Cullinan" w:date="2013-04-10T12:12:00Z"/>
                <w:rFonts w:cstheme="minorHAnsi"/>
                <w:b/>
                <w:color w:val="FFFFFF" w:themeColor="background1"/>
                <w:sz w:val="24"/>
                <w:szCs w:val="24"/>
              </w:rPr>
            </w:pPr>
            <w:ins w:id="1179" w:author="Brian Cullinan" w:date="2013-04-10T12:14:00Z">
              <w:r>
                <w:rPr>
                  <w:rFonts w:cstheme="minorHAnsi"/>
                  <w:b/>
                  <w:color w:val="FFFFFF" w:themeColor="background1"/>
                  <w:sz w:val="24"/>
                  <w:szCs w:val="24"/>
                </w:rPr>
                <w:t>Form1_</w:t>
              </w:r>
            </w:ins>
            <w:ins w:id="1180" w:author="Brian Cullinan" w:date="2013-04-10T12:12:00Z">
              <w:r w:rsidRPr="00CF7BDC">
                <w:rPr>
                  <w:rFonts w:cstheme="minorHAnsi"/>
                  <w:b/>
                  <w:color w:val="FFFFFF" w:themeColor="background1"/>
                  <w:sz w:val="24"/>
                  <w:szCs w:val="24"/>
                </w:rPr>
                <w:t>3 &gt;</w:t>
              </w:r>
              <w:r>
                <w:rPr>
                  <w:rFonts w:cstheme="minorHAnsi"/>
                  <w:b/>
                  <w:color w:val="FFFFFF" w:themeColor="background1"/>
                  <w:sz w:val="24"/>
                  <w:szCs w:val="24"/>
                </w:rPr>
                <w:t>=</w:t>
              </w:r>
              <w:r w:rsidRPr="00CF7BDC">
                <w:rPr>
                  <w:rFonts w:cstheme="minorHAnsi"/>
                  <w:b/>
                  <w:color w:val="FFFFFF" w:themeColor="background1"/>
                  <w:sz w:val="24"/>
                  <w:szCs w:val="24"/>
                </w:rPr>
                <w:t xml:space="preserve"> .9</w:t>
              </w:r>
            </w:ins>
          </w:p>
        </w:tc>
        <w:tc>
          <w:tcPr>
            <w:tcW w:w="1710" w:type="dxa"/>
            <w:tcBorders>
              <w:top w:val="none" w:sz="0" w:space="0" w:color="auto"/>
              <w:bottom w:val="none" w:sz="0" w:space="0" w:color="auto"/>
            </w:tcBorders>
            <w:shd w:val="clear" w:color="auto" w:fill="4F81BD" w:themeFill="accent1"/>
            <w:tcPrChange w:id="1181" w:author="Brian Cullinan" w:date="2013-04-10T12:26:00Z">
              <w:tcPr>
                <w:tcW w:w="1710" w:type="dxa"/>
                <w:shd w:val="clear" w:color="auto" w:fill="4F81BD" w:themeFill="accent1"/>
              </w:tcPr>
            </w:tcPrChange>
          </w:tcPr>
          <w:p w:rsidR="0071432C" w:rsidRDefault="0071432C" w:rsidP="007034C8">
            <w:pPr>
              <w:cnfStyle w:val="000000100000" w:firstRow="0" w:lastRow="0" w:firstColumn="0" w:lastColumn="0" w:oddVBand="0" w:evenVBand="0" w:oddHBand="1" w:evenHBand="0" w:firstRowFirstColumn="0" w:firstRowLastColumn="0" w:lastRowFirstColumn="0" w:lastRowLastColumn="0"/>
              <w:rPr>
                <w:ins w:id="1182" w:author="Brian Cullinan" w:date="2013-04-10T12:15:00Z"/>
                <w:rFonts w:cstheme="minorHAnsi"/>
                <w:b/>
                <w:color w:val="FFFFFF" w:themeColor="background1"/>
                <w:sz w:val="24"/>
                <w:szCs w:val="24"/>
              </w:rPr>
            </w:pPr>
            <w:ins w:id="1183" w:author="Brian Cullinan" w:date="2013-04-10T12:15:00Z">
              <w:r>
                <w:rPr>
                  <w:rFonts w:cstheme="minorHAnsi"/>
                  <w:b/>
                  <w:color w:val="FFFFFF" w:themeColor="background1"/>
                  <w:sz w:val="24"/>
                  <w:szCs w:val="24"/>
                </w:rPr>
                <w:t>Form1_4</w:t>
              </w:r>
              <w:r w:rsidRPr="00CF7BDC">
                <w:rPr>
                  <w:rFonts w:cstheme="minorHAnsi"/>
                  <w:b/>
                  <w:color w:val="FFFFFF" w:themeColor="background1"/>
                  <w:sz w:val="24"/>
                  <w:szCs w:val="24"/>
                </w:rPr>
                <w:t xml:space="preserve"> &gt;</w:t>
              </w:r>
              <w:r>
                <w:rPr>
                  <w:rFonts w:cstheme="minorHAnsi"/>
                  <w:b/>
                  <w:color w:val="FFFFFF" w:themeColor="background1"/>
                  <w:sz w:val="24"/>
                  <w:szCs w:val="24"/>
                </w:rPr>
                <w:t>=</w:t>
              </w:r>
              <w:r w:rsidRPr="00CF7BDC">
                <w:rPr>
                  <w:rFonts w:cstheme="minorHAnsi"/>
                  <w:b/>
                  <w:color w:val="FFFFFF" w:themeColor="background1"/>
                  <w:sz w:val="24"/>
                  <w:szCs w:val="24"/>
                </w:rPr>
                <w:t xml:space="preserve"> .9</w:t>
              </w:r>
            </w:ins>
          </w:p>
        </w:tc>
        <w:tc>
          <w:tcPr>
            <w:tcW w:w="3249" w:type="dxa"/>
            <w:tcBorders>
              <w:top w:val="none" w:sz="0" w:space="0" w:color="auto"/>
              <w:bottom w:val="none" w:sz="0" w:space="0" w:color="auto"/>
              <w:right w:val="none" w:sz="0" w:space="0" w:color="auto"/>
            </w:tcBorders>
            <w:shd w:val="clear" w:color="auto" w:fill="4F81BD" w:themeFill="accent1"/>
            <w:vAlign w:val="center"/>
            <w:tcPrChange w:id="1184" w:author="Brian Cullinan" w:date="2013-04-10T12:26:00Z">
              <w:tcPr>
                <w:tcW w:w="1998" w:type="dxa"/>
                <w:shd w:val="clear" w:color="auto" w:fill="4F81BD" w:themeFill="accent1"/>
                <w:vAlign w:val="center"/>
              </w:tcPr>
            </w:tcPrChange>
          </w:tcPr>
          <w:p w:rsidR="0071432C" w:rsidRPr="00CF7BDC" w:rsidRDefault="0071432C" w:rsidP="007034C8">
            <w:pPr>
              <w:cnfStyle w:val="000000100000" w:firstRow="0" w:lastRow="0" w:firstColumn="0" w:lastColumn="0" w:oddVBand="0" w:evenVBand="0" w:oddHBand="1" w:evenHBand="0" w:firstRowFirstColumn="0" w:firstRowLastColumn="0" w:lastRowFirstColumn="0" w:lastRowLastColumn="0"/>
              <w:rPr>
                <w:ins w:id="1185" w:author="Brian Cullinan" w:date="2013-04-10T12:12:00Z"/>
                <w:rFonts w:cstheme="minorHAnsi"/>
                <w:b/>
                <w:color w:val="FFFFFF" w:themeColor="background1"/>
                <w:sz w:val="24"/>
                <w:szCs w:val="24"/>
              </w:rPr>
            </w:pPr>
            <w:ins w:id="1186" w:author="Brian Cullinan" w:date="2013-04-10T12:12:00Z">
              <w:r>
                <w:rPr>
                  <w:rFonts w:cstheme="minorHAnsi"/>
                  <w:b/>
                  <w:color w:val="FFFFFF" w:themeColor="background1"/>
                  <w:sz w:val="24"/>
                  <w:szCs w:val="24"/>
                </w:rPr>
                <w:t>Significance Score</w:t>
              </w:r>
            </w:ins>
          </w:p>
        </w:tc>
      </w:tr>
      <w:tr w:rsidR="0071432C" w:rsidTr="00A0226B">
        <w:trPr>
          <w:jc w:val="center"/>
          <w:ins w:id="1187" w:author="Brian Cullinan" w:date="2013-04-10T12:12:00Z"/>
          <w:trPrChange w:id="1188" w:author="Brian Cullinan" w:date="2013-04-10T12:26: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vAlign w:val="center"/>
            <w:tcPrChange w:id="1189" w:author="Brian Cullinan" w:date="2013-04-10T12:26:00Z">
              <w:tcPr>
                <w:tcW w:w="738" w:type="dxa"/>
                <w:vMerge/>
                <w:vAlign w:val="center"/>
              </w:tcPr>
            </w:tcPrChange>
          </w:tcPr>
          <w:p w:rsidR="0071432C" w:rsidRPr="00483310" w:rsidRDefault="0071432C" w:rsidP="007034C8">
            <w:pPr>
              <w:spacing w:after="200" w:line="276" w:lineRule="auto"/>
              <w:rPr>
                <w:ins w:id="1190" w:author="Brian Cullinan" w:date="2013-04-10T12:12:00Z"/>
                <w:rFonts w:cstheme="minorHAnsi"/>
                <w:b w:val="0"/>
                <w:sz w:val="24"/>
                <w:szCs w:val="24"/>
                <w:rPrChange w:id="1191" w:author="Brian Cullinan" w:date="2013-04-10T12:20:00Z">
                  <w:rPr>
                    <w:ins w:id="1192" w:author="Brian Cullinan" w:date="2013-04-10T12:12:00Z"/>
                    <w:rFonts w:cstheme="minorHAnsi"/>
                    <w:b w:val="0"/>
                    <w:bCs w:val="0"/>
                    <w:sz w:val="24"/>
                    <w:szCs w:val="24"/>
                  </w:rPr>
                </w:rPrChange>
              </w:rPr>
            </w:pPr>
          </w:p>
        </w:tc>
        <w:tc>
          <w:tcPr>
            <w:tcW w:w="1710" w:type="dxa"/>
            <w:vMerge w:val="restart"/>
            <w:shd w:val="clear" w:color="auto" w:fill="FFFFFF" w:themeFill="background1"/>
            <w:vAlign w:val="center"/>
            <w:tcPrChange w:id="1193" w:author="Brian Cullinan" w:date="2013-04-10T12:26:00Z">
              <w:tcPr>
                <w:tcW w:w="1710" w:type="dxa"/>
                <w:vMerge w:val="restart"/>
                <w:shd w:val="clear" w:color="auto" w:fill="FFFFFF" w:themeFill="background1"/>
                <w:vAlign w:val="center"/>
              </w:tcPr>
            </w:tcPrChange>
          </w:tcPr>
          <w:p w:rsidR="0071432C" w:rsidRDefault="0071432C" w:rsidP="007034C8">
            <w:pPr>
              <w:cnfStyle w:val="000000000000" w:firstRow="0" w:lastRow="0" w:firstColumn="0" w:lastColumn="0" w:oddVBand="0" w:evenVBand="0" w:oddHBand="0" w:evenHBand="0" w:firstRowFirstColumn="0" w:firstRowLastColumn="0" w:lastRowFirstColumn="0" w:lastRowLastColumn="0"/>
              <w:rPr>
                <w:ins w:id="1194" w:author="Brian Cullinan" w:date="2013-04-10T12:12:00Z"/>
                <w:rFonts w:cstheme="minorHAnsi"/>
                <w:sz w:val="24"/>
                <w:szCs w:val="24"/>
              </w:rPr>
            </w:pPr>
            <w:ins w:id="1195" w:author="Brian Cullinan" w:date="2013-04-10T12:18:00Z">
              <w:r>
                <w:rPr>
                  <w:rFonts w:cstheme="minorHAnsi"/>
                  <w:sz w:val="24"/>
                  <w:szCs w:val="24"/>
                </w:rPr>
                <w:t>True</w:t>
              </w:r>
            </w:ins>
          </w:p>
        </w:tc>
        <w:tc>
          <w:tcPr>
            <w:tcW w:w="1710" w:type="dxa"/>
            <w:vMerge w:val="restart"/>
            <w:shd w:val="clear" w:color="auto" w:fill="FFFFFF" w:themeFill="background1"/>
            <w:vAlign w:val="center"/>
            <w:tcPrChange w:id="1196" w:author="Brian Cullinan" w:date="2013-04-10T12:26:00Z">
              <w:tcPr>
                <w:tcW w:w="1710" w:type="dxa"/>
                <w:vMerge w:val="restart"/>
                <w:shd w:val="clear" w:color="auto" w:fill="FFFFFF" w:themeFill="background1"/>
                <w:vAlign w:val="center"/>
              </w:tcPr>
            </w:tcPrChange>
          </w:tcPr>
          <w:p w:rsidR="0071432C" w:rsidRDefault="0071432C" w:rsidP="007034C8">
            <w:pPr>
              <w:cnfStyle w:val="000000000000" w:firstRow="0" w:lastRow="0" w:firstColumn="0" w:lastColumn="0" w:oddVBand="0" w:evenVBand="0" w:oddHBand="0" w:evenHBand="0" w:firstRowFirstColumn="0" w:firstRowLastColumn="0" w:lastRowFirstColumn="0" w:lastRowLastColumn="0"/>
              <w:rPr>
                <w:ins w:id="1197" w:author="Brian Cullinan" w:date="2013-04-10T12:12:00Z"/>
                <w:rFonts w:cstheme="minorHAnsi"/>
                <w:sz w:val="24"/>
                <w:szCs w:val="24"/>
              </w:rPr>
            </w:pPr>
            <w:ins w:id="1198" w:author="Brian Cullinan" w:date="2013-04-10T12:18:00Z">
              <w:r>
                <w:rPr>
                  <w:rFonts w:cstheme="minorHAnsi"/>
                  <w:sz w:val="24"/>
                  <w:szCs w:val="24"/>
                </w:rPr>
                <w:t>True</w:t>
              </w:r>
            </w:ins>
          </w:p>
        </w:tc>
        <w:tc>
          <w:tcPr>
            <w:tcW w:w="1710" w:type="dxa"/>
            <w:vMerge w:val="restart"/>
            <w:shd w:val="clear" w:color="auto" w:fill="FFFFFF" w:themeFill="background1"/>
            <w:vAlign w:val="center"/>
            <w:tcPrChange w:id="1199" w:author="Brian Cullinan" w:date="2013-04-10T12:26:00Z">
              <w:tcPr>
                <w:tcW w:w="1710" w:type="dxa"/>
                <w:vMerge w:val="restart"/>
                <w:shd w:val="clear" w:color="auto" w:fill="FFFFFF" w:themeFill="background1"/>
                <w:vAlign w:val="center"/>
              </w:tcPr>
            </w:tcPrChange>
          </w:tcPr>
          <w:p w:rsidR="0071432C" w:rsidRDefault="0071432C" w:rsidP="007034C8">
            <w:pPr>
              <w:cnfStyle w:val="000000000000" w:firstRow="0" w:lastRow="0" w:firstColumn="0" w:lastColumn="0" w:oddVBand="0" w:evenVBand="0" w:oddHBand="0" w:evenHBand="0" w:firstRowFirstColumn="0" w:firstRowLastColumn="0" w:lastRowFirstColumn="0" w:lastRowLastColumn="0"/>
              <w:rPr>
                <w:ins w:id="1200" w:author="Brian Cullinan" w:date="2013-04-10T12:12:00Z"/>
                <w:rFonts w:cstheme="minorHAnsi"/>
                <w:sz w:val="24"/>
                <w:szCs w:val="24"/>
              </w:rPr>
            </w:pPr>
            <w:ins w:id="1201" w:author="Brian Cullinan" w:date="2013-04-10T12:18:00Z">
              <w:r>
                <w:rPr>
                  <w:rFonts w:cstheme="minorHAnsi"/>
                  <w:sz w:val="24"/>
                  <w:szCs w:val="24"/>
                </w:rPr>
                <w:t>True</w:t>
              </w:r>
            </w:ins>
          </w:p>
        </w:tc>
        <w:tc>
          <w:tcPr>
            <w:tcW w:w="1710" w:type="dxa"/>
            <w:shd w:val="clear" w:color="auto" w:fill="FFFFFF" w:themeFill="background1"/>
            <w:vAlign w:val="center"/>
            <w:tcPrChange w:id="1202" w:author="Brian Cullinan" w:date="2013-04-10T12:26:00Z">
              <w:tcPr>
                <w:tcW w:w="1710" w:type="dxa"/>
                <w:shd w:val="clear" w:color="auto" w:fill="FFFFFF" w:themeFill="background1"/>
                <w:vAlign w:val="center"/>
              </w:tcPr>
            </w:tcPrChange>
          </w:tcPr>
          <w:p w:rsidR="0071432C" w:rsidRDefault="0071432C" w:rsidP="007034C8">
            <w:pPr>
              <w:cnfStyle w:val="000000000000" w:firstRow="0" w:lastRow="0" w:firstColumn="0" w:lastColumn="0" w:oddVBand="0" w:evenVBand="0" w:oddHBand="0" w:evenHBand="0" w:firstRowFirstColumn="0" w:firstRowLastColumn="0" w:lastRowFirstColumn="0" w:lastRowLastColumn="0"/>
              <w:rPr>
                <w:ins w:id="1203" w:author="Brian Cullinan" w:date="2013-04-10T12:15:00Z"/>
                <w:rFonts w:cstheme="minorHAnsi"/>
                <w:sz w:val="24"/>
                <w:szCs w:val="24"/>
              </w:rPr>
            </w:pPr>
            <w:ins w:id="1204" w:author="Brian Cullinan" w:date="2013-04-10T12:18:00Z">
              <w:r>
                <w:rPr>
                  <w:rFonts w:cstheme="minorHAnsi"/>
                  <w:sz w:val="24"/>
                  <w:szCs w:val="24"/>
                </w:rPr>
                <w:t>True</w:t>
              </w:r>
            </w:ins>
          </w:p>
        </w:tc>
        <w:tc>
          <w:tcPr>
            <w:tcW w:w="3249" w:type="dxa"/>
            <w:shd w:val="clear" w:color="auto" w:fill="FFFFFF" w:themeFill="background1"/>
            <w:vAlign w:val="center"/>
            <w:tcPrChange w:id="1205" w:author="Brian Cullinan" w:date="2013-04-10T12:26:00Z">
              <w:tcPr>
                <w:tcW w:w="1998" w:type="dxa"/>
                <w:shd w:val="clear" w:color="auto" w:fill="FFFFFF" w:themeFill="background1"/>
                <w:vAlign w:val="center"/>
              </w:tcPr>
            </w:tcPrChange>
          </w:tcPr>
          <w:p w:rsidR="0071432C" w:rsidRDefault="003F2D21" w:rsidP="007034C8">
            <w:pPr>
              <w:cnfStyle w:val="000000000000" w:firstRow="0" w:lastRow="0" w:firstColumn="0" w:lastColumn="0" w:oddVBand="0" w:evenVBand="0" w:oddHBand="0" w:evenHBand="0" w:firstRowFirstColumn="0" w:firstRowLastColumn="0" w:lastRowFirstColumn="0" w:lastRowLastColumn="0"/>
              <w:rPr>
                <w:ins w:id="1206" w:author="Brian Cullinan" w:date="2013-04-10T12:12:00Z"/>
                <w:rFonts w:cstheme="minorHAnsi"/>
                <w:sz w:val="24"/>
                <w:szCs w:val="24"/>
              </w:rPr>
            </w:pPr>
            <w:ins w:id="1207" w:author="Brian Cullinan" w:date="2013-04-10T12:25:00Z">
              <w:r>
                <w:rPr>
                  <w:rFonts w:cstheme="minorHAnsi"/>
                  <w:sz w:val="24"/>
                  <w:szCs w:val="24"/>
                </w:rPr>
                <w:t>+8000 + 9000 + 10000 + 11000</w:t>
              </w:r>
            </w:ins>
          </w:p>
        </w:tc>
      </w:tr>
      <w:tr w:rsidR="0071432C" w:rsidTr="002C1224">
        <w:trPr>
          <w:cnfStyle w:val="000000100000" w:firstRow="0" w:lastRow="0" w:firstColumn="0" w:lastColumn="0" w:oddVBand="0" w:evenVBand="0" w:oddHBand="1" w:evenHBand="0" w:firstRowFirstColumn="0" w:firstRowLastColumn="0" w:lastRowFirstColumn="0" w:lastRowLastColumn="0"/>
          <w:jc w:val="center"/>
          <w:ins w:id="1208" w:author="Brian Cullinan" w:date="2013-04-10T12:12:00Z"/>
          <w:trPrChange w:id="1209" w:author="Brian Cullinan" w:date="2013-04-10T12:26: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Change w:id="1210" w:author="Brian Cullinan" w:date="2013-04-10T12:26:00Z">
              <w:tcPr>
                <w:tcW w:w="738" w:type="dxa"/>
                <w:vMerge/>
                <w:vAlign w:val="center"/>
              </w:tcPr>
            </w:tcPrChange>
          </w:tcPr>
          <w:p w:rsidR="0071432C" w:rsidRPr="00483310" w:rsidRDefault="0071432C" w:rsidP="007034C8">
            <w:pPr>
              <w:spacing w:after="200" w:line="276" w:lineRule="auto"/>
              <w:cnfStyle w:val="001000100000" w:firstRow="0" w:lastRow="0" w:firstColumn="1" w:lastColumn="0" w:oddVBand="0" w:evenVBand="0" w:oddHBand="1" w:evenHBand="0" w:firstRowFirstColumn="0" w:firstRowLastColumn="0" w:lastRowFirstColumn="0" w:lastRowLastColumn="0"/>
              <w:rPr>
                <w:ins w:id="1211" w:author="Brian Cullinan" w:date="2013-04-10T12:12:00Z"/>
                <w:rFonts w:cstheme="minorHAnsi"/>
                <w:b w:val="0"/>
                <w:sz w:val="24"/>
                <w:szCs w:val="24"/>
                <w:rPrChange w:id="1212" w:author="Brian Cullinan" w:date="2013-04-10T12:20:00Z">
                  <w:rPr>
                    <w:ins w:id="1213" w:author="Brian Cullinan" w:date="2013-04-10T12:12:00Z"/>
                    <w:rFonts w:cstheme="minorHAnsi"/>
                    <w:b w:val="0"/>
                    <w:bCs w:val="0"/>
                    <w:sz w:val="24"/>
                    <w:szCs w:val="24"/>
                  </w:rPr>
                </w:rPrChange>
              </w:rPr>
            </w:pPr>
          </w:p>
        </w:tc>
        <w:tc>
          <w:tcPr>
            <w:tcW w:w="1710" w:type="dxa"/>
            <w:vMerge/>
            <w:tcBorders>
              <w:top w:val="none" w:sz="0" w:space="0" w:color="auto"/>
              <w:bottom w:val="none" w:sz="0" w:space="0" w:color="auto"/>
            </w:tcBorders>
            <w:shd w:val="clear" w:color="auto" w:fill="FFFFFF" w:themeFill="background1"/>
            <w:vAlign w:val="center"/>
            <w:tcPrChange w:id="1214" w:author="Brian Cullinan" w:date="2013-04-10T12:26:00Z">
              <w:tcPr>
                <w:tcW w:w="1710" w:type="dxa"/>
                <w:vMerge/>
                <w:shd w:val="clear" w:color="auto" w:fill="FFFFFF" w:themeFill="background1"/>
                <w:vAlign w:val="center"/>
              </w:tcPr>
            </w:tcPrChange>
          </w:tcPr>
          <w:p w:rsidR="0071432C" w:rsidRDefault="0071432C" w:rsidP="007034C8">
            <w:pPr>
              <w:cnfStyle w:val="000000100000" w:firstRow="0" w:lastRow="0" w:firstColumn="0" w:lastColumn="0" w:oddVBand="0" w:evenVBand="0" w:oddHBand="1" w:evenHBand="0" w:firstRowFirstColumn="0" w:firstRowLastColumn="0" w:lastRowFirstColumn="0" w:lastRowLastColumn="0"/>
              <w:rPr>
                <w:ins w:id="1215" w:author="Brian Cullinan" w:date="2013-04-10T12:12: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Change w:id="1216" w:author="Brian Cullinan" w:date="2013-04-10T12:26:00Z">
              <w:tcPr>
                <w:tcW w:w="1710" w:type="dxa"/>
                <w:vMerge/>
                <w:shd w:val="clear" w:color="auto" w:fill="FFFFFF" w:themeFill="background1"/>
                <w:vAlign w:val="center"/>
              </w:tcPr>
            </w:tcPrChange>
          </w:tcPr>
          <w:p w:rsidR="0071432C" w:rsidRDefault="0071432C" w:rsidP="007034C8">
            <w:pPr>
              <w:cnfStyle w:val="000000100000" w:firstRow="0" w:lastRow="0" w:firstColumn="0" w:lastColumn="0" w:oddVBand="0" w:evenVBand="0" w:oddHBand="1" w:evenHBand="0" w:firstRowFirstColumn="0" w:firstRowLastColumn="0" w:lastRowFirstColumn="0" w:lastRowLastColumn="0"/>
              <w:rPr>
                <w:ins w:id="1217" w:author="Brian Cullinan" w:date="2013-04-10T12:12: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Change w:id="1218" w:author="Brian Cullinan" w:date="2013-04-10T12:26:00Z">
              <w:tcPr>
                <w:tcW w:w="1710" w:type="dxa"/>
                <w:vMerge/>
                <w:shd w:val="clear" w:color="auto" w:fill="FFFFFF" w:themeFill="background1"/>
                <w:vAlign w:val="center"/>
              </w:tcPr>
            </w:tcPrChange>
          </w:tcPr>
          <w:p w:rsidR="0071432C" w:rsidRDefault="0071432C" w:rsidP="007034C8">
            <w:pPr>
              <w:cnfStyle w:val="000000100000" w:firstRow="0" w:lastRow="0" w:firstColumn="0" w:lastColumn="0" w:oddVBand="0" w:evenVBand="0" w:oddHBand="1" w:evenHBand="0" w:firstRowFirstColumn="0" w:firstRowLastColumn="0" w:lastRowFirstColumn="0" w:lastRowLastColumn="0"/>
              <w:rPr>
                <w:ins w:id="1219" w:author="Brian Cullinan" w:date="2013-04-10T12:12: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Change w:id="1220" w:author="Brian Cullinan" w:date="2013-04-10T12:26:00Z">
              <w:tcPr>
                <w:tcW w:w="1710" w:type="dxa"/>
                <w:shd w:val="clear" w:color="auto" w:fill="FFFFFF" w:themeFill="background1"/>
                <w:vAlign w:val="center"/>
              </w:tcPr>
            </w:tcPrChange>
          </w:tcPr>
          <w:p w:rsidR="0071432C" w:rsidRDefault="0071432C" w:rsidP="007034C8">
            <w:pPr>
              <w:cnfStyle w:val="000000100000" w:firstRow="0" w:lastRow="0" w:firstColumn="0" w:lastColumn="0" w:oddVBand="0" w:evenVBand="0" w:oddHBand="1" w:evenHBand="0" w:firstRowFirstColumn="0" w:firstRowLastColumn="0" w:lastRowFirstColumn="0" w:lastRowLastColumn="0"/>
              <w:rPr>
                <w:ins w:id="1221" w:author="Brian Cullinan" w:date="2013-04-10T12:15:00Z"/>
                <w:rFonts w:cstheme="minorHAnsi"/>
                <w:sz w:val="24"/>
                <w:szCs w:val="24"/>
              </w:rPr>
            </w:pPr>
            <w:ins w:id="1222" w:author="Brian Cullinan" w:date="2013-04-10T12:18:00Z">
              <w:r>
                <w:rPr>
                  <w:rFonts w:cstheme="minorHAnsi"/>
                  <w:sz w:val="24"/>
                  <w:szCs w:val="24"/>
                </w:rPr>
                <w:t>False</w:t>
              </w:r>
            </w:ins>
          </w:p>
        </w:tc>
        <w:tc>
          <w:tcPr>
            <w:tcW w:w="3249" w:type="dxa"/>
            <w:tcBorders>
              <w:top w:val="none" w:sz="0" w:space="0" w:color="auto"/>
              <w:bottom w:val="none" w:sz="0" w:space="0" w:color="auto"/>
              <w:right w:val="none" w:sz="0" w:space="0" w:color="auto"/>
            </w:tcBorders>
            <w:shd w:val="clear" w:color="auto" w:fill="FFFFFF" w:themeFill="background1"/>
            <w:vAlign w:val="center"/>
            <w:tcPrChange w:id="1223" w:author="Brian Cullinan" w:date="2013-04-10T12:26:00Z">
              <w:tcPr>
                <w:tcW w:w="1998" w:type="dxa"/>
                <w:shd w:val="clear" w:color="auto" w:fill="FFFFFF" w:themeFill="background1"/>
                <w:vAlign w:val="center"/>
              </w:tcPr>
            </w:tcPrChange>
          </w:tcPr>
          <w:p w:rsidR="0071432C" w:rsidRDefault="003C32A8">
            <w:pPr>
              <w:cnfStyle w:val="000000100000" w:firstRow="0" w:lastRow="0" w:firstColumn="0" w:lastColumn="0" w:oddVBand="0" w:evenVBand="0" w:oddHBand="1" w:evenHBand="0" w:firstRowFirstColumn="0" w:firstRowLastColumn="0" w:lastRowFirstColumn="0" w:lastRowLastColumn="0"/>
              <w:rPr>
                <w:ins w:id="1224" w:author="Brian Cullinan" w:date="2013-04-10T12:12:00Z"/>
                <w:rFonts w:cstheme="minorHAnsi"/>
                <w:sz w:val="24"/>
                <w:szCs w:val="24"/>
              </w:rPr>
              <w:pPrChange w:id="1225" w:author="Brian Cullinan" w:date="2013-04-10T13:2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226" w:author="Brian Cullinan" w:date="2013-04-10T12:26:00Z">
              <w:r>
                <w:rPr>
                  <w:rFonts w:cstheme="minorHAnsi"/>
                  <w:sz w:val="24"/>
                  <w:szCs w:val="24"/>
                </w:rPr>
                <w:t>+8000 + 9000 + 10000</w:t>
              </w:r>
            </w:ins>
          </w:p>
        </w:tc>
      </w:tr>
      <w:tr w:rsidR="0071432C" w:rsidTr="002C1224">
        <w:trPr>
          <w:jc w:val="center"/>
          <w:ins w:id="1227" w:author="Brian Cullinan" w:date="2013-04-10T12:12:00Z"/>
          <w:trPrChange w:id="1228" w:author="Brian Cullinan" w:date="2013-04-10T12:26: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vAlign w:val="center"/>
            <w:tcPrChange w:id="1229" w:author="Brian Cullinan" w:date="2013-04-10T12:26:00Z">
              <w:tcPr>
                <w:tcW w:w="738" w:type="dxa"/>
                <w:vMerge/>
                <w:vAlign w:val="center"/>
              </w:tcPr>
            </w:tcPrChange>
          </w:tcPr>
          <w:p w:rsidR="0071432C" w:rsidRPr="00483310" w:rsidRDefault="0071432C" w:rsidP="007034C8">
            <w:pPr>
              <w:spacing w:after="200" w:line="276" w:lineRule="auto"/>
              <w:rPr>
                <w:ins w:id="1230" w:author="Brian Cullinan" w:date="2013-04-10T12:12:00Z"/>
                <w:rFonts w:cstheme="minorHAnsi"/>
                <w:b w:val="0"/>
                <w:sz w:val="24"/>
                <w:szCs w:val="24"/>
                <w:rPrChange w:id="1231" w:author="Brian Cullinan" w:date="2013-04-10T12:20:00Z">
                  <w:rPr>
                    <w:ins w:id="1232" w:author="Brian Cullinan" w:date="2013-04-10T12:12:00Z"/>
                    <w:rFonts w:cstheme="minorHAnsi"/>
                    <w:b w:val="0"/>
                    <w:bCs w:val="0"/>
                    <w:sz w:val="24"/>
                    <w:szCs w:val="24"/>
                  </w:rPr>
                </w:rPrChange>
              </w:rPr>
            </w:pPr>
          </w:p>
        </w:tc>
        <w:tc>
          <w:tcPr>
            <w:tcW w:w="1710" w:type="dxa"/>
            <w:vMerge/>
            <w:shd w:val="clear" w:color="auto" w:fill="FFFFFF" w:themeFill="background1"/>
            <w:vAlign w:val="center"/>
            <w:tcPrChange w:id="1233" w:author="Brian Cullinan" w:date="2013-04-10T12:26:00Z">
              <w:tcPr>
                <w:tcW w:w="1710" w:type="dxa"/>
                <w:vMerge/>
                <w:shd w:val="clear" w:color="auto" w:fill="FFFFFF" w:themeFill="background1"/>
                <w:vAlign w:val="center"/>
              </w:tcPr>
            </w:tcPrChange>
          </w:tcPr>
          <w:p w:rsidR="0071432C" w:rsidRDefault="0071432C" w:rsidP="007034C8">
            <w:pPr>
              <w:cnfStyle w:val="000000000000" w:firstRow="0" w:lastRow="0" w:firstColumn="0" w:lastColumn="0" w:oddVBand="0" w:evenVBand="0" w:oddHBand="0" w:evenHBand="0" w:firstRowFirstColumn="0" w:firstRowLastColumn="0" w:lastRowFirstColumn="0" w:lastRowLastColumn="0"/>
              <w:rPr>
                <w:ins w:id="1234" w:author="Brian Cullinan" w:date="2013-04-10T12:12:00Z"/>
                <w:rFonts w:cstheme="minorHAnsi"/>
                <w:sz w:val="24"/>
                <w:szCs w:val="24"/>
              </w:rPr>
            </w:pPr>
          </w:p>
        </w:tc>
        <w:tc>
          <w:tcPr>
            <w:tcW w:w="1710" w:type="dxa"/>
            <w:vMerge/>
            <w:shd w:val="clear" w:color="auto" w:fill="FFFFFF" w:themeFill="background1"/>
            <w:vAlign w:val="center"/>
            <w:tcPrChange w:id="1235" w:author="Brian Cullinan" w:date="2013-04-10T12:26:00Z">
              <w:tcPr>
                <w:tcW w:w="1710" w:type="dxa"/>
                <w:vMerge/>
                <w:shd w:val="clear" w:color="auto" w:fill="FFFFFF" w:themeFill="background1"/>
                <w:vAlign w:val="center"/>
              </w:tcPr>
            </w:tcPrChange>
          </w:tcPr>
          <w:p w:rsidR="0071432C" w:rsidRDefault="0071432C" w:rsidP="007034C8">
            <w:pPr>
              <w:cnfStyle w:val="000000000000" w:firstRow="0" w:lastRow="0" w:firstColumn="0" w:lastColumn="0" w:oddVBand="0" w:evenVBand="0" w:oddHBand="0" w:evenHBand="0" w:firstRowFirstColumn="0" w:firstRowLastColumn="0" w:lastRowFirstColumn="0" w:lastRowLastColumn="0"/>
              <w:rPr>
                <w:ins w:id="1236" w:author="Brian Cullinan" w:date="2013-04-10T12:12:00Z"/>
                <w:rFonts w:cstheme="minorHAnsi"/>
                <w:sz w:val="24"/>
                <w:szCs w:val="24"/>
              </w:rPr>
            </w:pPr>
          </w:p>
        </w:tc>
        <w:tc>
          <w:tcPr>
            <w:tcW w:w="1710" w:type="dxa"/>
            <w:vMerge w:val="restart"/>
            <w:shd w:val="clear" w:color="auto" w:fill="EEECE1" w:themeFill="background2"/>
            <w:vAlign w:val="center"/>
            <w:tcPrChange w:id="1237" w:author="Brian Cullinan" w:date="2013-04-10T12:26:00Z">
              <w:tcPr>
                <w:tcW w:w="1710" w:type="dxa"/>
                <w:vMerge w:val="restart"/>
                <w:shd w:val="clear" w:color="auto" w:fill="FFFFFF" w:themeFill="background1"/>
                <w:vAlign w:val="center"/>
              </w:tcPr>
            </w:tcPrChange>
          </w:tcPr>
          <w:p w:rsidR="0071432C" w:rsidRDefault="0071432C" w:rsidP="007034C8">
            <w:pPr>
              <w:cnfStyle w:val="000000000000" w:firstRow="0" w:lastRow="0" w:firstColumn="0" w:lastColumn="0" w:oddVBand="0" w:evenVBand="0" w:oddHBand="0" w:evenHBand="0" w:firstRowFirstColumn="0" w:firstRowLastColumn="0" w:lastRowFirstColumn="0" w:lastRowLastColumn="0"/>
              <w:rPr>
                <w:ins w:id="1238" w:author="Brian Cullinan" w:date="2013-04-10T12:12:00Z"/>
                <w:rFonts w:cstheme="minorHAnsi"/>
                <w:sz w:val="24"/>
                <w:szCs w:val="24"/>
              </w:rPr>
            </w:pPr>
            <w:ins w:id="1239" w:author="Brian Cullinan" w:date="2013-04-10T12:18:00Z">
              <w:r>
                <w:rPr>
                  <w:rFonts w:cstheme="minorHAnsi"/>
                  <w:sz w:val="24"/>
                  <w:szCs w:val="24"/>
                </w:rPr>
                <w:t>False</w:t>
              </w:r>
            </w:ins>
          </w:p>
        </w:tc>
        <w:tc>
          <w:tcPr>
            <w:tcW w:w="1710" w:type="dxa"/>
            <w:shd w:val="clear" w:color="auto" w:fill="FFFFFF" w:themeFill="background1"/>
            <w:vAlign w:val="center"/>
            <w:tcPrChange w:id="1240" w:author="Brian Cullinan" w:date="2013-04-10T12:26:00Z">
              <w:tcPr>
                <w:tcW w:w="1710" w:type="dxa"/>
                <w:shd w:val="clear" w:color="auto" w:fill="FFFFFF" w:themeFill="background1"/>
                <w:vAlign w:val="center"/>
              </w:tcPr>
            </w:tcPrChange>
          </w:tcPr>
          <w:p w:rsidR="0071432C" w:rsidRDefault="0071432C" w:rsidP="007034C8">
            <w:pPr>
              <w:cnfStyle w:val="000000000000" w:firstRow="0" w:lastRow="0" w:firstColumn="0" w:lastColumn="0" w:oddVBand="0" w:evenVBand="0" w:oddHBand="0" w:evenHBand="0" w:firstRowFirstColumn="0" w:firstRowLastColumn="0" w:lastRowFirstColumn="0" w:lastRowLastColumn="0"/>
              <w:rPr>
                <w:ins w:id="1241" w:author="Brian Cullinan" w:date="2013-04-10T12:15:00Z"/>
                <w:rFonts w:cstheme="minorHAnsi"/>
                <w:sz w:val="24"/>
                <w:szCs w:val="24"/>
              </w:rPr>
            </w:pPr>
            <w:ins w:id="1242" w:author="Brian Cullinan" w:date="2013-04-10T12:18:00Z">
              <w:r>
                <w:rPr>
                  <w:rFonts w:cstheme="minorHAnsi"/>
                  <w:sz w:val="24"/>
                  <w:szCs w:val="24"/>
                </w:rPr>
                <w:t>True</w:t>
              </w:r>
            </w:ins>
          </w:p>
        </w:tc>
        <w:tc>
          <w:tcPr>
            <w:tcW w:w="3249" w:type="dxa"/>
            <w:shd w:val="clear" w:color="auto" w:fill="FFFFFF" w:themeFill="background1"/>
            <w:vAlign w:val="center"/>
            <w:tcPrChange w:id="1243" w:author="Brian Cullinan" w:date="2013-04-10T12:26:00Z">
              <w:tcPr>
                <w:tcW w:w="1998" w:type="dxa"/>
                <w:shd w:val="clear" w:color="auto" w:fill="FFFFFF" w:themeFill="background1"/>
                <w:vAlign w:val="center"/>
              </w:tcPr>
            </w:tcPrChange>
          </w:tcPr>
          <w:p w:rsidR="0071432C" w:rsidRDefault="00A0226B">
            <w:pPr>
              <w:cnfStyle w:val="000000000000" w:firstRow="0" w:lastRow="0" w:firstColumn="0" w:lastColumn="0" w:oddVBand="0" w:evenVBand="0" w:oddHBand="0" w:evenHBand="0" w:firstRowFirstColumn="0" w:firstRowLastColumn="0" w:lastRowFirstColumn="0" w:lastRowLastColumn="0"/>
              <w:rPr>
                <w:ins w:id="1244" w:author="Brian Cullinan" w:date="2013-04-10T12:12:00Z"/>
                <w:rFonts w:cstheme="minorHAnsi"/>
                <w:sz w:val="24"/>
                <w:szCs w:val="24"/>
              </w:rPr>
              <w:pPrChange w:id="1245" w:author="Brian Cullinan" w:date="2013-04-10T13:2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246" w:author="Brian Cullinan" w:date="2013-04-10T12:26:00Z">
              <w:r>
                <w:rPr>
                  <w:rFonts w:cstheme="minorHAnsi"/>
                  <w:sz w:val="24"/>
                  <w:szCs w:val="24"/>
                </w:rPr>
                <w:t>+8000 + 9000 + 11000</w:t>
              </w:r>
            </w:ins>
          </w:p>
        </w:tc>
      </w:tr>
      <w:tr w:rsidR="0071432C" w:rsidTr="002C1224">
        <w:trPr>
          <w:cnfStyle w:val="000000100000" w:firstRow="0" w:lastRow="0" w:firstColumn="0" w:lastColumn="0" w:oddVBand="0" w:evenVBand="0" w:oddHBand="1" w:evenHBand="0" w:firstRowFirstColumn="0" w:firstRowLastColumn="0" w:lastRowFirstColumn="0" w:lastRowLastColumn="0"/>
          <w:jc w:val="center"/>
          <w:ins w:id="1247" w:author="Brian Cullinan" w:date="2013-04-10T12:12:00Z"/>
          <w:trPrChange w:id="1248" w:author="Brian Cullinan" w:date="2013-04-10T12:26: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Change w:id="1249" w:author="Brian Cullinan" w:date="2013-04-10T12:26:00Z">
              <w:tcPr>
                <w:tcW w:w="738" w:type="dxa"/>
                <w:vMerge/>
                <w:vAlign w:val="center"/>
              </w:tcPr>
            </w:tcPrChange>
          </w:tcPr>
          <w:p w:rsidR="0071432C" w:rsidRPr="00483310" w:rsidRDefault="0071432C" w:rsidP="007034C8">
            <w:pPr>
              <w:spacing w:after="200" w:line="276" w:lineRule="auto"/>
              <w:cnfStyle w:val="001000100000" w:firstRow="0" w:lastRow="0" w:firstColumn="1" w:lastColumn="0" w:oddVBand="0" w:evenVBand="0" w:oddHBand="1" w:evenHBand="0" w:firstRowFirstColumn="0" w:firstRowLastColumn="0" w:lastRowFirstColumn="0" w:lastRowLastColumn="0"/>
              <w:rPr>
                <w:ins w:id="1250" w:author="Brian Cullinan" w:date="2013-04-10T12:12:00Z"/>
                <w:rFonts w:cstheme="minorHAnsi"/>
                <w:b w:val="0"/>
                <w:sz w:val="24"/>
                <w:szCs w:val="24"/>
                <w:rPrChange w:id="1251" w:author="Brian Cullinan" w:date="2013-04-10T12:20:00Z">
                  <w:rPr>
                    <w:ins w:id="1252" w:author="Brian Cullinan" w:date="2013-04-10T12:12:00Z"/>
                    <w:rFonts w:cstheme="minorHAnsi"/>
                    <w:b w:val="0"/>
                    <w:bCs w:val="0"/>
                    <w:sz w:val="24"/>
                    <w:szCs w:val="24"/>
                  </w:rPr>
                </w:rPrChange>
              </w:rPr>
            </w:pPr>
          </w:p>
        </w:tc>
        <w:tc>
          <w:tcPr>
            <w:tcW w:w="1710" w:type="dxa"/>
            <w:vMerge/>
            <w:tcBorders>
              <w:top w:val="none" w:sz="0" w:space="0" w:color="auto"/>
              <w:bottom w:val="none" w:sz="0" w:space="0" w:color="auto"/>
            </w:tcBorders>
            <w:shd w:val="clear" w:color="auto" w:fill="FFFFFF" w:themeFill="background1"/>
            <w:vAlign w:val="center"/>
            <w:tcPrChange w:id="1253" w:author="Brian Cullinan" w:date="2013-04-10T12:26:00Z">
              <w:tcPr>
                <w:tcW w:w="1710" w:type="dxa"/>
                <w:vMerge/>
                <w:shd w:val="clear" w:color="auto" w:fill="FFFFFF" w:themeFill="background1"/>
                <w:vAlign w:val="center"/>
              </w:tcPr>
            </w:tcPrChange>
          </w:tcPr>
          <w:p w:rsidR="0071432C" w:rsidRDefault="0071432C" w:rsidP="007034C8">
            <w:pPr>
              <w:cnfStyle w:val="000000100000" w:firstRow="0" w:lastRow="0" w:firstColumn="0" w:lastColumn="0" w:oddVBand="0" w:evenVBand="0" w:oddHBand="1" w:evenHBand="0" w:firstRowFirstColumn="0" w:firstRowLastColumn="0" w:lastRowFirstColumn="0" w:lastRowLastColumn="0"/>
              <w:rPr>
                <w:ins w:id="1254" w:author="Brian Cullinan" w:date="2013-04-10T12:12: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Change w:id="1255" w:author="Brian Cullinan" w:date="2013-04-10T12:26:00Z">
              <w:tcPr>
                <w:tcW w:w="1710" w:type="dxa"/>
                <w:vMerge/>
                <w:shd w:val="clear" w:color="auto" w:fill="FFFFFF" w:themeFill="background1"/>
                <w:vAlign w:val="center"/>
              </w:tcPr>
            </w:tcPrChange>
          </w:tcPr>
          <w:p w:rsidR="0071432C" w:rsidRDefault="0071432C" w:rsidP="007034C8">
            <w:pPr>
              <w:cnfStyle w:val="000000100000" w:firstRow="0" w:lastRow="0" w:firstColumn="0" w:lastColumn="0" w:oddVBand="0" w:evenVBand="0" w:oddHBand="1" w:evenHBand="0" w:firstRowFirstColumn="0" w:firstRowLastColumn="0" w:lastRowFirstColumn="0" w:lastRowLastColumn="0"/>
              <w:rPr>
                <w:ins w:id="1256" w:author="Brian Cullinan" w:date="2013-04-10T12:12: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Change w:id="1257" w:author="Brian Cullinan" w:date="2013-04-10T12:26:00Z">
              <w:tcPr>
                <w:tcW w:w="1710" w:type="dxa"/>
                <w:vMerge/>
                <w:shd w:val="clear" w:color="auto" w:fill="FFFFFF" w:themeFill="background1"/>
                <w:vAlign w:val="center"/>
              </w:tcPr>
            </w:tcPrChange>
          </w:tcPr>
          <w:p w:rsidR="0071432C" w:rsidRDefault="0071432C" w:rsidP="007034C8">
            <w:pPr>
              <w:cnfStyle w:val="000000100000" w:firstRow="0" w:lastRow="0" w:firstColumn="0" w:lastColumn="0" w:oddVBand="0" w:evenVBand="0" w:oddHBand="1" w:evenHBand="0" w:firstRowFirstColumn="0" w:firstRowLastColumn="0" w:lastRowFirstColumn="0" w:lastRowLastColumn="0"/>
              <w:rPr>
                <w:ins w:id="1258" w:author="Brian Cullinan" w:date="2013-04-10T12:12: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Change w:id="1259" w:author="Brian Cullinan" w:date="2013-04-10T12:26:00Z">
              <w:tcPr>
                <w:tcW w:w="1710" w:type="dxa"/>
                <w:shd w:val="clear" w:color="auto" w:fill="FFFFFF" w:themeFill="background1"/>
                <w:vAlign w:val="center"/>
              </w:tcPr>
            </w:tcPrChange>
          </w:tcPr>
          <w:p w:rsidR="0071432C" w:rsidRDefault="0071432C" w:rsidP="007034C8">
            <w:pPr>
              <w:cnfStyle w:val="000000100000" w:firstRow="0" w:lastRow="0" w:firstColumn="0" w:lastColumn="0" w:oddVBand="0" w:evenVBand="0" w:oddHBand="1" w:evenHBand="0" w:firstRowFirstColumn="0" w:firstRowLastColumn="0" w:lastRowFirstColumn="0" w:lastRowLastColumn="0"/>
              <w:rPr>
                <w:ins w:id="1260" w:author="Brian Cullinan" w:date="2013-04-10T12:15:00Z"/>
                <w:rFonts w:cstheme="minorHAnsi"/>
                <w:sz w:val="24"/>
                <w:szCs w:val="24"/>
              </w:rPr>
            </w:pPr>
            <w:ins w:id="1261" w:author="Brian Cullinan" w:date="2013-04-10T12:18:00Z">
              <w:r>
                <w:rPr>
                  <w:rFonts w:cstheme="minorHAnsi"/>
                  <w:sz w:val="24"/>
                  <w:szCs w:val="24"/>
                </w:rPr>
                <w:t>False</w:t>
              </w:r>
            </w:ins>
          </w:p>
        </w:tc>
        <w:tc>
          <w:tcPr>
            <w:tcW w:w="3249" w:type="dxa"/>
            <w:tcBorders>
              <w:top w:val="none" w:sz="0" w:space="0" w:color="auto"/>
              <w:bottom w:val="none" w:sz="0" w:space="0" w:color="auto"/>
              <w:right w:val="none" w:sz="0" w:space="0" w:color="auto"/>
            </w:tcBorders>
            <w:shd w:val="clear" w:color="auto" w:fill="FFFFFF" w:themeFill="background1"/>
            <w:vAlign w:val="center"/>
            <w:tcPrChange w:id="1262" w:author="Brian Cullinan" w:date="2013-04-10T12:26:00Z">
              <w:tcPr>
                <w:tcW w:w="1998" w:type="dxa"/>
                <w:shd w:val="clear" w:color="auto" w:fill="FFFFFF" w:themeFill="background1"/>
                <w:vAlign w:val="center"/>
              </w:tcPr>
            </w:tcPrChange>
          </w:tcPr>
          <w:p w:rsidR="0071432C" w:rsidRDefault="003C32A8">
            <w:pPr>
              <w:cnfStyle w:val="000000100000" w:firstRow="0" w:lastRow="0" w:firstColumn="0" w:lastColumn="0" w:oddVBand="0" w:evenVBand="0" w:oddHBand="1" w:evenHBand="0" w:firstRowFirstColumn="0" w:firstRowLastColumn="0" w:lastRowFirstColumn="0" w:lastRowLastColumn="0"/>
              <w:rPr>
                <w:ins w:id="1263" w:author="Brian Cullinan" w:date="2013-04-10T12:12:00Z"/>
                <w:rFonts w:cstheme="minorHAnsi"/>
                <w:sz w:val="24"/>
                <w:szCs w:val="24"/>
              </w:rPr>
              <w:pPrChange w:id="1264" w:author="Brian Cullinan" w:date="2013-04-10T13:29: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265" w:author="Brian Cullinan" w:date="2013-04-10T12:26:00Z">
              <w:r>
                <w:rPr>
                  <w:rFonts w:cstheme="minorHAnsi"/>
                  <w:sz w:val="24"/>
                  <w:szCs w:val="24"/>
                </w:rPr>
                <w:t>+8000 + 9000</w:t>
              </w:r>
            </w:ins>
          </w:p>
        </w:tc>
      </w:tr>
      <w:tr w:rsidR="0071432C" w:rsidTr="002C1224">
        <w:trPr>
          <w:jc w:val="center"/>
          <w:ins w:id="1266" w:author="Brian Cullinan" w:date="2013-04-10T12:12:00Z"/>
          <w:trPrChange w:id="1267" w:author="Brian Cullinan" w:date="2013-04-10T12:26: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vAlign w:val="center"/>
            <w:tcPrChange w:id="1268" w:author="Brian Cullinan" w:date="2013-04-10T12:26:00Z">
              <w:tcPr>
                <w:tcW w:w="738" w:type="dxa"/>
                <w:vMerge/>
                <w:vAlign w:val="center"/>
              </w:tcPr>
            </w:tcPrChange>
          </w:tcPr>
          <w:p w:rsidR="0071432C" w:rsidRPr="00483310" w:rsidRDefault="0071432C" w:rsidP="007034C8">
            <w:pPr>
              <w:spacing w:after="200" w:line="276" w:lineRule="auto"/>
              <w:rPr>
                <w:ins w:id="1269" w:author="Brian Cullinan" w:date="2013-04-10T12:12:00Z"/>
                <w:rFonts w:cstheme="minorHAnsi"/>
                <w:b w:val="0"/>
                <w:sz w:val="24"/>
                <w:szCs w:val="24"/>
                <w:rPrChange w:id="1270" w:author="Brian Cullinan" w:date="2013-04-10T12:20:00Z">
                  <w:rPr>
                    <w:ins w:id="1271" w:author="Brian Cullinan" w:date="2013-04-10T12:12:00Z"/>
                    <w:rFonts w:cstheme="minorHAnsi"/>
                    <w:b w:val="0"/>
                    <w:bCs w:val="0"/>
                    <w:sz w:val="24"/>
                    <w:szCs w:val="24"/>
                  </w:rPr>
                </w:rPrChange>
              </w:rPr>
            </w:pPr>
          </w:p>
        </w:tc>
        <w:tc>
          <w:tcPr>
            <w:tcW w:w="1710" w:type="dxa"/>
            <w:vMerge/>
            <w:shd w:val="clear" w:color="auto" w:fill="FFFFFF" w:themeFill="background1"/>
            <w:vAlign w:val="center"/>
            <w:tcPrChange w:id="1272" w:author="Brian Cullinan" w:date="2013-04-10T12:26:00Z">
              <w:tcPr>
                <w:tcW w:w="1710" w:type="dxa"/>
                <w:vMerge/>
                <w:shd w:val="clear" w:color="auto" w:fill="FFFFFF" w:themeFill="background1"/>
                <w:vAlign w:val="center"/>
              </w:tcPr>
            </w:tcPrChange>
          </w:tcPr>
          <w:p w:rsidR="0071432C" w:rsidRPr="00CF7BDC" w:rsidRDefault="0071432C" w:rsidP="007034C8">
            <w:pPr>
              <w:cnfStyle w:val="000000000000" w:firstRow="0" w:lastRow="0" w:firstColumn="0" w:lastColumn="0" w:oddVBand="0" w:evenVBand="0" w:oddHBand="0" w:evenHBand="0" w:firstRowFirstColumn="0" w:firstRowLastColumn="0" w:lastRowFirstColumn="0" w:lastRowLastColumn="0"/>
              <w:rPr>
                <w:ins w:id="1273" w:author="Brian Cullinan" w:date="2013-04-10T12:12:00Z"/>
                <w:rFonts w:cstheme="minorHAnsi"/>
                <w:sz w:val="24"/>
                <w:szCs w:val="24"/>
              </w:rPr>
            </w:pPr>
          </w:p>
        </w:tc>
        <w:tc>
          <w:tcPr>
            <w:tcW w:w="1710" w:type="dxa"/>
            <w:vMerge w:val="restart"/>
            <w:shd w:val="clear" w:color="auto" w:fill="EEECE1" w:themeFill="background2"/>
            <w:vAlign w:val="center"/>
            <w:tcPrChange w:id="1274" w:author="Brian Cullinan" w:date="2013-04-10T12:26:00Z">
              <w:tcPr>
                <w:tcW w:w="1710" w:type="dxa"/>
                <w:vMerge w:val="restart"/>
                <w:shd w:val="clear" w:color="auto" w:fill="FFFFFF" w:themeFill="background1"/>
                <w:vAlign w:val="center"/>
              </w:tcPr>
            </w:tcPrChange>
          </w:tcPr>
          <w:p w:rsidR="0071432C" w:rsidRDefault="0071432C" w:rsidP="007034C8">
            <w:pPr>
              <w:cnfStyle w:val="000000000000" w:firstRow="0" w:lastRow="0" w:firstColumn="0" w:lastColumn="0" w:oddVBand="0" w:evenVBand="0" w:oddHBand="0" w:evenHBand="0" w:firstRowFirstColumn="0" w:firstRowLastColumn="0" w:lastRowFirstColumn="0" w:lastRowLastColumn="0"/>
              <w:rPr>
                <w:ins w:id="1275" w:author="Brian Cullinan" w:date="2013-04-10T12:12:00Z"/>
                <w:rFonts w:cstheme="minorHAnsi"/>
                <w:sz w:val="24"/>
                <w:szCs w:val="24"/>
              </w:rPr>
            </w:pPr>
            <w:ins w:id="1276" w:author="Brian Cullinan" w:date="2013-04-10T12:18:00Z">
              <w:r>
                <w:rPr>
                  <w:rFonts w:cstheme="minorHAnsi"/>
                  <w:sz w:val="24"/>
                  <w:szCs w:val="24"/>
                </w:rPr>
                <w:t>False</w:t>
              </w:r>
            </w:ins>
          </w:p>
        </w:tc>
        <w:tc>
          <w:tcPr>
            <w:tcW w:w="1710" w:type="dxa"/>
            <w:vMerge w:val="restart"/>
            <w:shd w:val="clear" w:color="auto" w:fill="FFFFFF" w:themeFill="background1"/>
            <w:vAlign w:val="center"/>
            <w:tcPrChange w:id="1277" w:author="Brian Cullinan" w:date="2013-04-10T12:26:00Z">
              <w:tcPr>
                <w:tcW w:w="1710" w:type="dxa"/>
                <w:vMerge w:val="restart"/>
                <w:shd w:val="clear" w:color="auto" w:fill="FFFFFF" w:themeFill="background1"/>
                <w:vAlign w:val="center"/>
              </w:tcPr>
            </w:tcPrChange>
          </w:tcPr>
          <w:p w:rsidR="0071432C" w:rsidRDefault="0071432C" w:rsidP="007034C8">
            <w:pPr>
              <w:cnfStyle w:val="000000000000" w:firstRow="0" w:lastRow="0" w:firstColumn="0" w:lastColumn="0" w:oddVBand="0" w:evenVBand="0" w:oddHBand="0" w:evenHBand="0" w:firstRowFirstColumn="0" w:firstRowLastColumn="0" w:lastRowFirstColumn="0" w:lastRowLastColumn="0"/>
              <w:rPr>
                <w:ins w:id="1278" w:author="Brian Cullinan" w:date="2013-04-10T12:12:00Z"/>
                <w:rFonts w:cstheme="minorHAnsi"/>
                <w:sz w:val="24"/>
                <w:szCs w:val="24"/>
              </w:rPr>
            </w:pPr>
            <w:ins w:id="1279" w:author="Brian Cullinan" w:date="2013-04-10T12:19:00Z">
              <w:r>
                <w:rPr>
                  <w:rFonts w:cstheme="minorHAnsi"/>
                  <w:sz w:val="24"/>
                  <w:szCs w:val="24"/>
                </w:rPr>
                <w:t>True</w:t>
              </w:r>
            </w:ins>
          </w:p>
        </w:tc>
        <w:tc>
          <w:tcPr>
            <w:tcW w:w="1710" w:type="dxa"/>
            <w:shd w:val="clear" w:color="auto" w:fill="FFFFFF" w:themeFill="background1"/>
            <w:vAlign w:val="center"/>
            <w:tcPrChange w:id="1280" w:author="Brian Cullinan" w:date="2013-04-10T12:26:00Z">
              <w:tcPr>
                <w:tcW w:w="1710" w:type="dxa"/>
                <w:shd w:val="clear" w:color="auto" w:fill="FFFFFF" w:themeFill="background1"/>
                <w:vAlign w:val="center"/>
              </w:tcPr>
            </w:tcPrChange>
          </w:tcPr>
          <w:p w:rsidR="0071432C" w:rsidRDefault="0071432C" w:rsidP="007034C8">
            <w:pPr>
              <w:cnfStyle w:val="000000000000" w:firstRow="0" w:lastRow="0" w:firstColumn="0" w:lastColumn="0" w:oddVBand="0" w:evenVBand="0" w:oddHBand="0" w:evenHBand="0" w:firstRowFirstColumn="0" w:firstRowLastColumn="0" w:lastRowFirstColumn="0" w:lastRowLastColumn="0"/>
              <w:rPr>
                <w:ins w:id="1281" w:author="Brian Cullinan" w:date="2013-04-10T12:15:00Z"/>
                <w:rFonts w:cstheme="minorHAnsi"/>
                <w:sz w:val="24"/>
                <w:szCs w:val="24"/>
              </w:rPr>
            </w:pPr>
            <w:ins w:id="1282" w:author="Brian Cullinan" w:date="2013-04-10T12:19:00Z">
              <w:r>
                <w:rPr>
                  <w:rFonts w:cstheme="minorHAnsi"/>
                  <w:sz w:val="24"/>
                  <w:szCs w:val="24"/>
                </w:rPr>
                <w:t>True</w:t>
              </w:r>
            </w:ins>
          </w:p>
        </w:tc>
        <w:tc>
          <w:tcPr>
            <w:tcW w:w="3249" w:type="dxa"/>
            <w:shd w:val="clear" w:color="auto" w:fill="FFFFFF" w:themeFill="background1"/>
            <w:vAlign w:val="center"/>
            <w:tcPrChange w:id="1283" w:author="Brian Cullinan" w:date="2013-04-10T12:26:00Z">
              <w:tcPr>
                <w:tcW w:w="1998" w:type="dxa"/>
                <w:shd w:val="clear" w:color="auto" w:fill="FFFFFF" w:themeFill="background1"/>
                <w:vAlign w:val="center"/>
              </w:tcPr>
            </w:tcPrChange>
          </w:tcPr>
          <w:p w:rsidR="0071432C" w:rsidRDefault="00A0226B">
            <w:pPr>
              <w:cnfStyle w:val="000000000000" w:firstRow="0" w:lastRow="0" w:firstColumn="0" w:lastColumn="0" w:oddVBand="0" w:evenVBand="0" w:oddHBand="0" w:evenHBand="0" w:firstRowFirstColumn="0" w:firstRowLastColumn="0" w:lastRowFirstColumn="0" w:lastRowLastColumn="0"/>
              <w:rPr>
                <w:ins w:id="1284" w:author="Brian Cullinan" w:date="2013-04-10T12:12:00Z"/>
                <w:rFonts w:cstheme="minorHAnsi"/>
                <w:sz w:val="24"/>
                <w:szCs w:val="24"/>
              </w:rPr>
              <w:pPrChange w:id="1285" w:author="Brian Cullinan" w:date="2013-04-10T13:29: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286" w:author="Brian Cullinan" w:date="2013-04-10T12:26:00Z">
              <w:r>
                <w:rPr>
                  <w:rFonts w:cstheme="minorHAnsi"/>
                  <w:sz w:val="24"/>
                  <w:szCs w:val="24"/>
                </w:rPr>
                <w:t>+8000 + 10000 + 11000</w:t>
              </w:r>
            </w:ins>
          </w:p>
        </w:tc>
      </w:tr>
      <w:tr w:rsidR="0071432C" w:rsidTr="002C1224">
        <w:trPr>
          <w:cnfStyle w:val="000000100000" w:firstRow="0" w:lastRow="0" w:firstColumn="0" w:lastColumn="0" w:oddVBand="0" w:evenVBand="0" w:oddHBand="1" w:evenHBand="0" w:firstRowFirstColumn="0" w:firstRowLastColumn="0" w:lastRowFirstColumn="0" w:lastRowLastColumn="0"/>
          <w:jc w:val="center"/>
          <w:ins w:id="1287" w:author="Brian Cullinan" w:date="2013-04-10T12:12:00Z"/>
          <w:trPrChange w:id="1288" w:author="Brian Cullinan" w:date="2013-04-10T12:26: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Change w:id="1289" w:author="Brian Cullinan" w:date="2013-04-10T12:26:00Z">
              <w:tcPr>
                <w:tcW w:w="738" w:type="dxa"/>
                <w:vMerge/>
                <w:vAlign w:val="center"/>
              </w:tcPr>
            </w:tcPrChange>
          </w:tcPr>
          <w:p w:rsidR="0071432C" w:rsidRPr="00483310" w:rsidRDefault="0071432C" w:rsidP="007034C8">
            <w:pPr>
              <w:spacing w:after="200" w:line="276" w:lineRule="auto"/>
              <w:cnfStyle w:val="001000100000" w:firstRow="0" w:lastRow="0" w:firstColumn="1" w:lastColumn="0" w:oddVBand="0" w:evenVBand="0" w:oddHBand="1" w:evenHBand="0" w:firstRowFirstColumn="0" w:firstRowLastColumn="0" w:lastRowFirstColumn="0" w:lastRowLastColumn="0"/>
              <w:rPr>
                <w:ins w:id="1290" w:author="Brian Cullinan" w:date="2013-04-10T12:12:00Z"/>
                <w:rFonts w:cstheme="minorHAnsi"/>
                <w:b w:val="0"/>
                <w:sz w:val="24"/>
                <w:szCs w:val="24"/>
                <w:rPrChange w:id="1291" w:author="Brian Cullinan" w:date="2013-04-10T12:20:00Z">
                  <w:rPr>
                    <w:ins w:id="1292" w:author="Brian Cullinan" w:date="2013-04-10T12:12:00Z"/>
                    <w:rFonts w:cstheme="minorHAnsi"/>
                    <w:b w:val="0"/>
                    <w:bCs w:val="0"/>
                    <w:sz w:val="24"/>
                    <w:szCs w:val="24"/>
                  </w:rPr>
                </w:rPrChange>
              </w:rPr>
            </w:pPr>
          </w:p>
        </w:tc>
        <w:tc>
          <w:tcPr>
            <w:tcW w:w="1710" w:type="dxa"/>
            <w:vMerge/>
            <w:tcBorders>
              <w:top w:val="none" w:sz="0" w:space="0" w:color="auto"/>
              <w:bottom w:val="none" w:sz="0" w:space="0" w:color="auto"/>
            </w:tcBorders>
            <w:shd w:val="clear" w:color="auto" w:fill="FFFFFF" w:themeFill="background1"/>
            <w:vAlign w:val="center"/>
            <w:tcPrChange w:id="1293" w:author="Brian Cullinan" w:date="2013-04-10T12:26:00Z">
              <w:tcPr>
                <w:tcW w:w="1710" w:type="dxa"/>
                <w:vMerge/>
                <w:shd w:val="clear" w:color="auto" w:fill="FFFFFF" w:themeFill="background1"/>
                <w:vAlign w:val="center"/>
              </w:tcPr>
            </w:tcPrChange>
          </w:tcPr>
          <w:p w:rsidR="0071432C" w:rsidRDefault="0071432C" w:rsidP="007034C8">
            <w:pPr>
              <w:cnfStyle w:val="000000100000" w:firstRow="0" w:lastRow="0" w:firstColumn="0" w:lastColumn="0" w:oddVBand="0" w:evenVBand="0" w:oddHBand="1" w:evenHBand="0" w:firstRowFirstColumn="0" w:firstRowLastColumn="0" w:lastRowFirstColumn="0" w:lastRowLastColumn="0"/>
              <w:rPr>
                <w:ins w:id="1294" w:author="Brian Cullinan" w:date="2013-04-10T12:12: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Change w:id="1295" w:author="Brian Cullinan" w:date="2013-04-10T12:26:00Z">
              <w:tcPr>
                <w:tcW w:w="1710" w:type="dxa"/>
                <w:vMerge/>
                <w:shd w:val="clear" w:color="auto" w:fill="FFFFFF" w:themeFill="background1"/>
                <w:vAlign w:val="center"/>
              </w:tcPr>
            </w:tcPrChange>
          </w:tcPr>
          <w:p w:rsidR="0071432C" w:rsidRDefault="0071432C" w:rsidP="007034C8">
            <w:pPr>
              <w:cnfStyle w:val="000000100000" w:firstRow="0" w:lastRow="0" w:firstColumn="0" w:lastColumn="0" w:oddVBand="0" w:evenVBand="0" w:oddHBand="1" w:evenHBand="0" w:firstRowFirstColumn="0" w:firstRowLastColumn="0" w:lastRowFirstColumn="0" w:lastRowLastColumn="0"/>
              <w:rPr>
                <w:ins w:id="1296" w:author="Brian Cullinan" w:date="2013-04-10T12:12: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Change w:id="1297" w:author="Brian Cullinan" w:date="2013-04-10T12:26:00Z">
              <w:tcPr>
                <w:tcW w:w="1710" w:type="dxa"/>
                <w:vMerge/>
                <w:shd w:val="clear" w:color="auto" w:fill="FFFFFF" w:themeFill="background1"/>
                <w:vAlign w:val="center"/>
              </w:tcPr>
            </w:tcPrChange>
          </w:tcPr>
          <w:p w:rsidR="0071432C" w:rsidRDefault="0071432C" w:rsidP="007034C8">
            <w:pPr>
              <w:cnfStyle w:val="000000100000" w:firstRow="0" w:lastRow="0" w:firstColumn="0" w:lastColumn="0" w:oddVBand="0" w:evenVBand="0" w:oddHBand="1" w:evenHBand="0" w:firstRowFirstColumn="0" w:firstRowLastColumn="0" w:lastRowFirstColumn="0" w:lastRowLastColumn="0"/>
              <w:rPr>
                <w:ins w:id="1298" w:author="Brian Cullinan" w:date="2013-04-10T12:12: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Change w:id="1299" w:author="Brian Cullinan" w:date="2013-04-10T12:26:00Z">
              <w:tcPr>
                <w:tcW w:w="1710" w:type="dxa"/>
                <w:shd w:val="clear" w:color="auto" w:fill="FFFFFF" w:themeFill="background1"/>
                <w:vAlign w:val="center"/>
              </w:tcPr>
            </w:tcPrChange>
          </w:tcPr>
          <w:p w:rsidR="0071432C" w:rsidRDefault="0071432C" w:rsidP="007034C8">
            <w:pPr>
              <w:cnfStyle w:val="000000100000" w:firstRow="0" w:lastRow="0" w:firstColumn="0" w:lastColumn="0" w:oddVBand="0" w:evenVBand="0" w:oddHBand="1" w:evenHBand="0" w:firstRowFirstColumn="0" w:firstRowLastColumn="0" w:lastRowFirstColumn="0" w:lastRowLastColumn="0"/>
              <w:rPr>
                <w:ins w:id="1300" w:author="Brian Cullinan" w:date="2013-04-10T12:15:00Z"/>
                <w:rFonts w:cstheme="minorHAnsi"/>
                <w:sz w:val="24"/>
                <w:szCs w:val="24"/>
              </w:rPr>
            </w:pPr>
            <w:ins w:id="1301" w:author="Brian Cullinan" w:date="2013-04-10T12:19:00Z">
              <w:r>
                <w:rPr>
                  <w:rFonts w:cstheme="minorHAnsi"/>
                  <w:sz w:val="24"/>
                  <w:szCs w:val="24"/>
                </w:rPr>
                <w:t>False</w:t>
              </w:r>
            </w:ins>
          </w:p>
        </w:tc>
        <w:tc>
          <w:tcPr>
            <w:tcW w:w="3249" w:type="dxa"/>
            <w:tcBorders>
              <w:top w:val="none" w:sz="0" w:space="0" w:color="auto"/>
              <w:bottom w:val="none" w:sz="0" w:space="0" w:color="auto"/>
              <w:right w:val="none" w:sz="0" w:space="0" w:color="auto"/>
            </w:tcBorders>
            <w:shd w:val="clear" w:color="auto" w:fill="FFFFFF" w:themeFill="background1"/>
            <w:vAlign w:val="center"/>
            <w:tcPrChange w:id="1302" w:author="Brian Cullinan" w:date="2013-04-10T12:26:00Z">
              <w:tcPr>
                <w:tcW w:w="1998" w:type="dxa"/>
                <w:shd w:val="clear" w:color="auto" w:fill="FFFFFF" w:themeFill="background1"/>
                <w:vAlign w:val="center"/>
              </w:tcPr>
            </w:tcPrChange>
          </w:tcPr>
          <w:p w:rsidR="0071432C" w:rsidRDefault="00A0226B">
            <w:pPr>
              <w:cnfStyle w:val="000000100000" w:firstRow="0" w:lastRow="0" w:firstColumn="0" w:lastColumn="0" w:oddVBand="0" w:evenVBand="0" w:oddHBand="1" w:evenHBand="0" w:firstRowFirstColumn="0" w:firstRowLastColumn="0" w:lastRowFirstColumn="0" w:lastRowLastColumn="0"/>
              <w:rPr>
                <w:ins w:id="1303" w:author="Brian Cullinan" w:date="2013-04-10T12:12:00Z"/>
                <w:rFonts w:cstheme="minorHAnsi"/>
                <w:sz w:val="24"/>
                <w:szCs w:val="24"/>
              </w:rPr>
              <w:pPrChange w:id="1304" w:author="Brian Cullinan" w:date="2013-04-10T13:29: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305" w:author="Brian Cullinan" w:date="2013-04-10T12:26:00Z">
              <w:r>
                <w:rPr>
                  <w:rFonts w:cstheme="minorHAnsi"/>
                  <w:sz w:val="24"/>
                  <w:szCs w:val="24"/>
                </w:rPr>
                <w:t xml:space="preserve">+8000 + </w:t>
              </w:r>
              <w:r w:rsidR="003C32A8">
                <w:rPr>
                  <w:rFonts w:cstheme="minorHAnsi"/>
                  <w:sz w:val="24"/>
                  <w:szCs w:val="24"/>
                </w:rPr>
                <w:t>10000</w:t>
              </w:r>
            </w:ins>
          </w:p>
        </w:tc>
      </w:tr>
      <w:tr w:rsidR="0071432C" w:rsidTr="002C1224">
        <w:trPr>
          <w:jc w:val="center"/>
          <w:ins w:id="1306" w:author="Brian Cullinan" w:date="2013-04-10T12:12:00Z"/>
          <w:trPrChange w:id="1307" w:author="Brian Cullinan" w:date="2013-04-10T12:26: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vAlign w:val="center"/>
            <w:tcPrChange w:id="1308" w:author="Brian Cullinan" w:date="2013-04-10T12:26:00Z">
              <w:tcPr>
                <w:tcW w:w="738" w:type="dxa"/>
                <w:vMerge/>
                <w:vAlign w:val="center"/>
              </w:tcPr>
            </w:tcPrChange>
          </w:tcPr>
          <w:p w:rsidR="0071432C" w:rsidRPr="00483310" w:rsidRDefault="0071432C" w:rsidP="007034C8">
            <w:pPr>
              <w:spacing w:after="200" w:line="276" w:lineRule="auto"/>
              <w:rPr>
                <w:ins w:id="1309" w:author="Brian Cullinan" w:date="2013-04-10T12:12:00Z"/>
                <w:rFonts w:cstheme="minorHAnsi"/>
                <w:b w:val="0"/>
                <w:sz w:val="24"/>
                <w:szCs w:val="24"/>
                <w:rPrChange w:id="1310" w:author="Brian Cullinan" w:date="2013-04-10T12:20:00Z">
                  <w:rPr>
                    <w:ins w:id="1311" w:author="Brian Cullinan" w:date="2013-04-10T12:12:00Z"/>
                    <w:rFonts w:cstheme="minorHAnsi"/>
                    <w:b w:val="0"/>
                    <w:bCs w:val="0"/>
                    <w:sz w:val="24"/>
                    <w:szCs w:val="24"/>
                  </w:rPr>
                </w:rPrChange>
              </w:rPr>
            </w:pPr>
          </w:p>
        </w:tc>
        <w:tc>
          <w:tcPr>
            <w:tcW w:w="1710" w:type="dxa"/>
            <w:vMerge/>
            <w:shd w:val="clear" w:color="auto" w:fill="FFFFFF" w:themeFill="background1"/>
            <w:vAlign w:val="center"/>
            <w:tcPrChange w:id="1312" w:author="Brian Cullinan" w:date="2013-04-10T12:26:00Z">
              <w:tcPr>
                <w:tcW w:w="1710" w:type="dxa"/>
                <w:vMerge/>
                <w:shd w:val="clear" w:color="auto" w:fill="FFFFFF" w:themeFill="background1"/>
                <w:vAlign w:val="center"/>
              </w:tcPr>
            </w:tcPrChange>
          </w:tcPr>
          <w:p w:rsidR="0071432C" w:rsidRDefault="0071432C" w:rsidP="007034C8">
            <w:pPr>
              <w:cnfStyle w:val="000000000000" w:firstRow="0" w:lastRow="0" w:firstColumn="0" w:lastColumn="0" w:oddVBand="0" w:evenVBand="0" w:oddHBand="0" w:evenHBand="0" w:firstRowFirstColumn="0" w:firstRowLastColumn="0" w:lastRowFirstColumn="0" w:lastRowLastColumn="0"/>
              <w:rPr>
                <w:ins w:id="1313" w:author="Brian Cullinan" w:date="2013-04-10T12:12:00Z"/>
                <w:rFonts w:cstheme="minorHAnsi"/>
                <w:sz w:val="24"/>
                <w:szCs w:val="24"/>
              </w:rPr>
            </w:pPr>
          </w:p>
        </w:tc>
        <w:tc>
          <w:tcPr>
            <w:tcW w:w="1710" w:type="dxa"/>
            <w:vMerge/>
            <w:shd w:val="clear" w:color="auto" w:fill="EEECE1" w:themeFill="background2"/>
            <w:vAlign w:val="center"/>
            <w:tcPrChange w:id="1314" w:author="Brian Cullinan" w:date="2013-04-10T12:26:00Z">
              <w:tcPr>
                <w:tcW w:w="1710" w:type="dxa"/>
                <w:vMerge/>
                <w:shd w:val="clear" w:color="auto" w:fill="FFFFFF" w:themeFill="background1"/>
                <w:vAlign w:val="center"/>
              </w:tcPr>
            </w:tcPrChange>
          </w:tcPr>
          <w:p w:rsidR="0071432C" w:rsidRDefault="0071432C" w:rsidP="007034C8">
            <w:pPr>
              <w:cnfStyle w:val="000000000000" w:firstRow="0" w:lastRow="0" w:firstColumn="0" w:lastColumn="0" w:oddVBand="0" w:evenVBand="0" w:oddHBand="0" w:evenHBand="0" w:firstRowFirstColumn="0" w:firstRowLastColumn="0" w:lastRowFirstColumn="0" w:lastRowLastColumn="0"/>
              <w:rPr>
                <w:ins w:id="1315" w:author="Brian Cullinan" w:date="2013-04-10T12:12:00Z"/>
                <w:rFonts w:cstheme="minorHAnsi"/>
                <w:sz w:val="24"/>
                <w:szCs w:val="24"/>
              </w:rPr>
            </w:pPr>
          </w:p>
        </w:tc>
        <w:tc>
          <w:tcPr>
            <w:tcW w:w="1710" w:type="dxa"/>
            <w:vMerge w:val="restart"/>
            <w:shd w:val="clear" w:color="auto" w:fill="EEECE1" w:themeFill="background2"/>
            <w:vAlign w:val="center"/>
            <w:tcPrChange w:id="1316" w:author="Brian Cullinan" w:date="2013-04-10T12:26:00Z">
              <w:tcPr>
                <w:tcW w:w="1710" w:type="dxa"/>
                <w:vMerge w:val="restart"/>
                <w:shd w:val="clear" w:color="auto" w:fill="FFFFFF" w:themeFill="background1"/>
                <w:vAlign w:val="center"/>
              </w:tcPr>
            </w:tcPrChange>
          </w:tcPr>
          <w:p w:rsidR="0071432C" w:rsidRDefault="0071432C" w:rsidP="007034C8">
            <w:pPr>
              <w:cnfStyle w:val="000000000000" w:firstRow="0" w:lastRow="0" w:firstColumn="0" w:lastColumn="0" w:oddVBand="0" w:evenVBand="0" w:oddHBand="0" w:evenHBand="0" w:firstRowFirstColumn="0" w:firstRowLastColumn="0" w:lastRowFirstColumn="0" w:lastRowLastColumn="0"/>
              <w:rPr>
                <w:ins w:id="1317" w:author="Brian Cullinan" w:date="2013-04-10T12:12:00Z"/>
                <w:rFonts w:cstheme="minorHAnsi"/>
                <w:sz w:val="24"/>
                <w:szCs w:val="24"/>
              </w:rPr>
            </w:pPr>
            <w:ins w:id="1318" w:author="Brian Cullinan" w:date="2013-04-10T12:19:00Z">
              <w:r>
                <w:rPr>
                  <w:rFonts w:cstheme="minorHAnsi"/>
                  <w:sz w:val="24"/>
                  <w:szCs w:val="24"/>
                </w:rPr>
                <w:t>False</w:t>
              </w:r>
            </w:ins>
          </w:p>
        </w:tc>
        <w:tc>
          <w:tcPr>
            <w:tcW w:w="1710" w:type="dxa"/>
            <w:shd w:val="clear" w:color="auto" w:fill="FFFFFF" w:themeFill="background1"/>
            <w:vAlign w:val="center"/>
            <w:tcPrChange w:id="1319" w:author="Brian Cullinan" w:date="2013-04-10T12:26:00Z">
              <w:tcPr>
                <w:tcW w:w="1710" w:type="dxa"/>
                <w:shd w:val="clear" w:color="auto" w:fill="FFFFFF" w:themeFill="background1"/>
                <w:vAlign w:val="center"/>
              </w:tcPr>
            </w:tcPrChange>
          </w:tcPr>
          <w:p w:rsidR="0071432C" w:rsidRDefault="0071432C" w:rsidP="007034C8">
            <w:pPr>
              <w:cnfStyle w:val="000000000000" w:firstRow="0" w:lastRow="0" w:firstColumn="0" w:lastColumn="0" w:oddVBand="0" w:evenVBand="0" w:oddHBand="0" w:evenHBand="0" w:firstRowFirstColumn="0" w:firstRowLastColumn="0" w:lastRowFirstColumn="0" w:lastRowLastColumn="0"/>
              <w:rPr>
                <w:ins w:id="1320" w:author="Brian Cullinan" w:date="2013-04-10T12:15:00Z"/>
                <w:rFonts w:cstheme="minorHAnsi"/>
                <w:sz w:val="24"/>
                <w:szCs w:val="24"/>
              </w:rPr>
            </w:pPr>
            <w:ins w:id="1321" w:author="Brian Cullinan" w:date="2013-04-10T12:19:00Z">
              <w:r>
                <w:rPr>
                  <w:rFonts w:cstheme="minorHAnsi"/>
                  <w:sz w:val="24"/>
                  <w:szCs w:val="24"/>
                </w:rPr>
                <w:t>True</w:t>
              </w:r>
            </w:ins>
          </w:p>
        </w:tc>
        <w:tc>
          <w:tcPr>
            <w:tcW w:w="3249" w:type="dxa"/>
            <w:shd w:val="clear" w:color="auto" w:fill="FFFFFF" w:themeFill="background1"/>
            <w:vAlign w:val="center"/>
            <w:tcPrChange w:id="1322" w:author="Brian Cullinan" w:date="2013-04-10T12:26:00Z">
              <w:tcPr>
                <w:tcW w:w="1998" w:type="dxa"/>
                <w:shd w:val="clear" w:color="auto" w:fill="FFFFFF" w:themeFill="background1"/>
                <w:vAlign w:val="center"/>
              </w:tcPr>
            </w:tcPrChange>
          </w:tcPr>
          <w:p w:rsidR="0071432C" w:rsidRDefault="00A0226B">
            <w:pPr>
              <w:cnfStyle w:val="000000000000" w:firstRow="0" w:lastRow="0" w:firstColumn="0" w:lastColumn="0" w:oddVBand="0" w:evenVBand="0" w:oddHBand="0" w:evenHBand="0" w:firstRowFirstColumn="0" w:firstRowLastColumn="0" w:lastRowFirstColumn="0" w:lastRowLastColumn="0"/>
              <w:rPr>
                <w:ins w:id="1323" w:author="Brian Cullinan" w:date="2013-04-10T12:12:00Z"/>
                <w:rFonts w:cstheme="minorHAnsi"/>
                <w:sz w:val="24"/>
                <w:szCs w:val="24"/>
              </w:rPr>
              <w:pPrChange w:id="1324" w:author="Brian Cullinan" w:date="2013-04-10T13:29: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325" w:author="Brian Cullinan" w:date="2013-04-10T12:26:00Z">
              <w:r>
                <w:rPr>
                  <w:rFonts w:cstheme="minorHAnsi"/>
                  <w:sz w:val="24"/>
                  <w:szCs w:val="24"/>
                </w:rPr>
                <w:t>+8000 + 11000</w:t>
              </w:r>
            </w:ins>
          </w:p>
        </w:tc>
      </w:tr>
      <w:tr w:rsidR="0071432C" w:rsidTr="002C1224">
        <w:trPr>
          <w:cnfStyle w:val="000000100000" w:firstRow="0" w:lastRow="0" w:firstColumn="0" w:lastColumn="0" w:oddVBand="0" w:evenVBand="0" w:oddHBand="1" w:evenHBand="0" w:firstRowFirstColumn="0" w:firstRowLastColumn="0" w:lastRowFirstColumn="0" w:lastRowLastColumn="0"/>
          <w:jc w:val="center"/>
          <w:ins w:id="1326" w:author="Brian Cullinan" w:date="2013-04-10T12:12:00Z"/>
          <w:trPrChange w:id="1327" w:author="Brian Cullinan" w:date="2013-04-10T12:26: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Change w:id="1328" w:author="Brian Cullinan" w:date="2013-04-10T12:26:00Z">
              <w:tcPr>
                <w:tcW w:w="738" w:type="dxa"/>
                <w:vMerge/>
                <w:vAlign w:val="center"/>
              </w:tcPr>
            </w:tcPrChange>
          </w:tcPr>
          <w:p w:rsidR="0071432C" w:rsidRPr="00483310" w:rsidRDefault="0071432C" w:rsidP="007034C8">
            <w:pPr>
              <w:spacing w:after="200" w:line="276" w:lineRule="auto"/>
              <w:cnfStyle w:val="001000100000" w:firstRow="0" w:lastRow="0" w:firstColumn="1" w:lastColumn="0" w:oddVBand="0" w:evenVBand="0" w:oddHBand="1" w:evenHBand="0" w:firstRowFirstColumn="0" w:firstRowLastColumn="0" w:lastRowFirstColumn="0" w:lastRowLastColumn="0"/>
              <w:rPr>
                <w:ins w:id="1329" w:author="Brian Cullinan" w:date="2013-04-10T12:12:00Z"/>
                <w:rFonts w:cstheme="minorHAnsi"/>
                <w:b w:val="0"/>
                <w:sz w:val="24"/>
                <w:szCs w:val="24"/>
                <w:rPrChange w:id="1330" w:author="Brian Cullinan" w:date="2013-04-10T12:20:00Z">
                  <w:rPr>
                    <w:ins w:id="1331" w:author="Brian Cullinan" w:date="2013-04-10T12:12:00Z"/>
                    <w:rFonts w:cstheme="minorHAnsi"/>
                    <w:b w:val="0"/>
                    <w:bCs w:val="0"/>
                    <w:sz w:val="24"/>
                    <w:szCs w:val="24"/>
                  </w:rPr>
                </w:rPrChange>
              </w:rPr>
            </w:pPr>
          </w:p>
        </w:tc>
        <w:tc>
          <w:tcPr>
            <w:tcW w:w="1710" w:type="dxa"/>
            <w:vMerge/>
            <w:tcBorders>
              <w:top w:val="none" w:sz="0" w:space="0" w:color="auto"/>
              <w:bottom w:val="none" w:sz="0" w:space="0" w:color="auto"/>
            </w:tcBorders>
            <w:shd w:val="clear" w:color="auto" w:fill="FFFFFF" w:themeFill="background1"/>
            <w:vAlign w:val="center"/>
            <w:tcPrChange w:id="1332" w:author="Brian Cullinan" w:date="2013-04-10T12:26:00Z">
              <w:tcPr>
                <w:tcW w:w="1710" w:type="dxa"/>
                <w:vMerge/>
                <w:shd w:val="clear" w:color="auto" w:fill="FFFFFF" w:themeFill="background1"/>
                <w:vAlign w:val="center"/>
              </w:tcPr>
            </w:tcPrChange>
          </w:tcPr>
          <w:p w:rsidR="0071432C" w:rsidRDefault="0071432C" w:rsidP="007034C8">
            <w:pPr>
              <w:cnfStyle w:val="000000100000" w:firstRow="0" w:lastRow="0" w:firstColumn="0" w:lastColumn="0" w:oddVBand="0" w:evenVBand="0" w:oddHBand="1" w:evenHBand="0" w:firstRowFirstColumn="0" w:firstRowLastColumn="0" w:lastRowFirstColumn="0" w:lastRowLastColumn="0"/>
              <w:rPr>
                <w:ins w:id="1333" w:author="Brian Cullinan" w:date="2013-04-10T12:12: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Change w:id="1334" w:author="Brian Cullinan" w:date="2013-04-10T12:26:00Z">
              <w:tcPr>
                <w:tcW w:w="1710" w:type="dxa"/>
                <w:vMerge/>
                <w:shd w:val="clear" w:color="auto" w:fill="FFFFFF" w:themeFill="background1"/>
                <w:vAlign w:val="center"/>
              </w:tcPr>
            </w:tcPrChange>
          </w:tcPr>
          <w:p w:rsidR="0071432C" w:rsidRDefault="0071432C" w:rsidP="007034C8">
            <w:pPr>
              <w:cnfStyle w:val="000000100000" w:firstRow="0" w:lastRow="0" w:firstColumn="0" w:lastColumn="0" w:oddVBand="0" w:evenVBand="0" w:oddHBand="1" w:evenHBand="0" w:firstRowFirstColumn="0" w:firstRowLastColumn="0" w:lastRowFirstColumn="0" w:lastRowLastColumn="0"/>
              <w:rPr>
                <w:ins w:id="1335" w:author="Brian Cullinan" w:date="2013-04-10T12:12: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Change w:id="1336" w:author="Brian Cullinan" w:date="2013-04-10T12:26:00Z">
              <w:tcPr>
                <w:tcW w:w="1710" w:type="dxa"/>
                <w:vMerge/>
                <w:shd w:val="clear" w:color="auto" w:fill="FFFFFF" w:themeFill="background1"/>
                <w:vAlign w:val="center"/>
              </w:tcPr>
            </w:tcPrChange>
          </w:tcPr>
          <w:p w:rsidR="0071432C" w:rsidRDefault="0071432C" w:rsidP="007034C8">
            <w:pPr>
              <w:cnfStyle w:val="000000100000" w:firstRow="0" w:lastRow="0" w:firstColumn="0" w:lastColumn="0" w:oddVBand="0" w:evenVBand="0" w:oddHBand="1" w:evenHBand="0" w:firstRowFirstColumn="0" w:firstRowLastColumn="0" w:lastRowFirstColumn="0" w:lastRowLastColumn="0"/>
              <w:rPr>
                <w:ins w:id="1337" w:author="Brian Cullinan" w:date="2013-04-10T12:12: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Change w:id="1338" w:author="Brian Cullinan" w:date="2013-04-10T12:26:00Z">
              <w:tcPr>
                <w:tcW w:w="1710" w:type="dxa"/>
                <w:shd w:val="clear" w:color="auto" w:fill="FFFFFF" w:themeFill="background1"/>
                <w:vAlign w:val="center"/>
              </w:tcPr>
            </w:tcPrChange>
          </w:tcPr>
          <w:p w:rsidR="0071432C" w:rsidRDefault="0071432C" w:rsidP="007034C8">
            <w:pPr>
              <w:cnfStyle w:val="000000100000" w:firstRow="0" w:lastRow="0" w:firstColumn="0" w:lastColumn="0" w:oddVBand="0" w:evenVBand="0" w:oddHBand="1" w:evenHBand="0" w:firstRowFirstColumn="0" w:firstRowLastColumn="0" w:lastRowFirstColumn="0" w:lastRowLastColumn="0"/>
              <w:rPr>
                <w:ins w:id="1339" w:author="Brian Cullinan" w:date="2013-04-10T12:15:00Z"/>
                <w:rFonts w:cstheme="minorHAnsi"/>
                <w:sz w:val="24"/>
                <w:szCs w:val="24"/>
              </w:rPr>
            </w:pPr>
            <w:ins w:id="1340" w:author="Brian Cullinan" w:date="2013-04-10T12:19:00Z">
              <w:r>
                <w:rPr>
                  <w:rFonts w:cstheme="minorHAnsi"/>
                  <w:sz w:val="24"/>
                  <w:szCs w:val="24"/>
                </w:rPr>
                <w:t>False</w:t>
              </w:r>
            </w:ins>
          </w:p>
        </w:tc>
        <w:tc>
          <w:tcPr>
            <w:tcW w:w="3249" w:type="dxa"/>
            <w:tcBorders>
              <w:top w:val="none" w:sz="0" w:space="0" w:color="auto"/>
              <w:bottom w:val="none" w:sz="0" w:space="0" w:color="auto"/>
              <w:right w:val="none" w:sz="0" w:space="0" w:color="auto"/>
            </w:tcBorders>
            <w:shd w:val="clear" w:color="auto" w:fill="FFFFFF" w:themeFill="background1"/>
            <w:vAlign w:val="center"/>
            <w:tcPrChange w:id="1341" w:author="Brian Cullinan" w:date="2013-04-10T12:26:00Z">
              <w:tcPr>
                <w:tcW w:w="1998" w:type="dxa"/>
                <w:shd w:val="clear" w:color="auto" w:fill="FFFFFF" w:themeFill="background1"/>
                <w:vAlign w:val="center"/>
              </w:tcPr>
            </w:tcPrChange>
          </w:tcPr>
          <w:p w:rsidR="0071432C" w:rsidRDefault="003C32A8">
            <w:pPr>
              <w:cnfStyle w:val="000000100000" w:firstRow="0" w:lastRow="0" w:firstColumn="0" w:lastColumn="0" w:oddVBand="0" w:evenVBand="0" w:oddHBand="1" w:evenHBand="0" w:firstRowFirstColumn="0" w:firstRowLastColumn="0" w:lastRowFirstColumn="0" w:lastRowLastColumn="0"/>
              <w:rPr>
                <w:ins w:id="1342" w:author="Brian Cullinan" w:date="2013-04-10T12:12:00Z"/>
                <w:rFonts w:cstheme="minorHAnsi"/>
                <w:sz w:val="24"/>
                <w:szCs w:val="24"/>
              </w:rPr>
              <w:pPrChange w:id="1343" w:author="Brian Cullinan" w:date="2013-04-10T13:29: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344" w:author="Brian Cullinan" w:date="2013-04-10T12:26:00Z">
              <w:r>
                <w:rPr>
                  <w:rFonts w:cstheme="minorHAnsi"/>
                  <w:sz w:val="24"/>
                  <w:szCs w:val="24"/>
                </w:rPr>
                <w:t>+8000</w:t>
              </w:r>
            </w:ins>
          </w:p>
        </w:tc>
      </w:tr>
      <w:tr w:rsidR="003C32A8" w:rsidTr="002C1224">
        <w:trPr>
          <w:jc w:val="center"/>
          <w:ins w:id="1345" w:author="Brian Cullinan" w:date="2013-04-10T12:20:00Z"/>
          <w:trPrChange w:id="1346" w:author="Brian Cullinan" w:date="2013-04-10T12:26: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vAlign w:val="center"/>
            <w:tcPrChange w:id="1347" w:author="Brian Cullinan" w:date="2013-04-10T12:26:00Z">
              <w:tcPr>
                <w:tcW w:w="738" w:type="dxa"/>
                <w:vMerge/>
                <w:vAlign w:val="center"/>
              </w:tcPr>
            </w:tcPrChange>
          </w:tcPr>
          <w:p w:rsidR="003C32A8" w:rsidRPr="00483310" w:rsidRDefault="003C32A8" w:rsidP="007034C8">
            <w:pPr>
              <w:spacing w:after="200" w:line="276" w:lineRule="auto"/>
              <w:rPr>
                <w:ins w:id="1348" w:author="Brian Cullinan" w:date="2013-04-10T12:20:00Z"/>
                <w:rFonts w:cstheme="minorHAnsi"/>
                <w:b w:val="0"/>
                <w:sz w:val="24"/>
                <w:szCs w:val="24"/>
                <w:rPrChange w:id="1349" w:author="Brian Cullinan" w:date="2013-04-10T12:20:00Z">
                  <w:rPr>
                    <w:ins w:id="1350" w:author="Brian Cullinan" w:date="2013-04-10T12:20:00Z"/>
                    <w:rFonts w:cstheme="minorHAnsi"/>
                    <w:b w:val="0"/>
                    <w:bCs w:val="0"/>
                    <w:sz w:val="24"/>
                    <w:szCs w:val="24"/>
                  </w:rPr>
                </w:rPrChange>
              </w:rPr>
            </w:pPr>
          </w:p>
        </w:tc>
        <w:tc>
          <w:tcPr>
            <w:tcW w:w="1710" w:type="dxa"/>
            <w:vMerge w:val="restart"/>
            <w:shd w:val="clear" w:color="auto" w:fill="EEECE1" w:themeFill="background2"/>
            <w:vAlign w:val="center"/>
            <w:tcPrChange w:id="1351" w:author="Brian Cullinan" w:date="2013-04-10T12:26:00Z">
              <w:tcPr>
                <w:tcW w:w="1710" w:type="dxa"/>
                <w:vMerge w:val="restart"/>
                <w:shd w:val="clear" w:color="auto" w:fill="FFFFFF" w:themeFill="background1"/>
                <w:vAlign w:val="center"/>
              </w:tcPr>
            </w:tcPrChange>
          </w:tcPr>
          <w:p w:rsidR="003C32A8" w:rsidRDefault="003C32A8" w:rsidP="007034C8">
            <w:pPr>
              <w:cnfStyle w:val="000000000000" w:firstRow="0" w:lastRow="0" w:firstColumn="0" w:lastColumn="0" w:oddVBand="0" w:evenVBand="0" w:oddHBand="0" w:evenHBand="0" w:firstRowFirstColumn="0" w:firstRowLastColumn="0" w:lastRowFirstColumn="0" w:lastRowLastColumn="0"/>
              <w:rPr>
                <w:ins w:id="1352" w:author="Brian Cullinan" w:date="2013-04-10T12:20:00Z"/>
                <w:rFonts w:cstheme="minorHAnsi"/>
                <w:sz w:val="24"/>
                <w:szCs w:val="24"/>
              </w:rPr>
            </w:pPr>
            <w:ins w:id="1353" w:author="Brian Cullinan" w:date="2013-04-10T12:26:00Z">
              <w:r>
                <w:rPr>
                  <w:rFonts w:cstheme="minorHAnsi"/>
                  <w:sz w:val="24"/>
                  <w:szCs w:val="24"/>
                </w:rPr>
                <w:t>False</w:t>
              </w:r>
            </w:ins>
          </w:p>
        </w:tc>
        <w:tc>
          <w:tcPr>
            <w:tcW w:w="1710" w:type="dxa"/>
            <w:vMerge w:val="restart"/>
            <w:shd w:val="clear" w:color="auto" w:fill="FFFFFF" w:themeFill="background1"/>
            <w:vAlign w:val="center"/>
            <w:tcPrChange w:id="1354" w:author="Brian Cullinan" w:date="2013-04-10T12:26:00Z">
              <w:tcPr>
                <w:tcW w:w="1710" w:type="dxa"/>
                <w:vMerge w:val="restart"/>
                <w:shd w:val="clear" w:color="auto" w:fill="FFFFFF" w:themeFill="background1"/>
                <w:vAlign w:val="center"/>
              </w:tcPr>
            </w:tcPrChange>
          </w:tcPr>
          <w:p w:rsidR="003C32A8" w:rsidRDefault="003C32A8" w:rsidP="007034C8">
            <w:pPr>
              <w:cnfStyle w:val="000000000000" w:firstRow="0" w:lastRow="0" w:firstColumn="0" w:lastColumn="0" w:oddVBand="0" w:evenVBand="0" w:oddHBand="0" w:evenHBand="0" w:firstRowFirstColumn="0" w:firstRowLastColumn="0" w:lastRowFirstColumn="0" w:lastRowLastColumn="0"/>
              <w:rPr>
                <w:ins w:id="1355" w:author="Brian Cullinan" w:date="2013-04-10T12:20:00Z"/>
                <w:rFonts w:cstheme="minorHAnsi"/>
                <w:sz w:val="24"/>
                <w:szCs w:val="24"/>
              </w:rPr>
            </w:pPr>
            <w:ins w:id="1356" w:author="Brian Cullinan" w:date="2013-04-10T12:21:00Z">
              <w:r>
                <w:rPr>
                  <w:rFonts w:cstheme="minorHAnsi"/>
                  <w:sz w:val="24"/>
                  <w:szCs w:val="24"/>
                </w:rPr>
                <w:t>True</w:t>
              </w:r>
            </w:ins>
          </w:p>
        </w:tc>
        <w:tc>
          <w:tcPr>
            <w:tcW w:w="1710" w:type="dxa"/>
            <w:vMerge w:val="restart"/>
            <w:shd w:val="clear" w:color="auto" w:fill="FFFFFF" w:themeFill="background1"/>
            <w:vAlign w:val="center"/>
            <w:tcPrChange w:id="1357" w:author="Brian Cullinan" w:date="2013-04-10T12:26:00Z">
              <w:tcPr>
                <w:tcW w:w="1710" w:type="dxa"/>
                <w:vMerge w:val="restart"/>
                <w:shd w:val="clear" w:color="auto" w:fill="FFFFFF" w:themeFill="background1"/>
                <w:vAlign w:val="center"/>
              </w:tcPr>
            </w:tcPrChange>
          </w:tcPr>
          <w:p w:rsidR="003C32A8" w:rsidRDefault="003C32A8" w:rsidP="007034C8">
            <w:pPr>
              <w:cnfStyle w:val="000000000000" w:firstRow="0" w:lastRow="0" w:firstColumn="0" w:lastColumn="0" w:oddVBand="0" w:evenVBand="0" w:oddHBand="0" w:evenHBand="0" w:firstRowFirstColumn="0" w:firstRowLastColumn="0" w:lastRowFirstColumn="0" w:lastRowLastColumn="0"/>
              <w:rPr>
                <w:ins w:id="1358" w:author="Brian Cullinan" w:date="2013-04-10T12:20:00Z"/>
                <w:rFonts w:cstheme="minorHAnsi"/>
                <w:sz w:val="24"/>
                <w:szCs w:val="24"/>
              </w:rPr>
            </w:pPr>
            <w:ins w:id="1359" w:author="Brian Cullinan" w:date="2013-04-10T12:21:00Z">
              <w:r>
                <w:rPr>
                  <w:rFonts w:cstheme="minorHAnsi"/>
                  <w:sz w:val="24"/>
                  <w:szCs w:val="24"/>
                </w:rPr>
                <w:t>True</w:t>
              </w:r>
            </w:ins>
          </w:p>
        </w:tc>
        <w:tc>
          <w:tcPr>
            <w:tcW w:w="1710" w:type="dxa"/>
            <w:shd w:val="clear" w:color="auto" w:fill="FFFFFF" w:themeFill="background1"/>
            <w:vAlign w:val="center"/>
            <w:tcPrChange w:id="1360" w:author="Brian Cullinan" w:date="2013-04-10T12:26:00Z">
              <w:tcPr>
                <w:tcW w:w="1710" w:type="dxa"/>
                <w:shd w:val="clear" w:color="auto" w:fill="FFFFFF" w:themeFill="background1"/>
                <w:vAlign w:val="center"/>
              </w:tcPr>
            </w:tcPrChange>
          </w:tcPr>
          <w:p w:rsidR="003C32A8" w:rsidRDefault="003C32A8" w:rsidP="007034C8">
            <w:pPr>
              <w:cnfStyle w:val="000000000000" w:firstRow="0" w:lastRow="0" w:firstColumn="0" w:lastColumn="0" w:oddVBand="0" w:evenVBand="0" w:oddHBand="0" w:evenHBand="0" w:firstRowFirstColumn="0" w:firstRowLastColumn="0" w:lastRowFirstColumn="0" w:lastRowLastColumn="0"/>
              <w:rPr>
                <w:ins w:id="1361" w:author="Brian Cullinan" w:date="2013-04-10T12:20:00Z"/>
                <w:rFonts w:cstheme="minorHAnsi"/>
                <w:sz w:val="24"/>
                <w:szCs w:val="24"/>
              </w:rPr>
            </w:pPr>
            <w:ins w:id="1362" w:author="Brian Cullinan" w:date="2013-04-10T12:21:00Z">
              <w:r>
                <w:rPr>
                  <w:rFonts w:cstheme="minorHAnsi"/>
                  <w:sz w:val="24"/>
                  <w:szCs w:val="24"/>
                </w:rPr>
                <w:t>True</w:t>
              </w:r>
            </w:ins>
          </w:p>
        </w:tc>
        <w:tc>
          <w:tcPr>
            <w:tcW w:w="3249" w:type="dxa"/>
            <w:shd w:val="clear" w:color="auto" w:fill="FFFFFF" w:themeFill="background1"/>
            <w:vAlign w:val="center"/>
            <w:tcPrChange w:id="1363" w:author="Brian Cullinan" w:date="2013-04-10T12:26:00Z">
              <w:tcPr>
                <w:tcW w:w="1998" w:type="dxa"/>
                <w:shd w:val="clear" w:color="auto" w:fill="FFFFFF" w:themeFill="background1"/>
                <w:vAlign w:val="center"/>
              </w:tcPr>
            </w:tcPrChange>
          </w:tcPr>
          <w:p w:rsidR="003C32A8" w:rsidRDefault="003C32A8">
            <w:pPr>
              <w:cnfStyle w:val="000000000000" w:firstRow="0" w:lastRow="0" w:firstColumn="0" w:lastColumn="0" w:oddVBand="0" w:evenVBand="0" w:oddHBand="0" w:evenHBand="0" w:firstRowFirstColumn="0" w:firstRowLastColumn="0" w:lastRowFirstColumn="0" w:lastRowLastColumn="0"/>
              <w:rPr>
                <w:ins w:id="1364" w:author="Brian Cullinan" w:date="2013-04-10T12:20:00Z"/>
                <w:rFonts w:cstheme="minorHAnsi"/>
                <w:sz w:val="24"/>
                <w:szCs w:val="24"/>
              </w:rPr>
              <w:pPrChange w:id="1365" w:author="Brian Cullinan" w:date="2013-04-10T13:30: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366" w:author="Brian Cullinan" w:date="2013-04-10T13:30:00Z">
              <w:r>
                <w:rPr>
                  <w:rFonts w:cstheme="minorHAnsi"/>
                  <w:sz w:val="24"/>
                  <w:szCs w:val="24"/>
                </w:rPr>
                <w:t>+9000 + 10000 + 11000</w:t>
              </w:r>
            </w:ins>
          </w:p>
        </w:tc>
      </w:tr>
      <w:tr w:rsidR="003C32A8" w:rsidTr="002C1224">
        <w:trPr>
          <w:cnfStyle w:val="000000100000" w:firstRow="0" w:lastRow="0" w:firstColumn="0" w:lastColumn="0" w:oddVBand="0" w:evenVBand="0" w:oddHBand="1" w:evenHBand="0" w:firstRowFirstColumn="0" w:firstRowLastColumn="0" w:lastRowFirstColumn="0" w:lastRowLastColumn="0"/>
          <w:jc w:val="center"/>
          <w:ins w:id="1367" w:author="Brian Cullinan" w:date="2013-04-10T12:20:00Z"/>
          <w:trPrChange w:id="1368" w:author="Brian Cullinan" w:date="2013-04-10T12:26: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Change w:id="1369" w:author="Brian Cullinan" w:date="2013-04-10T12:26:00Z">
              <w:tcPr>
                <w:tcW w:w="738" w:type="dxa"/>
                <w:vMerge/>
                <w:vAlign w:val="center"/>
              </w:tcPr>
            </w:tcPrChange>
          </w:tcPr>
          <w:p w:rsidR="003C32A8" w:rsidRPr="00483310" w:rsidRDefault="003C32A8" w:rsidP="007034C8">
            <w:pPr>
              <w:spacing w:after="200" w:line="276" w:lineRule="auto"/>
              <w:cnfStyle w:val="001000100000" w:firstRow="0" w:lastRow="0" w:firstColumn="1" w:lastColumn="0" w:oddVBand="0" w:evenVBand="0" w:oddHBand="1" w:evenHBand="0" w:firstRowFirstColumn="0" w:firstRowLastColumn="0" w:lastRowFirstColumn="0" w:lastRowLastColumn="0"/>
              <w:rPr>
                <w:ins w:id="1370" w:author="Brian Cullinan" w:date="2013-04-10T12:20:00Z"/>
                <w:rFonts w:cstheme="minorHAnsi"/>
                <w:b w:val="0"/>
                <w:sz w:val="24"/>
                <w:szCs w:val="24"/>
                <w:rPrChange w:id="1371" w:author="Brian Cullinan" w:date="2013-04-10T12:20:00Z">
                  <w:rPr>
                    <w:ins w:id="1372" w:author="Brian Cullinan" w:date="2013-04-10T12:20:00Z"/>
                    <w:rFonts w:cstheme="minorHAnsi"/>
                    <w:b w:val="0"/>
                    <w:bCs w:val="0"/>
                    <w:sz w:val="24"/>
                    <w:szCs w:val="24"/>
                  </w:rPr>
                </w:rPrChange>
              </w:rPr>
            </w:pPr>
          </w:p>
        </w:tc>
        <w:tc>
          <w:tcPr>
            <w:tcW w:w="1710" w:type="dxa"/>
            <w:vMerge/>
            <w:tcBorders>
              <w:top w:val="none" w:sz="0" w:space="0" w:color="auto"/>
              <w:bottom w:val="none" w:sz="0" w:space="0" w:color="auto"/>
            </w:tcBorders>
            <w:shd w:val="clear" w:color="auto" w:fill="EEECE1" w:themeFill="background2"/>
            <w:vAlign w:val="center"/>
            <w:tcPrChange w:id="1373" w:author="Brian Cullinan" w:date="2013-04-10T12:26:00Z">
              <w:tcPr>
                <w:tcW w:w="1710" w:type="dxa"/>
                <w:vMerge/>
                <w:shd w:val="clear" w:color="auto" w:fill="FFFFFF" w:themeFill="background1"/>
                <w:vAlign w:val="center"/>
              </w:tcPr>
            </w:tcPrChange>
          </w:tcPr>
          <w:p w:rsidR="003C32A8" w:rsidRDefault="003C32A8" w:rsidP="007034C8">
            <w:pPr>
              <w:cnfStyle w:val="000000100000" w:firstRow="0" w:lastRow="0" w:firstColumn="0" w:lastColumn="0" w:oddVBand="0" w:evenVBand="0" w:oddHBand="1" w:evenHBand="0" w:firstRowFirstColumn="0" w:firstRowLastColumn="0" w:lastRowFirstColumn="0" w:lastRowLastColumn="0"/>
              <w:rPr>
                <w:ins w:id="1374" w:author="Brian Cullinan" w:date="2013-04-10T12:20: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Change w:id="1375" w:author="Brian Cullinan" w:date="2013-04-10T12:26:00Z">
              <w:tcPr>
                <w:tcW w:w="1710" w:type="dxa"/>
                <w:vMerge/>
                <w:shd w:val="clear" w:color="auto" w:fill="FFFFFF" w:themeFill="background1"/>
                <w:vAlign w:val="center"/>
              </w:tcPr>
            </w:tcPrChange>
          </w:tcPr>
          <w:p w:rsidR="003C32A8" w:rsidRDefault="003C32A8" w:rsidP="007034C8">
            <w:pPr>
              <w:cnfStyle w:val="000000100000" w:firstRow="0" w:lastRow="0" w:firstColumn="0" w:lastColumn="0" w:oddVBand="0" w:evenVBand="0" w:oddHBand="1" w:evenHBand="0" w:firstRowFirstColumn="0" w:firstRowLastColumn="0" w:lastRowFirstColumn="0" w:lastRowLastColumn="0"/>
              <w:rPr>
                <w:ins w:id="1376" w:author="Brian Cullinan" w:date="2013-04-10T12:20: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Change w:id="1377" w:author="Brian Cullinan" w:date="2013-04-10T12:26:00Z">
              <w:tcPr>
                <w:tcW w:w="1710" w:type="dxa"/>
                <w:vMerge/>
                <w:shd w:val="clear" w:color="auto" w:fill="FFFFFF" w:themeFill="background1"/>
                <w:vAlign w:val="center"/>
              </w:tcPr>
            </w:tcPrChange>
          </w:tcPr>
          <w:p w:rsidR="003C32A8" w:rsidRDefault="003C32A8" w:rsidP="007034C8">
            <w:pPr>
              <w:cnfStyle w:val="000000100000" w:firstRow="0" w:lastRow="0" w:firstColumn="0" w:lastColumn="0" w:oddVBand="0" w:evenVBand="0" w:oddHBand="1" w:evenHBand="0" w:firstRowFirstColumn="0" w:firstRowLastColumn="0" w:lastRowFirstColumn="0" w:lastRowLastColumn="0"/>
              <w:rPr>
                <w:ins w:id="1378" w:author="Brian Cullinan" w:date="2013-04-10T12:20: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Change w:id="1379" w:author="Brian Cullinan" w:date="2013-04-10T12:26:00Z">
              <w:tcPr>
                <w:tcW w:w="1710" w:type="dxa"/>
                <w:shd w:val="clear" w:color="auto" w:fill="FFFFFF" w:themeFill="background1"/>
                <w:vAlign w:val="center"/>
              </w:tcPr>
            </w:tcPrChange>
          </w:tcPr>
          <w:p w:rsidR="003C32A8" w:rsidRDefault="003C32A8" w:rsidP="007034C8">
            <w:pPr>
              <w:cnfStyle w:val="000000100000" w:firstRow="0" w:lastRow="0" w:firstColumn="0" w:lastColumn="0" w:oddVBand="0" w:evenVBand="0" w:oddHBand="1" w:evenHBand="0" w:firstRowFirstColumn="0" w:firstRowLastColumn="0" w:lastRowFirstColumn="0" w:lastRowLastColumn="0"/>
              <w:rPr>
                <w:ins w:id="1380" w:author="Brian Cullinan" w:date="2013-04-10T12:20:00Z"/>
                <w:rFonts w:cstheme="minorHAnsi"/>
                <w:sz w:val="24"/>
                <w:szCs w:val="24"/>
              </w:rPr>
            </w:pPr>
            <w:ins w:id="1381" w:author="Brian Cullinan" w:date="2013-04-10T12:21:00Z">
              <w:r>
                <w:rPr>
                  <w:rFonts w:cstheme="minorHAnsi"/>
                  <w:sz w:val="24"/>
                  <w:szCs w:val="24"/>
                </w:rPr>
                <w:t>False</w:t>
              </w:r>
            </w:ins>
          </w:p>
        </w:tc>
        <w:tc>
          <w:tcPr>
            <w:tcW w:w="3249" w:type="dxa"/>
            <w:tcBorders>
              <w:top w:val="none" w:sz="0" w:space="0" w:color="auto"/>
              <w:bottom w:val="none" w:sz="0" w:space="0" w:color="auto"/>
              <w:right w:val="none" w:sz="0" w:space="0" w:color="auto"/>
            </w:tcBorders>
            <w:shd w:val="clear" w:color="auto" w:fill="FFFFFF" w:themeFill="background1"/>
            <w:vAlign w:val="center"/>
            <w:tcPrChange w:id="1382" w:author="Brian Cullinan" w:date="2013-04-10T12:26:00Z">
              <w:tcPr>
                <w:tcW w:w="1998" w:type="dxa"/>
                <w:shd w:val="clear" w:color="auto" w:fill="FFFFFF" w:themeFill="background1"/>
                <w:vAlign w:val="center"/>
              </w:tcPr>
            </w:tcPrChange>
          </w:tcPr>
          <w:p w:rsidR="003C32A8" w:rsidRDefault="003C32A8">
            <w:pPr>
              <w:cnfStyle w:val="000000100000" w:firstRow="0" w:lastRow="0" w:firstColumn="0" w:lastColumn="0" w:oddVBand="0" w:evenVBand="0" w:oddHBand="1" w:evenHBand="0" w:firstRowFirstColumn="0" w:firstRowLastColumn="0" w:lastRowFirstColumn="0" w:lastRowLastColumn="0"/>
              <w:rPr>
                <w:ins w:id="1383" w:author="Brian Cullinan" w:date="2013-04-10T12:20:00Z"/>
                <w:rFonts w:cstheme="minorHAnsi"/>
                <w:sz w:val="24"/>
                <w:szCs w:val="24"/>
              </w:rPr>
              <w:pPrChange w:id="1384" w:author="Brian Cullinan" w:date="2013-04-10T13:30: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385" w:author="Brian Cullinan" w:date="2013-04-10T13:30:00Z">
              <w:r>
                <w:rPr>
                  <w:rFonts w:cstheme="minorHAnsi"/>
                  <w:sz w:val="24"/>
                  <w:szCs w:val="24"/>
                </w:rPr>
                <w:t>+9000 + 10000</w:t>
              </w:r>
            </w:ins>
          </w:p>
        </w:tc>
      </w:tr>
      <w:tr w:rsidR="003C32A8" w:rsidTr="002C1224">
        <w:trPr>
          <w:jc w:val="center"/>
          <w:ins w:id="1386" w:author="Brian Cullinan" w:date="2013-04-10T12:20:00Z"/>
          <w:trPrChange w:id="1387" w:author="Brian Cullinan" w:date="2013-04-10T12:26: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vAlign w:val="center"/>
            <w:tcPrChange w:id="1388" w:author="Brian Cullinan" w:date="2013-04-10T12:26:00Z">
              <w:tcPr>
                <w:tcW w:w="738" w:type="dxa"/>
                <w:vMerge/>
                <w:vAlign w:val="center"/>
              </w:tcPr>
            </w:tcPrChange>
          </w:tcPr>
          <w:p w:rsidR="003C32A8" w:rsidRPr="00483310" w:rsidRDefault="003C32A8" w:rsidP="007034C8">
            <w:pPr>
              <w:spacing w:after="200" w:line="276" w:lineRule="auto"/>
              <w:rPr>
                <w:ins w:id="1389" w:author="Brian Cullinan" w:date="2013-04-10T12:20:00Z"/>
                <w:rFonts w:cstheme="minorHAnsi"/>
                <w:b w:val="0"/>
                <w:sz w:val="24"/>
                <w:szCs w:val="24"/>
                <w:rPrChange w:id="1390" w:author="Brian Cullinan" w:date="2013-04-10T12:20:00Z">
                  <w:rPr>
                    <w:ins w:id="1391" w:author="Brian Cullinan" w:date="2013-04-10T12:20:00Z"/>
                    <w:rFonts w:cstheme="minorHAnsi"/>
                    <w:b w:val="0"/>
                    <w:bCs w:val="0"/>
                    <w:sz w:val="24"/>
                    <w:szCs w:val="24"/>
                  </w:rPr>
                </w:rPrChange>
              </w:rPr>
            </w:pPr>
          </w:p>
        </w:tc>
        <w:tc>
          <w:tcPr>
            <w:tcW w:w="1710" w:type="dxa"/>
            <w:vMerge/>
            <w:shd w:val="clear" w:color="auto" w:fill="EEECE1" w:themeFill="background2"/>
            <w:vAlign w:val="center"/>
            <w:tcPrChange w:id="1392" w:author="Brian Cullinan" w:date="2013-04-10T12:26:00Z">
              <w:tcPr>
                <w:tcW w:w="1710" w:type="dxa"/>
                <w:vMerge/>
                <w:shd w:val="clear" w:color="auto" w:fill="FFFFFF" w:themeFill="background1"/>
                <w:vAlign w:val="center"/>
              </w:tcPr>
            </w:tcPrChange>
          </w:tcPr>
          <w:p w:rsidR="003C32A8" w:rsidRDefault="003C32A8" w:rsidP="007034C8">
            <w:pPr>
              <w:cnfStyle w:val="000000000000" w:firstRow="0" w:lastRow="0" w:firstColumn="0" w:lastColumn="0" w:oddVBand="0" w:evenVBand="0" w:oddHBand="0" w:evenHBand="0" w:firstRowFirstColumn="0" w:firstRowLastColumn="0" w:lastRowFirstColumn="0" w:lastRowLastColumn="0"/>
              <w:rPr>
                <w:ins w:id="1393" w:author="Brian Cullinan" w:date="2013-04-10T12:20:00Z"/>
                <w:rFonts w:cstheme="minorHAnsi"/>
                <w:sz w:val="24"/>
                <w:szCs w:val="24"/>
              </w:rPr>
            </w:pPr>
          </w:p>
        </w:tc>
        <w:tc>
          <w:tcPr>
            <w:tcW w:w="1710" w:type="dxa"/>
            <w:vMerge/>
            <w:shd w:val="clear" w:color="auto" w:fill="FFFFFF" w:themeFill="background1"/>
            <w:vAlign w:val="center"/>
            <w:tcPrChange w:id="1394" w:author="Brian Cullinan" w:date="2013-04-10T12:26:00Z">
              <w:tcPr>
                <w:tcW w:w="1710" w:type="dxa"/>
                <w:vMerge/>
                <w:shd w:val="clear" w:color="auto" w:fill="FFFFFF" w:themeFill="background1"/>
                <w:vAlign w:val="center"/>
              </w:tcPr>
            </w:tcPrChange>
          </w:tcPr>
          <w:p w:rsidR="003C32A8" w:rsidRDefault="003C32A8" w:rsidP="007034C8">
            <w:pPr>
              <w:cnfStyle w:val="000000000000" w:firstRow="0" w:lastRow="0" w:firstColumn="0" w:lastColumn="0" w:oddVBand="0" w:evenVBand="0" w:oddHBand="0" w:evenHBand="0" w:firstRowFirstColumn="0" w:firstRowLastColumn="0" w:lastRowFirstColumn="0" w:lastRowLastColumn="0"/>
              <w:rPr>
                <w:ins w:id="1395" w:author="Brian Cullinan" w:date="2013-04-10T12:20:00Z"/>
                <w:rFonts w:cstheme="minorHAnsi"/>
                <w:sz w:val="24"/>
                <w:szCs w:val="24"/>
              </w:rPr>
            </w:pPr>
          </w:p>
        </w:tc>
        <w:tc>
          <w:tcPr>
            <w:tcW w:w="1710" w:type="dxa"/>
            <w:vMerge w:val="restart"/>
            <w:shd w:val="clear" w:color="auto" w:fill="EEECE1" w:themeFill="background2"/>
            <w:vAlign w:val="center"/>
            <w:tcPrChange w:id="1396" w:author="Brian Cullinan" w:date="2013-04-10T12:26:00Z">
              <w:tcPr>
                <w:tcW w:w="1710" w:type="dxa"/>
                <w:vMerge w:val="restart"/>
                <w:shd w:val="clear" w:color="auto" w:fill="FFFFFF" w:themeFill="background1"/>
                <w:vAlign w:val="center"/>
              </w:tcPr>
            </w:tcPrChange>
          </w:tcPr>
          <w:p w:rsidR="003C32A8" w:rsidRDefault="003C32A8" w:rsidP="007034C8">
            <w:pPr>
              <w:cnfStyle w:val="000000000000" w:firstRow="0" w:lastRow="0" w:firstColumn="0" w:lastColumn="0" w:oddVBand="0" w:evenVBand="0" w:oddHBand="0" w:evenHBand="0" w:firstRowFirstColumn="0" w:firstRowLastColumn="0" w:lastRowFirstColumn="0" w:lastRowLastColumn="0"/>
              <w:rPr>
                <w:ins w:id="1397" w:author="Brian Cullinan" w:date="2013-04-10T12:20:00Z"/>
                <w:rFonts w:cstheme="minorHAnsi"/>
                <w:sz w:val="24"/>
                <w:szCs w:val="24"/>
              </w:rPr>
            </w:pPr>
            <w:ins w:id="1398" w:author="Brian Cullinan" w:date="2013-04-10T12:21:00Z">
              <w:r>
                <w:rPr>
                  <w:rFonts w:cstheme="minorHAnsi"/>
                  <w:sz w:val="24"/>
                  <w:szCs w:val="24"/>
                </w:rPr>
                <w:t>False</w:t>
              </w:r>
            </w:ins>
          </w:p>
        </w:tc>
        <w:tc>
          <w:tcPr>
            <w:tcW w:w="1710" w:type="dxa"/>
            <w:shd w:val="clear" w:color="auto" w:fill="FFFFFF" w:themeFill="background1"/>
            <w:vAlign w:val="center"/>
            <w:tcPrChange w:id="1399" w:author="Brian Cullinan" w:date="2013-04-10T12:26:00Z">
              <w:tcPr>
                <w:tcW w:w="1710" w:type="dxa"/>
                <w:shd w:val="clear" w:color="auto" w:fill="FFFFFF" w:themeFill="background1"/>
                <w:vAlign w:val="center"/>
              </w:tcPr>
            </w:tcPrChange>
          </w:tcPr>
          <w:p w:rsidR="003C32A8" w:rsidRDefault="003C32A8" w:rsidP="007034C8">
            <w:pPr>
              <w:cnfStyle w:val="000000000000" w:firstRow="0" w:lastRow="0" w:firstColumn="0" w:lastColumn="0" w:oddVBand="0" w:evenVBand="0" w:oddHBand="0" w:evenHBand="0" w:firstRowFirstColumn="0" w:firstRowLastColumn="0" w:lastRowFirstColumn="0" w:lastRowLastColumn="0"/>
              <w:rPr>
                <w:ins w:id="1400" w:author="Brian Cullinan" w:date="2013-04-10T12:20:00Z"/>
                <w:rFonts w:cstheme="minorHAnsi"/>
                <w:sz w:val="24"/>
                <w:szCs w:val="24"/>
              </w:rPr>
            </w:pPr>
            <w:ins w:id="1401" w:author="Brian Cullinan" w:date="2013-04-10T12:21:00Z">
              <w:r>
                <w:rPr>
                  <w:rFonts w:cstheme="minorHAnsi"/>
                  <w:sz w:val="24"/>
                  <w:szCs w:val="24"/>
                </w:rPr>
                <w:t>True</w:t>
              </w:r>
            </w:ins>
          </w:p>
        </w:tc>
        <w:tc>
          <w:tcPr>
            <w:tcW w:w="3249" w:type="dxa"/>
            <w:shd w:val="clear" w:color="auto" w:fill="FFFFFF" w:themeFill="background1"/>
            <w:vAlign w:val="center"/>
            <w:tcPrChange w:id="1402" w:author="Brian Cullinan" w:date="2013-04-10T12:26:00Z">
              <w:tcPr>
                <w:tcW w:w="1998" w:type="dxa"/>
                <w:shd w:val="clear" w:color="auto" w:fill="FFFFFF" w:themeFill="background1"/>
                <w:vAlign w:val="center"/>
              </w:tcPr>
            </w:tcPrChange>
          </w:tcPr>
          <w:p w:rsidR="003C32A8" w:rsidRDefault="003C32A8">
            <w:pPr>
              <w:cnfStyle w:val="000000000000" w:firstRow="0" w:lastRow="0" w:firstColumn="0" w:lastColumn="0" w:oddVBand="0" w:evenVBand="0" w:oddHBand="0" w:evenHBand="0" w:firstRowFirstColumn="0" w:firstRowLastColumn="0" w:lastRowFirstColumn="0" w:lastRowLastColumn="0"/>
              <w:rPr>
                <w:ins w:id="1403" w:author="Brian Cullinan" w:date="2013-04-10T12:20:00Z"/>
                <w:rFonts w:cstheme="minorHAnsi"/>
                <w:sz w:val="24"/>
                <w:szCs w:val="24"/>
              </w:rPr>
              <w:pPrChange w:id="1404" w:author="Brian Cullinan" w:date="2013-04-10T13:30: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405" w:author="Brian Cullinan" w:date="2013-04-10T13:30:00Z">
              <w:r>
                <w:rPr>
                  <w:rFonts w:cstheme="minorHAnsi"/>
                  <w:sz w:val="24"/>
                  <w:szCs w:val="24"/>
                </w:rPr>
                <w:t>+9000 + 11000</w:t>
              </w:r>
            </w:ins>
          </w:p>
        </w:tc>
      </w:tr>
      <w:tr w:rsidR="003C32A8" w:rsidTr="002C1224">
        <w:trPr>
          <w:cnfStyle w:val="000000100000" w:firstRow="0" w:lastRow="0" w:firstColumn="0" w:lastColumn="0" w:oddVBand="0" w:evenVBand="0" w:oddHBand="1" w:evenHBand="0" w:firstRowFirstColumn="0" w:firstRowLastColumn="0" w:lastRowFirstColumn="0" w:lastRowLastColumn="0"/>
          <w:jc w:val="center"/>
          <w:ins w:id="1406" w:author="Brian Cullinan" w:date="2013-04-10T12:20:00Z"/>
          <w:trPrChange w:id="1407" w:author="Brian Cullinan" w:date="2013-04-10T12:26: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Change w:id="1408" w:author="Brian Cullinan" w:date="2013-04-10T12:26:00Z">
              <w:tcPr>
                <w:tcW w:w="738" w:type="dxa"/>
                <w:vMerge/>
                <w:vAlign w:val="center"/>
              </w:tcPr>
            </w:tcPrChange>
          </w:tcPr>
          <w:p w:rsidR="003C32A8" w:rsidRPr="00483310" w:rsidRDefault="003C32A8" w:rsidP="007034C8">
            <w:pPr>
              <w:spacing w:after="200" w:line="276" w:lineRule="auto"/>
              <w:cnfStyle w:val="001000100000" w:firstRow="0" w:lastRow="0" w:firstColumn="1" w:lastColumn="0" w:oddVBand="0" w:evenVBand="0" w:oddHBand="1" w:evenHBand="0" w:firstRowFirstColumn="0" w:firstRowLastColumn="0" w:lastRowFirstColumn="0" w:lastRowLastColumn="0"/>
              <w:rPr>
                <w:ins w:id="1409" w:author="Brian Cullinan" w:date="2013-04-10T12:20:00Z"/>
                <w:rFonts w:cstheme="minorHAnsi"/>
                <w:b w:val="0"/>
                <w:sz w:val="24"/>
                <w:szCs w:val="24"/>
                <w:rPrChange w:id="1410" w:author="Brian Cullinan" w:date="2013-04-10T12:20:00Z">
                  <w:rPr>
                    <w:ins w:id="1411" w:author="Brian Cullinan" w:date="2013-04-10T12:20:00Z"/>
                    <w:rFonts w:cstheme="minorHAnsi"/>
                    <w:b w:val="0"/>
                    <w:bCs w:val="0"/>
                    <w:sz w:val="24"/>
                    <w:szCs w:val="24"/>
                  </w:rPr>
                </w:rPrChange>
              </w:rPr>
            </w:pPr>
          </w:p>
        </w:tc>
        <w:tc>
          <w:tcPr>
            <w:tcW w:w="1710" w:type="dxa"/>
            <w:vMerge/>
            <w:tcBorders>
              <w:top w:val="none" w:sz="0" w:space="0" w:color="auto"/>
              <w:bottom w:val="none" w:sz="0" w:space="0" w:color="auto"/>
            </w:tcBorders>
            <w:shd w:val="clear" w:color="auto" w:fill="EEECE1" w:themeFill="background2"/>
            <w:vAlign w:val="center"/>
            <w:tcPrChange w:id="1412" w:author="Brian Cullinan" w:date="2013-04-10T12:26:00Z">
              <w:tcPr>
                <w:tcW w:w="1710" w:type="dxa"/>
                <w:vMerge/>
                <w:shd w:val="clear" w:color="auto" w:fill="FFFFFF" w:themeFill="background1"/>
                <w:vAlign w:val="center"/>
              </w:tcPr>
            </w:tcPrChange>
          </w:tcPr>
          <w:p w:rsidR="003C32A8" w:rsidRDefault="003C32A8" w:rsidP="007034C8">
            <w:pPr>
              <w:cnfStyle w:val="000000100000" w:firstRow="0" w:lastRow="0" w:firstColumn="0" w:lastColumn="0" w:oddVBand="0" w:evenVBand="0" w:oddHBand="1" w:evenHBand="0" w:firstRowFirstColumn="0" w:firstRowLastColumn="0" w:lastRowFirstColumn="0" w:lastRowLastColumn="0"/>
              <w:rPr>
                <w:ins w:id="1413" w:author="Brian Cullinan" w:date="2013-04-10T12:20: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Change w:id="1414" w:author="Brian Cullinan" w:date="2013-04-10T12:26:00Z">
              <w:tcPr>
                <w:tcW w:w="1710" w:type="dxa"/>
                <w:vMerge/>
                <w:shd w:val="clear" w:color="auto" w:fill="FFFFFF" w:themeFill="background1"/>
                <w:vAlign w:val="center"/>
              </w:tcPr>
            </w:tcPrChange>
          </w:tcPr>
          <w:p w:rsidR="003C32A8" w:rsidRDefault="003C32A8" w:rsidP="007034C8">
            <w:pPr>
              <w:cnfStyle w:val="000000100000" w:firstRow="0" w:lastRow="0" w:firstColumn="0" w:lastColumn="0" w:oddVBand="0" w:evenVBand="0" w:oddHBand="1" w:evenHBand="0" w:firstRowFirstColumn="0" w:firstRowLastColumn="0" w:lastRowFirstColumn="0" w:lastRowLastColumn="0"/>
              <w:rPr>
                <w:ins w:id="1415" w:author="Brian Cullinan" w:date="2013-04-10T12:20: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Change w:id="1416" w:author="Brian Cullinan" w:date="2013-04-10T12:26:00Z">
              <w:tcPr>
                <w:tcW w:w="1710" w:type="dxa"/>
                <w:vMerge/>
                <w:shd w:val="clear" w:color="auto" w:fill="FFFFFF" w:themeFill="background1"/>
                <w:vAlign w:val="center"/>
              </w:tcPr>
            </w:tcPrChange>
          </w:tcPr>
          <w:p w:rsidR="003C32A8" w:rsidRDefault="003C32A8" w:rsidP="007034C8">
            <w:pPr>
              <w:cnfStyle w:val="000000100000" w:firstRow="0" w:lastRow="0" w:firstColumn="0" w:lastColumn="0" w:oddVBand="0" w:evenVBand="0" w:oddHBand="1" w:evenHBand="0" w:firstRowFirstColumn="0" w:firstRowLastColumn="0" w:lastRowFirstColumn="0" w:lastRowLastColumn="0"/>
              <w:rPr>
                <w:ins w:id="1417" w:author="Brian Cullinan" w:date="2013-04-10T12:20: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Change w:id="1418" w:author="Brian Cullinan" w:date="2013-04-10T12:26:00Z">
              <w:tcPr>
                <w:tcW w:w="1710" w:type="dxa"/>
                <w:shd w:val="clear" w:color="auto" w:fill="FFFFFF" w:themeFill="background1"/>
                <w:vAlign w:val="center"/>
              </w:tcPr>
            </w:tcPrChange>
          </w:tcPr>
          <w:p w:rsidR="003C32A8" w:rsidRDefault="003C32A8" w:rsidP="007034C8">
            <w:pPr>
              <w:cnfStyle w:val="000000100000" w:firstRow="0" w:lastRow="0" w:firstColumn="0" w:lastColumn="0" w:oddVBand="0" w:evenVBand="0" w:oddHBand="1" w:evenHBand="0" w:firstRowFirstColumn="0" w:firstRowLastColumn="0" w:lastRowFirstColumn="0" w:lastRowLastColumn="0"/>
              <w:rPr>
                <w:ins w:id="1419" w:author="Brian Cullinan" w:date="2013-04-10T12:20:00Z"/>
                <w:rFonts w:cstheme="minorHAnsi"/>
                <w:sz w:val="24"/>
                <w:szCs w:val="24"/>
              </w:rPr>
            </w:pPr>
            <w:ins w:id="1420" w:author="Brian Cullinan" w:date="2013-04-10T12:21:00Z">
              <w:r>
                <w:rPr>
                  <w:rFonts w:cstheme="minorHAnsi"/>
                  <w:sz w:val="24"/>
                  <w:szCs w:val="24"/>
                </w:rPr>
                <w:t>False</w:t>
              </w:r>
            </w:ins>
          </w:p>
        </w:tc>
        <w:tc>
          <w:tcPr>
            <w:tcW w:w="3249" w:type="dxa"/>
            <w:tcBorders>
              <w:top w:val="none" w:sz="0" w:space="0" w:color="auto"/>
              <w:bottom w:val="none" w:sz="0" w:space="0" w:color="auto"/>
              <w:right w:val="none" w:sz="0" w:space="0" w:color="auto"/>
            </w:tcBorders>
            <w:shd w:val="clear" w:color="auto" w:fill="FFFFFF" w:themeFill="background1"/>
            <w:vAlign w:val="center"/>
            <w:tcPrChange w:id="1421" w:author="Brian Cullinan" w:date="2013-04-10T12:26:00Z">
              <w:tcPr>
                <w:tcW w:w="1998" w:type="dxa"/>
                <w:shd w:val="clear" w:color="auto" w:fill="FFFFFF" w:themeFill="background1"/>
                <w:vAlign w:val="center"/>
              </w:tcPr>
            </w:tcPrChange>
          </w:tcPr>
          <w:p w:rsidR="003C32A8" w:rsidRDefault="003C32A8">
            <w:pPr>
              <w:cnfStyle w:val="000000100000" w:firstRow="0" w:lastRow="0" w:firstColumn="0" w:lastColumn="0" w:oddVBand="0" w:evenVBand="0" w:oddHBand="1" w:evenHBand="0" w:firstRowFirstColumn="0" w:firstRowLastColumn="0" w:lastRowFirstColumn="0" w:lastRowLastColumn="0"/>
              <w:rPr>
                <w:ins w:id="1422" w:author="Brian Cullinan" w:date="2013-04-10T12:20:00Z"/>
                <w:rFonts w:cstheme="minorHAnsi"/>
                <w:sz w:val="24"/>
                <w:szCs w:val="24"/>
              </w:rPr>
              <w:pPrChange w:id="1423" w:author="Brian Cullinan" w:date="2013-04-10T13:30: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424" w:author="Brian Cullinan" w:date="2013-04-10T13:30:00Z">
              <w:r>
                <w:rPr>
                  <w:rFonts w:cstheme="minorHAnsi"/>
                  <w:sz w:val="24"/>
                  <w:szCs w:val="24"/>
                </w:rPr>
                <w:t>+9000</w:t>
              </w:r>
            </w:ins>
          </w:p>
        </w:tc>
      </w:tr>
      <w:tr w:rsidR="003C32A8" w:rsidTr="002C1224">
        <w:trPr>
          <w:jc w:val="center"/>
          <w:ins w:id="1425" w:author="Brian Cullinan" w:date="2013-04-10T12:20:00Z"/>
          <w:trPrChange w:id="1426" w:author="Brian Cullinan" w:date="2013-04-10T12:26: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vAlign w:val="center"/>
            <w:tcPrChange w:id="1427" w:author="Brian Cullinan" w:date="2013-04-10T12:26:00Z">
              <w:tcPr>
                <w:tcW w:w="738" w:type="dxa"/>
                <w:vMerge/>
                <w:vAlign w:val="center"/>
              </w:tcPr>
            </w:tcPrChange>
          </w:tcPr>
          <w:p w:rsidR="003C32A8" w:rsidRPr="00483310" w:rsidRDefault="003C32A8" w:rsidP="007034C8">
            <w:pPr>
              <w:spacing w:after="200" w:line="276" w:lineRule="auto"/>
              <w:rPr>
                <w:ins w:id="1428" w:author="Brian Cullinan" w:date="2013-04-10T12:20:00Z"/>
                <w:rFonts w:cstheme="minorHAnsi"/>
                <w:b w:val="0"/>
                <w:sz w:val="24"/>
                <w:szCs w:val="24"/>
                <w:rPrChange w:id="1429" w:author="Brian Cullinan" w:date="2013-04-10T12:20:00Z">
                  <w:rPr>
                    <w:ins w:id="1430" w:author="Brian Cullinan" w:date="2013-04-10T12:20:00Z"/>
                    <w:rFonts w:cstheme="minorHAnsi"/>
                    <w:b w:val="0"/>
                    <w:bCs w:val="0"/>
                    <w:sz w:val="24"/>
                    <w:szCs w:val="24"/>
                  </w:rPr>
                </w:rPrChange>
              </w:rPr>
            </w:pPr>
          </w:p>
        </w:tc>
        <w:tc>
          <w:tcPr>
            <w:tcW w:w="1710" w:type="dxa"/>
            <w:vMerge/>
            <w:shd w:val="clear" w:color="auto" w:fill="EEECE1" w:themeFill="background2"/>
            <w:vAlign w:val="center"/>
            <w:tcPrChange w:id="1431" w:author="Brian Cullinan" w:date="2013-04-10T12:26:00Z">
              <w:tcPr>
                <w:tcW w:w="1710" w:type="dxa"/>
                <w:vMerge/>
                <w:shd w:val="clear" w:color="auto" w:fill="FFFFFF" w:themeFill="background1"/>
                <w:vAlign w:val="center"/>
              </w:tcPr>
            </w:tcPrChange>
          </w:tcPr>
          <w:p w:rsidR="003C32A8" w:rsidRDefault="003C32A8" w:rsidP="007034C8">
            <w:pPr>
              <w:cnfStyle w:val="000000000000" w:firstRow="0" w:lastRow="0" w:firstColumn="0" w:lastColumn="0" w:oddVBand="0" w:evenVBand="0" w:oddHBand="0" w:evenHBand="0" w:firstRowFirstColumn="0" w:firstRowLastColumn="0" w:lastRowFirstColumn="0" w:lastRowLastColumn="0"/>
              <w:rPr>
                <w:ins w:id="1432" w:author="Brian Cullinan" w:date="2013-04-10T12:20:00Z"/>
                <w:rFonts w:cstheme="minorHAnsi"/>
                <w:sz w:val="24"/>
                <w:szCs w:val="24"/>
              </w:rPr>
            </w:pPr>
          </w:p>
        </w:tc>
        <w:tc>
          <w:tcPr>
            <w:tcW w:w="1710" w:type="dxa"/>
            <w:vMerge w:val="restart"/>
            <w:shd w:val="clear" w:color="auto" w:fill="EEECE1" w:themeFill="background2"/>
            <w:vAlign w:val="center"/>
            <w:tcPrChange w:id="1433" w:author="Brian Cullinan" w:date="2013-04-10T12:26:00Z">
              <w:tcPr>
                <w:tcW w:w="1710" w:type="dxa"/>
                <w:vMerge w:val="restart"/>
                <w:shd w:val="clear" w:color="auto" w:fill="FFFFFF" w:themeFill="background1"/>
                <w:vAlign w:val="center"/>
              </w:tcPr>
            </w:tcPrChange>
          </w:tcPr>
          <w:p w:rsidR="003C32A8" w:rsidRDefault="003C32A8" w:rsidP="007034C8">
            <w:pPr>
              <w:cnfStyle w:val="000000000000" w:firstRow="0" w:lastRow="0" w:firstColumn="0" w:lastColumn="0" w:oddVBand="0" w:evenVBand="0" w:oddHBand="0" w:evenHBand="0" w:firstRowFirstColumn="0" w:firstRowLastColumn="0" w:lastRowFirstColumn="0" w:lastRowLastColumn="0"/>
              <w:rPr>
                <w:ins w:id="1434" w:author="Brian Cullinan" w:date="2013-04-10T12:20:00Z"/>
                <w:rFonts w:cstheme="minorHAnsi"/>
                <w:sz w:val="24"/>
                <w:szCs w:val="24"/>
              </w:rPr>
            </w:pPr>
            <w:ins w:id="1435" w:author="Brian Cullinan" w:date="2013-04-10T12:21:00Z">
              <w:r>
                <w:rPr>
                  <w:rFonts w:cstheme="minorHAnsi"/>
                  <w:sz w:val="24"/>
                  <w:szCs w:val="24"/>
                </w:rPr>
                <w:t>False</w:t>
              </w:r>
            </w:ins>
          </w:p>
        </w:tc>
        <w:tc>
          <w:tcPr>
            <w:tcW w:w="1710" w:type="dxa"/>
            <w:vMerge w:val="restart"/>
            <w:shd w:val="clear" w:color="auto" w:fill="FFFFFF" w:themeFill="background1"/>
            <w:vAlign w:val="center"/>
            <w:tcPrChange w:id="1436" w:author="Brian Cullinan" w:date="2013-04-10T12:26:00Z">
              <w:tcPr>
                <w:tcW w:w="1710" w:type="dxa"/>
                <w:vMerge w:val="restart"/>
                <w:shd w:val="clear" w:color="auto" w:fill="FFFFFF" w:themeFill="background1"/>
                <w:vAlign w:val="center"/>
              </w:tcPr>
            </w:tcPrChange>
          </w:tcPr>
          <w:p w:rsidR="003C32A8" w:rsidRDefault="003C32A8" w:rsidP="007034C8">
            <w:pPr>
              <w:cnfStyle w:val="000000000000" w:firstRow="0" w:lastRow="0" w:firstColumn="0" w:lastColumn="0" w:oddVBand="0" w:evenVBand="0" w:oddHBand="0" w:evenHBand="0" w:firstRowFirstColumn="0" w:firstRowLastColumn="0" w:lastRowFirstColumn="0" w:lastRowLastColumn="0"/>
              <w:rPr>
                <w:ins w:id="1437" w:author="Brian Cullinan" w:date="2013-04-10T12:20:00Z"/>
                <w:rFonts w:cstheme="minorHAnsi"/>
                <w:sz w:val="24"/>
                <w:szCs w:val="24"/>
              </w:rPr>
            </w:pPr>
            <w:ins w:id="1438" w:author="Brian Cullinan" w:date="2013-04-10T12:21:00Z">
              <w:r>
                <w:rPr>
                  <w:rFonts w:cstheme="minorHAnsi"/>
                  <w:sz w:val="24"/>
                  <w:szCs w:val="24"/>
                </w:rPr>
                <w:t>True</w:t>
              </w:r>
            </w:ins>
          </w:p>
        </w:tc>
        <w:tc>
          <w:tcPr>
            <w:tcW w:w="1710" w:type="dxa"/>
            <w:shd w:val="clear" w:color="auto" w:fill="FFFFFF" w:themeFill="background1"/>
            <w:vAlign w:val="center"/>
            <w:tcPrChange w:id="1439" w:author="Brian Cullinan" w:date="2013-04-10T12:26:00Z">
              <w:tcPr>
                <w:tcW w:w="1710" w:type="dxa"/>
                <w:shd w:val="clear" w:color="auto" w:fill="FFFFFF" w:themeFill="background1"/>
                <w:vAlign w:val="center"/>
              </w:tcPr>
            </w:tcPrChange>
          </w:tcPr>
          <w:p w:rsidR="003C32A8" w:rsidRDefault="003C32A8" w:rsidP="007034C8">
            <w:pPr>
              <w:cnfStyle w:val="000000000000" w:firstRow="0" w:lastRow="0" w:firstColumn="0" w:lastColumn="0" w:oddVBand="0" w:evenVBand="0" w:oddHBand="0" w:evenHBand="0" w:firstRowFirstColumn="0" w:firstRowLastColumn="0" w:lastRowFirstColumn="0" w:lastRowLastColumn="0"/>
              <w:rPr>
                <w:ins w:id="1440" w:author="Brian Cullinan" w:date="2013-04-10T12:20:00Z"/>
                <w:rFonts w:cstheme="minorHAnsi"/>
                <w:sz w:val="24"/>
                <w:szCs w:val="24"/>
              </w:rPr>
            </w:pPr>
            <w:ins w:id="1441" w:author="Brian Cullinan" w:date="2013-04-10T12:21:00Z">
              <w:r>
                <w:rPr>
                  <w:rFonts w:cstheme="minorHAnsi"/>
                  <w:sz w:val="24"/>
                  <w:szCs w:val="24"/>
                </w:rPr>
                <w:t>True</w:t>
              </w:r>
            </w:ins>
          </w:p>
        </w:tc>
        <w:tc>
          <w:tcPr>
            <w:tcW w:w="3249" w:type="dxa"/>
            <w:shd w:val="clear" w:color="auto" w:fill="FFFFFF" w:themeFill="background1"/>
            <w:vAlign w:val="center"/>
            <w:tcPrChange w:id="1442" w:author="Brian Cullinan" w:date="2013-04-10T12:26:00Z">
              <w:tcPr>
                <w:tcW w:w="1998" w:type="dxa"/>
                <w:shd w:val="clear" w:color="auto" w:fill="FFFFFF" w:themeFill="background1"/>
                <w:vAlign w:val="center"/>
              </w:tcPr>
            </w:tcPrChange>
          </w:tcPr>
          <w:p w:rsidR="003C32A8" w:rsidRDefault="003C32A8">
            <w:pPr>
              <w:cnfStyle w:val="000000000000" w:firstRow="0" w:lastRow="0" w:firstColumn="0" w:lastColumn="0" w:oddVBand="0" w:evenVBand="0" w:oddHBand="0" w:evenHBand="0" w:firstRowFirstColumn="0" w:firstRowLastColumn="0" w:lastRowFirstColumn="0" w:lastRowLastColumn="0"/>
              <w:rPr>
                <w:ins w:id="1443" w:author="Brian Cullinan" w:date="2013-04-10T12:20:00Z"/>
                <w:rFonts w:cstheme="minorHAnsi"/>
                <w:sz w:val="24"/>
                <w:szCs w:val="24"/>
              </w:rPr>
              <w:pPrChange w:id="1444" w:author="Brian Cullinan" w:date="2013-04-10T13:30: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445" w:author="Brian Cullinan" w:date="2013-04-10T13:30:00Z">
              <w:r>
                <w:rPr>
                  <w:rFonts w:cstheme="minorHAnsi"/>
                  <w:sz w:val="24"/>
                  <w:szCs w:val="24"/>
                </w:rPr>
                <w:t>+10000 + 11000</w:t>
              </w:r>
            </w:ins>
          </w:p>
        </w:tc>
      </w:tr>
      <w:tr w:rsidR="003C32A8" w:rsidTr="002C1224">
        <w:trPr>
          <w:cnfStyle w:val="000000100000" w:firstRow="0" w:lastRow="0" w:firstColumn="0" w:lastColumn="0" w:oddVBand="0" w:evenVBand="0" w:oddHBand="1" w:evenHBand="0" w:firstRowFirstColumn="0" w:firstRowLastColumn="0" w:lastRowFirstColumn="0" w:lastRowLastColumn="0"/>
          <w:jc w:val="center"/>
          <w:ins w:id="1446" w:author="Brian Cullinan" w:date="2013-04-10T12:20:00Z"/>
          <w:trPrChange w:id="1447" w:author="Brian Cullinan" w:date="2013-04-10T12:26: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Change w:id="1448" w:author="Brian Cullinan" w:date="2013-04-10T12:26:00Z">
              <w:tcPr>
                <w:tcW w:w="738" w:type="dxa"/>
                <w:vMerge/>
                <w:vAlign w:val="center"/>
              </w:tcPr>
            </w:tcPrChange>
          </w:tcPr>
          <w:p w:rsidR="003C32A8" w:rsidRPr="00483310" w:rsidRDefault="003C32A8" w:rsidP="007034C8">
            <w:pPr>
              <w:spacing w:after="200" w:line="276" w:lineRule="auto"/>
              <w:cnfStyle w:val="001000100000" w:firstRow="0" w:lastRow="0" w:firstColumn="1" w:lastColumn="0" w:oddVBand="0" w:evenVBand="0" w:oddHBand="1" w:evenHBand="0" w:firstRowFirstColumn="0" w:firstRowLastColumn="0" w:lastRowFirstColumn="0" w:lastRowLastColumn="0"/>
              <w:rPr>
                <w:ins w:id="1449" w:author="Brian Cullinan" w:date="2013-04-10T12:20:00Z"/>
                <w:rFonts w:cstheme="minorHAnsi"/>
                <w:b w:val="0"/>
                <w:sz w:val="24"/>
                <w:szCs w:val="24"/>
                <w:rPrChange w:id="1450" w:author="Brian Cullinan" w:date="2013-04-10T12:20:00Z">
                  <w:rPr>
                    <w:ins w:id="1451" w:author="Brian Cullinan" w:date="2013-04-10T12:20:00Z"/>
                    <w:rFonts w:cstheme="minorHAnsi"/>
                    <w:b w:val="0"/>
                    <w:bCs w:val="0"/>
                    <w:sz w:val="24"/>
                    <w:szCs w:val="24"/>
                  </w:rPr>
                </w:rPrChange>
              </w:rPr>
            </w:pPr>
          </w:p>
        </w:tc>
        <w:tc>
          <w:tcPr>
            <w:tcW w:w="1710" w:type="dxa"/>
            <w:vMerge/>
            <w:tcBorders>
              <w:top w:val="none" w:sz="0" w:space="0" w:color="auto"/>
              <w:bottom w:val="none" w:sz="0" w:space="0" w:color="auto"/>
            </w:tcBorders>
            <w:shd w:val="clear" w:color="auto" w:fill="EEECE1" w:themeFill="background2"/>
            <w:vAlign w:val="center"/>
            <w:tcPrChange w:id="1452" w:author="Brian Cullinan" w:date="2013-04-10T12:26:00Z">
              <w:tcPr>
                <w:tcW w:w="1710" w:type="dxa"/>
                <w:vMerge/>
                <w:shd w:val="clear" w:color="auto" w:fill="FFFFFF" w:themeFill="background1"/>
                <w:vAlign w:val="center"/>
              </w:tcPr>
            </w:tcPrChange>
          </w:tcPr>
          <w:p w:rsidR="003C32A8" w:rsidRDefault="003C32A8" w:rsidP="007034C8">
            <w:pPr>
              <w:cnfStyle w:val="000000100000" w:firstRow="0" w:lastRow="0" w:firstColumn="0" w:lastColumn="0" w:oddVBand="0" w:evenVBand="0" w:oddHBand="1" w:evenHBand="0" w:firstRowFirstColumn="0" w:firstRowLastColumn="0" w:lastRowFirstColumn="0" w:lastRowLastColumn="0"/>
              <w:rPr>
                <w:ins w:id="1453" w:author="Brian Cullinan" w:date="2013-04-10T12:20: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Change w:id="1454" w:author="Brian Cullinan" w:date="2013-04-10T12:26:00Z">
              <w:tcPr>
                <w:tcW w:w="1710" w:type="dxa"/>
                <w:vMerge/>
                <w:shd w:val="clear" w:color="auto" w:fill="FFFFFF" w:themeFill="background1"/>
                <w:vAlign w:val="center"/>
              </w:tcPr>
            </w:tcPrChange>
          </w:tcPr>
          <w:p w:rsidR="003C32A8" w:rsidRDefault="003C32A8" w:rsidP="007034C8">
            <w:pPr>
              <w:cnfStyle w:val="000000100000" w:firstRow="0" w:lastRow="0" w:firstColumn="0" w:lastColumn="0" w:oddVBand="0" w:evenVBand="0" w:oddHBand="1" w:evenHBand="0" w:firstRowFirstColumn="0" w:firstRowLastColumn="0" w:lastRowFirstColumn="0" w:lastRowLastColumn="0"/>
              <w:rPr>
                <w:ins w:id="1455" w:author="Brian Cullinan" w:date="2013-04-10T12:20: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Change w:id="1456" w:author="Brian Cullinan" w:date="2013-04-10T12:26:00Z">
              <w:tcPr>
                <w:tcW w:w="1710" w:type="dxa"/>
                <w:vMerge/>
                <w:shd w:val="clear" w:color="auto" w:fill="FFFFFF" w:themeFill="background1"/>
                <w:vAlign w:val="center"/>
              </w:tcPr>
            </w:tcPrChange>
          </w:tcPr>
          <w:p w:rsidR="003C32A8" w:rsidRDefault="003C32A8" w:rsidP="007034C8">
            <w:pPr>
              <w:cnfStyle w:val="000000100000" w:firstRow="0" w:lastRow="0" w:firstColumn="0" w:lastColumn="0" w:oddVBand="0" w:evenVBand="0" w:oddHBand="1" w:evenHBand="0" w:firstRowFirstColumn="0" w:firstRowLastColumn="0" w:lastRowFirstColumn="0" w:lastRowLastColumn="0"/>
              <w:rPr>
                <w:ins w:id="1457" w:author="Brian Cullinan" w:date="2013-04-10T12:20: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Change w:id="1458" w:author="Brian Cullinan" w:date="2013-04-10T12:26:00Z">
              <w:tcPr>
                <w:tcW w:w="1710" w:type="dxa"/>
                <w:shd w:val="clear" w:color="auto" w:fill="FFFFFF" w:themeFill="background1"/>
                <w:vAlign w:val="center"/>
              </w:tcPr>
            </w:tcPrChange>
          </w:tcPr>
          <w:p w:rsidR="003C32A8" w:rsidRDefault="003C32A8" w:rsidP="007034C8">
            <w:pPr>
              <w:cnfStyle w:val="000000100000" w:firstRow="0" w:lastRow="0" w:firstColumn="0" w:lastColumn="0" w:oddVBand="0" w:evenVBand="0" w:oddHBand="1" w:evenHBand="0" w:firstRowFirstColumn="0" w:firstRowLastColumn="0" w:lastRowFirstColumn="0" w:lastRowLastColumn="0"/>
              <w:rPr>
                <w:ins w:id="1459" w:author="Brian Cullinan" w:date="2013-04-10T12:20:00Z"/>
                <w:rFonts w:cstheme="minorHAnsi"/>
                <w:sz w:val="24"/>
                <w:szCs w:val="24"/>
              </w:rPr>
            </w:pPr>
            <w:ins w:id="1460" w:author="Brian Cullinan" w:date="2013-04-10T12:21:00Z">
              <w:r>
                <w:rPr>
                  <w:rFonts w:cstheme="minorHAnsi"/>
                  <w:sz w:val="24"/>
                  <w:szCs w:val="24"/>
                </w:rPr>
                <w:t>False</w:t>
              </w:r>
            </w:ins>
          </w:p>
        </w:tc>
        <w:tc>
          <w:tcPr>
            <w:tcW w:w="3249" w:type="dxa"/>
            <w:tcBorders>
              <w:top w:val="none" w:sz="0" w:space="0" w:color="auto"/>
              <w:bottom w:val="none" w:sz="0" w:space="0" w:color="auto"/>
              <w:right w:val="none" w:sz="0" w:space="0" w:color="auto"/>
            </w:tcBorders>
            <w:shd w:val="clear" w:color="auto" w:fill="FFFFFF" w:themeFill="background1"/>
            <w:vAlign w:val="center"/>
            <w:tcPrChange w:id="1461" w:author="Brian Cullinan" w:date="2013-04-10T12:26:00Z">
              <w:tcPr>
                <w:tcW w:w="1998" w:type="dxa"/>
                <w:shd w:val="clear" w:color="auto" w:fill="FFFFFF" w:themeFill="background1"/>
                <w:vAlign w:val="center"/>
              </w:tcPr>
            </w:tcPrChange>
          </w:tcPr>
          <w:p w:rsidR="003C32A8" w:rsidRDefault="003C32A8">
            <w:pPr>
              <w:cnfStyle w:val="000000100000" w:firstRow="0" w:lastRow="0" w:firstColumn="0" w:lastColumn="0" w:oddVBand="0" w:evenVBand="0" w:oddHBand="1" w:evenHBand="0" w:firstRowFirstColumn="0" w:firstRowLastColumn="0" w:lastRowFirstColumn="0" w:lastRowLastColumn="0"/>
              <w:rPr>
                <w:ins w:id="1462" w:author="Brian Cullinan" w:date="2013-04-10T12:20:00Z"/>
                <w:rFonts w:cstheme="minorHAnsi"/>
                <w:sz w:val="24"/>
                <w:szCs w:val="24"/>
              </w:rPr>
              <w:pPrChange w:id="1463" w:author="Brian Cullinan" w:date="2013-04-10T13:30: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464" w:author="Brian Cullinan" w:date="2013-04-10T13:30:00Z">
              <w:r>
                <w:rPr>
                  <w:rFonts w:cstheme="minorHAnsi"/>
                  <w:sz w:val="24"/>
                  <w:szCs w:val="24"/>
                </w:rPr>
                <w:t>+10000</w:t>
              </w:r>
            </w:ins>
          </w:p>
        </w:tc>
      </w:tr>
      <w:tr w:rsidR="003C32A8" w:rsidTr="002C1224">
        <w:trPr>
          <w:jc w:val="center"/>
          <w:ins w:id="1465" w:author="Brian Cullinan" w:date="2013-04-10T12:20:00Z"/>
          <w:trPrChange w:id="1466" w:author="Brian Cullinan" w:date="2013-04-10T12:26: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vAlign w:val="center"/>
            <w:tcPrChange w:id="1467" w:author="Brian Cullinan" w:date="2013-04-10T12:26:00Z">
              <w:tcPr>
                <w:tcW w:w="738" w:type="dxa"/>
                <w:vMerge/>
                <w:vAlign w:val="center"/>
              </w:tcPr>
            </w:tcPrChange>
          </w:tcPr>
          <w:p w:rsidR="003C32A8" w:rsidRPr="00483310" w:rsidRDefault="003C32A8" w:rsidP="007034C8">
            <w:pPr>
              <w:spacing w:after="200" w:line="276" w:lineRule="auto"/>
              <w:rPr>
                <w:ins w:id="1468" w:author="Brian Cullinan" w:date="2013-04-10T12:20:00Z"/>
                <w:rFonts w:cstheme="minorHAnsi"/>
                <w:b w:val="0"/>
                <w:sz w:val="24"/>
                <w:szCs w:val="24"/>
                <w:rPrChange w:id="1469" w:author="Brian Cullinan" w:date="2013-04-10T12:20:00Z">
                  <w:rPr>
                    <w:ins w:id="1470" w:author="Brian Cullinan" w:date="2013-04-10T12:20:00Z"/>
                    <w:rFonts w:cstheme="minorHAnsi"/>
                    <w:b w:val="0"/>
                    <w:bCs w:val="0"/>
                    <w:sz w:val="24"/>
                    <w:szCs w:val="24"/>
                  </w:rPr>
                </w:rPrChange>
              </w:rPr>
            </w:pPr>
          </w:p>
        </w:tc>
        <w:tc>
          <w:tcPr>
            <w:tcW w:w="1710" w:type="dxa"/>
            <w:vMerge/>
            <w:shd w:val="clear" w:color="auto" w:fill="EEECE1" w:themeFill="background2"/>
            <w:vAlign w:val="center"/>
            <w:tcPrChange w:id="1471" w:author="Brian Cullinan" w:date="2013-04-10T12:26:00Z">
              <w:tcPr>
                <w:tcW w:w="1710" w:type="dxa"/>
                <w:vMerge/>
                <w:shd w:val="clear" w:color="auto" w:fill="FFFFFF" w:themeFill="background1"/>
                <w:vAlign w:val="center"/>
              </w:tcPr>
            </w:tcPrChange>
          </w:tcPr>
          <w:p w:rsidR="003C32A8" w:rsidRDefault="003C32A8" w:rsidP="007034C8">
            <w:pPr>
              <w:cnfStyle w:val="000000000000" w:firstRow="0" w:lastRow="0" w:firstColumn="0" w:lastColumn="0" w:oddVBand="0" w:evenVBand="0" w:oddHBand="0" w:evenHBand="0" w:firstRowFirstColumn="0" w:firstRowLastColumn="0" w:lastRowFirstColumn="0" w:lastRowLastColumn="0"/>
              <w:rPr>
                <w:ins w:id="1472" w:author="Brian Cullinan" w:date="2013-04-10T12:20:00Z"/>
                <w:rFonts w:cstheme="minorHAnsi"/>
                <w:sz w:val="24"/>
                <w:szCs w:val="24"/>
              </w:rPr>
            </w:pPr>
          </w:p>
        </w:tc>
        <w:tc>
          <w:tcPr>
            <w:tcW w:w="1710" w:type="dxa"/>
            <w:vMerge/>
            <w:shd w:val="clear" w:color="auto" w:fill="EEECE1" w:themeFill="background2"/>
            <w:vAlign w:val="center"/>
            <w:tcPrChange w:id="1473" w:author="Brian Cullinan" w:date="2013-04-10T12:26:00Z">
              <w:tcPr>
                <w:tcW w:w="1710" w:type="dxa"/>
                <w:vMerge/>
                <w:shd w:val="clear" w:color="auto" w:fill="FFFFFF" w:themeFill="background1"/>
                <w:vAlign w:val="center"/>
              </w:tcPr>
            </w:tcPrChange>
          </w:tcPr>
          <w:p w:rsidR="003C32A8" w:rsidRDefault="003C32A8" w:rsidP="007034C8">
            <w:pPr>
              <w:cnfStyle w:val="000000000000" w:firstRow="0" w:lastRow="0" w:firstColumn="0" w:lastColumn="0" w:oddVBand="0" w:evenVBand="0" w:oddHBand="0" w:evenHBand="0" w:firstRowFirstColumn="0" w:firstRowLastColumn="0" w:lastRowFirstColumn="0" w:lastRowLastColumn="0"/>
              <w:rPr>
                <w:ins w:id="1474" w:author="Brian Cullinan" w:date="2013-04-10T12:20:00Z"/>
                <w:rFonts w:cstheme="minorHAnsi"/>
                <w:sz w:val="24"/>
                <w:szCs w:val="24"/>
              </w:rPr>
            </w:pPr>
          </w:p>
        </w:tc>
        <w:tc>
          <w:tcPr>
            <w:tcW w:w="1710" w:type="dxa"/>
            <w:vMerge w:val="restart"/>
            <w:shd w:val="clear" w:color="auto" w:fill="EEECE1" w:themeFill="background2"/>
            <w:vAlign w:val="center"/>
            <w:tcPrChange w:id="1475" w:author="Brian Cullinan" w:date="2013-04-10T12:26:00Z">
              <w:tcPr>
                <w:tcW w:w="1710" w:type="dxa"/>
                <w:vMerge w:val="restart"/>
                <w:shd w:val="clear" w:color="auto" w:fill="FFFFFF" w:themeFill="background1"/>
                <w:vAlign w:val="center"/>
              </w:tcPr>
            </w:tcPrChange>
          </w:tcPr>
          <w:p w:rsidR="003C32A8" w:rsidRDefault="003C32A8" w:rsidP="007034C8">
            <w:pPr>
              <w:cnfStyle w:val="000000000000" w:firstRow="0" w:lastRow="0" w:firstColumn="0" w:lastColumn="0" w:oddVBand="0" w:evenVBand="0" w:oddHBand="0" w:evenHBand="0" w:firstRowFirstColumn="0" w:firstRowLastColumn="0" w:lastRowFirstColumn="0" w:lastRowLastColumn="0"/>
              <w:rPr>
                <w:ins w:id="1476" w:author="Brian Cullinan" w:date="2013-04-10T12:20:00Z"/>
                <w:rFonts w:cstheme="minorHAnsi"/>
                <w:sz w:val="24"/>
                <w:szCs w:val="24"/>
              </w:rPr>
            </w:pPr>
            <w:ins w:id="1477" w:author="Brian Cullinan" w:date="2013-04-10T12:21:00Z">
              <w:r>
                <w:rPr>
                  <w:rFonts w:cstheme="minorHAnsi"/>
                  <w:sz w:val="24"/>
                  <w:szCs w:val="24"/>
                </w:rPr>
                <w:t>False</w:t>
              </w:r>
            </w:ins>
          </w:p>
        </w:tc>
        <w:tc>
          <w:tcPr>
            <w:tcW w:w="1710" w:type="dxa"/>
            <w:shd w:val="clear" w:color="auto" w:fill="FFFFFF" w:themeFill="background1"/>
            <w:vAlign w:val="center"/>
            <w:tcPrChange w:id="1478" w:author="Brian Cullinan" w:date="2013-04-10T12:26:00Z">
              <w:tcPr>
                <w:tcW w:w="1710" w:type="dxa"/>
                <w:shd w:val="clear" w:color="auto" w:fill="FFFFFF" w:themeFill="background1"/>
                <w:vAlign w:val="center"/>
              </w:tcPr>
            </w:tcPrChange>
          </w:tcPr>
          <w:p w:rsidR="003C32A8" w:rsidRDefault="003C32A8" w:rsidP="007034C8">
            <w:pPr>
              <w:cnfStyle w:val="000000000000" w:firstRow="0" w:lastRow="0" w:firstColumn="0" w:lastColumn="0" w:oddVBand="0" w:evenVBand="0" w:oddHBand="0" w:evenHBand="0" w:firstRowFirstColumn="0" w:firstRowLastColumn="0" w:lastRowFirstColumn="0" w:lastRowLastColumn="0"/>
              <w:rPr>
                <w:ins w:id="1479" w:author="Brian Cullinan" w:date="2013-04-10T12:20:00Z"/>
                <w:rFonts w:cstheme="minorHAnsi"/>
                <w:sz w:val="24"/>
                <w:szCs w:val="24"/>
              </w:rPr>
            </w:pPr>
            <w:ins w:id="1480" w:author="Brian Cullinan" w:date="2013-04-10T12:21:00Z">
              <w:r>
                <w:rPr>
                  <w:rFonts w:cstheme="minorHAnsi"/>
                  <w:sz w:val="24"/>
                  <w:szCs w:val="24"/>
                </w:rPr>
                <w:t>True</w:t>
              </w:r>
            </w:ins>
          </w:p>
        </w:tc>
        <w:tc>
          <w:tcPr>
            <w:tcW w:w="3249" w:type="dxa"/>
            <w:shd w:val="clear" w:color="auto" w:fill="FFFFFF" w:themeFill="background1"/>
            <w:vAlign w:val="center"/>
            <w:tcPrChange w:id="1481" w:author="Brian Cullinan" w:date="2013-04-10T12:26:00Z">
              <w:tcPr>
                <w:tcW w:w="1998" w:type="dxa"/>
                <w:shd w:val="clear" w:color="auto" w:fill="FFFFFF" w:themeFill="background1"/>
                <w:vAlign w:val="center"/>
              </w:tcPr>
            </w:tcPrChange>
          </w:tcPr>
          <w:p w:rsidR="003C32A8" w:rsidRDefault="003C32A8">
            <w:pPr>
              <w:cnfStyle w:val="000000000000" w:firstRow="0" w:lastRow="0" w:firstColumn="0" w:lastColumn="0" w:oddVBand="0" w:evenVBand="0" w:oddHBand="0" w:evenHBand="0" w:firstRowFirstColumn="0" w:firstRowLastColumn="0" w:lastRowFirstColumn="0" w:lastRowLastColumn="0"/>
              <w:rPr>
                <w:ins w:id="1482" w:author="Brian Cullinan" w:date="2013-04-10T12:20:00Z"/>
                <w:rFonts w:cstheme="minorHAnsi"/>
                <w:sz w:val="24"/>
                <w:szCs w:val="24"/>
              </w:rPr>
              <w:pPrChange w:id="1483" w:author="Brian Cullinan" w:date="2013-04-10T13:30: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484" w:author="Brian Cullinan" w:date="2013-04-10T13:30:00Z">
              <w:r>
                <w:rPr>
                  <w:rFonts w:cstheme="minorHAnsi"/>
                  <w:sz w:val="24"/>
                  <w:szCs w:val="24"/>
                </w:rPr>
                <w:t>+11000</w:t>
              </w:r>
            </w:ins>
          </w:p>
        </w:tc>
      </w:tr>
      <w:tr w:rsidR="003C32A8" w:rsidTr="00A9132D">
        <w:trPr>
          <w:cnfStyle w:val="000000100000" w:firstRow="0" w:lastRow="0" w:firstColumn="0" w:lastColumn="0" w:oddVBand="0" w:evenVBand="0" w:oddHBand="1" w:evenHBand="0" w:firstRowFirstColumn="0" w:firstRowLastColumn="0" w:lastRowFirstColumn="0" w:lastRowLastColumn="0"/>
          <w:jc w:val="center"/>
          <w:ins w:id="1485" w:author="Brian Cullinan" w:date="2013-04-10T12:20:00Z"/>
          <w:trPrChange w:id="1486" w:author="Brian Cullinan" w:date="2013-04-10T15:38: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Change w:id="1487" w:author="Brian Cullinan" w:date="2013-04-10T15:38:00Z">
              <w:tcPr>
                <w:tcW w:w="738" w:type="dxa"/>
                <w:vMerge/>
                <w:vAlign w:val="center"/>
              </w:tcPr>
            </w:tcPrChange>
          </w:tcPr>
          <w:p w:rsidR="003C32A8" w:rsidRPr="00483310" w:rsidRDefault="003C32A8" w:rsidP="007034C8">
            <w:pPr>
              <w:spacing w:after="200" w:line="276" w:lineRule="auto"/>
              <w:cnfStyle w:val="001000100000" w:firstRow="0" w:lastRow="0" w:firstColumn="1" w:lastColumn="0" w:oddVBand="0" w:evenVBand="0" w:oddHBand="1" w:evenHBand="0" w:firstRowFirstColumn="0" w:firstRowLastColumn="0" w:lastRowFirstColumn="0" w:lastRowLastColumn="0"/>
              <w:rPr>
                <w:ins w:id="1488" w:author="Brian Cullinan" w:date="2013-04-10T12:20:00Z"/>
                <w:rFonts w:cstheme="minorHAnsi"/>
                <w:b w:val="0"/>
                <w:sz w:val="24"/>
                <w:szCs w:val="24"/>
                <w:rPrChange w:id="1489" w:author="Brian Cullinan" w:date="2013-04-10T12:20:00Z">
                  <w:rPr>
                    <w:ins w:id="1490" w:author="Brian Cullinan" w:date="2013-04-10T12:20:00Z"/>
                    <w:rFonts w:cstheme="minorHAnsi"/>
                    <w:b w:val="0"/>
                    <w:bCs w:val="0"/>
                    <w:sz w:val="24"/>
                    <w:szCs w:val="24"/>
                  </w:rPr>
                </w:rPrChange>
              </w:rPr>
            </w:pPr>
          </w:p>
        </w:tc>
        <w:tc>
          <w:tcPr>
            <w:tcW w:w="1710" w:type="dxa"/>
            <w:vMerge/>
            <w:tcBorders>
              <w:top w:val="none" w:sz="0" w:space="0" w:color="auto"/>
              <w:bottom w:val="none" w:sz="0" w:space="0" w:color="auto"/>
            </w:tcBorders>
            <w:shd w:val="clear" w:color="auto" w:fill="EEECE1" w:themeFill="background2"/>
            <w:vAlign w:val="center"/>
            <w:tcPrChange w:id="1491" w:author="Brian Cullinan" w:date="2013-04-10T15:38:00Z">
              <w:tcPr>
                <w:tcW w:w="1710" w:type="dxa"/>
                <w:vMerge/>
                <w:shd w:val="clear" w:color="auto" w:fill="FFFFFF" w:themeFill="background1"/>
                <w:vAlign w:val="center"/>
              </w:tcPr>
            </w:tcPrChange>
          </w:tcPr>
          <w:p w:rsidR="003C32A8" w:rsidRDefault="003C32A8" w:rsidP="007034C8">
            <w:pPr>
              <w:cnfStyle w:val="000000100000" w:firstRow="0" w:lastRow="0" w:firstColumn="0" w:lastColumn="0" w:oddVBand="0" w:evenVBand="0" w:oddHBand="1" w:evenHBand="0" w:firstRowFirstColumn="0" w:firstRowLastColumn="0" w:lastRowFirstColumn="0" w:lastRowLastColumn="0"/>
              <w:rPr>
                <w:ins w:id="1492" w:author="Brian Cullinan" w:date="2013-04-10T12:20: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Change w:id="1493" w:author="Brian Cullinan" w:date="2013-04-10T15:38:00Z">
              <w:tcPr>
                <w:tcW w:w="1710" w:type="dxa"/>
                <w:vMerge/>
                <w:shd w:val="clear" w:color="auto" w:fill="FFFFFF" w:themeFill="background1"/>
                <w:vAlign w:val="center"/>
              </w:tcPr>
            </w:tcPrChange>
          </w:tcPr>
          <w:p w:rsidR="003C32A8" w:rsidRDefault="003C32A8" w:rsidP="007034C8">
            <w:pPr>
              <w:cnfStyle w:val="000000100000" w:firstRow="0" w:lastRow="0" w:firstColumn="0" w:lastColumn="0" w:oddVBand="0" w:evenVBand="0" w:oddHBand="1" w:evenHBand="0" w:firstRowFirstColumn="0" w:firstRowLastColumn="0" w:lastRowFirstColumn="0" w:lastRowLastColumn="0"/>
              <w:rPr>
                <w:ins w:id="1494" w:author="Brian Cullinan" w:date="2013-04-10T12:20: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Change w:id="1495" w:author="Brian Cullinan" w:date="2013-04-10T15:38:00Z">
              <w:tcPr>
                <w:tcW w:w="1710" w:type="dxa"/>
                <w:vMerge/>
                <w:shd w:val="clear" w:color="auto" w:fill="FFFFFF" w:themeFill="background1"/>
                <w:vAlign w:val="center"/>
              </w:tcPr>
            </w:tcPrChange>
          </w:tcPr>
          <w:p w:rsidR="003C32A8" w:rsidRDefault="003C32A8" w:rsidP="007034C8">
            <w:pPr>
              <w:cnfStyle w:val="000000100000" w:firstRow="0" w:lastRow="0" w:firstColumn="0" w:lastColumn="0" w:oddVBand="0" w:evenVBand="0" w:oddHBand="1" w:evenHBand="0" w:firstRowFirstColumn="0" w:firstRowLastColumn="0" w:lastRowFirstColumn="0" w:lastRowLastColumn="0"/>
              <w:rPr>
                <w:ins w:id="1496" w:author="Brian Cullinan" w:date="2013-04-10T12:20: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Change w:id="1497" w:author="Brian Cullinan" w:date="2013-04-10T15:38:00Z">
              <w:tcPr>
                <w:tcW w:w="1710" w:type="dxa"/>
                <w:shd w:val="clear" w:color="auto" w:fill="FFFFFF" w:themeFill="background1"/>
                <w:vAlign w:val="center"/>
              </w:tcPr>
            </w:tcPrChange>
          </w:tcPr>
          <w:p w:rsidR="003C32A8" w:rsidRDefault="003C32A8" w:rsidP="007034C8">
            <w:pPr>
              <w:cnfStyle w:val="000000100000" w:firstRow="0" w:lastRow="0" w:firstColumn="0" w:lastColumn="0" w:oddVBand="0" w:evenVBand="0" w:oddHBand="1" w:evenHBand="0" w:firstRowFirstColumn="0" w:firstRowLastColumn="0" w:lastRowFirstColumn="0" w:lastRowLastColumn="0"/>
              <w:rPr>
                <w:ins w:id="1498" w:author="Brian Cullinan" w:date="2013-04-10T12:20:00Z"/>
                <w:rFonts w:cstheme="minorHAnsi"/>
                <w:sz w:val="24"/>
                <w:szCs w:val="24"/>
              </w:rPr>
            </w:pPr>
            <w:ins w:id="1499" w:author="Brian Cullinan" w:date="2013-04-10T12:21:00Z">
              <w:r>
                <w:rPr>
                  <w:rFonts w:cstheme="minorHAnsi"/>
                  <w:sz w:val="24"/>
                  <w:szCs w:val="24"/>
                </w:rPr>
                <w:t>False</w:t>
              </w:r>
            </w:ins>
          </w:p>
        </w:tc>
        <w:tc>
          <w:tcPr>
            <w:tcW w:w="3249" w:type="dxa"/>
            <w:tcBorders>
              <w:top w:val="none" w:sz="0" w:space="0" w:color="auto"/>
              <w:bottom w:val="none" w:sz="0" w:space="0" w:color="auto"/>
              <w:right w:val="none" w:sz="0" w:space="0" w:color="auto"/>
            </w:tcBorders>
            <w:shd w:val="clear" w:color="auto" w:fill="EEECE1" w:themeFill="background2"/>
            <w:vAlign w:val="center"/>
            <w:tcPrChange w:id="1500" w:author="Brian Cullinan" w:date="2013-04-10T15:38:00Z">
              <w:tcPr>
                <w:tcW w:w="1998" w:type="dxa"/>
                <w:shd w:val="clear" w:color="auto" w:fill="FFFFFF" w:themeFill="background1"/>
                <w:vAlign w:val="center"/>
              </w:tcPr>
            </w:tcPrChange>
          </w:tcPr>
          <w:p w:rsidR="003C32A8" w:rsidRDefault="003C32A8">
            <w:pPr>
              <w:cnfStyle w:val="000000100000" w:firstRow="0" w:lastRow="0" w:firstColumn="0" w:lastColumn="0" w:oddVBand="0" w:evenVBand="0" w:oddHBand="1" w:evenHBand="0" w:firstRowFirstColumn="0" w:firstRowLastColumn="0" w:lastRowFirstColumn="0" w:lastRowLastColumn="0"/>
              <w:rPr>
                <w:ins w:id="1501" w:author="Brian Cullinan" w:date="2013-04-10T12:20:00Z"/>
                <w:rFonts w:cstheme="minorHAnsi"/>
                <w:sz w:val="24"/>
                <w:szCs w:val="24"/>
              </w:rPr>
              <w:pPrChange w:id="1502" w:author="Brian Cullinan" w:date="2013-04-10T13:30: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503" w:author="Brian Cullinan" w:date="2013-04-10T13:30:00Z">
              <w:r>
                <w:rPr>
                  <w:rFonts w:cstheme="minorHAnsi"/>
                  <w:sz w:val="24"/>
                  <w:szCs w:val="24"/>
                </w:rPr>
                <w:t>No Change</w:t>
              </w:r>
            </w:ins>
          </w:p>
        </w:tc>
      </w:tr>
      <w:tr w:rsidR="0071432C" w:rsidRPr="00CF7BDC" w:rsidTr="00A0226B">
        <w:trPr>
          <w:jc w:val="center"/>
          <w:ins w:id="1504" w:author="Brian Cullinan" w:date="2013-04-10T12:12:00Z"/>
          <w:trPrChange w:id="1505" w:author="Brian Cullinan" w:date="2013-04-10T12:26: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val="restart"/>
            <w:shd w:val="clear" w:color="auto" w:fill="EEECE1" w:themeFill="background2"/>
            <w:vAlign w:val="center"/>
            <w:tcPrChange w:id="1506" w:author="Brian Cullinan" w:date="2013-04-10T12:26:00Z">
              <w:tcPr>
                <w:tcW w:w="738" w:type="dxa"/>
                <w:vMerge w:val="restart"/>
                <w:shd w:val="clear" w:color="auto" w:fill="EEECE1" w:themeFill="background2"/>
                <w:vAlign w:val="center"/>
              </w:tcPr>
            </w:tcPrChange>
          </w:tcPr>
          <w:p w:rsidR="0071432C" w:rsidRPr="00FE502F" w:rsidRDefault="0071432C" w:rsidP="007034C8">
            <w:pPr>
              <w:spacing w:after="200" w:line="276" w:lineRule="auto"/>
              <w:rPr>
                <w:ins w:id="1507" w:author="Brian Cullinan" w:date="2013-04-10T12:12:00Z"/>
                <w:rFonts w:cstheme="minorHAnsi"/>
                <w:b w:val="0"/>
                <w:sz w:val="24"/>
                <w:szCs w:val="24"/>
              </w:rPr>
            </w:pPr>
            <w:ins w:id="1508" w:author="Brian Cullinan" w:date="2013-04-10T12:12:00Z">
              <w:r w:rsidRPr="00483310">
                <w:rPr>
                  <w:rFonts w:cstheme="minorHAnsi"/>
                  <w:sz w:val="24"/>
                  <w:szCs w:val="24"/>
                </w:rPr>
                <w:t>False</w:t>
              </w:r>
            </w:ins>
          </w:p>
        </w:tc>
        <w:tc>
          <w:tcPr>
            <w:tcW w:w="6840" w:type="dxa"/>
            <w:gridSpan w:val="4"/>
            <w:shd w:val="clear" w:color="auto" w:fill="4F81BD" w:themeFill="accent1"/>
            <w:vAlign w:val="center"/>
            <w:tcPrChange w:id="1509" w:author="Brian Cullinan" w:date="2013-04-10T12:26:00Z">
              <w:tcPr>
                <w:tcW w:w="6840" w:type="dxa"/>
                <w:gridSpan w:val="4"/>
                <w:shd w:val="clear" w:color="auto" w:fill="4F81BD" w:themeFill="accent1"/>
                <w:vAlign w:val="center"/>
              </w:tcPr>
            </w:tcPrChange>
          </w:tcPr>
          <w:p w:rsidR="0071432C" w:rsidRDefault="0071432C" w:rsidP="007034C8">
            <w:pPr>
              <w:cnfStyle w:val="000000000000" w:firstRow="0" w:lastRow="0" w:firstColumn="0" w:lastColumn="0" w:oddVBand="0" w:evenVBand="0" w:oddHBand="0" w:evenHBand="0" w:firstRowFirstColumn="0" w:firstRowLastColumn="0" w:lastRowFirstColumn="0" w:lastRowLastColumn="0"/>
              <w:rPr>
                <w:ins w:id="1510" w:author="Brian Cullinan" w:date="2013-04-10T12:15:00Z"/>
                <w:rFonts w:cstheme="minorHAnsi"/>
                <w:b/>
                <w:color w:val="FFFFFF" w:themeColor="background1"/>
                <w:sz w:val="24"/>
                <w:szCs w:val="24"/>
              </w:rPr>
            </w:pPr>
            <w:ins w:id="1511" w:author="Brian Cullinan" w:date="2013-04-10T12:14:00Z">
              <w:r>
                <w:rPr>
                  <w:rFonts w:cstheme="minorHAnsi"/>
                  <w:b/>
                  <w:color w:val="FFFFFF" w:themeColor="background1"/>
                  <w:sz w:val="24"/>
                  <w:szCs w:val="24"/>
                </w:rPr>
                <w:t>Form</w:t>
              </w:r>
            </w:ins>
            <w:ins w:id="1512" w:author="Brian Cullinan" w:date="2013-04-10T12:12:00Z">
              <w:r w:rsidRPr="00CF7BDC">
                <w:rPr>
                  <w:rFonts w:cstheme="minorHAnsi"/>
                  <w:b/>
                  <w:color w:val="FFFFFF" w:themeColor="background1"/>
                  <w:sz w:val="24"/>
                  <w:szCs w:val="24"/>
                </w:rPr>
                <w:t xml:space="preserve"> &gt;</w:t>
              </w:r>
              <w:r>
                <w:rPr>
                  <w:rFonts w:cstheme="minorHAnsi"/>
                  <w:b/>
                  <w:color w:val="FFFFFF" w:themeColor="background1"/>
                  <w:sz w:val="24"/>
                  <w:szCs w:val="24"/>
                </w:rPr>
                <w:t>=</w:t>
              </w:r>
              <w:r w:rsidRPr="00CF7BDC">
                <w:rPr>
                  <w:rFonts w:cstheme="minorHAnsi"/>
                  <w:b/>
                  <w:color w:val="FFFFFF" w:themeColor="background1"/>
                  <w:sz w:val="24"/>
                  <w:szCs w:val="24"/>
                </w:rPr>
                <w:t xml:space="preserve"> .9</w:t>
              </w:r>
            </w:ins>
          </w:p>
        </w:tc>
        <w:tc>
          <w:tcPr>
            <w:tcW w:w="3249" w:type="dxa"/>
            <w:shd w:val="clear" w:color="auto" w:fill="4F81BD" w:themeFill="accent1"/>
            <w:vAlign w:val="center"/>
            <w:tcPrChange w:id="1513" w:author="Brian Cullinan" w:date="2013-04-10T12:26:00Z">
              <w:tcPr>
                <w:tcW w:w="1998" w:type="dxa"/>
                <w:shd w:val="clear" w:color="auto" w:fill="4F81BD" w:themeFill="accent1"/>
                <w:vAlign w:val="center"/>
              </w:tcPr>
            </w:tcPrChange>
          </w:tcPr>
          <w:p w:rsidR="0071432C" w:rsidRPr="00CF7BDC" w:rsidRDefault="0071432C" w:rsidP="007034C8">
            <w:pPr>
              <w:cnfStyle w:val="000000000000" w:firstRow="0" w:lastRow="0" w:firstColumn="0" w:lastColumn="0" w:oddVBand="0" w:evenVBand="0" w:oddHBand="0" w:evenHBand="0" w:firstRowFirstColumn="0" w:firstRowLastColumn="0" w:lastRowFirstColumn="0" w:lastRowLastColumn="0"/>
              <w:rPr>
                <w:ins w:id="1514" w:author="Brian Cullinan" w:date="2013-04-10T12:12:00Z"/>
                <w:rFonts w:cstheme="minorHAnsi"/>
                <w:b/>
                <w:color w:val="FFFFFF" w:themeColor="background1"/>
                <w:sz w:val="24"/>
                <w:szCs w:val="24"/>
              </w:rPr>
            </w:pPr>
            <w:ins w:id="1515" w:author="Brian Cullinan" w:date="2013-04-10T12:12:00Z">
              <w:r>
                <w:rPr>
                  <w:rFonts w:cstheme="minorHAnsi"/>
                  <w:b/>
                  <w:color w:val="FFFFFF" w:themeColor="background1"/>
                  <w:sz w:val="24"/>
                  <w:szCs w:val="24"/>
                </w:rPr>
                <w:t>Significance Score</w:t>
              </w:r>
            </w:ins>
          </w:p>
        </w:tc>
      </w:tr>
      <w:tr w:rsidR="00A0226B" w:rsidTr="00A0226B">
        <w:tblPrEx>
          <w:tblPrExChange w:id="1516" w:author="Brian Cullinan" w:date="2013-04-10T12:26:00Z">
            <w:tblPrEx>
              <w:tblW w:w="10827" w:type="dxa"/>
            </w:tblPrEx>
          </w:tblPrExChange>
        </w:tblPrEx>
        <w:trPr>
          <w:cnfStyle w:val="000000100000" w:firstRow="0" w:lastRow="0" w:firstColumn="0" w:lastColumn="0" w:oddVBand="0" w:evenVBand="0" w:oddHBand="1" w:evenHBand="0" w:firstRowFirstColumn="0" w:firstRowLastColumn="0" w:lastRowFirstColumn="0" w:lastRowLastColumn="0"/>
          <w:jc w:val="center"/>
          <w:ins w:id="1517" w:author="Brian Cullinan" w:date="2013-04-10T12:12:00Z"/>
          <w:trPrChange w:id="1518" w:author="Brian Cullinan" w:date="2013-04-10T12:26: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shd w:val="clear" w:color="auto" w:fill="EEECE1" w:themeFill="background2"/>
            <w:vAlign w:val="center"/>
            <w:tcPrChange w:id="1519" w:author="Brian Cullinan" w:date="2013-04-10T12:26:00Z">
              <w:tcPr>
                <w:tcW w:w="738" w:type="dxa"/>
                <w:vMerge/>
                <w:shd w:val="clear" w:color="auto" w:fill="EEECE1" w:themeFill="background2"/>
                <w:vAlign w:val="center"/>
              </w:tcPr>
            </w:tcPrChange>
          </w:tcPr>
          <w:p w:rsidR="00A0226B" w:rsidRDefault="00A0226B" w:rsidP="007034C8">
            <w:pPr>
              <w:cnfStyle w:val="001000100000" w:firstRow="0" w:lastRow="0" w:firstColumn="1" w:lastColumn="0" w:oddVBand="0" w:evenVBand="0" w:oddHBand="1" w:evenHBand="0" w:firstRowFirstColumn="0" w:firstRowLastColumn="0" w:lastRowFirstColumn="0" w:lastRowLastColumn="0"/>
              <w:rPr>
                <w:ins w:id="1520" w:author="Brian Cullinan" w:date="2013-04-10T12:12:00Z"/>
                <w:rFonts w:cstheme="minorHAnsi"/>
                <w:sz w:val="24"/>
                <w:szCs w:val="24"/>
              </w:rPr>
            </w:pPr>
          </w:p>
        </w:tc>
        <w:tc>
          <w:tcPr>
            <w:tcW w:w="6840" w:type="dxa"/>
            <w:gridSpan w:val="4"/>
            <w:tcBorders>
              <w:top w:val="none" w:sz="0" w:space="0" w:color="auto"/>
              <w:bottom w:val="none" w:sz="0" w:space="0" w:color="auto"/>
            </w:tcBorders>
            <w:vAlign w:val="center"/>
            <w:tcPrChange w:id="1521" w:author="Brian Cullinan" w:date="2013-04-10T12:26:00Z">
              <w:tcPr>
                <w:tcW w:w="6840" w:type="dxa"/>
                <w:gridSpan w:val="4"/>
                <w:vAlign w:val="center"/>
              </w:tcPr>
            </w:tcPrChange>
          </w:tcPr>
          <w:p w:rsidR="00A0226B" w:rsidRDefault="00A0226B" w:rsidP="007034C8">
            <w:pPr>
              <w:cnfStyle w:val="000000100000" w:firstRow="0" w:lastRow="0" w:firstColumn="0" w:lastColumn="0" w:oddVBand="0" w:evenVBand="0" w:oddHBand="1" w:evenHBand="0" w:firstRowFirstColumn="0" w:firstRowLastColumn="0" w:lastRowFirstColumn="0" w:lastRowLastColumn="0"/>
              <w:rPr>
                <w:ins w:id="1522" w:author="Brian Cullinan" w:date="2013-04-10T12:15:00Z"/>
                <w:rFonts w:cstheme="minorHAnsi"/>
                <w:sz w:val="24"/>
                <w:szCs w:val="24"/>
              </w:rPr>
            </w:pPr>
            <w:ins w:id="1523" w:author="Brian Cullinan" w:date="2013-04-10T12:12:00Z">
              <w:r>
                <w:rPr>
                  <w:rFonts w:cstheme="minorHAnsi"/>
                  <w:sz w:val="24"/>
                  <w:szCs w:val="24"/>
                </w:rPr>
                <w:t>True</w:t>
              </w:r>
            </w:ins>
          </w:p>
        </w:tc>
        <w:tc>
          <w:tcPr>
            <w:tcW w:w="3249" w:type="dxa"/>
            <w:tcBorders>
              <w:top w:val="none" w:sz="0" w:space="0" w:color="auto"/>
              <w:bottom w:val="none" w:sz="0" w:space="0" w:color="auto"/>
              <w:right w:val="none" w:sz="0" w:space="0" w:color="auto"/>
            </w:tcBorders>
            <w:vAlign w:val="center"/>
            <w:tcPrChange w:id="1524" w:author="Brian Cullinan" w:date="2013-04-10T12:26:00Z">
              <w:tcPr>
                <w:tcW w:w="3249" w:type="dxa"/>
                <w:gridSpan w:val="2"/>
                <w:vAlign w:val="center"/>
              </w:tcPr>
            </w:tcPrChange>
          </w:tcPr>
          <w:p w:rsidR="00A0226B" w:rsidRDefault="00A0226B" w:rsidP="007034C8">
            <w:pPr>
              <w:cnfStyle w:val="000000100000" w:firstRow="0" w:lastRow="0" w:firstColumn="0" w:lastColumn="0" w:oddVBand="0" w:evenVBand="0" w:oddHBand="1" w:evenHBand="0" w:firstRowFirstColumn="0" w:firstRowLastColumn="0" w:lastRowFirstColumn="0" w:lastRowLastColumn="0"/>
              <w:rPr>
                <w:ins w:id="1525" w:author="Brian Cullinan" w:date="2013-04-10T12:12:00Z"/>
                <w:rFonts w:cstheme="minorHAnsi"/>
                <w:sz w:val="24"/>
                <w:szCs w:val="24"/>
              </w:rPr>
            </w:pPr>
            <w:ins w:id="1526" w:author="Brian Cullinan" w:date="2013-04-10T12:12:00Z">
              <w:r>
                <w:rPr>
                  <w:rFonts w:cstheme="minorHAnsi"/>
                  <w:sz w:val="24"/>
                  <w:szCs w:val="24"/>
                </w:rPr>
                <w:t>+</w:t>
              </w:r>
            </w:ins>
            <w:ins w:id="1527" w:author="Brian Cullinan" w:date="2013-04-10T12:22:00Z">
              <w:r>
                <w:rPr>
                  <w:rFonts w:cstheme="minorHAnsi"/>
                  <w:sz w:val="24"/>
                  <w:szCs w:val="24"/>
                </w:rPr>
                <w:t>7</w:t>
              </w:r>
            </w:ins>
            <w:ins w:id="1528" w:author="Brian Cullinan" w:date="2013-04-10T12:12:00Z">
              <w:r>
                <w:rPr>
                  <w:rFonts w:cstheme="minorHAnsi"/>
                  <w:sz w:val="24"/>
                  <w:szCs w:val="24"/>
                </w:rPr>
                <w:t>000</w:t>
              </w:r>
            </w:ins>
          </w:p>
        </w:tc>
      </w:tr>
      <w:tr w:rsidR="00A0226B" w:rsidTr="007034C8">
        <w:trPr>
          <w:jc w:val="center"/>
          <w:ins w:id="1529" w:author="Brian Cullinan" w:date="2013-04-10T12:12:00Z"/>
        </w:trPr>
        <w:tc>
          <w:tcPr>
            <w:cnfStyle w:val="001000000000" w:firstRow="0" w:lastRow="0" w:firstColumn="1" w:lastColumn="0" w:oddVBand="0" w:evenVBand="0" w:oddHBand="0" w:evenHBand="0" w:firstRowFirstColumn="0" w:firstRowLastColumn="0" w:lastRowFirstColumn="0" w:lastRowLastColumn="0"/>
            <w:tcW w:w="738" w:type="dxa"/>
            <w:vMerge/>
            <w:shd w:val="clear" w:color="auto" w:fill="EEECE1" w:themeFill="background2"/>
            <w:vAlign w:val="center"/>
          </w:tcPr>
          <w:p w:rsidR="00A0226B" w:rsidRDefault="00A0226B" w:rsidP="007034C8">
            <w:pPr>
              <w:rPr>
                <w:ins w:id="1530" w:author="Brian Cullinan" w:date="2013-04-10T12:12:00Z"/>
                <w:rFonts w:cstheme="minorHAnsi"/>
                <w:sz w:val="24"/>
                <w:szCs w:val="24"/>
              </w:rPr>
            </w:pPr>
          </w:p>
        </w:tc>
        <w:tc>
          <w:tcPr>
            <w:tcW w:w="6840" w:type="dxa"/>
            <w:gridSpan w:val="4"/>
            <w:shd w:val="clear" w:color="auto" w:fill="EEECE1" w:themeFill="background2"/>
            <w:vAlign w:val="center"/>
          </w:tcPr>
          <w:p w:rsidR="00A0226B" w:rsidRDefault="00A0226B" w:rsidP="007034C8">
            <w:pPr>
              <w:cnfStyle w:val="000000000000" w:firstRow="0" w:lastRow="0" w:firstColumn="0" w:lastColumn="0" w:oddVBand="0" w:evenVBand="0" w:oddHBand="0" w:evenHBand="0" w:firstRowFirstColumn="0" w:firstRowLastColumn="0" w:lastRowFirstColumn="0" w:lastRowLastColumn="0"/>
              <w:rPr>
                <w:ins w:id="1531" w:author="Brian Cullinan" w:date="2013-04-10T12:15:00Z"/>
                <w:rFonts w:cstheme="minorHAnsi"/>
                <w:sz w:val="24"/>
                <w:szCs w:val="24"/>
              </w:rPr>
            </w:pPr>
            <w:ins w:id="1532" w:author="Brian Cullinan" w:date="2013-04-10T12:12:00Z">
              <w:r>
                <w:rPr>
                  <w:rFonts w:cstheme="minorHAnsi"/>
                  <w:sz w:val="24"/>
                  <w:szCs w:val="24"/>
                </w:rPr>
                <w:t>False</w:t>
              </w:r>
            </w:ins>
          </w:p>
        </w:tc>
        <w:tc>
          <w:tcPr>
            <w:tcW w:w="3249" w:type="dxa"/>
            <w:shd w:val="clear" w:color="auto" w:fill="EEECE1" w:themeFill="background2"/>
            <w:vAlign w:val="center"/>
          </w:tcPr>
          <w:p w:rsidR="00A0226B" w:rsidRDefault="00A0226B" w:rsidP="007034C8">
            <w:pPr>
              <w:cnfStyle w:val="000000000000" w:firstRow="0" w:lastRow="0" w:firstColumn="0" w:lastColumn="0" w:oddVBand="0" w:evenVBand="0" w:oddHBand="0" w:evenHBand="0" w:firstRowFirstColumn="0" w:firstRowLastColumn="0" w:lastRowFirstColumn="0" w:lastRowLastColumn="0"/>
              <w:rPr>
                <w:ins w:id="1533" w:author="Brian Cullinan" w:date="2013-04-10T12:12:00Z"/>
                <w:rFonts w:cstheme="minorHAnsi"/>
                <w:sz w:val="24"/>
                <w:szCs w:val="24"/>
              </w:rPr>
            </w:pPr>
            <w:ins w:id="1534" w:author="Brian Cullinan" w:date="2013-04-10T12:12:00Z">
              <w:r>
                <w:rPr>
                  <w:rFonts w:cstheme="minorHAnsi"/>
                  <w:sz w:val="24"/>
                  <w:szCs w:val="24"/>
                </w:rPr>
                <w:t>No Change</w:t>
              </w:r>
            </w:ins>
          </w:p>
        </w:tc>
      </w:tr>
    </w:tbl>
    <w:p w:rsidR="006B2E2E" w:rsidRDefault="006B2E2E">
      <w:pPr>
        <w:rPr>
          <w:ins w:id="1535" w:author="Brian Cullinan" w:date="2013-04-10T16:09:00Z"/>
          <w:rFonts w:cstheme="minorHAnsi"/>
          <w:sz w:val="24"/>
          <w:szCs w:val="24"/>
        </w:rPr>
      </w:pPr>
      <w:ins w:id="1536" w:author="Brian Cullinan" w:date="2013-04-10T16:09:00Z">
        <w:r>
          <w:rPr>
            <w:rFonts w:cstheme="minorHAnsi"/>
            <w:sz w:val="24"/>
            <w:szCs w:val="24"/>
          </w:rPr>
          <w:br w:type="page"/>
        </w:r>
      </w:ins>
    </w:p>
    <w:p w:rsidR="003A039C" w:rsidRDefault="00486EE2">
      <w:pPr>
        <w:rPr>
          <w:ins w:id="1537" w:author="Brian Cullinan" w:date="2013-04-10T14:58:00Z"/>
          <w:rFonts w:cstheme="minorHAnsi"/>
          <w:sz w:val="24"/>
          <w:szCs w:val="24"/>
        </w:rPr>
        <w:pPrChange w:id="1538" w:author="Brian Cullinan" w:date="2013-04-10T16:08:00Z">
          <w:pPr>
            <w:autoSpaceDE w:val="0"/>
            <w:autoSpaceDN w:val="0"/>
            <w:adjustRightInd w:val="0"/>
            <w:spacing w:after="0" w:line="240" w:lineRule="auto"/>
            <w:ind w:left="720"/>
          </w:pPr>
        </w:pPrChange>
      </w:pPr>
      <w:ins w:id="1539" w:author="Brian Cullinan" w:date="2013-04-10T13:33:00Z">
        <w:r>
          <w:rPr>
            <w:rFonts w:cstheme="minorHAnsi"/>
            <w:sz w:val="24"/>
            <w:szCs w:val="24"/>
          </w:rPr>
          <w:t>Rule 3:</w:t>
        </w:r>
      </w:ins>
    </w:p>
    <w:p w:rsidR="00E251A9" w:rsidRDefault="00E251A9" w:rsidP="00B6666B">
      <w:pPr>
        <w:autoSpaceDE w:val="0"/>
        <w:autoSpaceDN w:val="0"/>
        <w:adjustRightInd w:val="0"/>
        <w:spacing w:after="0" w:line="240" w:lineRule="auto"/>
        <w:ind w:left="720"/>
        <w:rPr>
          <w:ins w:id="1540" w:author="Brian Cullinan" w:date="2013-04-10T15:22:00Z"/>
          <w:rFonts w:cstheme="minorHAnsi"/>
          <w:sz w:val="24"/>
          <w:szCs w:val="24"/>
        </w:rPr>
      </w:pPr>
      <w:ins w:id="1541" w:author="Brian Cullinan" w:date="2013-04-10T14:58:00Z">
        <w:r>
          <w:rPr>
            <w:rFonts w:cstheme="minorHAnsi"/>
            <w:sz w:val="24"/>
            <w:szCs w:val="24"/>
          </w:rPr>
          <w:t>This rule only executes if Rule 2 is False.</w:t>
        </w:r>
      </w:ins>
      <w:ins w:id="1542" w:author="Brian Cullinan" w:date="2013-04-10T15:22:00Z">
        <w:r w:rsidR="00431475">
          <w:rPr>
            <w:rFonts w:cstheme="minorHAnsi"/>
            <w:sz w:val="24"/>
            <w:szCs w:val="24"/>
          </w:rPr>
          <w:t xml:space="preserve">  That is:</w:t>
        </w:r>
      </w:ins>
    </w:p>
    <w:p w:rsidR="00431475" w:rsidRDefault="00B6670A" w:rsidP="00B6666B">
      <w:pPr>
        <w:autoSpaceDE w:val="0"/>
        <w:autoSpaceDN w:val="0"/>
        <w:adjustRightInd w:val="0"/>
        <w:spacing w:after="0" w:line="240" w:lineRule="auto"/>
        <w:ind w:left="720"/>
        <w:rPr>
          <w:ins w:id="1543" w:author="Brian Cullinan" w:date="2013-04-10T13:33:00Z"/>
          <w:rFonts w:cstheme="minorHAnsi"/>
          <w:sz w:val="24"/>
          <w:szCs w:val="24"/>
        </w:rPr>
      </w:pPr>
      <w:ins w:id="1544" w:author="Brian Cullinan" w:date="2013-04-10T15:32:00Z">
        <w:r>
          <w:rPr>
            <w:rFonts w:cstheme="minorHAnsi"/>
            <w:sz w:val="24"/>
            <w:szCs w:val="24"/>
          </w:rPr>
          <w:t>Entropy &lt; .9</w:t>
        </w:r>
      </w:ins>
      <w:ins w:id="1545" w:author="Brian Cullinan" w:date="2013-04-10T16:51:00Z">
        <w:r w:rsidR="00C875A9">
          <w:rPr>
            <w:rFonts w:cstheme="minorHAnsi"/>
            <w:sz w:val="24"/>
            <w:szCs w:val="24"/>
          </w:rPr>
          <w:t xml:space="preserve"> </w:t>
        </w:r>
      </w:ins>
      <w:ins w:id="1546" w:author="Brian Cullinan" w:date="2013-04-10T16:53:00Z">
        <w:r w:rsidR="00800549">
          <w:rPr>
            <w:rFonts w:cstheme="minorHAnsi"/>
            <w:sz w:val="24"/>
            <w:szCs w:val="24"/>
          </w:rPr>
          <w:t>or</w:t>
        </w:r>
      </w:ins>
      <w:ins w:id="1547" w:author="Brian Cullinan" w:date="2013-04-10T16:51:00Z">
        <w:r w:rsidR="00C875A9">
          <w:rPr>
            <w:rFonts w:cstheme="minorHAnsi"/>
            <w:sz w:val="24"/>
            <w:szCs w:val="24"/>
          </w:rPr>
          <w:t xml:space="preserve"> Form2 </w:t>
        </w:r>
      </w:ins>
      <w:ins w:id="1548" w:author="Brian Cullinan" w:date="2013-04-10T16:53:00Z">
        <w:r w:rsidR="00800549">
          <w:rPr>
            <w:rFonts w:cstheme="minorHAnsi"/>
            <w:sz w:val="24"/>
            <w:szCs w:val="24"/>
          </w:rPr>
          <w:t xml:space="preserve">&lt; </w:t>
        </w:r>
      </w:ins>
      <w:ins w:id="1549" w:author="Brian Cullinan" w:date="2013-04-10T16:51:00Z">
        <w:r w:rsidR="00C875A9">
          <w:rPr>
            <w:rFonts w:cstheme="minorHAnsi"/>
            <w:sz w:val="24"/>
            <w:szCs w:val="24"/>
          </w:rPr>
          <w:t xml:space="preserve">.9 </w:t>
        </w:r>
      </w:ins>
      <w:ins w:id="1550" w:author="Brian Cullinan" w:date="2013-04-10T16:53:00Z">
        <w:r w:rsidR="00800549">
          <w:rPr>
            <w:rFonts w:cstheme="minorHAnsi"/>
            <w:sz w:val="24"/>
            <w:szCs w:val="24"/>
          </w:rPr>
          <w:t>and</w:t>
        </w:r>
      </w:ins>
      <w:ins w:id="1551" w:author="Brian Cullinan" w:date="2013-04-10T16:51:00Z">
        <w:r w:rsidR="00C875A9">
          <w:rPr>
            <w:rFonts w:cstheme="minorHAnsi"/>
            <w:sz w:val="24"/>
            <w:szCs w:val="24"/>
          </w:rPr>
          <w:t xml:space="preserve"> Form2Prime </w:t>
        </w:r>
      </w:ins>
      <w:ins w:id="1552" w:author="Brian Cullinan" w:date="2013-04-10T16:53:00Z">
        <w:r w:rsidR="00800549">
          <w:rPr>
            <w:rFonts w:cstheme="minorHAnsi"/>
            <w:sz w:val="24"/>
            <w:szCs w:val="24"/>
          </w:rPr>
          <w:t>&lt;</w:t>
        </w:r>
      </w:ins>
      <w:ins w:id="1553" w:author="Brian Cullinan" w:date="2013-04-10T16:51:00Z">
        <w:r w:rsidR="00C875A9">
          <w:rPr>
            <w:rFonts w:cstheme="minorHAnsi"/>
            <w:sz w:val="24"/>
            <w:szCs w:val="24"/>
          </w:rPr>
          <w:t xml:space="preserve"> .9</w:t>
        </w:r>
      </w:ins>
    </w:p>
    <w:p w:rsidR="00486EE2" w:rsidRDefault="00486EE2" w:rsidP="00B6666B">
      <w:pPr>
        <w:autoSpaceDE w:val="0"/>
        <w:autoSpaceDN w:val="0"/>
        <w:adjustRightInd w:val="0"/>
        <w:spacing w:after="0" w:line="240" w:lineRule="auto"/>
        <w:ind w:left="720"/>
        <w:rPr>
          <w:ins w:id="1554" w:author="Brian Cullinan" w:date="2013-04-10T08:33:00Z"/>
          <w:rFonts w:cstheme="minorHAnsi"/>
          <w:sz w:val="24"/>
          <w:szCs w:val="24"/>
        </w:rPr>
      </w:pPr>
    </w:p>
    <w:tbl>
      <w:tblPr>
        <w:tblStyle w:val="LightList-Accent11"/>
        <w:tblW w:w="105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555" w:author="Brian Cullinan" w:date="2013-04-10T16:53:00Z">
          <w:tblPr>
            <w:tblStyle w:val="LightList-Accent11"/>
            <w:tblW w:w="10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738"/>
        <w:gridCol w:w="1710"/>
        <w:gridCol w:w="1710"/>
        <w:gridCol w:w="1710"/>
        <w:gridCol w:w="1710"/>
        <w:gridCol w:w="2966"/>
        <w:tblGridChange w:id="1556">
          <w:tblGrid>
            <w:gridCol w:w="738"/>
            <w:gridCol w:w="1710"/>
            <w:gridCol w:w="1710"/>
            <w:gridCol w:w="1710"/>
            <w:gridCol w:w="1710"/>
            <w:gridCol w:w="3249"/>
          </w:tblGrid>
        </w:tblGridChange>
      </w:tblGrid>
      <w:tr w:rsidR="00486EE2" w:rsidRPr="00CF7BDC" w:rsidTr="002D1E93">
        <w:trPr>
          <w:cnfStyle w:val="100000000000" w:firstRow="1" w:lastRow="0" w:firstColumn="0" w:lastColumn="0" w:oddVBand="0" w:evenVBand="0" w:oddHBand="0" w:evenHBand="0" w:firstRowFirstColumn="0" w:firstRowLastColumn="0" w:lastRowFirstColumn="0" w:lastRowLastColumn="0"/>
          <w:jc w:val="center"/>
          <w:ins w:id="1557" w:author="Brian Cullinan" w:date="2013-04-10T13:33:00Z"/>
          <w:trPrChange w:id="1558" w:author="Brian Cullinan" w:date="2013-04-10T16:53:00Z">
            <w:trPr>
              <w:jc w:val="center"/>
            </w:trPr>
          </w:trPrChange>
        </w:trPr>
        <w:tc>
          <w:tcPr>
            <w:cnfStyle w:val="001000000000" w:firstRow="0" w:lastRow="0" w:firstColumn="1" w:lastColumn="0" w:oddVBand="0" w:evenVBand="0" w:oddHBand="0" w:evenHBand="0" w:firstRowFirstColumn="0" w:firstRowLastColumn="0" w:lastRowFirstColumn="0" w:lastRowLastColumn="0"/>
            <w:tcW w:w="10544" w:type="dxa"/>
            <w:gridSpan w:val="6"/>
            <w:tcPrChange w:id="1559" w:author="Brian Cullinan" w:date="2013-04-10T16:53:00Z">
              <w:tcPr>
                <w:tcW w:w="10827" w:type="dxa"/>
                <w:gridSpan w:val="6"/>
              </w:tcPr>
            </w:tcPrChange>
          </w:tcPr>
          <w:p w:rsidR="00486EE2" w:rsidRPr="00CF7BDC" w:rsidRDefault="00486EE2" w:rsidP="007034C8">
            <w:pPr>
              <w:cnfStyle w:val="101000000000" w:firstRow="1" w:lastRow="0" w:firstColumn="1" w:lastColumn="0" w:oddVBand="0" w:evenVBand="0" w:oddHBand="0" w:evenHBand="0" w:firstRowFirstColumn="0" w:firstRowLastColumn="0" w:lastRowFirstColumn="0" w:lastRowLastColumn="0"/>
              <w:rPr>
                <w:ins w:id="1560" w:author="Brian Cullinan" w:date="2013-04-10T13:33:00Z"/>
                <w:rFonts w:cstheme="minorHAnsi"/>
                <w:sz w:val="24"/>
                <w:szCs w:val="24"/>
              </w:rPr>
            </w:pPr>
            <w:ins w:id="1561" w:author="Brian Cullinan" w:date="2013-04-10T13:33:00Z">
              <w:r w:rsidRPr="00CF7BDC">
                <w:rPr>
                  <w:rFonts w:cstheme="minorHAnsi"/>
                  <w:sz w:val="24"/>
                  <w:szCs w:val="24"/>
                </w:rPr>
                <w:t>Form1_1 or Form1_2 or Form1_3 or Form1_4 &gt;= .9</w:t>
              </w:r>
            </w:ins>
          </w:p>
        </w:tc>
      </w:tr>
      <w:tr w:rsidR="00486EE2" w:rsidRPr="00CF7BDC" w:rsidTr="002D1E93">
        <w:trPr>
          <w:cnfStyle w:val="000000100000" w:firstRow="0" w:lastRow="0" w:firstColumn="0" w:lastColumn="0" w:oddVBand="0" w:evenVBand="0" w:oddHBand="1" w:evenHBand="0" w:firstRowFirstColumn="0" w:firstRowLastColumn="0" w:lastRowFirstColumn="0" w:lastRowLastColumn="0"/>
          <w:jc w:val="center"/>
          <w:ins w:id="1562" w:author="Brian Cullinan" w:date="2013-04-10T13:33:00Z"/>
          <w:trPrChange w:id="1563" w:author="Brian Cullinan" w:date="2013-04-10T16:53: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val="restart"/>
            <w:tcBorders>
              <w:top w:val="none" w:sz="0" w:space="0" w:color="auto"/>
              <w:left w:val="none" w:sz="0" w:space="0" w:color="auto"/>
              <w:bottom w:val="none" w:sz="0" w:space="0" w:color="auto"/>
            </w:tcBorders>
            <w:vAlign w:val="center"/>
            <w:tcPrChange w:id="1564" w:author="Brian Cullinan" w:date="2013-04-10T16:53:00Z">
              <w:tcPr>
                <w:tcW w:w="738" w:type="dxa"/>
                <w:vMerge w:val="restart"/>
                <w:tcBorders>
                  <w:top w:val="none" w:sz="0" w:space="0" w:color="auto"/>
                  <w:left w:val="none" w:sz="0" w:space="0" w:color="auto"/>
                  <w:bottom w:val="none" w:sz="0" w:space="0" w:color="auto"/>
                </w:tcBorders>
                <w:vAlign w:val="center"/>
              </w:tcPr>
            </w:tcPrChange>
          </w:tcPr>
          <w:p w:rsidR="00486EE2" w:rsidRPr="00CF7BDC" w:rsidRDefault="00486EE2" w:rsidP="007034C8">
            <w:pPr>
              <w:cnfStyle w:val="001000100000" w:firstRow="0" w:lastRow="0" w:firstColumn="1" w:lastColumn="0" w:oddVBand="0" w:evenVBand="0" w:oddHBand="1" w:evenHBand="0" w:firstRowFirstColumn="0" w:firstRowLastColumn="0" w:lastRowFirstColumn="0" w:lastRowLastColumn="0"/>
              <w:rPr>
                <w:ins w:id="1565" w:author="Brian Cullinan" w:date="2013-04-10T13:33:00Z"/>
                <w:rFonts w:cstheme="minorHAnsi"/>
                <w:b w:val="0"/>
                <w:sz w:val="24"/>
                <w:szCs w:val="24"/>
              </w:rPr>
            </w:pPr>
            <w:ins w:id="1566" w:author="Brian Cullinan" w:date="2013-04-10T13:33:00Z">
              <w:r w:rsidRPr="00CF7BDC">
                <w:rPr>
                  <w:rFonts w:cstheme="minorHAnsi"/>
                  <w:b w:val="0"/>
                  <w:sz w:val="24"/>
                  <w:szCs w:val="24"/>
                </w:rPr>
                <w:t>True</w:t>
              </w:r>
            </w:ins>
          </w:p>
        </w:tc>
        <w:tc>
          <w:tcPr>
            <w:tcW w:w="1710" w:type="dxa"/>
            <w:tcBorders>
              <w:top w:val="none" w:sz="0" w:space="0" w:color="auto"/>
              <w:bottom w:val="none" w:sz="0" w:space="0" w:color="auto"/>
            </w:tcBorders>
            <w:shd w:val="clear" w:color="auto" w:fill="4F81BD" w:themeFill="accent1"/>
            <w:vAlign w:val="center"/>
            <w:tcPrChange w:id="1567" w:author="Brian Cullinan" w:date="2013-04-10T16:53:00Z">
              <w:tcPr>
                <w:tcW w:w="1710" w:type="dxa"/>
                <w:tcBorders>
                  <w:top w:val="none" w:sz="0" w:space="0" w:color="auto"/>
                  <w:bottom w:val="none" w:sz="0" w:space="0" w:color="auto"/>
                </w:tcBorders>
                <w:shd w:val="clear" w:color="auto" w:fill="4F81BD" w:themeFill="accent1"/>
                <w:vAlign w:val="center"/>
              </w:tcPr>
            </w:tcPrChange>
          </w:tcPr>
          <w:p w:rsidR="00486EE2" w:rsidRPr="00CF7BDC" w:rsidRDefault="00486EE2" w:rsidP="007034C8">
            <w:pPr>
              <w:cnfStyle w:val="000000100000" w:firstRow="0" w:lastRow="0" w:firstColumn="0" w:lastColumn="0" w:oddVBand="0" w:evenVBand="0" w:oddHBand="1" w:evenHBand="0" w:firstRowFirstColumn="0" w:firstRowLastColumn="0" w:lastRowFirstColumn="0" w:lastRowLastColumn="0"/>
              <w:rPr>
                <w:ins w:id="1568" w:author="Brian Cullinan" w:date="2013-04-10T13:33:00Z"/>
                <w:rFonts w:cstheme="minorHAnsi"/>
                <w:b/>
                <w:color w:val="FFFFFF" w:themeColor="background1"/>
                <w:sz w:val="24"/>
                <w:szCs w:val="24"/>
              </w:rPr>
            </w:pPr>
            <w:ins w:id="1569" w:author="Brian Cullinan" w:date="2013-04-10T13:33:00Z">
              <w:r>
                <w:rPr>
                  <w:rFonts w:cstheme="minorHAnsi"/>
                  <w:b/>
                  <w:color w:val="FFFFFF" w:themeColor="background1"/>
                  <w:sz w:val="24"/>
                  <w:szCs w:val="24"/>
                </w:rPr>
                <w:t>Form1_</w:t>
              </w:r>
              <w:r w:rsidRPr="00CF7BDC">
                <w:rPr>
                  <w:rFonts w:cstheme="minorHAnsi"/>
                  <w:b/>
                  <w:color w:val="FFFFFF" w:themeColor="background1"/>
                  <w:sz w:val="24"/>
                  <w:szCs w:val="24"/>
                </w:rPr>
                <w:t>1 &gt;</w:t>
              </w:r>
              <w:r>
                <w:rPr>
                  <w:rFonts w:cstheme="minorHAnsi"/>
                  <w:b/>
                  <w:color w:val="FFFFFF" w:themeColor="background1"/>
                  <w:sz w:val="24"/>
                  <w:szCs w:val="24"/>
                </w:rPr>
                <w:t>=</w:t>
              </w:r>
              <w:r w:rsidRPr="00CF7BDC">
                <w:rPr>
                  <w:rFonts w:cstheme="minorHAnsi"/>
                  <w:b/>
                  <w:color w:val="FFFFFF" w:themeColor="background1"/>
                  <w:sz w:val="24"/>
                  <w:szCs w:val="24"/>
                </w:rPr>
                <w:t xml:space="preserve"> .9</w:t>
              </w:r>
            </w:ins>
          </w:p>
        </w:tc>
        <w:tc>
          <w:tcPr>
            <w:tcW w:w="1710" w:type="dxa"/>
            <w:tcBorders>
              <w:top w:val="none" w:sz="0" w:space="0" w:color="auto"/>
              <w:bottom w:val="none" w:sz="0" w:space="0" w:color="auto"/>
            </w:tcBorders>
            <w:shd w:val="clear" w:color="auto" w:fill="4F81BD" w:themeFill="accent1"/>
            <w:vAlign w:val="center"/>
            <w:tcPrChange w:id="1570" w:author="Brian Cullinan" w:date="2013-04-10T16:53:00Z">
              <w:tcPr>
                <w:tcW w:w="1710" w:type="dxa"/>
                <w:tcBorders>
                  <w:top w:val="none" w:sz="0" w:space="0" w:color="auto"/>
                  <w:bottom w:val="none" w:sz="0" w:space="0" w:color="auto"/>
                </w:tcBorders>
                <w:shd w:val="clear" w:color="auto" w:fill="4F81BD" w:themeFill="accent1"/>
                <w:vAlign w:val="center"/>
              </w:tcPr>
            </w:tcPrChange>
          </w:tcPr>
          <w:p w:rsidR="00486EE2" w:rsidRPr="00CF7BDC" w:rsidRDefault="00486EE2" w:rsidP="007034C8">
            <w:pPr>
              <w:cnfStyle w:val="000000100000" w:firstRow="0" w:lastRow="0" w:firstColumn="0" w:lastColumn="0" w:oddVBand="0" w:evenVBand="0" w:oddHBand="1" w:evenHBand="0" w:firstRowFirstColumn="0" w:firstRowLastColumn="0" w:lastRowFirstColumn="0" w:lastRowLastColumn="0"/>
              <w:rPr>
                <w:ins w:id="1571" w:author="Brian Cullinan" w:date="2013-04-10T13:33:00Z"/>
                <w:rFonts w:cstheme="minorHAnsi"/>
                <w:b/>
                <w:color w:val="FFFFFF" w:themeColor="background1"/>
                <w:sz w:val="24"/>
                <w:szCs w:val="24"/>
              </w:rPr>
            </w:pPr>
            <w:ins w:id="1572" w:author="Brian Cullinan" w:date="2013-04-10T13:33:00Z">
              <w:r>
                <w:rPr>
                  <w:rFonts w:cstheme="minorHAnsi"/>
                  <w:b/>
                  <w:color w:val="FFFFFF" w:themeColor="background1"/>
                  <w:sz w:val="24"/>
                  <w:szCs w:val="24"/>
                </w:rPr>
                <w:t>Form1_</w:t>
              </w:r>
              <w:r w:rsidRPr="00CF7BDC">
                <w:rPr>
                  <w:rFonts w:cstheme="minorHAnsi"/>
                  <w:b/>
                  <w:color w:val="FFFFFF" w:themeColor="background1"/>
                  <w:sz w:val="24"/>
                  <w:szCs w:val="24"/>
                </w:rPr>
                <w:t>2 &gt;</w:t>
              </w:r>
              <w:r>
                <w:rPr>
                  <w:rFonts w:cstheme="minorHAnsi"/>
                  <w:b/>
                  <w:color w:val="FFFFFF" w:themeColor="background1"/>
                  <w:sz w:val="24"/>
                  <w:szCs w:val="24"/>
                </w:rPr>
                <w:t>=</w:t>
              </w:r>
              <w:r w:rsidRPr="00CF7BDC">
                <w:rPr>
                  <w:rFonts w:cstheme="minorHAnsi"/>
                  <w:b/>
                  <w:color w:val="FFFFFF" w:themeColor="background1"/>
                  <w:sz w:val="24"/>
                  <w:szCs w:val="24"/>
                </w:rPr>
                <w:t xml:space="preserve"> .9</w:t>
              </w:r>
            </w:ins>
          </w:p>
        </w:tc>
        <w:tc>
          <w:tcPr>
            <w:tcW w:w="1710" w:type="dxa"/>
            <w:tcBorders>
              <w:top w:val="none" w:sz="0" w:space="0" w:color="auto"/>
              <w:bottom w:val="none" w:sz="0" w:space="0" w:color="auto"/>
            </w:tcBorders>
            <w:shd w:val="clear" w:color="auto" w:fill="4F81BD" w:themeFill="accent1"/>
            <w:vAlign w:val="center"/>
            <w:tcPrChange w:id="1573" w:author="Brian Cullinan" w:date="2013-04-10T16:53:00Z">
              <w:tcPr>
                <w:tcW w:w="1710" w:type="dxa"/>
                <w:tcBorders>
                  <w:top w:val="none" w:sz="0" w:space="0" w:color="auto"/>
                  <w:bottom w:val="none" w:sz="0" w:space="0" w:color="auto"/>
                </w:tcBorders>
                <w:shd w:val="clear" w:color="auto" w:fill="4F81BD" w:themeFill="accent1"/>
                <w:vAlign w:val="center"/>
              </w:tcPr>
            </w:tcPrChange>
          </w:tcPr>
          <w:p w:rsidR="00486EE2" w:rsidRPr="00CF7BDC" w:rsidRDefault="00486EE2" w:rsidP="007034C8">
            <w:pPr>
              <w:cnfStyle w:val="000000100000" w:firstRow="0" w:lastRow="0" w:firstColumn="0" w:lastColumn="0" w:oddVBand="0" w:evenVBand="0" w:oddHBand="1" w:evenHBand="0" w:firstRowFirstColumn="0" w:firstRowLastColumn="0" w:lastRowFirstColumn="0" w:lastRowLastColumn="0"/>
              <w:rPr>
                <w:ins w:id="1574" w:author="Brian Cullinan" w:date="2013-04-10T13:33:00Z"/>
                <w:rFonts w:cstheme="minorHAnsi"/>
                <w:b/>
                <w:color w:val="FFFFFF" w:themeColor="background1"/>
                <w:sz w:val="24"/>
                <w:szCs w:val="24"/>
              </w:rPr>
            </w:pPr>
            <w:ins w:id="1575" w:author="Brian Cullinan" w:date="2013-04-10T13:33:00Z">
              <w:r>
                <w:rPr>
                  <w:rFonts w:cstheme="minorHAnsi"/>
                  <w:b/>
                  <w:color w:val="FFFFFF" w:themeColor="background1"/>
                  <w:sz w:val="24"/>
                  <w:szCs w:val="24"/>
                </w:rPr>
                <w:t>Form1_</w:t>
              </w:r>
              <w:r w:rsidRPr="00CF7BDC">
                <w:rPr>
                  <w:rFonts w:cstheme="minorHAnsi"/>
                  <w:b/>
                  <w:color w:val="FFFFFF" w:themeColor="background1"/>
                  <w:sz w:val="24"/>
                  <w:szCs w:val="24"/>
                </w:rPr>
                <w:t>3 &gt;</w:t>
              </w:r>
              <w:r>
                <w:rPr>
                  <w:rFonts w:cstheme="minorHAnsi"/>
                  <w:b/>
                  <w:color w:val="FFFFFF" w:themeColor="background1"/>
                  <w:sz w:val="24"/>
                  <w:szCs w:val="24"/>
                </w:rPr>
                <w:t>=</w:t>
              </w:r>
              <w:r w:rsidRPr="00CF7BDC">
                <w:rPr>
                  <w:rFonts w:cstheme="minorHAnsi"/>
                  <w:b/>
                  <w:color w:val="FFFFFF" w:themeColor="background1"/>
                  <w:sz w:val="24"/>
                  <w:szCs w:val="24"/>
                </w:rPr>
                <w:t xml:space="preserve"> .9</w:t>
              </w:r>
            </w:ins>
          </w:p>
        </w:tc>
        <w:tc>
          <w:tcPr>
            <w:tcW w:w="1710" w:type="dxa"/>
            <w:tcBorders>
              <w:top w:val="none" w:sz="0" w:space="0" w:color="auto"/>
              <w:bottom w:val="none" w:sz="0" w:space="0" w:color="auto"/>
            </w:tcBorders>
            <w:shd w:val="clear" w:color="auto" w:fill="4F81BD" w:themeFill="accent1"/>
            <w:tcPrChange w:id="1576" w:author="Brian Cullinan" w:date="2013-04-10T16:53:00Z">
              <w:tcPr>
                <w:tcW w:w="1710" w:type="dxa"/>
                <w:tcBorders>
                  <w:top w:val="none" w:sz="0" w:space="0" w:color="auto"/>
                  <w:bottom w:val="none" w:sz="0" w:space="0" w:color="auto"/>
                </w:tcBorders>
                <w:shd w:val="clear" w:color="auto" w:fill="4F81BD" w:themeFill="accent1"/>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577" w:author="Brian Cullinan" w:date="2013-04-10T13:33:00Z"/>
                <w:rFonts w:cstheme="minorHAnsi"/>
                <w:b/>
                <w:color w:val="FFFFFF" w:themeColor="background1"/>
                <w:sz w:val="24"/>
                <w:szCs w:val="24"/>
              </w:rPr>
            </w:pPr>
            <w:ins w:id="1578" w:author="Brian Cullinan" w:date="2013-04-10T13:33:00Z">
              <w:r>
                <w:rPr>
                  <w:rFonts w:cstheme="minorHAnsi"/>
                  <w:b/>
                  <w:color w:val="FFFFFF" w:themeColor="background1"/>
                  <w:sz w:val="24"/>
                  <w:szCs w:val="24"/>
                </w:rPr>
                <w:t>Form1_4</w:t>
              </w:r>
              <w:r w:rsidRPr="00CF7BDC">
                <w:rPr>
                  <w:rFonts w:cstheme="minorHAnsi"/>
                  <w:b/>
                  <w:color w:val="FFFFFF" w:themeColor="background1"/>
                  <w:sz w:val="24"/>
                  <w:szCs w:val="24"/>
                </w:rPr>
                <w:t xml:space="preserve"> &gt;</w:t>
              </w:r>
              <w:r>
                <w:rPr>
                  <w:rFonts w:cstheme="minorHAnsi"/>
                  <w:b/>
                  <w:color w:val="FFFFFF" w:themeColor="background1"/>
                  <w:sz w:val="24"/>
                  <w:szCs w:val="24"/>
                </w:rPr>
                <w:t>=</w:t>
              </w:r>
              <w:r w:rsidRPr="00CF7BDC">
                <w:rPr>
                  <w:rFonts w:cstheme="minorHAnsi"/>
                  <w:b/>
                  <w:color w:val="FFFFFF" w:themeColor="background1"/>
                  <w:sz w:val="24"/>
                  <w:szCs w:val="24"/>
                </w:rPr>
                <w:t xml:space="preserve"> .9</w:t>
              </w:r>
            </w:ins>
          </w:p>
        </w:tc>
        <w:tc>
          <w:tcPr>
            <w:tcW w:w="2966" w:type="dxa"/>
            <w:tcBorders>
              <w:top w:val="none" w:sz="0" w:space="0" w:color="auto"/>
              <w:bottom w:val="none" w:sz="0" w:space="0" w:color="auto"/>
              <w:right w:val="none" w:sz="0" w:space="0" w:color="auto"/>
            </w:tcBorders>
            <w:shd w:val="clear" w:color="auto" w:fill="4F81BD" w:themeFill="accent1"/>
            <w:vAlign w:val="center"/>
            <w:tcPrChange w:id="1579" w:author="Brian Cullinan" w:date="2013-04-10T16:53:00Z">
              <w:tcPr>
                <w:tcW w:w="3249" w:type="dxa"/>
                <w:tcBorders>
                  <w:top w:val="none" w:sz="0" w:space="0" w:color="auto"/>
                  <w:bottom w:val="none" w:sz="0" w:space="0" w:color="auto"/>
                  <w:right w:val="none" w:sz="0" w:space="0" w:color="auto"/>
                </w:tcBorders>
                <w:shd w:val="clear" w:color="auto" w:fill="4F81BD" w:themeFill="accent1"/>
                <w:vAlign w:val="center"/>
              </w:tcPr>
            </w:tcPrChange>
          </w:tcPr>
          <w:p w:rsidR="00486EE2" w:rsidRPr="00CF7BDC" w:rsidRDefault="00486EE2" w:rsidP="007034C8">
            <w:pPr>
              <w:cnfStyle w:val="000000100000" w:firstRow="0" w:lastRow="0" w:firstColumn="0" w:lastColumn="0" w:oddVBand="0" w:evenVBand="0" w:oddHBand="1" w:evenHBand="0" w:firstRowFirstColumn="0" w:firstRowLastColumn="0" w:lastRowFirstColumn="0" w:lastRowLastColumn="0"/>
              <w:rPr>
                <w:ins w:id="1580" w:author="Brian Cullinan" w:date="2013-04-10T13:33:00Z"/>
                <w:rFonts w:cstheme="minorHAnsi"/>
                <w:b/>
                <w:color w:val="FFFFFF" w:themeColor="background1"/>
                <w:sz w:val="24"/>
                <w:szCs w:val="24"/>
              </w:rPr>
            </w:pPr>
            <w:ins w:id="1581" w:author="Brian Cullinan" w:date="2013-04-10T13:33:00Z">
              <w:r>
                <w:rPr>
                  <w:rFonts w:cstheme="minorHAnsi"/>
                  <w:b/>
                  <w:color w:val="FFFFFF" w:themeColor="background1"/>
                  <w:sz w:val="24"/>
                  <w:szCs w:val="24"/>
                </w:rPr>
                <w:t>Significance Score</w:t>
              </w:r>
            </w:ins>
          </w:p>
        </w:tc>
      </w:tr>
      <w:tr w:rsidR="00486EE2" w:rsidTr="002D1E93">
        <w:trPr>
          <w:jc w:val="center"/>
          <w:ins w:id="1582" w:author="Brian Cullinan" w:date="2013-04-10T13:33:00Z"/>
          <w:trPrChange w:id="1583" w:author="Brian Cullinan" w:date="2013-04-10T16:53: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vAlign w:val="center"/>
            <w:tcPrChange w:id="1584" w:author="Brian Cullinan" w:date="2013-04-10T16:53:00Z">
              <w:tcPr>
                <w:tcW w:w="738" w:type="dxa"/>
                <w:vMerge/>
                <w:vAlign w:val="center"/>
              </w:tcPr>
            </w:tcPrChange>
          </w:tcPr>
          <w:p w:rsidR="00486EE2" w:rsidRPr="00CF7BDC" w:rsidRDefault="00486EE2" w:rsidP="007034C8">
            <w:pPr>
              <w:rPr>
                <w:ins w:id="1585" w:author="Brian Cullinan" w:date="2013-04-10T13:33:00Z"/>
                <w:rFonts w:cstheme="minorHAnsi"/>
                <w:b w:val="0"/>
                <w:sz w:val="24"/>
                <w:szCs w:val="24"/>
              </w:rPr>
            </w:pPr>
          </w:p>
        </w:tc>
        <w:tc>
          <w:tcPr>
            <w:tcW w:w="1710" w:type="dxa"/>
            <w:vMerge w:val="restart"/>
            <w:shd w:val="clear" w:color="auto" w:fill="FFFFFF" w:themeFill="background1"/>
            <w:vAlign w:val="center"/>
            <w:tcPrChange w:id="1586" w:author="Brian Cullinan" w:date="2013-04-10T16:53:00Z">
              <w:tcPr>
                <w:tcW w:w="1710" w:type="dxa"/>
                <w:vMerge w:val="restart"/>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587" w:author="Brian Cullinan" w:date="2013-04-10T13:33:00Z"/>
                <w:rFonts w:cstheme="minorHAnsi"/>
                <w:sz w:val="24"/>
                <w:szCs w:val="24"/>
              </w:rPr>
            </w:pPr>
            <w:ins w:id="1588" w:author="Brian Cullinan" w:date="2013-04-10T13:33:00Z">
              <w:r>
                <w:rPr>
                  <w:rFonts w:cstheme="minorHAnsi"/>
                  <w:sz w:val="24"/>
                  <w:szCs w:val="24"/>
                </w:rPr>
                <w:t>True</w:t>
              </w:r>
            </w:ins>
          </w:p>
        </w:tc>
        <w:tc>
          <w:tcPr>
            <w:tcW w:w="1710" w:type="dxa"/>
            <w:vMerge w:val="restart"/>
            <w:shd w:val="clear" w:color="auto" w:fill="FFFFFF" w:themeFill="background1"/>
            <w:vAlign w:val="center"/>
            <w:tcPrChange w:id="1589" w:author="Brian Cullinan" w:date="2013-04-10T16:53:00Z">
              <w:tcPr>
                <w:tcW w:w="1710" w:type="dxa"/>
                <w:vMerge w:val="restart"/>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590" w:author="Brian Cullinan" w:date="2013-04-10T13:33:00Z"/>
                <w:rFonts w:cstheme="minorHAnsi"/>
                <w:sz w:val="24"/>
                <w:szCs w:val="24"/>
              </w:rPr>
            </w:pPr>
            <w:ins w:id="1591" w:author="Brian Cullinan" w:date="2013-04-10T13:33:00Z">
              <w:r>
                <w:rPr>
                  <w:rFonts w:cstheme="minorHAnsi"/>
                  <w:sz w:val="24"/>
                  <w:szCs w:val="24"/>
                </w:rPr>
                <w:t>True</w:t>
              </w:r>
            </w:ins>
          </w:p>
        </w:tc>
        <w:tc>
          <w:tcPr>
            <w:tcW w:w="1710" w:type="dxa"/>
            <w:vMerge w:val="restart"/>
            <w:shd w:val="clear" w:color="auto" w:fill="FFFFFF" w:themeFill="background1"/>
            <w:vAlign w:val="center"/>
            <w:tcPrChange w:id="1592" w:author="Brian Cullinan" w:date="2013-04-10T16:53:00Z">
              <w:tcPr>
                <w:tcW w:w="1710" w:type="dxa"/>
                <w:vMerge w:val="restart"/>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593" w:author="Brian Cullinan" w:date="2013-04-10T13:33:00Z"/>
                <w:rFonts w:cstheme="minorHAnsi"/>
                <w:sz w:val="24"/>
                <w:szCs w:val="24"/>
              </w:rPr>
            </w:pPr>
            <w:ins w:id="1594" w:author="Brian Cullinan" w:date="2013-04-10T13:33:00Z">
              <w:r>
                <w:rPr>
                  <w:rFonts w:cstheme="minorHAnsi"/>
                  <w:sz w:val="24"/>
                  <w:szCs w:val="24"/>
                </w:rPr>
                <w:t>True</w:t>
              </w:r>
            </w:ins>
          </w:p>
        </w:tc>
        <w:tc>
          <w:tcPr>
            <w:tcW w:w="1710" w:type="dxa"/>
            <w:shd w:val="clear" w:color="auto" w:fill="FFFFFF" w:themeFill="background1"/>
            <w:vAlign w:val="center"/>
            <w:tcPrChange w:id="1595" w:author="Brian Cullinan" w:date="2013-04-10T16:53:00Z">
              <w:tcPr>
                <w:tcW w:w="1710" w:type="dxa"/>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596" w:author="Brian Cullinan" w:date="2013-04-10T13:33:00Z"/>
                <w:rFonts w:cstheme="minorHAnsi"/>
                <w:sz w:val="24"/>
                <w:szCs w:val="24"/>
              </w:rPr>
            </w:pPr>
            <w:ins w:id="1597" w:author="Brian Cullinan" w:date="2013-04-10T13:33:00Z">
              <w:r>
                <w:rPr>
                  <w:rFonts w:cstheme="minorHAnsi"/>
                  <w:sz w:val="24"/>
                  <w:szCs w:val="24"/>
                </w:rPr>
                <w:t>True</w:t>
              </w:r>
            </w:ins>
          </w:p>
        </w:tc>
        <w:tc>
          <w:tcPr>
            <w:tcW w:w="2966" w:type="dxa"/>
            <w:shd w:val="clear" w:color="auto" w:fill="FFFFFF" w:themeFill="background1"/>
            <w:vAlign w:val="center"/>
            <w:tcPrChange w:id="1598" w:author="Brian Cullinan" w:date="2013-04-10T16:53:00Z">
              <w:tcPr>
                <w:tcW w:w="3249" w:type="dxa"/>
                <w:shd w:val="clear" w:color="auto" w:fill="FFFFFF" w:themeFill="background1"/>
                <w:vAlign w:val="center"/>
              </w:tcPr>
            </w:tcPrChange>
          </w:tcPr>
          <w:p w:rsidR="00486EE2" w:rsidRDefault="00486EE2">
            <w:pPr>
              <w:cnfStyle w:val="000000000000" w:firstRow="0" w:lastRow="0" w:firstColumn="0" w:lastColumn="0" w:oddVBand="0" w:evenVBand="0" w:oddHBand="0" w:evenHBand="0" w:firstRowFirstColumn="0" w:firstRowLastColumn="0" w:lastRowFirstColumn="0" w:lastRowLastColumn="0"/>
              <w:rPr>
                <w:ins w:id="1599" w:author="Brian Cullinan" w:date="2013-04-10T13:33:00Z"/>
                <w:rFonts w:cstheme="minorHAnsi"/>
                <w:sz w:val="24"/>
                <w:szCs w:val="24"/>
              </w:rPr>
              <w:pPrChange w:id="1600" w:author="Brian Cullinan" w:date="2013-04-10T13:34: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601" w:author="Brian Cullinan" w:date="2013-04-10T13:33:00Z">
              <w:r>
                <w:rPr>
                  <w:rFonts w:cstheme="minorHAnsi"/>
                  <w:sz w:val="24"/>
                  <w:szCs w:val="24"/>
                </w:rPr>
                <w:t>+</w:t>
              </w:r>
            </w:ins>
            <w:ins w:id="1602" w:author="Brian Cullinan" w:date="2013-04-10T13:34:00Z">
              <w:r>
                <w:rPr>
                  <w:rFonts w:cstheme="minorHAnsi"/>
                  <w:sz w:val="24"/>
                  <w:szCs w:val="24"/>
                </w:rPr>
                <w:t>6</w:t>
              </w:r>
            </w:ins>
            <w:ins w:id="1603" w:author="Brian Cullinan" w:date="2013-04-10T13:33:00Z">
              <w:r>
                <w:rPr>
                  <w:rFonts w:cstheme="minorHAnsi"/>
                  <w:sz w:val="24"/>
                  <w:szCs w:val="24"/>
                </w:rPr>
                <w:t xml:space="preserve">000 + </w:t>
              </w:r>
            </w:ins>
            <w:ins w:id="1604" w:author="Brian Cullinan" w:date="2013-04-10T13:34:00Z">
              <w:r>
                <w:rPr>
                  <w:rFonts w:cstheme="minorHAnsi"/>
                  <w:sz w:val="24"/>
                  <w:szCs w:val="24"/>
                </w:rPr>
                <w:t>7</w:t>
              </w:r>
            </w:ins>
            <w:ins w:id="1605" w:author="Brian Cullinan" w:date="2013-04-10T13:33:00Z">
              <w:r>
                <w:rPr>
                  <w:rFonts w:cstheme="minorHAnsi"/>
                  <w:sz w:val="24"/>
                  <w:szCs w:val="24"/>
                </w:rPr>
                <w:t xml:space="preserve">000 + </w:t>
              </w:r>
            </w:ins>
            <w:ins w:id="1606" w:author="Brian Cullinan" w:date="2013-04-10T13:34:00Z">
              <w:r>
                <w:rPr>
                  <w:rFonts w:cstheme="minorHAnsi"/>
                  <w:sz w:val="24"/>
                  <w:szCs w:val="24"/>
                </w:rPr>
                <w:t>8</w:t>
              </w:r>
            </w:ins>
            <w:ins w:id="1607" w:author="Brian Cullinan" w:date="2013-04-10T13:33:00Z">
              <w:r>
                <w:rPr>
                  <w:rFonts w:cstheme="minorHAnsi"/>
                  <w:sz w:val="24"/>
                  <w:szCs w:val="24"/>
                </w:rPr>
                <w:t xml:space="preserve">000 + </w:t>
              </w:r>
            </w:ins>
            <w:ins w:id="1608" w:author="Brian Cullinan" w:date="2013-04-10T13:34:00Z">
              <w:r>
                <w:rPr>
                  <w:rFonts w:cstheme="minorHAnsi"/>
                  <w:sz w:val="24"/>
                  <w:szCs w:val="24"/>
                </w:rPr>
                <w:t>9</w:t>
              </w:r>
            </w:ins>
            <w:ins w:id="1609" w:author="Brian Cullinan" w:date="2013-04-10T13:33:00Z">
              <w:r>
                <w:rPr>
                  <w:rFonts w:cstheme="minorHAnsi"/>
                  <w:sz w:val="24"/>
                  <w:szCs w:val="24"/>
                </w:rPr>
                <w:t>000</w:t>
              </w:r>
            </w:ins>
          </w:p>
        </w:tc>
      </w:tr>
      <w:tr w:rsidR="00486EE2" w:rsidTr="002D1E93">
        <w:trPr>
          <w:cnfStyle w:val="000000100000" w:firstRow="0" w:lastRow="0" w:firstColumn="0" w:lastColumn="0" w:oddVBand="0" w:evenVBand="0" w:oddHBand="1" w:evenHBand="0" w:firstRowFirstColumn="0" w:firstRowLastColumn="0" w:lastRowFirstColumn="0" w:lastRowLastColumn="0"/>
          <w:jc w:val="center"/>
          <w:ins w:id="1610" w:author="Brian Cullinan" w:date="2013-04-10T13:33:00Z"/>
          <w:trPrChange w:id="1611" w:author="Brian Cullinan" w:date="2013-04-10T16:53: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Change w:id="1612" w:author="Brian Cullinan" w:date="2013-04-10T16:53:00Z">
              <w:tcPr>
                <w:tcW w:w="738" w:type="dxa"/>
                <w:vMerge/>
                <w:tcBorders>
                  <w:top w:val="none" w:sz="0" w:space="0" w:color="auto"/>
                  <w:left w:val="none" w:sz="0" w:space="0" w:color="auto"/>
                  <w:bottom w:val="none" w:sz="0" w:space="0" w:color="auto"/>
                </w:tcBorders>
                <w:vAlign w:val="center"/>
              </w:tcPr>
            </w:tcPrChange>
          </w:tcPr>
          <w:p w:rsidR="00486EE2" w:rsidRPr="00CF7BDC" w:rsidRDefault="00486EE2" w:rsidP="007034C8">
            <w:pPr>
              <w:cnfStyle w:val="001000100000" w:firstRow="0" w:lastRow="0" w:firstColumn="1" w:lastColumn="0" w:oddVBand="0" w:evenVBand="0" w:oddHBand="1" w:evenHBand="0" w:firstRowFirstColumn="0" w:firstRowLastColumn="0" w:lastRowFirstColumn="0" w:lastRowLastColumn="0"/>
              <w:rPr>
                <w:ins w:id="1613" w:author="Brian Cullinan" w:date="2013-04-10T13:33:00Z"/>
                <w:rFonts w:cstheme="minorHAnsi"/>
                <w:b w:val="0"/>
                <w:sz w:val="24"/>
                <w:szCs w:val="24"/>
              </w:rPr>
            </w:pPr>
          </w:p>
        </w:tc>
        <w:tc>
          <w:tcPr>
            <w:tcW w:w="1710" w:type="dxa"/>
            <w:vMerge/>
            <w:tcBorders>
              <w:top w:val="none" w:sz="0" w:space="0" w:color="auto"/>
              <w:bottom w:val="none" w:sz="0" w:space="0" w:color="auto"/>
            </w:tcBorders>
            <w:shd w:val="clear" w:color="auto" w:fill="FFFFFF" w:themeFill="background1"/>
            <w:vAlign w:val="center"/>
            <w:tcPrChange w:id="1614" w:author="Brian Cullinan" w:date="2013-04-10T16:53:00Z">
              <w:tcPr>
                <w:tcW w:w="1710" w:type="dxa"/>
                <w:vMerge/>
                <w:tcBorders>
                  <w:top w:val="none" w:sz="0" w:space="0" w:color="auto"/>
                  <w:bottom w:val="none" w:sz="0" w:space="0" w:color="auto"/>
                </w:tcBorders>
                <w:shd w:val="clear" w:color="auto" w:fill="FFFFFF" w:themeFill="background1"/>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615" w:author="Brian Cullinan" w:date="2013-04-10T13:33: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Change w:id="1616" w:author="Brian Cullinan" w:date="2013-04-10T16:53:00Z">
              <w:tcPr>
                <w:tcW w:w="1710" w:type="dxa"/>
                <w:vMerge/>
                <w:tcBorders>
                  <w:top w:val="none" w:sz="0" w:space="0" w:color="auto"/>
                  <w:bottom w:val="none" w:sz="0" w:space="0" w:color="auto"/>
                </w:tcBorders>
                <w:shd w:val="clear" w:color="auto" w:fill="FFFFFF" w:themeFill="background1"/>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617" w:author="Brian Cullinan" w:date="2013-04-10T13:33: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Change w:id="1618" w:author="Brian Cullinan" w:date="2013-04-10T16:53:00Z">
              <w:tcPr>
                <w:tcW w:w="1710" w:type="dxa"/>
                <w:vMerge/>
                <w:tcBorders>
                  <w:top w:val="none" w:sz="0" w:space="0" w:color="auto"/>
                  <w:bottom w:val="none" w:sz="0" w:space="0" w:color="auto"/>
                </w:tcBorders>
                <w:shd w:val="clear" w:color="auto" w:fill="FFFFFF" w:themeFill="background1"/>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619" w:author="Brian Cullinan" w:date="2013-04-10T13:33: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Change w:id="1620" w:author="Brian Cullinan" w:date="2013-04-10T16:53:00Z">
              <w:tcPr>
                <w:tcW w:w="1710" w:type="dxa"/>
                <w:tcBorders>
                  <w:top w:val="none" w:sz="0" w:space="0" w:color="auto"/>
                  <w:bottom w:val="none" w:sz="0" w:space="0" w:color="auto"/>
                </w:tcBorders>
                <w:shd w:val="clear" w:color="auto" w:fill="EEECE1" w:themeFill="background2"/>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621" w:author="Brian Cullinan" w:date="2013-04-10T13:33:00Z"/>
                <w:rFonts w:cstheme="minorHAnsi"/>
                <w:sz w:val="24"/>
                <w:szCs w:val="24"/>
              </w:rPr>
            </w:pPr>
            <w:ins w:id="1622" w:author="Brian Cullinan" w:date="2013-04-10T13:33:00Z">
              <w:r>
                <w:rPr>
                  <w:rFonts w:cstheme="minorHAnsi"/>
                  <w:sz w:val="24"/>
                  <w:szCs w:val="24"/>
                </w:rPr>
                <w:t>False</w:t>
              </w:r>
            </w:ins>
          </w:p>
        </w:tc>
        <w:tc>
          <w:tcPr>
            <w:tcW w:w="2966" w:type="dxa"/>
            <w:tcBorders>
              <w:top w:val="none" w:sz="0" w:space="0" w:color="auto"/>
              <w:bottom w:val="none" w:sz="0" w:space="0" w:color="auto"/>
              <w:right w:val="none" w:sz="0" w:space="0" w:color="auto"/>
            </w:tcBorders>
            <w:shd w:val="clear" w:color="auto" w:fill="FFFFFF" w:themeFill="background1"/>
            <w:vAlign w:val="center"/>
            <w:tcPrChange w:id="1623" w:author="Brian Cullinan" w:date="2013-04-10T16:53:00Z">
              <w:tcPr>
                <w:tcW w:w="3249" w:type="dxa"/>
                <w:tcBorders>
                  <w:top w:val="none" w:sz="0" w:space="0" w:color="auto"/>
                  <w:bottom w:val="none" w:sz="0" w:space="0" w:color="auto"/>
                  <w:right w:val="none" w:sz="0" w:space="0" w:color="auto"/>
                </w:tcBorders>
                <w:shd w:val="clear" w:color="auto" w:fill="FFFFFF" w:themeFill="background1"/>
                <w:vAlign w:val="center"/>
              </w:tcPr>
            </w:tcPrChange>
          </w:tcPr>
          <w:p w:rsidR="00486EE2" w:rsidRDefault="00486EE2">
            <w:pPr>
              <w:cnfStyle w:val="000000100000" w:firstRow="0" w:lastRow="0" w:firstColumn="0" w:lastColumn="0" w:oddVBand="0" w:evenVBand="0" w:oddHBand="1" w:evenHBand="0" w:firstRowFirstColumn="0" w:firstRowLastColumn="0" w:lastRowFirstColumn="0" w:lastRowLastColumn="0"/>
              <w:rPr>
                <w:ins w:id="1624" w:author="Brian Cullinan" w:date="2013-04-10T13:33:00Z"/>
                <w:rFonts w:cstheme="minorHAnsi"/>
                <w:sz w:val="24"/>
                <w:szCs w:val="24"/>
              </w:rPr>
              <w:pPrChange w:id="1625" w:author="Brian Cullinan" w:date="2013-04-10T13:34: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626" w:author="Brian Cullinan" w:date="2013-04-10T13:33:00Z">
              <w:r>
                <w:rPr>
                  <w:rFonts w:cstheme="minorHAnsi"/>
                  <w:sz w:val="24"/>
                  <w:szCs w:val="24"/>
                </w:rPr>
                <w:t>+</w:t>
              </w:r>
            </w:ins>
            <w:ins w:id="1627" w:author="Brian Cullinan" w:date="2013-04-10T13:34:00Z">
              <w:r>
                <w:rPr>
                  <w:rFonts w:cstheme="minorHAnsi"/>
                  <w:sz w:val="24"/>
                  <w:szCs w:val="24"/>
                </w:rPr>
                <w:t>6</w:t>
              </w:r>
            </w:ins>
            <w:ins w:id="1628" w:author="Brian Cullinan" w:date="2013-04-10T13:33:00Z">
              <w:r>
                <w:rPr>
                  <w:rFonts w:cstheme="minorHAnsi"/>
                  <w:sz w:val="24"/>
                  <w:szCs w:val="24"/>
                </w:rPr>
                <w:t xml:space="preserve">000 + </w:t>
              </w:r>
            </w:ins>
            <w:ins w:id="1629" w:author="Brian Cullinan" w:date="2013-04-10T13:34:00Z">
              <w:r>
                <w:rPr>
                  <w:rFonts w:cstheme="minorHAnsi"/>
                  <w:sz w:val="24"/>
                  <w:szCs w:val="24"/>
                </w:rPr>
                <w:t>7</w:t>
              </w:r>
            </w:ins>
            <w:ins w:id="1630" w:author="Brian Cullinan" w:date="2013-04-10T13:33:00Z">
              <w:r>
                <w:rPr>
                  <w:rFonts w:cstheme="minorHAnsi"/>
                  <w:sz w:val="24"/>
                  <w:szCs w:val="24"/>
                </w:rPr>
                <w:t xml:space="preserve">000 + </w:t>
              </w:r>
            </w:ins>
            <w:ins w:id="1631" w:author="Brian Cullinan" w:date="2013-04-10T13:34:00Z">
              <w:r>
                <w:rPr>
                  <w:rFonts w:cstheme="minorHAnsi"/>
                  <w:sz w:val="24"/>
                  <w:szCs w:val="24"/>
                </w:rPr>
                <w:t>8</w:t>
              </w:r>
            </w:ins>
            <w:ins w:id="1632" w:author="Brian Cullinan" w:date="2013-04-10T13:33:00Z">
              <w:r>
                <w:rPr>
                  <w:rFonts w:cstheme="minorHAnsi"/>
                  <w:sz w:val="24"/>
                  <w:szCs w:val="24"/>
                </w:rPr>
                <w:t>000</w:t>
              </w:r>
            </w:ins>
          </w:p>
        </w:tc>
      </w:tr>
      <w:tr w:rsidR="00486EE2" w:rsidTr="002D1E93">
        <w:trPr>
          <w:jc w:val="center"/>
          <w:ins w:id="1633" w:author="Brian Cullinan" w:date="2013-04-10T13:33:00Z"/>
          <w:trPrChange w:id="1634" w:author="Brian Cullinan" w:date="2013-04-10T16:53: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vAlign w:val="center"/>
            <w:tcPrChange w:id="1635" w:author="Brian Cullinan" w:date="2013-04-10T16:53:00Z">
              <w:tcPr>
                <w:tcW w:w="738" w:type="dxa"/>
                <w:vMerge/>
                <w:vAlign w:val="center"/>
              </w:tcPr>
            </w:tcPrChange>
          </w:tcPr>
          <w:p w:rsidR="00486EE2" w:rsidRPr="00CF7BDC" w:rsidRDefault="00486EE2" w:rsidP="007034C8">
            <w:pPr>
              <w:rPr>
                <w:ins w:id="1636" w:author="Brian Cullinan" w:date="2013-04-10T13:33:00Z"/>
                <w:rFonts w:cstheme="minorHAnsi"/>
                <w:b w:val="0"/>
                <w:sz w:val="24"/>
                <w:szCs w:val="24"/>
              </w:rPr>
            </w:pPr>
          </w:p>
        </w:tc>
        <w:tc>
          <w:tcPr>
            <w:tcW w:w="1710" w:type="dxa"/>
            <w:vMerge/>
            <w:shd w:val="clear" w:color="auto" w:fill="FFFFFF" w:themeFill="background1"/>
            <w:vAlign w:val="center"/>
            <w:tcPrChange w:id="1637" w:author="Brian Cullinan" w:date="2013-04-10T16:53:00Z">
              <w:tcPr>
                <w:tcW w:w="1710" w:type="dxa"/>
                <w:vMerge/>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638" w:author="Brian Cullinan" w:date="2013-04-10T13:33:00Z"/>
                <w:rFonts w:cstheme="minorHAnsi"/>
                <w:sz w:val="24"/>
                <w:szCs w:val="24"/>
              </w:rPr>
            </w:pPr>
          </w:p>
        </w:tc>
        <w:tc>
          <w:tcPr>
            <w:tcW w:w="1710" w:type="dxa"/>
            <w:vMerge/>
            <w:shd w:val="clear" w:color="auto" w:fill="FFFFFF" w:themeFill="background1"/>
            <w:vAlign w:val="center"/>
            <w:tcPrChange w:id="1639" w:author="Brian Cullinan" w:date="2013-04-10T16:53:00Z">
              <w:tcPr>
                <w:tcW w:w="1710" w:type="dxa"/>
                <w:vMerge/>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640" w:author="Brian Cullinan" w:date="2013-04-10T13:33:00Z"/>
                <w:rFonts w:cstheme="minorHAnsi"/>
                <w:sz w:val="24"/>
                <w:szCs w:val="24"/>
              </w:rPr>
            </w:pPr>
          </w:p>
        </w:tc>
        <w:tc>
          <w:tcPr>
            <w:tcW w:w="1710" w:type="dxa"/>
            <w:vMerge w:val="restart"/>
            <w:shd w:val="clear" w:color="auto" w:fill="EEECE1" w:themeFill="background2"/>
            <w:vAlign w:val="center"/>
            <w:tcPrChange w:id="1641" w:author="Brian Cullinan" w:date="2013-04-10T16:53:00Z">
              <w:tcPr>
                <w:tcW w:w="1710" w:type="dxa"/>
                <w:vMerge w:val="restart"/>
                <w:shd w:val="clear" w:color="auto" w:fill="EEECE1" w:themeFill="background2"/>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642" w:author="Brian Cullinan" w:date="2013-04-10T13:33:00Z"/>
                <w:rFonts w:cstheme="minorHAnsi"/>
                <w:sz w:val="24"/>
                <w:szCs w:val="24"/>
              </w:rPr>
            </w:pPr>
            <w:ins w:id="1643" w:author="Brian Cullinan" w:date="2013-04-10T13:33:00Z">
              <w:r>
                <w:rPr>
                  <w:rFonts w:cstheme="minorHAnsi"/>
                  <w:sz w:val="24"/>
                  <w:szCs w:val="24"/>
                </w:rPr>
                <w:t>False</w:t>
              </w:r>
            </w:ins>
          </w:p>
        </w:tc>
        <w:tc>
          <w:tcPr>
            <w:tcW w:w="1710" w:type="dxa"/>
            <w:shd w:val="clear" w:color="auto" w:fill="FFFFFF" w:themeFill="background1"/>
            <w:vAlign w:val="center"/>
            <w:tcPrChange w:id="1644" w:author="Brian Cullinan" w:date="2013-04-10T16:53:00Z">
              <w:tcPr>
                <w:tcW w:w="1710" w:type="dxa"/>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645" w:author="Brian Cullinan" w:date="2013-04-10T13:33:00Z"/>
                <w:rFonts w:cstheme="minorHAnsi"/>
                <w:sz w:val="24"/>
                <w:szCs w:val="24"/>
              </w:rPr>
            </w:pPr>
            <w:ins w:id="1646" w:author="Brian Cullinan" w:date="2013-04-10T13:33:00Z">
              <w:r>
                <w:rPr>
                  <w:rFonts w:cstheme="minorHAnsi"/>
                  <w:sz w:val="24"/>
                  <w:szCs w:val="24"/>
                </w:rPr>
                <w:t>True</w:t>
              </w:r>
            </w:ins>
          </w:p>
        </w:tc>
        <w:tc>
          <w:tcPr>
            <w:tcW w:w="2966" w:type="dxa"/>
            <w:shd w:val="clear" w:color="auto" w:fill="FFFFFF" w:themeFill="background1"/>
            <w:vAlign w:val="center"/>
            <w:tcPrChange w:id="1647" w:author="Brian Cullinan" w:date="2013-04-10T16:53:00Z">
              <w:tcPr>
                <w:tcW w:w="3249" w:type="dxa"/>
                <w:shd w:val="clear" w:color="auto" w:fill="FFFFFF" w:themeFill="background1"/>
                <w:vAlign w:val="center"/>
              </w:tcPr>
            </w:tcPrChange>
          </w:tcPr>
          <w:p w:rsidR="00486EE2" w:rsidRDefault="00486EE2">
            <w:pPr>
              <w:cnfStyle w:val="000000000000" w:firstRow="0" w:lastRow="0" w:firstColumn="0" w:lastColumn="0" w:oddVBand="0" w:evenVBand="0" w:oddHBand="0" w:evenHBand="0" w:firstRowFirstColumn="0" w:firstRowLastColumn="0" w:lastRowFirstColumn="0" w:lastRowLastColumn="0"/>
              <w:rPr>
                <w:ins w:id="1648" w:author="Brian Cullinan" w:date="2013-04-10T13:33:00Z"/>
                <w:rFonts w:cstheme="minorHAnsi"/>
                <w:sz w:val="24"/>
                <w:szCs w:val="24"/>
              </w:rPr>
              <w:pPrChange w:id="1649" w:author="Brian Cullinan" w:date="2013-04-10T13:34: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650" w:author="Brian Cullinan" w:date="2013-04-10T13:33:00Z">
              <w:r>
                <w:rPr>
                  <w:rFonts w:cstheme="minorHAnsi"/>
                  <w:sz w:val="24"/>
                  <w:szCs w:val="24"/>
                </w:rPr>
                <w:t>+</w:t>
              </w:r>
            </w:ins>
            <w:ins w:id="1651" w:author="Brian Cullinan" w:date="2013-04-10T13:34:00Z">
              <w:r>
                <w:rPr>
                  <w:rFonts w:cstheme="minorHAnsi"/>
                  <w:sz w:val="24"/>
                  <w:szCs w:val="24"/>
                </w:rPr>
                <w:t>6</w:t>
              </w:r>
            </w:ins>
            <w:ins w:id="1652" w:author="Brian Cullinan" w:date="2013-04-10T13:33:00Z">
              <w:r>
                <w:rPr>
                  <w:rFonts w:cstheme="minorHAnsi"/>
                  <w:sz w:val="24"/>
                  <w:szCs w:val="24"/>
                </w:rPr>
                <w:t xml:space="preserve">000 + </w:t>
              </w:r>
            </w:ins>
            <w:ins w:id="1653" w:author="Brian Cullinan" w:date="2013-04-10T13:34:00Z">
              <w:r>
                <w:rPr>
                  <w:rFonts w:cstheme="minorHAnsi"/>
                  <w:sz w:val="24"/>
                  <w:szCs w:val="24"/>
                </w:rPr>
                <w:t>7</w:t>
              </w:r>
            </w:ins>
            <w:ins w:id="1654" w:author="Brian Cullinan" w:date="2013-04-10T13:33:00Z">
              <w:r>
                <w:rPr>
                  <w:rFonts w:cstheme="minorHAnsi"/>
                  <w:sz w:val="24"/>
                  <w:szCs w:val="24"/>
                </w:rPr>
                <w:t xml:space="preserve">000 + </w:t>
              </w:r>
            </w:ins>
            <w:ins w:id="1655" w:author="Brian Cullinan" w:date="2013-04-10T13:34:00Z">
              <w:r>
                <w:rPr>
                  <w:rFonts w:cstheme="minorHAnsi"/>
                  <w:sz w:val="24"/>
                  <w:szCs w:val="24"/>
                </w:rPr>
                <w:t>9</w:t>
              </w:r>
            </w:ins>
            <w:ins w:id="1656" w:author="Brian Cullinan" w:date="2013-04-10T13:33:00Z">
              <w:r>
                <w:rPr>
                  <w:rFonts w:cstheme="minorHAnsi"/>
                  <w:sz w:val="24"/>
                  <w:szCs w:val="24"/>
                </w:rPr>
                <w:t>000</w:t>
              </w:r>
            </w:ins>
          </w:p>
        </w:tc>
      </w:tr>
      <w:tr w:rsidR="00486EE2" w:rsidTr="002D1E93">
        <w:trPr>
          <w:cnfStyle w:val="000000100000" w:firstRow="0" w:lastRow="0" w:firstColumn="0" w:lastColumn="0" w:oddVBand="0" w:evenVBand="0" w:oddHBand="1" w:evenHBand="0" w:firstRowFirstColumn="0" w:firstRowLastColumn="0" w:lastRowFirstColumn="0" w:lastRowLastColumn="0"/>
          <w:jc w:val="center"/>
          <w:ins w:id="1657" w:author="Brian Cullinan" w:date="2013-04-10T13:33:00Z"/>
          <w:trPrChange w:id="1658" w:author="Brian Cullinan" w:date="2013-04-10T16:53: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Change w:id="1659" w:author="Brian Cullinan" w:date="2013-04-10T16:53:00Z">
              <w:tcPr>
                <w:tcW w:w="738" w:type="dxa"/>
                <w:vMerge/>
                <w:tcBorders>
                  <w:top w:val="none" w:sz="0" w:space="0" w:color="auto"/>
                  <w:left w:val="none" w:sz="0" w:space="0" w:color="auto"/>
                  <w:bottom w:val="none" w:sz="0" w:space="0" w:color="auto"/>
                </w:tcBorders>
                <w:vAlign w:val="center"/>
              </w:tcPr>
            </w:tcPrChange>
          </w:tcPr>
          <w:p w:rsidR="00486EE2" w:rsidRPr="00CF7BDC" w:rsidRDefault="00486EE2" w:rsidP="007034C8">
            <w:pPr>
              <w:cnfStyle w:val="001000100000" w:firstRow="0" w:lastRow="0" w:firstColumn="1" w:lastColumn="0" w:oddVBand="0" w:evenVBand="0" w:oddHBand="1" w:evenHBand="0" w:firstRowFirstColumn="0" w:firstRowLastColumn="0" w:lastRowFirstColumn="0" w:lastRowLastColumn="0"/>
              <w:rPr>
                <w:ins w:id="1660" w:author="Brian Cullinan" w:date="2013-04-10T13:33:00Z"/>
                <w:rFonts w:cstheme="minorHAnsi"/>
                <w:b w:val="0"/>
                <w:sz w:val="24"/>
                <w:szCs w:val="24"/>
              </w:rPr>
            </w:pPr>
          </w:p>
        </w:tc>
        <w:tc>
          <w:tcPr>
            <w:tcW w:w="1710" w:type="dxa"/>
            <w:vMerge/>
            <w:tcBorders>
              <w:top w:val="none" w:sz="0" w:space="0" w:color="auto"/>
              <w:bottom w:val="none" w:sz="0" w:space="0" w:color="auto"/>
            </w:tcBorders>
            <w:shd w:val="clear" w:color="auto" w:fill="FFFFFF" w:themeFill="background1"/>
            <w:vAlign w:val="center"/>
            <w:tcPrChange w:id="1661" w:author="Brian Cullinan" w:date="2013-04-10T16:53:00Z">
              <w:tcPr>
                <w:tcW w:w="1710" w:type="dxa"/>
                <w:vMerge/>
                <w:tcBorders>
                  <w:top w:val="none" w:sz="0" w:space="0" w:color="auto"/>
                  <w:bottom w:val="none" w:sz="0" w:space="0" w:color="auto"/>
                </w:tcBorders>
                <w:shd w:val="clear" w:color="auto" w:fill="FFFFFF" w:themeFill="background1"/>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662" w:author="Brian Cullinan" w:date="2013-04-10T13:33: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Change w:id="1663" w:author="Brian Cullinan" w:date="2013-04-10T16:53:00Z">
              <w:tcPr>
                <w:tcW w:w="1710" w:type="dxa"/>
                <w:vMerge/>
                <w:tcBorders>
                  <w:top w:val="none" w:sz="0" w:space="0" w:color="auto"/>
                  <w:bottom w:val="none" w:sz="0" w:space="0" w:color="auto"/>
                </w:tcBorders>
                <w:shd w:val="clear" w:color="auto" w:fill="FFFFFF" w:themeFill="background1"/>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664" w:author="Brian Cullinan" w:date="2013-04-10T13:33: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Change w:id="1665" w:author="Brian Cullinan" w:date="2013-04-10T16:53:00Z">
              <w:tcPr>
                <w:tcW w:w="1710" w:type="dxa"/>
                <w:vMerge/>
                <w:tcBorders>
                  <w:top w:val="none" w:sz="0" w:space="0" w:color="auto"/>
                  <w:bottom w:val="none" w:sz="0" w:space="0" w:color="auto"/>
                </w:tcBorders>
                <w:shd w:val="clear" w:color="auto" w:fill="EEECE1" w:themeFill="background2"/>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666" w:author="Brian Cullinan" w:date="2013-04-10T13:33: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Change w:id="1667" w:author="Brian Cullinan" w:date="2013-04-10T16:53:00Z">
              <w:tcPr>
                <w:tcW w:w="1710" w:type="dxa"/>
                <w:tcBorders>
                  <w:top w:val="none" w:sz="0" w:space="0" w:color="auto"/>
                  <w:bottom w:val="none" w:sz="0" w:space="0" w:color="auto"/>
                </w:tcBorders>
                <w:shd w:val="clear" w:color="auto" w:fill="EEECE1" w:themeFill="background2"/>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668" w:author="Brian Cullinan" w:date="2013-04-10T13:33:00Z"/>
                <w:rFonts w:cstheme="minorHAnsi"/>
                <w:sz w:val="24"/>
                <w:szCs w:val="24"/>
              </w:rPr>
            </w:pPr>
            <w:ins w:id="1669" w:author="Brian Cullinan" w:date="2013-04-10T13:33:00Z">
              <w:r>
                <w:rPr>
                  <w:rFonts w:cstheme="minorHAnsi"/>
                  <w:sz w:val="24"/>
                  <w:szCs w:val="24"/>
                </w:rPr>
                <w:t>False</w:t>
              </w:r>
            </w:ins>
          </w:p>
        </w:tc>
        <w:tc>
          <w:tcPr>
            <w:tcW w:w="2966" w:type="dxa"/>
            <w:tcBorders>
              <w:top w:val="none" w:sz="0" w:space="0" w:color="auto"/>
              <w:bottom w:val="none" w:sz="0" w:space="0" w:color="auto"/>
              <w:right w:val="none" w:sz="0" w:space="0" w:color="auto"/>
            </w:tcBorders>
            <w:shd w:val="clear" w:color="auto" w:fill="FFFFFF" w:themeFill="background1"/>
            <w:vAlign w:val="center"/>
            <w:tcPrChange w:id="1670" w:author="Brian Cullinan" w:date="2013-04-10T16:53:00Z">
              <w:tcPr>
                <w:tcW w:w="3249" w:type="dxa"/>
                <w:tcBorders>
                  <w:top w:val="none" w:sz="0" w:space="0" w:color="auto"/>
                  <w:bottom w:val="none" w:sz="0" w:space="0" w:color="auto"/>
                  <w:right w:val="none" w:sz="0" w:space="0" w:color="auto"/>
                </w:tcBorders>
                <w:shd w:val="clear" w:color="auto" w:fill="FFFFFF" w:themeFill="background1"/>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671" w:author="Brian Cullinan" w:date="2013-04-10T13:33:00Z"/>
                <w:rFonts w:cstheme="minorHAnsi"/>
                <w:sz w:val="24"/>
                <w:szCs w:val="24"/>
              </w:rPr>
            </w:pPr>
            <w:ins w:id="1672" w:author="Brian Cullinan" w:date="2013-04-10T13:33:00Z">
              <w:r>
                <w:rPr>
                  <w:rFonts w:cstheme="minorHAnsi"/>
                  <w:sz w:val="24"/>
                  <w:szCs w:val="24"/>
                </w:rPr>
                <w:t>+</w:t>
              </w:r>
            </w:ins>
            <w:ins w:id="1673" w:author="Brian Cullinan" w:date="2013-04-10T13:34:00Z">
              <w:r>
                <w:rPr>
                  <w:rFonts w:cstheme="minorHAnsi"/>
                  <w:sz w:val="24"/>
                  <w:szCs w:val="24"/>
                </w:rPr>
                <w:t>6</w:t>
              </w:r>
            </w:ins>
            <w:ins w:id="1674" w:author="Brian Cullinan" w:date="2013-04-10T13:33:00Z">
              <w:r>
                <w:rPr>
                  <w:rFonts w:cstheme="minorHAnsi"/>
                  <w:sz w:val="24"/>
                  <w:szCs w:val="24"/>
                </w:rPr>
                <w:t xml:space="preserve">000 + </w:t>
              </w:r>
            </w:ins>
            <w:ins w:id="1675" w:author="Brian Cullinan" w:date="2013-04-10T13:34:00Z">
              <w:r>
                <w:rPr>
                  <w:rFonts w:cstheme="minorHAnsi"/>
                  <w:sz w:val="24"/>
                  <w:szCs w:val="24"/>
                </w:rPr>
                <w:t>7</w:t>
              </w:r>
            </w:ins>
            <w:ins w:id="1676" w:author="Brian Cullinan" w:date="2013-04-10T13:33:00Z">
              <w:r>
                <w:rPr>
                  <w:rFonts w:cstheme="minorHAnsi"/>
                  <w:sz w:val="24"/>
                  <w:szCs w:val="24"/>
                </w:rPr>
                <w:t>000</w:t>
              </w:r>
            </w:ins>
          </w:p>
        </w:tc>
      </w:tr>
      <w:tr w:rsidR="00486EE2" w:rsidTr="002D1E93">
        <w:trPr>
          <w:jc w:val="center"/>
          <w:ins w:id="1677" w:author="Brian Cullinan" w:date="2013-04-10T13:33:00Z"/>
          <w:trPrChange w:id="1678" w:author="Brian Cullinan" w:date="2013-04-10T16:53: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vAlign w:val="center"/>
            <w:tcPrChange w:id="1679" w:author="Brian Cullinan" w:date="2013-04-10T16:53:00Z">
              <w:tcPr>
                <w:tcW w:w="738" w:type="dxa"/>
                <w:vMerge/>
                <w:vAlign w:val="center"/>
              </w:tcPr>
            </w:tcPrChange>
          </w:tcPr>
          <w:p w:rsidR="00486EE2" w:rsidRPr="00CF7BDC" w:rsidRDefault="00486EE2" w:rsidP="007034C8">
            <w:pPr>
              <w:rPr>
                <w:ins w:id="1680" w:author="Brian Cullinan" w:date="2013-04-10T13:33:00Z"/>
                <w:rFonts w:cstheme="minorHAnsi"/>
                <w:b w:val="0"/>
                <w:sz w:val="24"/>
                <w:szCs w:val="24"/>
              </w:rPr>
            </w:pPr>
          </w:p>
        </w:tc>
        <w:tc>
          <w:tcPr>
            <w:tcW w:w="1710" w:type="dxa"/>
            <w:vMerge/>
            <w:shd w:val="clear" w:color="auto" w:fill="FFFFFF" w:themeFill="background1"/>
            <w:vAlign w:val="center"/>
            <w:tcPrChange w:id="1681" w:author="Brian Cullinan" w:date="2013-04-10T16:53:00Z">
              <w:tcPr>
                <w:tcW w:w="1710" w:type="dxa"/>
                <w:vMerge/>
                <w:shd w:val="clear" w:color="auto" w:fill="FFFFFF" w:themeFill="background1"/>
                <w:vAlign w:val="center"/>
              </w:tcPr>
            </w:tcPrChange>
          </w:tcPr>
          <w:p w:rsidR="00486EE2" w:rsidRPr="00CF7BDC" w:rsidRDefault="00486EE2" w:rsidP="007034C8">
            <w:pPr>
              <w:cnfStyle w:val="000000000000" w:firstRow="0" w:lastRow="0" w:firstColumn="0" w:lastColumn="0" w:oddVBand="0" w:evenVBand="0" w:oddHBand="0" w:evenHBand="0" w:firstRowFirstColumn="0" w:firstRowLastColumn="0" w:lastRowFirstColumn="0" w:lastRowLastColumn="0"/>
              <w:rPr>
                <w:ins w:id="1682" w:author="Brian Cullinan" w:date="2013-04-10T13:33:00Z"/>
                <w:rFonts w:cstheme="minorHAnsi"/>
                <w:sz w:val="24"/>
                <w:szCs w:val="24"/>
              </w:rPr>
            </w:pPr>
          </w:p>
        </w:tc>
        <w:tc>
          <w:tcPr>
            <w:tcW w:w="1710" w:type="dxa"/>
            <w:vMerge w:val="restart"/>
            <w:shd w:val="clear" w:color="auto" w:fill="EEECE1" w:themeFill="background2"/>
            <w:vAlign w:val="center"/>
            <w:tcPrChange w:id="1683" w:author="Brian Cullinan" w:date="2013-04-10T16:53:00Z">
              <w:tcPr>
                <w:tcW w:w="1710" w:type="dxa"/>
                <w:vMerge w:val="restart"/>
                <w:shd w:val="clear" w:color="auto" w:fill="EEECE1" w:themeFill="background2"/>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684" w:author="Brian Cullinan" w:date="2013-04-10T13:33:00Z"/>
                <w:rFonts w:cstheme="minorHAnsi"/>
                <w:sz w:val="24"/>
                <w:szCs w:val="24"/>
              </w:rPr>
            </w:pPr>
            <w:ins w:id="1685" w:author="Brian Cullinan" w:date="2013-04-10T13:33:00Z">
              <w:r>
                <w:rPr>
                  <w:rFonts w:cstheme="minorHAnsi"/>
                  <w:sz w:val="24"/>
                  <w:szCs w:val="24"/>
                </w:rPr>
                <w:t>False</w:t>
              </w:r>
            </w:ins>
          </w:p>
        </w:tc>
        <w:tc>
          <w:tcPr>
            <w:tcW w:w="1710" w:type="dxa"/>
            <w:vMerge w:val="restart"/>
            <w:shd w:val="clear" w:color="auto" w:fill="FFFFFF" w:themeFill="background1"/>
            <w:vAlign w:val="center"/>
            <w:tcPrChange w:id="1686" w:author="Brian Cullinan" w:date="2013-04-10T16:53:00Z">
              <w:tcPr>
                <w:tcW w:w="1710" w:type="dxa"/>
                <w:vMerge w:val="restart"/>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687" w:author="Brian Cullinan" w:date="2013-04-10T13:33:00Z"/>
                <w:rFonts w:cstheme="minorHAnsi"/>
                <w:sz w:val="24"/>
                <w:szCs w:val="24"/>
              </w:rPr>
            </w:pPr>
            <w:ins w:id="1688" w:author="Brian Cullinan" w:date="2013-04-10T13:33:00Z">
              <w:r>
                <w:rPr>
                  <w:rFonts w:cstheme="minorHAnsi"/>
                  <w:sz w:val="24"/>
                  <w:szCs w:val="24"/>
                </w:rPr>
                <w:t>True</w:t>
              </w:r>
            </w:ins>
          </w:p>
        </w:tc>
        <w:tc>
          <w:tcPr>
            <w:tcW w:w="1710" w:type="dxa"/>
            <w:shd w:val="clear" w:color="auto" w:fill="FFFFFF" w:themeFill="background1"/>
            <w:vAlign w:val="center"/>
            <w:tcPrChange w:id="1689" w:author="Brian Cullinan" w:date="2013-04-10T16:53:00Z">
              <w:tcPr>
                <w:tcW w:w="1710" w:type="dxa"/>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690" w:author="Brian Cullinan" w:date="2013-04-10T13:33:00Z"/>
                <w:rFonts w:cstheme="minorHAnsi"/>
                <w:sz w:val="24"/>
                <w:szCs w:val="24"/>
              </w:rPr>
            </w:pPr>
            <w:ins w:id="1691" w:author="Brian Cullinan" w:date="2013-04-10T13:33:00Z">
              <w:r>
                <w:rPr>
                  <w:rFonts w:cstheme="minorHAnsi"/>
                  <w:sz w:val="24"/>
                  <w:szCs w:val="24"/>
                </w:rPr>
                <w:t>True</w:t>
              </w:r>
            </w:ins>
          </w:p>
        </w:tc>
        <w:tc>
          <w:tcPr>
            <w:tcW w:w="2966" w:type="dxa"/>
            <w:shd w:val="clear" w:color="auto" w:fill="FFFFFF" w:themeFill="background1"/>
            <w:vAlign w:val="center"/>
            <w:tcPrChange w:id="1692" w:author="Brian Cullinan" w:date="2013-04-10T16:53:00Z">
              <w:tcPr>
                <w:tcW w:w="3249" w:type="dxa"/>
                <w:shd w:val="clear" w:color="auto" w:fill="FFFFFF" w:themeFill="background1"/>
                <w:vAlign w:val="center"/>
              </w:tcPr>
            </w:tcPrChange>
          </w:tcPr>
          <w:p w:rsidR="00486EE2" w:rsidRDefault="00486EE2">
            <w:pPr>
              <w:cnfStyle w:val="000000000000" w:firstRow="0" w:lastRow="0" w:firstColumn="0" w:lastColumn="0" w:oddVBand="0" w:evenVBand="0" w:oddHBand="0" w:evenHBand="0" w:firstRowFirstColumn="0" w:firstRowLastColumn="0" w:lastRowFirstColumn="0" w:lastRowLastColumn="0"/>
              <w:rPr>
                <w:ins w:id="1693" w:author="Brian Cullinan" w:date="2013-04-10T13:33:00Z"/>
                <w:rFonts w:cstheme="minorHAnsi"/>
                <w:sz w:val="24"/>
                <w:szCs w:val="24"/>
              </w:rPr>
              <w:pPrChange w:id="1694" w:author="Brian Cullinan" w:date="2013-04-10T13:34: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695" w:author="Brian Cullinan" w:date="2013-04-10T13:33:00Z">
              <w:r>
                <w:rPr>
                  <w:rFonts w:cstheme="minorHAnsi"/>
                  <w:sz w:val="24"/>
                  <w:szCs w:val="24"/>
                </w:rPr>
                <w:t>+</w:t>
              </w:r>
            </w:ins>
            <w:ins w:id="1696" w:author="Brian Cullinan" w:date="2013-04-10T13:34:00Z">
              <w:r>
                <w:rPr>
                  <w:rFonts w:cstheme="minorHAnsi"/>
                  <w:sz w:val="24"/>
                  <w:szCs w:val="24"/>
                </w:rPr>
                <w:t>6</w:t>
              </w:r>
            </w:ins>
            <w:ins w:id="1697" w:author="Brian Cullinan" w:date="2013-04-10T13:33:00Z">
              <w:r>
                <w:rPr>
                  <w:rFonts w:cstheme="minorHAnsi"/>
                  <w:sz w:val="24"/>
                  <w:szCs w:val="24"/>
                </w:rPr>
                <w:t xml:space="preserve">000 + </w:t>
              </w:r>
            </w:ins>
            <w:ins w:id="1698" w:author="Brian Cullinan" w:date="2013-04-10T13:34:00Z">
              <w:r>
                <w:rPr>
                  <w:rFonts w:cstheme="minorHAnsi"/>
                  <w:sz w:val="24"/>
                  <w:szCs w:val="24"/>
                </w:rPr>
                <w:t>8</w:t>
              </w:r>
            </w:ins>
            <w:ins w:id="1699" w:author="Brian Cullinan" w:date="2013-04-10T13:33:00Z">
              <w:r>
                <w:rPr>
                  <w:rFonts w:cstheme="minorHAnsi"/>
                  <w:sz w:val="24"/>
                  <w:szCs w:val="24"/>
                </w:rPr>
                <w:t xml:space="preserve">000 + </w:t>
              </w:r>
            </w:ins>
            <w:ins w:id="1700" w:author="Brian Cullinan" w:date="2013-04-10T13:34:00Z">
              <w:r>
                <w:rPr>
                  <w:rFonts w:cstheme="minorHAnsi"/>
                  <w:sz w:val="24"/>
                  <w:szCs w:val="24"/>
                </w:rPr>
                <w:t>9</w:t>
              </w:r>
            </w:ins>
            <w:ins w:id="1701" w:author="Brian Cullinan" w:date="2013-04-10T13:33:00Z">
              <w:r>
                <w:rPr>
                  <w:rFonts w:cstheme="minorHAnsi"/>
                  <w:sz w:val="24"/>
                  <w:szCs w:val="24"/>
                </w:rPr>
                <w:t>000</w:t>
              </w:r>
            </w:ins>
          </w:p>
        </w:tc>
      </w:tr>
      <w:tr w:rsidR="00486EE2" w:rsidTr="002D1E93">
        <w:trPr>
          <w:cnfStyle w:val="000000100000" w:firstRow="0" w:lastRow="0" w:firstColumn="0" w:lastColumn="0" w:oddVBand="0" w:evenVBand="0" w:oddHBand="1" w:evenHBand="0" w:firstRowFirstColumn="0" w:firstRowLastColumn="0" w:lastRowFirstColumn="0" w:lastRowLastColumn="0"/>
          <w:jc w:val="center"/>
          <w:ins w:id="1702" w:author="Brian Cullinan" w:date="2013-04-10T13:33:00Z"/>
          <w:trPrChange w:id="1703" w:author="Brian Cullinan" w:date="2013-04-10T16:53: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Change w:id="1704" w:author="Brian Cullinan" w:date="2013-04-10T16:53:00Z">
              <w:tcPr>
                <w:tcW w:w="738" w:type="dxa"/>
                <w:vMerge/>
                <w:tcBorders>
                  <w:top w:val="none" w:sz="0" w:space="0" w:color="auto"/>
                  <w:left w:val="none" w:sz="0" w:space="0" w:color="auto"/>
                  <w:bottom w:val="none" w:sz="0" w:space="0" w:color="auto"/>
                </w:tcBorders>
                <w:vAlign w:val="center"/>
              </w:tcPr>
            </w:tcPrChange>
          </w:tcPr>
          <w:p w:rsidR="00486EE2" w:rsidRPr="00CF7BDC" w:rsidRDefault="00486EE2" w:rsidP="007034C8">
            <w:pPr>
              <w:cnfStyle w:val="001000100000" w:firstRow="0" w:lastRow="0" w:firstColumn="1" w:lastColumn="0" w:oddVBand="0" w:evenVBand="0" w:oddHBand="1" w:evenHBand="0" w:firstRowFirstColumn="0" w:firstRowLastColumn="0" w:lastRowFirstColumn="0" w:lastRowLastColumn="0"/>
              <w:rPr>
                <w:ins w:id="1705" w:author="Brian Cullinan" w:date="2013-04-10T13:33:00Z"/>
                <w:rFonts w:cstheme="minorHAnsi"/>
                <w:b w:val="0"/>
                <w:sz w:val="24"/>
                <w:szCs w:val="24"/>
              </w:rPr>
            </w:pPr>
          </w:p>
        </w:tc>
        <w:tc>
          <w:tcPr>
            <w:tcW w:w="1710" w:type="dxa"/>
            <w:vMerge/>
            <w:tcBorders>
              <w:top w:val="none" w:sz="0" w:space="0" w:color="auto"/>
              <w:bottom w:val="none" w:sz="0" w:space="0" w:color="auto"/>
            </w:tcBorders>
            <w:shd w:val="clear" w:color="auto" w:fill="FFFFFF" w:themeFill="background1"/>
            <w:vAlign w:val="center"/>
            <w:tcPrChange w:id="1706" w:author="Brian Cullinan" w:date="2013-04-10T16:53:00Z">
              <w:tcPr>
                <w:tcW w:w="1710" w:type="dxa"/>
                <w:vMerge/>
                <w:tcBorders>
                  <w:top w:val="none" w:sz="0" w:space="0" w:color="auto"/>
                  <w:bottom w:val="none" w:sz="0" w:space="0" w:color="auto"/>
                </w:tcBorders>
                <w:shd w:val="clear" w:color="auto" w:fill="FFFFFF" w:themeFill="background1"/>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707" w:author="Brian Cullinan" w:date="2013-04-10T13:33: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Change w:id="1708" w:author="Brian Cullinan" w:date="2013-04-10T16:53:00Z">
              <w:tcPr>
                <w:tcW w:w="1710" w:type="dxa"/>
                <w:vMerge/>
                <w:tcBorders>
                  <w:top w:val="none" w:sz="0" w:space="0" w:color="auto"/>
                  <w:bottom w:val="none" w:sz="0" w:space="0" w:color="auto"/>
                </w:tcBorders>
                <w:shd w:val="clear" w:color="auto" w:fill="EEECE1" w:themeFill="background2"/>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709" w:author="Brian Cullinan" w:date="2013-04-10T13:33: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Change w:id="1710" w:author="Brian Cullinan" w:date="2013-04-10T16:53:00Z">
              <w:tcPr>
                <w:tcW w:w="1710" w:type="dxa"/>
                <w:vMerge/>
                <w:tcBorders>
                  <w:top w:val="none" w:sz="0" w:space="0" w:color="auto"/>
                  <w:bottom w:val="none" w:sz="0" w:space="0" w:color="auto"/>
                </w:tcBorders>
                <w:shd w:val="clear" w:color="auto" w:fill="FFFFFF" w:themeFill="background1"/>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711" w:author="Brian Cullinan" w:date="2013-04-10T13:33: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Change w:id="1712" w:author="Brian Cullinan" w:date="2013-04-10T16:53:00Z">
              <w:tcPr>
                <w:tcW w:w="1710" w:type="dxa"/>
                <w:tcBorders>
                  <w:top w:val="none" w:sz="0" w:space="0" w:color="auto"/>
                  <w:bottom w:val="none" w:sz="0" w:space="0" w:color="auto"/>
                </w:tcBorders>
                <w:shd w:val="clear" w:color="auto" w:fill="EEECE1" w:themeFill="background2"/>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713" w:author="Brian Cullinan" w:date="2013-04-10T13:33:00Z"/>
                <w:rFonts w:cstheme="minorHAnsi"/>
                <w:sz w:val="24"/>
                <w:szCs w:val="24"/>
              </w:rPr>
            </w:pPr>
            <w:ins w:id="1714" w:author="Brian Cullinan" w:date="2013-04-10T13:33:00Z">
              <w:r>
                <w:rPr>
                  <w:rFonts w:cstheme="minorHAnsi"/>
                  <w:sz w:val="24"/>
                  <w:szCs w:val="24"/>
                </w:rPr>
                <w:t>False</w:t>
              </w:r>
            </w:ins>
          </w:p>
        </w:tc>
        <w:tc>
          <w:tcPr>
            <w:tcW w:w="2966" w:type="dxa"/>
            <w:tcBorders>
              <w:top w:val="none" w:sz="0" w:space="0" w:color="auto"/>
              <w:bottom w:val="none" w:sz="0" w:space="0" w:color="auto"/>
              <w:right w:val="none" w:sz="0" w:space="0" w:color="auto"/>
            </w:tcBorders>
            <w:shd w:val="clear" w:color="auto" w:fill="FFFFFF" w:themeFill="background1"/>
            <w:vAlign w:val="center"/>
            <w:tcPrChange w:id="1715" w:author="Brian Cullinan" w:date="2013-04-10T16:53:00Z">
              <w:tcPr>
                <w:tcW w:w="3249" w:type="dxa"/>
                <w:tcBorders>
                  <w:top w:val="none" w:sz="0" w:space="0" w:color="auto"/>
                  <w:bottom w:val="none" w:sz="0" w:space="0" w:color="auto"/>
                  <w:right w:val="none" w:sz="0" w:space="0" w:color="auto"/>
                </w:tcBorders>
                <w:shd w:val="clear" w:color="auto" w:fill="FFFFFF" w:themeFill="background1"/>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716" w:author="Brian Cullinan" w:date="2013-04-10T13:33:00Z"/>
                <w:rFonts w:cstheme="minorHAnsi"/>
                <w:sz w:val="24"/>
                <w:szCs w:val="24"/>
              </w:rPr>
            </w:pPr>
            <w:ins w:id="1717" w:author="Brian Cullinan" w:date="2013-04-10T13:33:00Z">
              <w:r>
                <w:rPr>
                  <w:rFonts w:cstheme="minorHAnsi"/>
                  <w:sz w:val="24"/>
                  <w:szCs w:val="24"/>
                </w:rPr>
                <w:t>+</w:t>
              </w:r>
            </w:ins>
            <w:ins w:id="1718" w:author="Brian Cullinan" w:date="2013-04-10T13:34:00Z">
              <w:r>
                <w:rPr>
                  <w:rFonts w:cstheme="minorHAnsi"/>
                  <w:sz w:val="24"/>
                  <w:szCs w:val="24"/>
                </w:rPr>
                <w:t>6</w:t>
              </w:r>
            </w:ins>
            <w:ins w:id="1719" w:author="Brian Cullinan" w:date="2013-04-10T13:33:00Z">
              <w:r>
                <w:rPr>
                  <w:rFonts w:cstheme="minorHAnsi"/>
                  <w:sz w:val="24"/>
                  <w:szCs w:val="24"/>
                </w:rPr>
                <w:t xml:space="preserve">000 + </w:t>
              </w:r>
            </w:ins>
            <w:ins w:id="1720" w:author="Brian Cullinan" w:date="2013-04-10T13:34:00Z">
              <w:r>
                <w:rPr>
                  <w:rFonts w:cstheme="minorHAnsi"/>
                  <w:sz w:val="24"/>
                  <w:szCs w:val="24"/>
                </w:rPr>
                <w:t>8</w:t>
              </w:r>
            </w:ins>
            <w:ins w:id="1721" w:author="Brian Cullinan" w:date="2013-04-10T13:33:00Z">
              <w:r>
                <w:rPr>
                  <w:rFonts w:cstheme="minorHAnsi"/>
                  <w:sz w:val="24"/>
                  <w:szCs w:val="24"/>
                </w:rPr>
                <w:t>000</w:t>
              </w:r>
            </w:ins>
          </w:p>
        </w:tc>
      </w:tr>
      <w:tr w:rsidR="00486EE2" w:rsidTr="002D1E93">
        <w:trPr>
          <w:jc w:val="center"/>
          <w:ins w:id="1722" w:author="Brian Cullinan" w:date="2013-04-10T13:33:00Z"/>
          <w:trPrChange w:id="1723" w:author="Brian Cullinan" w:date="2013-04-10T16:53: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vAlign w:val="center"/>
            <w:tcPrChange w:id="1724" w:author="Brian Cullinan" w:date="2013-04-10T16:53:00Z">
              <w:tcPr>
                <w:tcW w:w="738" w:type="dxa"/>
                <w:vMerge/>
                <w:vAlign w:val="center"/>
              </w:tcPr>
            </w:tcPrChange>
          </w:tcPr>
          <w:p w:rsidR="00486EE2" w:rsidRPr="00CF7BDC" w:rsidRDefault="00486EE2" w:rsidP="007034C8">
            <w:pPr>
              <w:rPr>
                <w:ins w:id="1725" w:author="Brian Cullinan" w:date="2013-04-10T13:33:00Z"/>
                <w:rFonts w:cstheme="minorHAnsi"/>
                <w:b w:val="0"/>
                <w:sz w:val="24"/>
                <w:szCs w:val="24"/>
              </w:rPr>
            </w:pPr>
          </w:p>
        </w:tc>
        <w:tc>
          <w:tcPr>
            <w:tcW w:w="1710" w:type="dxa"/>
            <w:vMerge/>
            <w:shd w:val="clear" w:color="auto" w:fill="FFFFFF" w:themeFill="background1"/>
            <w:vAlign w:val="center"/>
            <w:tcPrChange w:id="1726" w:author="Brian Cullinan" w:date="2013-04-10T16:53:00Z">
              <w:tcPr>
                <w:tcW w:w="1710" w:type="dxa"/>
                <w:vMerge/>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727" w:author="Brian Cullinan" w:date="2013-04-10T13:33:00Z"/>
                <w:rFonts w:cstheme="minorHAnsi"/>
                <w:sz w:val="24"/>
                <w:szCs w:val="24"/>
              </w:rPr>
            </w:pPr>
          </w:p>
        </w:tc>
        <w:tc>
          <w:tcPr>
            <w:tcW w:w="1710" w:type="dxa"/>
            <w:vMerge/>
            <w:shd w:val="clear" w:color="auto" w:fill="EEECE1" w:themeFill="background2"/>
            <w:vAlign w:val="center"/>
            <w:tcPrChange w:id="1728" w:author="Brian Cullinan" w:date="2013-04-10T16:53:00Z">
              <w:tcPr>
                <w:tcW w:w="1710" w:type="dxa"/>
                <w:vMerge/>
                <w:shd w:val="clear" w:color="auto" w:fill="EEECE1" w:themeFill="background2"/>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729" w:author="Brian Cullinan" w:date="2013-04-10T13:33:00Z"/>
                <w:rFonts w:cstheme="minorHAnsi"/>
                <w:sz w:val="24"/>
                <w:szCs w:val="24"/>
              </w:rPr>
            </w:pPr>
          </w:p>
        </w:tc>
        <w:tc>
          <w:tcPr>
            <w:tcW w:w="1710" w:type="dxa"/>
            <w:vMerge w:val="restart"/>
            <w:shd w:val="clear" w:color="auto" w:fill="EEECE1" w:themeFill="background2"/>
            <w:vAlign w:val="center"/>
            <w:tcPrChange w:id="1730" w:author="Brian Cullinan" w:date="2013-04-10T16:53:00Z">
              <w:tcPr>
                <w:tcW w:w="1710" w:type="dxa"/>
                <w:vMerge w:val="restart"/>
                <w:shd w:val="clear" w:color="auto" w:fill="EEECE1" w:themeFill="background2"/>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731" w:author="Brian Cullinan" w:date="2013-04-10T13:33:00Z"/>
                <w:rFonts w:cstheme="minorHAnsi"/>
                <w:sz w:val="24"/>
                <w:szCs w:val="24"/>
              </w:rPr>
            </w:pPr>
            <w:ins w:id="1732" w:author="Brian Cullinan" w:date="2013-04-10T13:33:00Z">
              <w:r>
                <w:rPr>
                  <w:rFonts w:cstheme="minorHAnsi"/>
                  <w:sz w:val="24"/>
                  <w:szCs w:val="24"/>
                </w:rPr>
                <w:t>False</w:t>
              </w:r>
            </w:ins>
          </w:p>
        </w:tc>
        <w:tc>
          <w:tcPr>
            <w:tcW w:w="1710" w:type="dxa"/>
            <w:shd w:val="clear" w:color="auto" w:fill="FFFFFF" w:themeFill="background1"/>
            <w:vAlign w:val="center"/>
            <w:tcPrChange w:id="1733" w:author="Brian Cullinan" w:date="2013-04-10T16:53:00Z">
              <w:tcPr>
                <w:tcW w:w="1710" w:type="dxa"/>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734" w:author="Brian Cullinan" w:date="2013-04-10T13:33:00Z"/>
                <w:rFonts w:cstheme="minorHAnsi"/>
                <w:sz w:val="24"/>
                <w:szCs w:val="24"/>
              </w:rPr>
            </w:pPr>
            <w:ins w:id="1735" w:author="Brian Cullinan" w:date="2013-04-10T13:33:00Z">
              <w:r>
                <w:rPr>
                  <w:rFonts w:cstheme="minorHAnsi"/>
                  <w:sz w:val="24"/>
                  <w:szCs w:val="24"/>
                </w:rPr>
                <w:t>True</w:t>
              </w:r>
            </w:ins>
          </w:p>
        </w:tc>
        <w:tc>
          <w:tcPr>
            <w:tcW w:w="2966" w:type="dxa"/>
            <w:shd w:val="clear" w:color="auto" w:fill="FFFFFF" w:themeFill="background1"/>
            <w:vAlign w:val="center"/>
            <w:tcPrChange w:id="1736" w:author="Brian Cullinan" w:date="2013-04-10T16:53:00Z">
              <w:tcPr>
                <w:tcW w:w="3249" w:type="dxa"/>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737" w:author="Brian Cullinan" w:date="2013-04-10T13:33:00Z"/>
                <w:rFonts w:cstheme="minorHAnsi"/>
                <w:sz w:val="24"/>
                <w:szCs w:val="24"/>
              </w:rPr>
            </w:pPr>
            <w:ins w:id="1738" w:author="Brian Cullinan" w:date="2013-04-10T13:33:00Z">
              <w:r>
                <w:rPr>
                  <w:rFonts w:cstheme="minorHAnsi"/>
                  <w:sz w:val="24"/>
                  <w:szCs w:val="24"/>
                </w:rPr>
                <w:t>+</w:t>
              </w:r>
            </w:ins>
            <w:ins w:id="1739" w:author="Brian Cullinan" w:date="2013-04-10T13:34:00Z">
              <w:r>
                <w:rPr>
                  <w:rFonts w:cstheme="minorHAnsi"/>
                  <w:sz w:val="24"/>
                  <w:szCs w:val="24"/>
                </w:rPr>
                <w:t>6</w:t>
              </w:r>
            </w:ins>
            <w:ins w:id="1740" w:author="Brian Cullinan" w:date="2013-04-10T13:33:00Z">
              <w:r>
                <w:rPr>
                  <w:rFonts w:cstheme="minorHAnsi"/>
                  <w:sz w:val="24"/>
                  <w:szCs w:val="24"/>
                </w:rPr>
                <w:t xml:space="preserve">000 + </w:t>
              </w:r>
            </w:ins>
            <w:ins w:id="1741" w:author="Brian Cullinan" w:date="2013-04-10T13:34:00Z">
              <w:r>
                <w:rPr>
                  <w:rFonts w:cstheme="minorHAnsi"/>
                  <w:sz w:val="24"/>
                  <w:szCs w:val="24"/>
                </w:rPr>
                <w:t>9</w:t>
              </w:r>
            </w:ins>
            <w:ins w:id="1742" w:author="Brian Cullinan" w:date="2013-04-10T13:33:00Z">
              <w:r>
                <w:rPr>
                  <w:rFonts w:cstheme="minorHAnsi"/>
                  <w:sz w:val="24"/>
                  <w:szCs w:val="24"/>
                </w:rPr>
                <w:t>000</w:t>
              </w:r>
            </w:ins>
          </w:p>
        </w:tc>
      </w:tr>
      <w:tr w:rsidR="00486EE2" w:rsidTr="002D1E93">
        <w:trPr>
          <w:cnfStyle w:val="000000100000" w:firstRow="0" w:lastRow="0" w:firstColumn="0" w:lastColumn="0" w:oddVBand="0" w:evenVBand="0" w:oddHBand="1" w:evenHBand="0" w:firstRowFirstColumn="0" w:firstRowLastColumn="0" w:lastRowFirstColumn="0" w:lastRowLastColumn="0"/>
          <w:jc w:val="center"/>
          <w:ins w:id="1743" w:author="Brian Cullinan" w:date="2013-04-10T13:33:00Z"/>
          <w:trPrChange w:id="1744" w:author="Brian Cullinan" w:date="2013-04-10T16:53: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Change w:id="1745" w:author="Brian Cullinan" w:date="2013-04-10T16:53:00Z">
              <w:tcPr>
                <w:tcW w:w="738" w:type="dxa"/>
                <w:vMerge/>
                <w:tcBorders>
                  <w:top w:val="none" w:sz="0" w:space="0" w:color="auto"/>
                  <w:left w:val="none" w:sz="0" w:space="0" w:color="auto"/>
                  <w:bottom w:val="none" w:sz="0" w:space="0" w:color="auto"/>
                </w:tcBorders>
                <w:vAlign w:val="center"/>
              </w:tcPr>
            </w:tcPrChange>
          </w:tcPr>
          <w:p w:rsidR="00486EE2" w:rsidRPr="00CF7BDC" w:rsidRDefault="00486EE2" w:rsidP="007034C8">
            <w:pPr>
              <w:cnfStyle w:val="001000100000" w:firstRow="0" w:lastRow="0" w:firstColumn="1" w:lastColumn="0" w:oddVBand="0" w:evenVBand="0" w:oddHBand="1" w:evenHBand="0" w:firstRowFirstColumn="0" w:firstRowLastColumn="0" w:lastRowFirstColumn="0" w:lastRowLastColumn="0"/>
              <w:rPr>
                <w:ins w:id="1746" w:author="Brian Cullinan" w:date="2013-04-10T13:33:00Z"/>
                <w:rFonts w:cstheme="minorHAnsi"/>
                <w:b w:val="0"/>
                <w:sz w:val="24"/>
                <w:szCs w:val="24"/>
              </w:rPr>
            </w:pPr>
          </w:p>
        </w:tc>
        <w:tc>
          <w:tcPr>
            <w:tcW w:w="1710" w:type="dxa"/>
            <w:vMerge/>
            <w:tcBorders>
              <w:top w:val="none" w:sz="0" w:space="0" w:color="auto"/>
              <w:bottom w:val="none" w:sz="0" w:space="0" w:color="auto"/>
            </w:tcBorders>
            <w:shd w:val="clear" w:color="auto" w:fill="FFFFFF" w:themeFill="background1"/>
            <w:vAlign w:val="center"/>
            <w:tcPrChange w:id="1747" w:author="Brian Cullinan" w:date="2013-04-10T16:53:00Z">
              <w:tcPr>
                <w:tcW w:w="1710" w:type="dxa"/>
                <w:vMerge/>
                <w:tcBorders>
                  <w:top w:val="none" w:sz="0" w:space="0" w:color="auto"/>
                  <w:bottom w:val="none" w:sz="0" w:space="0" w:color="auto"/>
                </w:tcBorders>
                <w:shd w:val="clear" w:color="auto" w:fill="FFFFFF" w:themeFill="background1"/>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748" w:author="Brian Cullinan" w:date="2013-04-10T13:33: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Change w:id="1749" w:author="Brian Cullinan" w:date="2013-04-10T16:53:00Z">
              <w:tcPr>
                <w:tcW w:w="1710" w:type="dxa"/>
                <w:vMerge/>
                <w:tcBorders>
                  <w:top w:val="none" w:sz="0" w:space="0" w:color="auto"/>
                  <w:bottom w:val="none" w:sz="0" w:space="0" w:color="auto"/>
                </w:tcBorders>
                <w:shd w:val="clear" w:color="auto" w:fill="EEECE1" w:themeFill="background2"/>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750" w:author="Brian Cullinan" w:date="2013-04-10T13:33: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Change w:id="1751" w:author="Brian Cullinan" w:date="2013-04-10T16:53:00Z">
              <w:tcPr>
                <w:tcW w:w="1710" w:type="dxa"/>
                <w:vMerge/>
                <w:tcBorders>
                  <w:top w:val="none" w:sz="0" w:space="0" w:color="auto"/>
                  <w:bottom w:val="none" w:sz="0" w:space="0" w:color="auto"/>
                </w:tcBorders>
                <w:shd w:val="clear" w:color="auto" w:fill="EEECE1" w:themeFill="background2"/>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752" w:author="Brian Cullinan" w:date="2013-04-10T13:33: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Change w:id="1753" w:author="Brian Cullinan" w:date="2013-04-10T16:53:00Z">
              <w:tcPr>
                <w:tcW w:w="1710" w:type="dxa"/>
                <w:tcBorders>
                  <w:top w:val="none" w:sz="0" w:space="0" w:color="auto"/>
                  <w:bottom w:val="none" w:sz="0" w:space="0" w:color="auto"/>
                </w:tcBorders>
                <w:shd w:val="clear" w:color="auto" w:fill="EEECE1" w:themeFill="background2"/>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754" w:author="Brian Cullinan" w:date="2013-04-10T13:33:00Z"/>
                <w:rFonts w:cstheme="minorHAnsi"/>
                <w:sz w:val="24"/>
                <w:szCs w:val="24"/>
              </w:rPr>
            </w:pPr>
            <w:ins w:id="1755" w:author="Brian Cullinan" w:date="2013-04-10T13:33:00Z">
              <w:r>
                <w:rPr>
                  <w:rFonts w:cstheme="minorHAnsi"/>
                  <w:sz w:val="24"/>
                  <w:szCs w:val="24"/>
                </w:rPr>
                <w:t>False</w:t>
              </w:r>
            </w:ins>
          </w:p>
        </w:tc>
        <w:tc>
          <w:tcPr>
            <w:tcW w:w="2966" w:type="dxa"/>
            <w:tcBorders>
              <w:top w:val="none" w:sz="0" w:space="0" w:color="auto"/>
              <w:bottom w:val="none" w:sz="0" w:space="0" w:color="auto"/>
              <w:right w:val="none" w:sz="0" w:space="0" w:color="auto"/>
            </w:tcBorders>
            <w:shd w:val="clear" w:color="auto" w:fill="FFFFFF" w:themeFill="background1"/>
            <w:vAlign w:val="center"/>
            <w:tcPrChange w:id="1756" w:author="Brian Cullinan" w:date="2013-04-10T16:53:00Z">
              <w:tcPr>
                <w:tcW w:w="3249" w:type="dxa"/>
                <w:tcBorders>
                  <w:top w:val="none" w:sz="0" w:space="0" w:color="auto"/>
                  <w:bottom w:val="none" w:sz="0" w:space="0" w:color="auto"/>
                  <w:right w:val="none" w:sz="0" w:space="0" w:color="auto"/>
                </w:tcBorders>
                <w:shd w:val="clear" w:color="auto" w:fill="FFFFFF" w:themeFill="background1"/>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757" w:author="Brian Cullinan" w:date="2013-04-10T13:33:00Z"/>
                <w:rFonts w:cstheme="minorHAnsi"/>
                <w:sz w:val="24"/>
                <w:szCs w:val="24"/>
              </w:rPr>
            </w:pPr>
            <w:ins w:id="1758" w:author="Brian Cullinan" w:date="2013-04-10T13:33:00Z">
              <w:r>
                <w:rPr>
                  <w:rFonts w:cstheme="minorHAnsi"/>
                  <w:sz w:val="24"/>
                  <w:szCs w:val="24"/>
                </w:rPr>
                <w:t>+</w:t>
              </w:r>
            </w:ins>
            <w:ins w:id="1759" w:author="Brian Cullinan" w:date="2013-04-10T13:34:00Z">
              <w:r>
                <w:rPr>
                  <w:rFonts w:cstheme="minorHAnsi"/>
                  <w:sz w:val="24"/>
                  <w:szCs w:val="24"/>
                </w:rPr>
                <w:t>6</w:t>
              </w:r>
            </w:ins>
            <w:ins w:id="1760" w:author="Brian Cullinan" w:date="2013-04-10T13:33:00Z">
              <w:r>
                <w:rPr>
                  <w:rFonts w:cstheme="minorHAnsi"/>
                  <w:sz w:val="24"/>
                  <w:szCs w:val="24"/>
                </w:rPr>
                <w:t>000</w:t>
              </w:r>
            </w:ins>
          </w:p>
        </w:tc>
      </w:tr>
      <w:tr w:rsidR="00486EE2" w:rsidTr="002D1E93">
        <w:trPr>
          <w:jc w:val="center"/>
          <w:ins w:id="1761" w:author="Brian Cullinan" w:date="2013-04-10T13:33:00Z"/>
          <w:trPrChange w:id="1762" w:author="Brian Cullinan" w:date="2013-04-10T16:53: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vAlign w:val="center"/>
            <w:tcPrChange w:id="1763" w:author="Brian Cullinan" w:date="2013-04-10T16:53:00Z">
              <w:tcPr>
                <w:tcW w:w="738" w:type="dxa"/>
                <w:vMerge/>
                <w:vAlign w:val="center"/>
              </w:tcPr>
            </w:tcPrChange>
          </w:tcPr>
          <w:p w:rsidR="00486EE2" w:rsidRPr="00CF7BDC" w:rsidRDefault="00486EE2" w:rsidP="007034C8">
            <w:pPr>
              <w:rPr>
                <w:ins w:id="1764" w:author="Brian Cullinan" w:date="2013-04-10T13:33:00Z"/>
                <w:rFonts w:cstheme="minorHAnsi"/>
                <w:b w:val="0"/>
                <w:sz w:val="24"/>
                <w:szCs w:val="24"/>
              </w:rPr>
            </w:pPr>
          </w:p>
        </w:tc>
        <w:tc>
          <w:tcPr>
            <w:tcW w:w="1710" w:type="dxa"/>
            <w:vMerge w:val="restart"/>
            <w:shd w:val="clear" w:color="auto" w:fill="EEECE1" w:themeFill="background2"/>
            <w:vAlign w:val="center"/>
            <w:tcPrChange w:id="1765" w:author="Brian Cullinan" w:date="2013-04-10T16:53:00Z">
              <w:tcPr>
                <w:tcW w:w="1710" w:type="dxa"/>
                <w:vMerge w:val="restart"/>
                <w:shd w:val="clear" w:color="auto" w:fill="EEECE1" w:themeFill="background2"/>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766" w:author="Brian Cullinan" w:date="2013-04-10T13:33:00Z"/>
                <w:rFonts w:cstheme="minorHAnsi"/>
                <w:sz w:val="24"/>
                <w:szCs w:val="24"/>
              </w:rPr>
            </w:pPr>
            <w:ins w:id="1767" w:author="Brian Cullinan" w:date="2013-04-10T13:33:00Z">
              <w:r>
                <w:rPr>
                  <w:rFonts w:cstheme="minorHAnsi"/>
                  <w:sz w:val="24"/>
                  <w:szCs w:val="24"/>
                </w:rPr>
                <w:t>False</w:t>
              </w:r>
            </w:ins>
          </w:p>
        </w:tc>
        <w:tc>
          <w:tcPr>
            <w:tcW w:w="1710" w:type="dxa"/>
            <w:vMerge w:val="restart"/>
            <w:shd w:val="clear" w:color="auto" w:fill="FFFFFF" w:themeFill="background1"/>
            <w:vAlign w:val="center"/>
            <w:tcPrChange w:id="1768" w:author="Brian Cullinan" w:date="2013-04-10T16:53:00Z">
              <w:tcPr>
                <w:tcW w:w="1710" w:type="dxa"/>
                <w:vMerge w:val="restart"/>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769" w:author="Brian Cullinan" w:date="2013-04-10T13:33:00Z"/>
                <w:rFonts w:cstheme="minorHAnsi"/>
                <w:sz w:val="24"/>
                <w:szCs w:val="24"/>
              </w:rPr>
            </w:pPr>
            <w:ins w:id="1770" w:author="Brian Cullinan" w:date="2013-04-10T13:33:00Z">
              <w:r>
                <w:rPr>
                  <w:rFonts w:cstheme="minorHAnsi"/>
                  <w:sz w:val="24"/>
                  <w:szCs w:val="24"/>
                </w:rPr>
                <w:t>True</w:t>
              </w:r>
            </w:ins>
          </w:p>
        </w:tc>
        <w:tc>
          <w:tcPr>
            <w:tcW w:w="1710" w:type="dxa"/>
            <w:vMerge w:val="restart"/>
            <w:shd w:val="clear" w:color="auto" w:fill="FFFFFF" w:themeFill="background1"/>
            <w:vAlign w:val="center"/>
            <w:tcPrChange w:id="1771" w:author="Brian Cullinan" w:date="2013-04-10T16:53:00Z">
              <w:tcPr>
                <w:tcW w:w="1710" w:type="dxa"/>
                <w:vMerge w:val="restart"/>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772" w:author="Brian Cullinan" w:date="2013-04-10T13:33:00Z"/>
                <w:rFonts w:cstheme="minorHAnsi"/>
                <w:sz w:val="24"/>
                <w:szCs w:val="24"/>
              </w:rPr>
            </w:pPr>
            <w:ins w:id="1773" w:author="Brian Cullinan" w:date="2013-04-10T13:33:00Z">
              <w:r>
                <w:rPr>
                  <w:rFonts w:cstheme="minorHAnsi"/>
                  <w:sz w:val="24"/>
                  <w:szCs w:val="24"/>
                </w:rPr>
                <w:t>True</w:t>
              </w:r>
            </w:ins>
          </w:p>
        </w:tc>
        <w:tc>
          <w:tcPr>
            <w:tcW w:w="1710" w:type="dxa"/>
            <w:shd w:val="clear" w:color="auto" w:fill="FFFFFF" w:themeFill="background1"/>
            <w:vAlign w:val="center"/>
            <w:tcPrChange w:id="1774" w:author="Brian Cullinan" w:date="2013-04-10T16:53:00Z">
              <w:tcPr>
                <w:tcW w:w="1710" w:type="dxa"/>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775" w:author="Brian Cullinan" w:date="2013-04-10T13:33:00Z"/>
                <w:rFonts w:cstheme="minorHAnsi"/>
                <w:sz w:val="24"/>
                <w:szCs w:val="24"/>
              </w:rPr>
            </w:pPr>
            <w:ins w:id="1776" w:author="Brian Cullinan" w:date="2013-04-10T13:33:00Z">
              <w:r>
                <w:rPr>
                  <w:rFonts w:cstheme="minorHAnsi"/>
                  <w:sz w:val="24"/>
                  <w:szCs w:val="24"/>
                </w:rPr>
                <w:t>True</w:t>
              </w:r>
            </w:ins>
          </w:p>
        </w:tc>
        <w:tc>
          <w:tcPr>
            <w:tcW w:w="2966" w:type="dxa"/>
            <w:shd w:val="clear" w:color="auto" w:fill="FFFFFF" w:themeFill="background1"/>
            <w:vAlign w:val="center"/>
            <w:tcPrChange w:id="1777" w:author="Brian Cullinan" w:date="2013-04-10T16:53:00Z">
              <w:tcPr>
                <w:tcW w:w="3249" w:type="dxa"/>
                <w:shd w:val="clear" w:color="auto" w:fill="FFFFFF" w:themeFill="background1"/>
                <w:vAlign w:val="center"/>
              </w:tcPr>
            </w:tcPrChange>
          </w:tcPr>
          <w:p w:rsidR="00486EE2" w:rsidRDefault="00486EE2">
            <w:pPr>
              <w:cnfStyle w:val="000000000000" w:firstRow="0" w:lastRow="0" w:firstColumn="0" w:lastColumn="0" w:oddVBand="0" w:evenVBand="0" w:oddHBand="0" w:evenHBand="0" w:firstRowFirstColumn="0" w:firstRowLastColumn="0" w:lastRowFirstColumn="0" w:lastRowLastColumn="0"/>
              <w:rPr>
                <w:ins w:id="1778" w:author="Brian Cullinan" w:date="2013-04-10T13:33:00Z"/>
                <w:rFonts w:cstheme="minorHAnsi"/>
                <w:sz w:val="24"/>
                <w:szCs w:val="24"/>
              </w:rPr>
              <w:pPrChange w:id="1779" w:author="Brian Cullinan" w:date="2013-04-10T13:34: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780" w:author="Brian Cullinan" w:date="2013-04-10T13:33:00Z">
              <w:r>
                <w:rPr>
                  <w:rFonts w:cstheme="minorHAnsi"/>
                  <w:sz w:val="24"/>
                  <w:szCs w:val="24"/>
                </w:rPr>
                <w:t>+</w:t>
              </w:r>
            </w:ins>
            <w:ins w:id="1781" w:author="Brian Cullinan" w:date="2013-04-10T13:34:00Z">
              <w:r>
                <w:rPr>
                  <w:rFonts w:cstheme="minorHAnsi"/>
                  <w:sz w:val="24"/>
                  <w:szCs w:val="24"/>
                </w:rPr>
                <w:t>7</w:t>
              </w:r>
            </w:ins>
            <w:ins w:id="1782" w:author="Brian Cullinan" w:date="2013-04-10T13:33:00Z">
              <w:r>
                <w:rPr>
                  <w:rFonts w:cstheme="minorHAnsi"/>
                  <w:sz w:val="24"/>
                  <w:szCs w:val="24"/>
                </w:rPr>
                <w:t xml:space="preserve">000 + </w:t>
              </w:r>
            </w:ins>
            <w:ins w:id="1783" w:author="Brian Cullinan" w:date="2013-04-10T13:34:00Z">
              <w:r>
                <w:rPr>
                  <w:rFonts w:cstheme="minorHAnsi"/>
                  <w:sz w:val="24"/>
                  <w:szCs w:val="24"/>
                </w:rPr>
                <w:t>80</w:t>
              </w:r>
            </w:ins>
            <w:ins w:id="1784" w:author="Brian Cullinan" w:date="2013-04-10T13:33:00Z">
              <w:r>
                <w:rPr>
                  <w:rFonts w:cstheme="minorHAnsi"/>
                  <w:sz w:val="24"/>
                  <w:szCs w:val="24"/>
                </w:rPr>
                <w:t xml:space="preserve">00 + </w:t>
              </w:r>
            </w:ins>
            <w:ins w:id="1785" w:author="Brian Cullinan" w:date="2013-04-10T13:34:00Z">
              <w:r>
                <w:rPr>
                  <w:rFonts w:cstheme="minorHAnsi"/>
                  <w:sz w:val="24"/>
                  <w:szCs w:val="24"/>
                </w:rPr>
                <w:t>9</w:t>
              </w:r>
            </w:ins>
            <w:ins w:id="1786" w:author="Brian Cullinan" w:date="2013-04-10T13:33:00Z">
              <w:r>
                <w:rPr>
                  <w:rFonts w:cstheme="minorHAnsi"/>
                  <w:sz w:val="24"/>
                  <w:szCs w:val="24"/>
                </w:rPr>
                <w:t>000</w:t>
              </w:r>
            </w:ins>
          </w:p>
        </w:tc>
      </w:tr>
      <w:tr w:rsidR="00486EE2" w:rsidTr="002D1E93">
        <w:trPr>
          <w:cnfStyle w:val="000000100000" w:firstRow="0" w:lastRow="0" w:firstColumn="0" w:lastColumn="0" w:oddVBand="0" w:evenVBand="0" w:oddHBand="1" w:evenHBand="0" w:firstRowFirstColumn="0" w:firstRowLastColumn="0" w:lastRowFirstColumn="0" w:lastRowLastColumn="0"/>
          <w:jc w:val="center"/>
          <w:ins w:id="1787" w:author="Brian Cullinan" w:date="2013-04-10T13:33:00Z"/>
          <w:trPrChange w:id="1788" w:author="Brian Cullinan" w:date="2013-04-10T16:53: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Change w:id="1789" w:author="Brian Cullinan" w:date="2013-04-10T16:53:00Z">
              <w:tcPr>
                <w:tcW w:w="738" w:type="dxa"/>
                <w:vMerge/>
                <w:tcBorders>
                  <w:top w:val="none" w:sz="0" w:space="0" w:color="auto"/>
                  <w:left w:val="none" w:sz="0" w:space="0" w:color="auto"/>
                  <w:bottom w:val="none" w:sz="0" w:space="0" w:color="auto"/>
                </w:tcBorders>
                <w:vAlign w:val="center"/>
              </w:tcPr>
            </w:tcPrChange>
          </w:tcPr>
          <w:p w:rsidR="00486EE2" w:rsidRPr="00CF7BDC" w:rsidRDefault="00486EE2" w:rsidP="007034C8">
            <w:pPr>
              <w:cnfStyle w:val="001000100000" w:firstRow="0" w:lastRow="0" w:firstColumn="1" w:lastColumn="0" w:oddVBand="0" w:evenVBand="0" w:oddHBand="1" w:evenHBand="0" w:firstRowFirstColumn="0" w:firstRowLastColumn="0" w:lastRowFirstColumn="0" w:lastRowLastColumn="0"/>
              <w:rPr>
                <w:ins w:id="1790" w:author="Brian Cullinan" w:date="2013-04-10T13:33:00Z"/>
                <w:rFonts w:cstheme="minorHAnsi"/>
                <w:b w:val="0"/>
                <w:sz w:val="24"/>
                <w:szCs w:val="24"/>
              </w:rPr>
            </w:pPr>
          </w:p>
        </w:tc>
        <w:tc>
          <w:tcPr>
            <w:tcW w:w="1710" w:type="dxa"/>
            <w:vMerge/>
            <w:tcBorders>
              <w:top w:val="none" w:sz="0" w:space="0" w:color="auto"/>
              <w:bottom w:val="none" w:sz="0" w:space="0" w:color="auto"/>
            </w:tcBorders>
            <w:shd w:val="clear" w:color="auto" w:fill="EEECE1" w:themeFill="background2"/>
            <w:vAlign w:val="center"/>
            <w:tcPrChange w:id="1791" w:author="Brian Cullinan" w:date="2013-04-10T16:53:00Z">
              <w:tcPr>
                <w:tcW w:w="1710" w:type="dxa"/>
                <w:vMerge/>
                <w:tcBorders>
                  <w:top w:val="none" w:sz="0" w:space="0" w:color="auto"/>
                  <w:bottom w:val="none" w:sz="0" w:space="0" w:color="auto"/>
                </w:tcBorders>
                <w:shd w:val="clear" w:color="auto" w:fill="EEECE1" w:themeFill="background2"/>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792" w:author="Brian Cullinan" w:date="2013-04-10T13:33: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Change w:id="1793" w:author="Brian Cullinan" w:date="2013-04-10T16:53:00Z">
              <w:tcPr>
                <w:tcW w:w="1710" w:type="dxa"/>
                <w:vMerge/>
                <w:tcBorders>
                  <w:top w:val="none" w:sz="0" w:space="0" w:color="auto"/>
                  <w:bottom w:val="none" w:sz="0" w:space="0" w:color="auto"/>
                </w:tcBorders>
                <w:shd w:val="clear" w:color="auto" w:fill="FFFFFF" w:themeFill="background1"/>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794" w:author="Brian Cullinan" w:date="2013-04-10T13:33: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Change w:id="1795" w:author="Brian Cullinan" w:date="2013-04-10T16:53:00Z">
              <w:tcPr>
                <w:tcW w:w="1710" w:type="dxa"/>
                <w:vMerge/>
                <w:tcBorders>
                  <w:top w:val="none" w:sz="0" w:space="0" w:color="auto"/>
                  <w:bottom w:val="none" w:sz="0" w:space="0" w:color="auto"/>
                </w:tcBorders>
                <w:shd w:val="clear" w:color="auto" w:fill="FFFFFF" w:themeFill="background1"/>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796" w:author="Brian Cullinan" w:date="2013-04-10T13:33: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Change w:id="1797" w:author="Brian Cullinan" w:date="2013-04-10T16:53:00Z">
              <w:tcPr>
                <w:tcW w:w="1710" w:type="dxa"/>
                <w:tcBorders>
                  <w:top w:val="none" w:sz="0" w:space="0" w:color="auto"/>
                  <w:bottom w:val="none" w:sz="0" w:space="0" w:color="auto"/>
                </w:tcBorders>
                <w:shd w:val="clear" w:color="auto" w:fill="EEECE1" w:themeFill="background2"/>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798" w:author="Brian Cullinan" w:date="2013-04-10T13:33:00Z"/>
                <w:rFonts w:cstheme="minorHAnsi"/>
                <w:sz w:val="24"/>
                <w:szCs w:val="24"/>
              </w:rPr>
            </w:pPr>
            <w:ins w:id="1799" w:author="Brian Cullinan" w:date="2013-04-10T13:33:00Z">
              <w:r>
                <w:rPr>
                  <w:rFonts w:cstheme="minorHAnsi"/>
                  <w:sz w:val="24"/>
                  <w:szCs w:val="24"/>
                </w:rPr>
                <w:t>False</w:t>
              </w:r>
            </w:ins>
          </w:p>
        </w:tc>
        <w:tc>
          <w:tcPr>
            <w:tcW w:w="2966" w:type="dxa"/>
            <w:tcBorders>
              <w:top w:val="none" w:sz="0" w:space="0" w:color="auto"/>
              <w:bottom w:val="none" w:sz="0" w:space="0" w:color="auto"/>
              <w:right w:val="none" w:sz="0" w:space="0" w:color="auto"/>
            </w:tcBorders>
            <w:shd w:val="clear" w:color="auto" w:fill="FFFFFF" w:themeFill="background1"/>
            <w:vAlign w:val="center"/>
            <w:tcPrChange w:id="1800" w:author="Brian Cullinan" w:date="2013-04-10T16:53:00Z">
              <w:tcPr>
                <w:tcW w:w="3249" w:type="dxa"/>
                <w:tcBorders>
                  <w:top w:val="none" w:sz="0" w:space="0" w:color="auto"/>
                  <w:bottom w:val="none" w:sz="0" w:space="0" w:color="auto"/>
                  <w:right w:val="none" w:sz="0" w:space="0" w:color="auto"/>
                </w:tcBorders>
                <w:shd w:val="clear" w:color="auto" w:fill="FFFFFF" w:themeFill="background1"/>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801" w:author="Brian Cullinan" w:date="2013-04-10T13:33:00Z"/>
                <w:rFonts w:cstheme="minorHAnsi"/>
                <w:sz w:val="24"/>
                <w:szCs w:val="24"/>
              </w:rPr>
            </w:pPr>
            <w:ins w:id="1802" w:author="Brian Cullinan" w:date="2013-04-10T13:33:00Z">
              <w:r>
                <w:rPr>
                  <w:rFonts w:cstheme="minorHAnsi"/>
                  <w:sz w:val="24"/>
                  <w:szCs w:val="24"/>
                </w:rPr>
                <w:t>+</w:t>
              </w:r>
            </w:ins>
            <w:ins w:id="1803" w:author="Brian Cullinan" w:date="2013-04-10T13:34:00Z">
              <w:r>
                <w:rPr>
                  <w:rFonts w:cstheme="minorHAnsi"/>
                  <w:sz w:val="24"/>
                  <w:szCs w:val="24"/>
                </w:rPr>
                <w:t>7</w:t>
              </w:r>
            </w:ins>
            <w:ins w:id="1804" w:author="Brian Cullinan" w:date="2013-04-10T13:33:00Z">
              <w:r>
                <w:rPr>
                  <w:rFonts w:cstheme="minorHAnsi"/>
                  <w:sz w:val="24"/>
                  <w:szCs w:val="24"/>
                </w:rPr>
                <w:t xml:space="preserve">000 + </w:t>
              </w:r>
            </w:ins>
            <w:ins w:id="1805" w:author="Brian Cullinan" w:date="2013-04-10T13:34:00Z">
              <w:r>
                <w:rPr>
                  <w:rFonts w:cstheme="minorHAnsi"/>
                  <w:sz w:val="24"/>
                  <w:szCs w:val="24"/>
                </w:rPr>
                <w:t>8</w:t>
              </w:r>
            </w:ins>
            <w:ins w:id="1806" w:author="Brian Cullinan" w:date="2013-04-10T13:33:00Z">
              <w:r>
                <w:rPr>
                  <w:rFonts w:cstheme="minorHAnsi"/>
                  <w:sz w:val="24"/>
                  <w:szCs w:val="24"/>
                </w:rPr>
                <w:t>000</w:t>
              </w:r>
            </w:ins>
          </w:p>
        </w:tc>
      </w:tr>
      <w:tr w:rsidR="00486EE2" w:rsidTr="002D1E93">
        <w:trPr>
          <w:jc w:val="center"/>
          <w:ins w:id="1807" w:author="Brian Cullinan" w:date="2013-04-10T13:33:00Z"/>
          <w:trPrChange w:id="1808" w:author="Brian Cullinan" w:date="2013-04-10T16:53: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vAlign w:val="center"/>
            <w:tcPrChange w:id="1809" w:author="Brian Cullinan" w:date="2013-04-10T16:53:00Z">
              <w:tcPr>
                <w:tcW w:w="738" w:type="dxa"/>
                <w:vMerge/>
                <w:vAlign w:val="center"/>
              </w:tcPr>
            </w:tcPrChange>
          </w:tcPr>
          <w:p w:rsidR="00486EE2" w:rsidRPr="00CF7BDC" w:rsidRDefault="00486EE2" w:rsidP="007034C8">
            <w:pPr>
              <w:rPr>
                <w:ins w:id="1810" w:author="Brian Cullinan" w:date="2013-04-10T13:33:00Z"/>
                <w:rFonts w:cstheme="minorHAnsi"/>
                <w:b w:val="0"/>
                <w:sz w:val="24"/>
                <w:szCs w:val="24"/>
              </w:rPr>
            </w:pPr>
          </w:p>
        </w:tc>
        <w:tc>
          <w:tcPr>
            <w:tcW w:w="1710" w:type="dxa"/>
            <w:vMerge/>
            <w:shd w:val="clear" w:color="auto" w:fill="EEECE1" w:themeFill="background2"/>
            <w:vAlign w:val="center"/>
            <w:tcPrChange w:id="1811" w:author="Brian Cullinan" w:date="2013-04-10T16:53:00Z">
              <w:tcPr>
                <w:tcW w:w="1710" w:type="dxa"/>
                <w:vMerge/>
                <w:shd w:val="clear" w:color="auto" w:fill="EEECE1" w:themeFill="background2"/>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812" w:author="Brian Cullinan" w:date="2013-04-10T13:33:00Z"/>
                <w:rFonts w:cstheme="minorHAnsi"/>
                <w:sz w:val="24"/>
                <w:szCs w:val="24"/>
              </w:rPr>
            </w:pPr>
          </w:p>
        </w:tc>
        <w:tc>
          <w:tcPr>
            <w:tcW w:w="1710" w:type="dxa"/>
            <w:vMerge/>
            <w:shd w:val="clear" w:color="auto" w:fill="FFFFFF" w:themeFill="background1"/>
            <w:vAlign w:val="center"/>
            <w:tcPrChange w:id="1813" w:author="Brian Cullinan" w:date="2013-04-10T16:53:00Z">
              <w:tcPr>
                <w:tcW w:w="1710" w:type="dxa"/>
                <w:vMerge/>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814" w:author="Brian Cullinan" w:date="2013-04-10T13:33:00Z"/>
                <w:rFonts w:cstheme="minorHAnsi"/>
                <w:sz w:val="24"/>
                <w:szCs w:val="24"/>
              </w:rPr>
            </w:pPr>
          </w:p>
        </w:tc>
        <w:tc>
          <w:tcPr>
            <w:tcW w:w="1710" w:type="dxa"/>
            <w:vMerge w:val="restart"/>
            <w:shd w:val="clear" w:color="auto" w:fill="EEECE1" w:themeFill="background2"/>
            <w:vAlign w:val="center"/>
            <w:tcPrChange w:id="1815" w:author="Brian Cullinan" w:date="2013-04-10T16:53:00Z">
              <w:tcPr>
                <w:tcW w:w="1710" w:type="dxa"/>
                <w:vMerge w:val="restart"/>
                <w:shd w:val="clear" w:color="auto" w:fill="EEECE1" w:themeFill="background2"/>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816" w:author="Brian Cullinan" w:date="2013-04-10T13:33:00Z"/>
                <w:rFonts w:cstheme="minorHAnsi"/>
                <w:sz w:val="24"/>
                <w:szCs w:val="24"/>
              </w:rPr>
            </w:pPr>
            <w:ins w:id="1817" w:author="Brian Cullinan" w:date="2013-04-10T13:33:00Z">
              <w:r>
                <w:rPr>
                  <w:rFonts w:cstheme="minorHAnsi"/>
                  <w:sz w:val="24"/>
                  <w:szCs w:val="24"/>
                </w:rPr>
                <w:t>False</w:t>
              </w:r>
            </w:ins>
          </w:p>
        </w:tc>
        <w:tc>
          <w:tcPr>
            <w:tcW w:w="1710" w:type="dxa"/>
            <w:shd w:val="clear" w:color="auto" w:fill="FFFFFF" w:themeFill="background1"/>
            <w:vAlign w:val="center"/>
            <w:tcPrChange w:id="1818" w:author="Brian Cullinan" w:date="2013-04-10T16:53:00Z">
              <w:tcPr>
                <w:tcW w:w="1710" w:type="dxa"/>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819" w:author="Brian Cullinan" w:date="2013-04-10T13:33:00Z"/>
                <w:rFonts w:cstheme="minorHAnsi"/>
                <w:sz w:val="24"/>
                <w:szCs w:val="24"/>
              </w:rPr>
            </w:pPr>
            <w:ins w:id="1820" w:author="Brian Cullinan" w:date="2013-04-10T13:33:00Z">
              <w:r>
                <w:rPr>
                  <w:rFonts w:cstheme="minorHAnsi"/>
                  <w:sz w:val="24"/>
                  <w:szCs w:val="24"/>
                </w:rPr>
                <w:t>True</w:t>
              </w:r>
            </w:ins>
          </w:p>
        </w:tc>
        <w:tc>
          <w:tcPr>
            <w:tcW w:w="2966" w:type="dxa"/>
            <w:shd w:val="clear" w:color="auto" w:fill="FFFFFF" w:themeFill="background1"/>
            <w:vAlign w:val="center"/>
            <w:tcPrChange w:id="1821" w:author="Brian Cullinan" w:date="2013-04-10T16:53:00Z">
              <w:tcPr>
                <w:tcW w:w="3249" w:type="dxa"/>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822" w:author="Brian Cullinan" w:date="2013-04-10T13:33:00Z"/>
                <w:rFonts w:cstheme="minorHAnsi"/>
                <w:sz w:val="24"/>
                <w:szCs w:val="24"/>
              </w:rPr>
            </w:pPr>
            <w:ins w:id="1823" w:author="Brian Cullinan" w:date="2013-04-10T13:33:00Z">
              <w:r>
                <w:rPr>
                  <w:rFonts w:cstheme="minorHAnsi"/>
                  <w:sz w:val="24"/>
                  <w:szCs w:val="24"/>
                </w:rPr>
                <w:t>+</w:t>
              </w:r>
            </w:ins>
            <w:ins w:id="1824" w:author="Brian Cullinan" w:date="2013-04-10T13:34:00Z">
              <w:r>
                <w:rPr>
                  <w:rFonts w:cstheme="minorHAnsi"/>
                  <w:sz w:val="24"/>
                  <w:szCs w:val="24"/>
                </w:rPr>
                <w:t>7</w:t>
              </w:r>
            </w:ins>
            <w:ins w:id="1825" w:author="Brian Cullinan" w:date="2013-04-10T13:33:00Z">
              <w:r>
                <w:rPr>
                  <w:rFonts w:cstheme="minorHAnsi"/>
                  <w:sz w:val="24"/>
                  <w:szCs w:val="24"/>
                </w:rPr>
                <w:t xml:space="preserve">000 + </w:t>
              </w:r>
            </w:ins>
            <w:ins w:id="1826" w:author="Brian Cullinan" w:date="2013-04-10T13:34:00Z">
              <w:r>
                <w:rPr>
                  <w:rFonts w:cstheme="minorHAnsi"/>
                  <w:sz w:val="24"/>
                  <w:szCs w:val="24"/>
                </w:rPr>
                <w:t>9</w:t>
              </w:r>
            </w:ins>
            <w:ins w:id="1827" w:author="Brian Cullinan" w:date="2013-04-10T13:33:00Z">
              <w:r>
                <w:rPr>
                  <w:rFonts w:cstheme="minorHAnsi"/>
                  <w:sz w:val="24"/>
                  <w:szCs w:val="24"/>
                </w:rPr>
                <w:t>000</w:t>
              </w:r>
            </w:ins>
          </w:p>
        </w:tc>
      </w:tr>
      <w:tr w:rsidR="00486EE2" w:rsidTr="002D1E93">
        <w:trPr>
          <w:cnfStyle w:val="000000100000" w:firstRow="0" w:lastRow="0" w:firstColumn="0" w:lastColumn="0" w:oddVBand="0" w:evenVBand="0" w:oddHBand="1" w:evenHBand="0" w:firstRowFirstColumn="0" w:firstRowLastColumn="0" w:lastRowFirstColumn="0" w:lastRowLastColumn="0"/>
          <w:jc w:val="center"/>
          <w:ins w:id="1828" w:author="Brian Cullinan" w:date="2013-04-10T13:33:00Z"/>
          <w:trPrChange w:id="1829" w:author="Brian Cullinan" w:date="2013-04-10T16:53: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Change w:id="1830" w:author="Brian Cullinan" w:date="2013-04-10T16:53:00Z">
              <w:tcPr>
                <w:tcW w:w="738" w:type="dxa"/>
                <w:vMerge/>
                <w:tcBorders>
                  <w:top w:val="none" w:sz="0" w:space="0" w:color="auto"/>
                  <w:left w:val="none" w:sz="0" w:space="0" w:color="auto"/>
                  <w:bottom w:val="none" w:sz="0" w:space="0" w:color="auto"/>
                </w:tcBorders>
                <w:vAlign w:val="center"/>
              </w:tcPr>
            </w:tcPrChange>
          </w:tcPr>
          <w:p w:rsidR="00486EE2" w:rsidRPr="00CF7BDC" w:rsidRDefault="00486EE2" w:rsidP="007034C8">
            <w:pPr>
              <w:cnfStyle w:val="001000100000" w:firstRow="0" w:lastRow="0" w:firstColumn="1" w:lastColumn="0" w:oddVBand="0" w:evenVBand="0" w:oddHBand="1" w:evenHBand="0" w:firstRowFirstColumn="0" w:firstRowLastColumn="0" w:lastRowFirstColumn="0" w:lastRowLastColumn="0"/>
              <w:rPr>
                <w:ins w:id="1831" w:author="Brian Cullinan" w:date="2013-04-10T13:33:00Z"/>
                <w:rFonts w:cstheme="minorHAnsi"/>
                <w:b w:val="0"/>
                <w:sz w:val="24"/>
                <w:szCs w:val="24"/>
              </w:rPr>
            </w:pPr>
          </w:p>
        </w:tc>
        <w:tc>
          <w:tcPr>
            <w:tcW w:w="1710" w:type="dxa"/>
            <w:vMerge/>
            <w:tcBorders>
              <w:top w:val="none" w:sz="0" w:space="0" w:color="auto"/>
              <w:bottom w:val="none" w:sz="0" w:space="0" w:color="auto"/>
            </w:tcBorders>
            <w:shd w:val="clear" w:color="auto" w:fill="EEECE1" w:themeFill="background2"/>
            <w:vAlign w:val="center"/>
            <w:tcPrChange w:id="1832" w:author="Brian Cullinan" w:date="2013-04-10T16:53:00Z">
              <w:tcPr>
                <w:tcW w:w="1710" w:type="dxa"/>
                <w:vMerge/>
                <w:tcBorders>
                  <w:top w:val="none" w:sz="0" w:space="0" w:color="auto"/>
                  <w:bottom w:val="none" w:sz="0" w:space="0" w:color="auto"/>
                </w:tcBorders>
                <w:shd w:val="clear" w:color="auto" w:fill="EEECE1" w:themeFill="background2"/>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833" w:author="Brian Cullinan" w:date="2013-04-10T13:33: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Change w:id="1834" w:author="Brian Cullinan" w:date="2013-04-10T16:53:00Z">
              <w:tcPr>
                <w:tcW w:w="1710" w:type="dxa"/>
                <w:vMerge/>
                <w:tcBorders>
                  <w:top w:val="none" w:sz="0" w:space="0" w:color="auto"/>
                  <w:bottom w:val="none" w:sz="0" w:space="0" w:color="auto"/>
                </w:tcBorders>
                <w:shd w:val="clear" w:color="auto" w:fill="FFFFFF" w:themeFill="background1"/>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835" w:author="Brian Cullinan" w:date="2013-04-10T13:33: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Change w:id="1836" w:author="Brian Cullinan" w:date="2013-04-10T16:53:00Z">
              <w:tcPr>
                <w:tcW w:w="1710" w:type="dxa"/>
                <w:vMerge/>
                <w:tcBorders>
                  <w:top w:val="none" w:sz="0" w:space="0" w:color="auto"/>
                  <w:bottom w:val="none" w:sz="0" w:space="0" w:color="auto"/>
                </w:tcBorders>
                <w:shd w:val="clear" w:color="auto" w:fill="EEECE1" w:themeFill="background2"/>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837" w:author="Brian Cullinan" w:date="2013-04-10T13:33: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Change w:id="1838" w:author="Brian Cullinan" w:date="2013-04-10T16:53:00Z">
              <w:tcPr>
                <w:tcW w:w="1710" w:type="dxa"/>
                <w:tcBorders>
                  <w:top w:val="none" w:sz="0" w:space="0" w:color="auto"/>
                  <w:bottom w:val="none" w:sz="0" w:space="0" w:color="auto"/>
                </w:tcBorders>
                <w:shd w:val="clear" w:color="auto" w:fill="EEECE1" w:themeFill="background2"/>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839" w:author="Brian Cullinan" w:date="2013-04-10T13:33:00Z"/>
                <w:rFonts w:cstheme="minorHAnsi"/>
                <w:sz w:val="24"/>
                <w:szCs w:val="24"/>
              </w:rPr>
            </w:pPr>
            <w:ins w:id="1840" w:author="Brian Cullinan" w:date="2013-04-10T13:33:00Z">
              <w:r>
                <w:rPr>
                  <w:rFonts w:cstheme="minorHAnsi"/>
                  <w:sz w:val="24"/>
                  <w:szCs w:val="24"/>
                </w:rPr>
                <w:t>False</w:t>
              </w:r>
            </w:ins>
          </w:p>
        </w:tc>
        <w:tc>
          <w:tcPr>
            <w:tcW w:w="2966" w:type="dxa"/>
            <w:tcBorders>
              <w:top w:val="none" w:sz="0" w:space="0" w:color="auto"/>
              <w:bottom w:val="none" w:sz="0" w:space="0" w:color="auto"/>
              <w:right w:val="none" w:sz="0" w:space="0" w:color="auto"/>
            </w:tcBorders>
            <w:shd w:val="clear" w:color="auto" w:fill="FFFFFF" w:themeFill="background1"/>
            <w:vAlign w:val="center"/>
            <w:tcPrChange w:id="1841" w:author="Brian Cullinan" w:date="2013-04-10T16:53:00Z">
              <w:tcPr>
                <w:tcW w:w="3249" w:type="dxa"/>
                <w:tcBorders>
                  <w:top w:val="none" w:sz="0" w:space="0" w:color="auto"/>
                  <w:bottom w:val="none" w:sz="0" w:space="0" w:color="auto"/>
                  <w:right w:val="none" w:sz="0" w:space="0" w:color="auto"/>
                </w:tcBorders>
                <w:shd w:val="clear" w:color="auto" w:fill="FFFFFF" w:themeFill="background1"/>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842" w:author="Brian Cullinan" w:date="2013-04-10T13:33:00Z"/>
                <w:rFonts w:cstheme="minorHAnsi"/>
                <w:sz w:val="24"/>
                <w:szCs w:val="24"/>
              </w:rPr>
            </w:pPr>
            <w:ins w:id="1843" w:author="Brian Cullinan" w:date="2013-04-10T13:33:00Z">
              <w:r>
                <w:rPr>
                  <w:rFonts w:cstheme="minorHAnsi"/>
                  <w:sz w:val="24"/>
                  <w:szCs w:val="24"/>
                </w:rPr>
                <w:t>+</w:t>
              </w:r>
            </w:ins>
            <w:ins w:id="1844" w:author="Brian Cullinan" w:date="2013-04-10T13:34:00Z">
              <w:r>
                <w:rPr>
                  <w:rFonts w:cstheme="minorHAnsi"/>
                  <w:sz w:val="24"/>
                  <w:szCs w:val="24"/>
                </w:rPr>
                <w:t>7</w:t>
              </w:r>
            </w:ins>
            <w:ins w:id="1845" w:author="Brian Cullinan" w:date="2013-04-10T13:33:00Z">
              <w:r>
                <w:rPr>
                  <w:rFonts w:cstheme="minorHAnsi"/>
                  <w:sz w:val="24"/>
                  <w:szCs w:val="24"/>
                </w:rPr>
                <w:t>000</w:t>
              </w:r>
            </w:ins>
          </w:p>
        </w:tc>
      </w:tr>
      <w:tr w:rsidR="00486EE2" w:rsidTr="002D1E93">
        <w:trPr>
          <w:jc w:val="center"/>
          <w:ins w:id="1846" w:author="Brian Cullinan" w:date="2013-04-10T13:33:00Z"/>
          <w:trPrChange w:id="1847" w:author="Brian Cullinan" w:date="2013-04-10T16:53: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vAlign w:val="center"/>
            <w:tcPrChange w:id="1848" w:author="Brian Cullinan" w:date="2013-04-10T16:53:00Z">
              <w:tcPr>
                <w:tcW w:w="738" w:type="dxa"/>
                <w:vMerge/>
                <w:vAlign w:val="center"/>
              </w:tcPr>
            </w:tcPrChange>
          </w:tcPr>
          <w:p w:rsidR="00486EE2" w:rsidRPr="00CF7BDC" w:rsidRDefault="00486EE2" w:rsidP="007034C8">
            <w:pPr>
              <w:rPr>
                <w:ins w:id="1849" w:author="Brian Cullinan" w:date="2013-04-10T13:33:00Z"/>
                <w:rFonts w:cstheme="minorHAnsi"/>
                <w:b w:val="0"/>
                <w:sz w:val="24"/>
                <w:szCs w:val="24"/>
              </w:rPr>
            </w:pPr>
          </w:p>
        </w:tc>
        <w:tc>
          <w:tcPr>
            <w:tcW w:w="1710" w:type="dxa"/>
            <w:vMerge/>
            <w:shd w:val="clear" w:color="auto" w:fill="EEECE1" w:themeFill="background2"/>
            <w:vAlign w:val="center"/>
            <w:tcPrChange w:id="1850" w:author="Brian Cullinan" w:date="2013-04-10T16:53:00Z">
              <w:tcPr>
                <w:tcW w:w="1710" w:type="dxa"/>
                <w:vMerge/>
                <w:shd w:val="clear" w:color="auto" w:fill="EEECE1" w:themeFill="background2"/>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851" w:author="Brian Cullinan" w:date="2013-04-10T13:33:00Z"/>
                <w:rFonts w:cstheme="minorHAnsi"/>
                <w:sz w:val="24"/>
                <w:szCs w:val="24"/>
              </w:rPr>
            </w:pPr>
          </w:p>
        </w:tc>
        <w:tc>
          <w:tcPr>
            <w:tcW w:w="1710" w:type="dxa"/>
            <w:vMerge w:val="restart"/>
            <w:shd w:val="clear" w:color="auto" w:fill="EEECE1" w:themeFill="background2"/>
            <w:vAlign w:val="center"/>
            <w:tcPrChange w:id="1852" w:author="Brian Cullinan" w:date="2013-04-10T16:53:00Z">
              <w:tcPr>
                <w:tcW w:w="1710" w:type="dxa"/>
                <w:vMerge w:val="restart"/>
                <w:shd w:val="clear" w:color="auto" w:fill="EEECE1" w:themeFill="background2"/>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853" w:author="Brian Cullinan" w:date="2013-04-10T13:33:00Z"/>
                <w:rFonts w:cstheme="minorHAnsi"/>
                <w:sz w:val="24"/>
                <w:szCs w:val="24"/>
              </w:rPr>
            </w:pPr>
            <w:ins w:id="1854" w:author="Brian Cullinan" w:date="2013-04-10T13:33:00Z">
              <w:r>
                <w:rPr>
                  <w:rFonts w:cstheme="minorHAnsi"/>
                  <w:sz w:val="24"/>
                  <w:szCs w:val="24"/>
                </w:rPr>
                <w:t>False</w:t>
              </w:r>
            </w:ins>
          </w:p>
        </w:tc>
        <w:tc>
          <w:tcPr>
            <w:tcW w:w="1710" w:type="dxa"/>
            <w:vMerge w:val="restart"/>
            <w:shd w:val="clear" w:color="auto" w:fill="FFFFFF" w:themeFill="background1"/>
            <w:vAlign w:val="center"/>
            <w:tcPrChange w:id="1855" w:author="Brian Cullinan" w:date="2013-04-10T16:53:00Z">
              <w:tcPr>
                <w:tcW w:w="1710" w:type="dxa"/>
                <w:vMerge w:val="restart"/>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856" w:author="Brian Cullinan" w:date="2013-04-10T13:33:00Z"/>
                <w:rFonts w:cstheme="minorHAnsi"/>
                <w:sz w:val="24"/>
                <w:szCs w:val="24"/>
              </w:rPr>
            </w:pPr>
            <w:ins w:id="1857" w:author="Brian Cullinan" w:date="2013-04-10T13:33:00Z">
              <w:r>
                <w:rPr>
                  <w:rFonts w:cstheme="minorHAnsi"/>
                  <w:sz w:val="24"/>
                  <w:szCs w:val="24"/>
                </w:rPr>
                <w:t>True</w:t>
              </w:r>
            </w:ins>
          </w:p>
        </w:tc>
        <w:tc>
          <w:tcPr>
            <w:tcW w:w="1710" w:type="dxa"/>
            <w:shd w:val="clear" w:color="auto" w:fill="FFFFFF" w:themeFill="background1"/>
            <w:vAlign w:val="center"/>
            <w:tcPrChange w:id="1858" w:author="Brian Cullinan" w:date="2013-04-10T16:53:00Z">
              <w:tcPr>
                <w:tcW w:w="1710" w:type="dxa"/>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859" w:author="Brian Cullinan" w:date="2013-04-10T13:33:00Z"/>
                <w:rFonts w:cstheme="minorHAnsi"/>
                <w:sz w:val="24"/>
                <w:szCs w:val="24"/>
              </w:rPr>
            </w:pPr>
            <w:ins w:id="1860" w:author="Brian Cullinan" w:date="2013-04-10T13:33:00Z">
              <w:r>
                <w:rPr>
                  <w:rFonts w:cstheme="minorHAnsi"/>
                  <w:sz w:val="24"/>
                  <w:szCs w:val="24"/>
                </w:rPr>
                <w:t>True</w:t>
              </w:r>
            </w:ins>
          </w:p>
        </w:tc>
        <w:tc>
          <w:tcPr>
            <w:tcW w:w="2966" w:type="dxa"/>
            <w:shd w:val="clear" w:color="auto" w:fill="FFFFFF" w:themeFill="background1"/>
            <w:vAlign w:val="center"/>
            <w:tcPrChange w:id="1861" w:author="Brian Cullinan" w:date="2013-04-10T16:53:00Z">
              <w:tcPr>
                <w:tcW w:w="3249" w:type="dxa"/>
                <w:shd w:val="clear" w:color="auto" w:fill="FFFFFF" w:themeFill="background1"/>
                <w:vAlign w:val="center"/>
              </w:tcPr>
            </w:tcPrChange>
          </w:tcPr>
          <w:p w:rsidR="00486EE2" w:rsidRDefault="00486EE2">
            <w:pPr>
              <w:cnfStyle w:val="000000000000" w:firstRow="0" w:lastRow="0" w:firstColumn="0" w:lastColumn="0" w:oddVBand="0" w:evenVBand="0" w:oddHBand="0" w:evenHBand="0" w:firstRowFirstColumn="0" w:firstRowLastColumn="0" w:lastRowFirstColumn="0" w:lastRowLastColumn="0"/>
              <w:rPr>
                <w:ins w:id="1862" w:author="Brian Cullinan" w:date="2013-04-10T13:33:00Z"/>
                <w:rFonts w:cstheme="minorHAnsi"/>
                <w:sz w:val="24"/>
                <w:szCs w:val="24"/>
              </w:rPr>
              <w:pPrChange w:id="1863" w:author="Brian Cullinan" w:date="2013-04-10T13:34: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864" w:author="Brian Cullinan" w:date="2013-04-10T13:33:00Z">
              <w:r>
                <w:rPr>
                  <w:rFonts w:cstheme="minorHAnsi"/>
                  <w:sz w:val="24"/>
                  <w:szCs w:val="24"/>
                </w:rPr>
                <w:t xml:space="preserve">+8000 + </w:t>
              </w:r>
            </w:ins>
            <w:ins w:id="1865" w:author="Brian Cullinan" w:date="2013-04-10T13:34:00Z">
              <w:r>
                <w:rPr>
                  <w:rFonts w:cstheme="minorHAnsi"/>
                  <w:sz w:val="24"/>
                  <w:szCs w:val="24"/>
                </w:rPr>
                <w:t>9</w:t>
              </w:r>
            </w:ins>
            <w:ins w:id="1866" w:author="Brian Cullinan" w:date="2013-04-10T13:33:00Z">
              <w:r>
                <w:rPr>
                  <w:rFonts w:cstheme="minorHAnsi"/>
                  <w:sz w:val="24"/>
                  <w:szCs w:val="24"/>
                </w:rPr>
                <w:t>000</w:t>
              </w:r>
            </w:ins>
          </w:p>
        </w:tc>
      </w:tr>
      <w:tr w:rsidR="00486EE2" w:rsidTr="002D1E93">
        <w:trPr>
          <w:cnfStyle w:val="000000100000" w:firstRow="0" w:lastRow="0" w:firstColumn="0" w:lastColumn="0" w:oddVBand="0" w:evenVBand="0" w:oddHBand="1" w:evenHBand="0" w:firstRowFirstColumn="0" w:firstRowLastColumn="0" w:lastRowFirstColumn="0" w:lastRowLastColumn="0"/>
          <w:jc w:val="center"/>
          <w:ins w:id="1867" w:author="Brian Cullinan" w:date="2013-04-10T13:33:00Z"/>
          <w:trPrChange w:id="1868" w:author="Brian Cullinan" w:date="2013-04-10T16:53: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Change w:id="1869" w:author="Brian Cullinan" w:date="2013-04-10T16:53:00Z">
              <w:tcPr>
                <w:tcW w:w="738" w:type="dxa"/>
                <w:vMerge/>
                <w:tcBorders>
                  <w:top w:val="none" w:sz="0" w:space="0" w:color="auto"/>
                  <w:left w:val="none" w:sz="0" w:space="0" w:color="auto"/>
                  <w:bottom w:val="none" w:sz="0" w:space="0" w:color="auto"/>
                </w:tcBorders>
                <w:vAlign w:val="center"/>
              </w:tcPr>
            </w:tcPrChange>
          </w:tcPr>
          <w:p w:rsidR="00486EE2" w:rsidRPr="00CF7BDC" w:rsidRDefault="00486EE2" w:rsidP="007034C8">
            <w:pPr>
              <w:cnfStyle w:val="001000100000" w:firstRow="0" w:lastRow="0" w:firstColumn="1" w:lastColumn="0" w:oddVBand="0" w:evenVBand="0" w:oddHBand="1" w:evenHBand="0" w:firstRowFirstColumn="0" w:firstRowLastColumn="0" w:lastRowFirstColumn="0" w:lastRowLastColumn="0"/>
              <w:rPr>
                <w:ins w:id="1870" w:author="Brian Cullinan" w:date="2013-04-10T13:33:00Z"/>
                <w:rFonts w:cstheme="minorHAnsi"/>
                <w:b w:val="0"/>
                <w:sz w:val="24"/>
                <w:szCs w:val="24"/>
              </w:rPr>
            </w:pPr>
          </w:p>
        </w:tc>
        <w:tc>
          <w:tcPr>
            <w:tcW w:w="1710" w:type="dxa"/>
            <w:vMerge/>
            <w:tcBorders>
              <w:top w:val="none" w:sz="0" w:space="0" w:color="auto"/>
              <w:bottom w:val="none" w:sz="0" w:space="0" w:color="auto"/>
            </w:tcBorders>
            <w:shd w:val="clear" w:color="auto" w:fill="EEECE1" w:themeFill="background2"/>
            <w:vAlign w:val="center"/>
            <w:tcPrChange w:id="1871" w:author="Brian Cullinan" w:date="2013-04-10T16:53:00Z">
              <w:tcPr>
                <w:tcW w:w="1710" w:type="dxa"/>
                <w:vMerge/>
                <w:tcBorders>
                  <w:top w:val="none" w:sz="0" w:space="0" w:color="auto"/>
                  <w:bottom w:val="none" w:sz="0" w:space="0" w:color="auto"/>
                </w:tcBorders>
                <w:shd w:val="clear" w:color="auto" w:fill="EEECE1" w:themeFill="background2"/>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872" w:author="Brian Cullinan" w:date="2013-04-10T13:33: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Change w:id="1873" w:author="Brian Cullinan" w:date="2013-04-10T16:53:00Z">
              <w:tcPr>
                <w:tcW w:w="1710" w:type="dxa"/>
                <w:vMerge/>
                <w:tcBorders>
                  <w:top w:val="none" w:sz="0" w:space="0" w:color="auto"/>
                  <w:bottom w:val="none" w:sz="0" w:space="0" w:color="auto"/>
                </w:tcBorders>
                <w:shd w:val="clear" w:color="auto" w:fill="EEECE1" w:themeFill="background2"/>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874" w:author="Brian Cullinan" w:date="2013-04-10T13:33: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Change w:id="1875" w:author="Brian Cullinan" w:date="2013-04-10T16:53:00Z">
              <w:tcPr>
                <w:tcW w:w="1710" w:type="dxa"/>
                <w:vMerge/>
                <w:tcBorders>
                  <w:top w:val="none" w:sz="0" w:space="0" w:color="auto"/>
                  <w:bottom w:val="none" w:sz="0" w:space="0" w:color="auto"/>
                </w:tcBorders>
                <w:shd w:val="clear" w:color="auto" w:fill="FFFFFF" w:themeFill="background1"/>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876" w:author="Brian Cullinan" w:date="2013-04-10T13:33: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Change w:id="1877" w:author="Brian Cullinan" w:date="2013-04-10T16:53:00Z">
              <w:tcPr>
                <w:tcW w:w="1710" w:type="dxa"/>
                <w:tcBorders>
                  <w:top w:val="none" w:sz="0" w:space="0" w:color="auto"/>
                  <w:bottom w:val="none" w:sz="0" w:space="0" w:color="auto"/>
                </w:tcBorders>
                <w:shd w:val="clear" w:color="auto" w:fill="EEECE1" w:themeFill="background2"/>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878" w:author="Brian Cullinan" w:date="2013-04-10T13:33:00Z"/>
                <w:rFonts w:cstheme="minorHAnsi"/>
                <w:sz w:val="24"/>
                <w:szCs w:val="24"/>
              </w:rPr>
            </w:pPr>
            <w:ins w:id="1879" w:author="Brian Cullinan" w:date="2013-04-10T13:33:00Z">
              <w:r>
                <w:rPr>
                  <w:rFonts w:cstheme="minorHAnsi"/>
                  <w:sz w:val="24"/>
                  <w:szCs w:val="24"/>
                </w:rPr>
                <w:t>False</w:t>
              </w:r>
            </w:ins>
          </w:p>
        </w:tc>
        <w:tc>
          <w:tcPr>
            <w:tcW w:w="2966" w:type="dxa"/>
            <w:tcBorders>
              <w:top w:val="none" w:sz="0" w:space="0" w:color="auto"/>
              <w:bottom w:val="none" w:sz="0" w:space="0" w:color="auto"/>
              <w:right w:val="none" w:sz="0" w:space="0" w:color="auto"/>
            </w:tcBorders>
            <w:shd w:val="clear" w:color="auto" w:fill="FFFFFF" w:themeFill="background1"/>
            <w:vAlign w:val="center"/>
            <w:tcPrChange w:id="1880" w:author="Brian Cullinan" w:date="2013-04-10T16:53:00Z">
              <w:tcPr>
                <w:tcW w:w="3249" w:type="dxa"/>
                <w:tcBorders>
                  <w:top w:val="none" w:sz="0" w:space="0" w:color="auto"/>
                  <w:bottom w:val="none" w:sz="0" w:space="0" w:color="auto"/>
                  <w:right w:val="none" w:sz="0" w:space="0" w:color="auto"/>
                </w:tcBorders>
                <w:shd w:val="clear" w:color="auto" w:fill="FFFFFF" w:themeFill="background1"/>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881" w:author="Brian Cullinan" w:date="2013-04-10T13:33:00Z"/>
                <w:rFonts w:cstheme="minorHAnsi"/>
                <w:sz w:val="24"/>
                <w:szCs w:val="24"/>
              </w:rPr>
            </w:pPr>
            <w:ins w:id="1882" w:author="Brian Cullinan" w:date="2013-04-10T13:33:00Z">
              <w:r>
                <w:rPr>
                  <w:rFonts w:cstheme="minorHAnsi"/>
                  <w:sz w:val="24"/>
                  <w:szCs w:val="24"/>
                </w:rPr>
                <w:t>+8000</w:t>
              </w:r>
            </w:ins>
          </w:p>
        </w:tc>
      </w:tr>
      <w:tr w:rsidR="00486EE2" w:rsidTr="002D1E93">
        <w:trPr>
          <w:jc w:val="center"/>
          <w:ins w:id="1883" w:author="Brian Cullinan" w:date="2013-04-10T13:33:00Z"/>
          <w:trPrChange w:id="1884" w:author="Brian Cullinan" w:date="2013-04-10T16:53: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vAlign w:val="center"/>
            <w:tcPrChange w:id="1885" w:author="Brian Cullinan" w:date="2013-04-10T16:53:00Z">
              <w:tcPr>
                <w:tcW w:w="738" w:type="dxa"/>
                <w:vMerge/>
                <w:vAlign w:val="center"/>
              </w:tcPr>
            </w:tcPrChange>
          </w:tcPr>
          <w:p w:rsidR="00486EE2" w:rsidRPr="00CF7BDC" w:rsidRDefault="00486EE2" w:rsidP="007034C8">
            <w:pPr>
              <w:rPr>
                <w:ins w:id="1886" w:author="Brian Cullinan" w:date="2013-04-10T13:33:00Z"/>
                <w:rFonts w:cstheme="minorHAnsi"/>
                <w:b w:val="0"/>
                <w:sz w:val="24"/>
                <w:szCs w:val="24"/>
              </w:rPr>
            </w:pPr>
          </w:p>
        </w:tc>
        <w:tc>
          <w:tcPr>
            <w:tcW w:w="1710" w:type="dxa"/>
            <w:vMerge/>
            <w:shd w:val="clear" w:color="auto" w:fill="EEECE1" w:themeFill="background2"/>
            <w:vAlign w:val="center"/>
            <w:tcPrChange w:id="1887" w:author="Brian Cullinan" w:date="2013-04-10T16:53:00Z">
              <w:tcPr>
                <w:tcW w:w="1710" w:type="dxa"/>
                <w:vMerge/>
                <w:shd w:val="clear" w:color="auto" w:fill="EEECE1" w:themeFill="background2"/>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888" w:author="Brian Cullinan" w:date="2013-04-10T13:33:00Z"/>
                <w:rFonts w:cstheme="minorHAnsi"/>
                <w:sz w:val="24"/>
                <w:szCs w:val="24"/>
              </w:rPr>
            </w:pPr>
          </w:p>
        </w:tc>
        <w:tc>
          <w:tcPr>
            <w:tcW w:w="1710" w:type="dxa"/>
            <w:vMerge/>
            <w:shd w:val="clear" w:color="auto" w:fill="EEECE1" w:themeFill="background2"/>
            <w:vAlign w:val="center"/>
            <w:tcPrChange w:id="1889" w:author="Brian Cullinan" w:date="2013-04-10T16:53:00Z">
              <w:tcPr>
                <w:tcW w:w="1710" w:type="dxa"/>
                <w:vMerge/>
                <w:shd w:val="clear" w:color="auto" w:fill="EEECE1" w:themeFill="background2"/>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890" w:author="Brian Cullinan" w:date="2013-04-10T13:33:00Z"/>
                <w:rFonts w:cstheme="minorHAnsi"/>
                <w:sz w:val="24"/>
                <w:szCs w:val="24"/>
              </w:rPr>
            </w:pPr>
          </w:p>
        </w:tc>
        <w:tc>
          <w:tcPr>
            <w:tcW w:w="1710" w:type="dxa"/>
            <w:vMerge w:val="restart"/>
            <w:shd w:val="clear" w:color="auto" w:fill="EEECE1" w:themeFill="background2"/>
            <w:vAlign w:val="center"/>
            <w:tcPrChange w:id="1891" w:author="Brian Cullinan" w:date="2013-04-10T16:53:00Z">
              <w:tcPr>
                <w:tcW w:w="1710" w:type="dxa"/>
                <w:vMerge w:val="restart"/>
                <w:shd w:val="clear" w:color="auto" w:fill="EEECE1" w:themeFill="background2"/>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892" w:author="Brian Cullinan" w:date="2013-04-10T13:33:00Z"/>
                <w:rFonts w:cstheme="minorHAnsi"/>
                <w:sz w:val="24"/>
                <w:szCs w:val="24"/>
              </w:rPr>
            </w:pPr>
            <w:ins w:id="1893" w:author="Brian Cullinan" w:date="2013-04-10T13:33:00Z">
              <w:r>
                <w:rPr>
                  <w:rFonts w:cstheme="minorHAnsi"/>
                  <w:sz w:val="24"/>
                  <w:szCs w:val="24"/>
                </w:rPr>
                <w:t>False</w:t>
              </w:r>
            </w:ins>
          </w:p>
        </w:tc>
        <w:tc>
          <w:tcPr>
            <w:tcW w:w="1710" w:type="dxa"/>
            <w:shd w:val="clear" w:color="auto" w:fill="FFFFFF" w:themeFill="background1"/>
            <w:vAlign w:val="center"/>
            <w:tcPrChange w:id="1894" w:author="Brian Cullinan" w:date="2013-04-10T16:53:00Z">
              <w:tcPr>
                <w:tcW w:w="1710" w:type="dxa"/>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895" w:author="Brian Cullinan" w:date="2013-04-10T13:33:00Z"/>
                <w:rFonts w:cstheme="minorHAnsi"/>
                <w:sz w:val="24"/>
                <w:szCs w:val="24"/>
              </w:rPr>
            </w:pPr>
            <w:ins w:id="1896" w:author="Brian Cullinan" w:date="2013-04-10T13:33:00Z">
              <w:r>
                <w:rPr>
                  <w:rFonts w:cstheme="minorHAnsi"/>
                  <w:sz w:val="24"/>
                  <w:szCs w:val="24"/>
                </w:rPr>
                <w:t>True</w:t>
              </w:r>
            </w:ins>
          </w:p>
        </w:tc>
        <w:tc>
          <w:tcPr>
            <w:tcW w:w="2966" w:type="dxa"/>
            <w:shd w:val="clear" w:color="auto" w:fill="FFFFFF" w:themeFill="background1"/>
            <w:vAlign w:val="center"/>
            <w:tcPrChange w:id="1897" w:author="Brian Cullinan" w:date="2013-04-10T16:53:00Z">
              <w:tcPr>
                <w:tcW w:w="3249" w:type="dxa"/>
                <w:shd w:val="clear" w:color="auto" w:fill="FFFFFF" w:themeFill="background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898" w:author="Brian Cullinan" w:date="2013-04-10T13:33:00Z"/>
                <w:rFonts w:cstheme="minorHAnsi"/>
                <w:sz w:val="24"/>
                <w:szCs w:val="24"/>
              </w:rPr>
            </w:pPr>
            <w:ins w:id="1899" w:author="Brian Cullinan" w:date="2013-04-10T13:33:00Z">
              <w:r>
                <w:rPr>
                  <w:rFonts w:cstheme="minorHAnsi"/>
                  <w:sz w:val="24"/>
                  <w:szCs w:val="24"/>
                </w:rPr>
                <w:t>+9000</w:t>
              </w:r>
            </w:ins>
          </w:p>
        </w:tc>
      </w:tr>
      <w:tr w:rsidR="00486EE2" w:rsidTr="002D1E93">
        <w:trPr>
          <w:cnfStyle w:val="000000100000" w:firstRow="0" w:lastRow="0" w:firstColumn="0" w:lastColumn="0" w:oddVBand="0" w:evenVBand="0" w:oddHBand="1" w:evenHBand="0" w:firstRowFirstColumn="0" w:firstRowLastColumn="0" w:lastRowFirstColumn="0" w:lastRowLastColumn="0"/>
          <w:jc w:val="center"/>
          <w:ins w:id="1900" w:author="Brian Cullinan" w:date="2013-04-10T13:33:00Z"/>
          <w:trPrChange w:id="1901" w:author="Brian Cullinan" w:date="2013-04-10T16:53: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Change w:id="1902" w:author="Brian Cullinan" w:date="2013-04-10T16:53:00Z">
              <w:tcPr>
                <w:tcW w:w="738" w:type="dxa"/>
                <w:vMerge/>
                <w:tcBorders>
                  <w:top w:val="none" w:sz="0" w:space="0" w:color="auto"/>
                  <w:left w:val="none" w:sz="0" w:space="0" w:color="auto"/>
                  <w:bottom w:val="none" w:sz="0" w:space="0" w:color="auto"/>
                </w:tcBorders>
                <w:vAlign w:val="center"/>
              </w:tcPr>
            </w:tcPrChange>
          </w:tcPr>
          <w:p w:rsidR="00486EE2" w:rsidRPr="00CF7BDC" w:rsidRDefault="00486EE2" w:rsidP="007034C8">
            <w:pPr>
              <w:cnfStyle w:val="001000100000" w:firstRow="0" w:lastRow="0" w:firstColumn="1" w:lastColumn="0" w:oddVBand="0" w:evenVBand="0" w:oddHBand="1" w:evenHBand="0" w:firstRowFirstColumn="0" w:firstRowLastColumn="0" w:lastRowFirstColumn="0" w:lastRowLastColumn="0"/>
              <w:rPr>
                <w:ins w:id="1903" w:author="Brian Cullinan" w:date="2013-04-10T13:33:00Z"/>
                <w:rFonts w:cstheme="minorHAnsi"/>
                <w:b w:val="0"/>
                <w:sz w:val="24"/>
                <w:szCs w:val="24"/>
              </w:rPr>
            </w:pPr>
          </w:p>
        </w:tc>
        <w:tc>
          <w:tcPr>
            <w:tcW w:w="1710" w:type="dxa"/>
            <w:vMerge/>
            <w:tcBorders>
              <w:top w:val="none" w:sz="0" w:space="0" w:color="auto"/>
              <w:bottom w:val="none" w:sz="0" w:space="0" w:color="auto"/>
            </w:tcBorders>
            <w:shd w:val="clear" w:color="auto" w:fill="EEECE1" w:themeFill="background2"/>
            <w:vAlign w:val="center"/>
            <w:tcPrChange w:id="1904" w:author="Brian Cullinan" w:date="2013-04-10T16:53:00Z">
              <w:tcPr>
                <w:tcW w:w="1710" w:type="dxa"/>
                <w:vMerge/>
                <w:tcBorders>
                  <w:top w:val="none" w:sz="0" w:space="0" w:color="auto"/>
                  <w:bottom w:val="none" w:sz="0" w:space="0" w:color="auto"/>
                </w:tcBorders>
                <w:shd w:val="clear" w:color="auto" w:fill="EEECE1" w:themeFill="background2"/>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905" w:author="Brian Cullinan" w:date="2013-04-10T13:33: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Change w:id="1906" w:author="Brian Cullinan" w:date="2013-04-10T16:53:00Z">
              <w:tcPr>
                <w:tcW w:w="1710" w:type="dxa"/>
                <w:vMerge/>
                <w:tcBorders>
                  <w:top w:val="none" w:sz="0" w:space="0" w:color="auto"/>
                  <w:bottom w:val="none" w:sz="0" w:space="0" w:color="auto"/>
                </w:tcBorders>
                <w:shd w:val="clear" w:color="auto" w:fill="EEECE1" w:themeFill="background2"/>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907" w:author="Brian Cullinan" w:date="2013-04-10T13:33: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Change w:id="1908" w:author="Brian Cullinan" w:date="2013-04-10T16:53:00Z">
              <w:tcPr>
                <w:tcW w:w="1710" w:type="dxa"/>
                <w:vMerge/>
                <w:tcBorders>
                  <w:top w:val="none" w:sz="0" w:space="0" w:color="auto"/>
                  <w:bottom w:val="none" w:sz="0" w:space="0" w:color="auto"/>
                </w:tcBorders>
                <w:shd w:val="clear" w:color="auto" w:fill="EEECE1" w:themeFill="background2"/>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909" w:author="Brian Cullinan" w:date="2013-04-10T13:33: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Change w:id="1910" w:author="Brian Cullinan" w:date="2013-04-10T16:53:00Z">
              <w:tcPr>
                <w:tcW w:w="1710" w:type="dxa"/>
                <w:tcBorders>
                  <w:top w:val="none" w:sz="0" w:space="0" w:color="auto"/>
                  <w:bottom w:val="none" w:sz="0" w:space="0" w:color="auto"/>
                </w:tcBorders>
                <w:shd w:val="clear" w:color="auto" w:fill="EEECE1" w:themeFill="background2"/>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911" w:author="Brian Cullinan" w:date="2013-04-10T13:33:00Z"/>
                <w:rFonts w:cstheme="minorHAnsi"/>
                <w:sz w:val="24"/>
                <w:szCs w:val="24"/>
              </w:rPr>
            </w:pPr>
            <w:ins w:id="1912" w:author="Brian Cullinan" w:date="2013-04-10T13:33:00Z">
              <w:r>
                <w:rPr>
                  <w:rFonts w:cstheme="minorHAnsi"/>
                  <w:sz w:val="24"/>
                  <w:szCs w:val="24"/>
                </w:rPr>
                <w:t>False</w:t>
              </w:r>
            </w:ins>
          </w:p>
        </w:tc>
        <w:tc>
          <w:tcPr>
            <w:tcW w:w="2966" w:type="dxa"/>
            <w:tcBorders>
              <w:top w:val="none" w:sz="0" w:space="0" w:color="auto"/>
              <w:bottom w:val="none" w:sz="0" w:space="0" w:color="auto"/>
              <w:right w:val="none" w:sz="0" w:space="0" w:color="auto"/>
            </w:tcBorders>
            <w:shd w:val="clear" w:color="auto" w:fill="EEECE1" w:themeFill="background2"/>
            <w:vAlign w:val="center"/>
            <w:tcPrChange w:id="1913" w:author="Brian Cullinan" w:date="2013-04-10T16:53:00Z">
              <w:tcPr>
                <w:tcW w:w="3249" w:type="dxa"/>
                <w:tcBorders>
                  <w:top w:val="none" w:sz="0" w:space="0" w:color="auto"/>
                  <w:bottom w:val="none" w:sz="0" w:space="0" w:color="auto"/>
                  <w:right w:val="none" w:sz="0" w:space="0" w:color="auto"/>
                </w:tcBorders>
                <w:shd w:val="clear" w:color="auto" w:fill="FFFFFF" w:themeFill="background1"/>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914" w:author="Brian Cullinan" w:date="2013-04-10T13:33:00Z"/>
                <w:rFonts w:cstheme="minorHAnsi"/>
                <w:sz w:val="24"/>
                <w:szCs w:val="24"/>
              </w:rPr>
            </w:pPr>
            <w:ins w:id="1915" w:author="Brian Cullinan" w:date="2013-04-10T13:33:00Z">
              <w:r>
                <w:rPr>
                  <w:rFonts w:cstheme="minorHAnsi"/>
                  <w:sz w:val="24"/>
                  <w:szCs w:val="24"/>
                </w:rPr>
                <w:t>No Change</w:t>
              </w:r>
            </w:ins>
          </w:p>
        </w:tc>
      </w:tr>
      <w:tr w:rsidR="00486EE2" w:rsidRPr="00CF7BDC" w:rsidTr="002D1E93">
        <w:trPr>
          <w:jc w:val="center"/>
          <w:ins w:id="1916" w:author="Brian Cullinan" w:date="2013-04-10T13:33:00Z"/>
          <w:trPrChange w:id="1917" w:author="Brian Cullinan" w:date="2013-04-10T16:53: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val="restart"/>
            <w:shd w:val="clear" w:color="auto" w:fill="EEECE1" w:themeFill="background2"/>
            <w:vAlign w:val="center"/>
            <w:tcPrChange w:id="1918" w:author="Brian Cullinan" w:date="2013-04-10T16:53:00Z">
              <w:tcPr>
                <w:tcW w:w="738" w:type="dxa"/>
                <w:vMerge w:val="restart"/>
                <w:shd w:val="clear" w:color="auto" w:fill="EEECE1" w:themeFill="background2"/>
                <w:vAlign w:val="center"/>
              </w:tcPr>
            </w:tcPrChange>
          </w:tcPr>
          <w:p w:rsidR="00486EE2" w:rsidRPr="00CF7BDC" w:rsidRDefault="00486EE2" w:rsidP="007034C8">
            <w:pPr>
              <w:rPr>
                <w:ins w:id="1919" w:author="Brian Cullinan" w:date="2013-04-10T13:33:00Z"/>
                <w:rFonts w:cstheme="minorHAnsi"/>
                <w:b w:val="0"/>
                <w:sz w:val="24"/>
                <w:szCs w:val="24"/>
              </w:rPr>
            </w:pPr>
            <w:ins w:id="1920" w:author="Brian Cullinan" w:date="2013-04-10T13:33:00Z">
              <w:r w:rsidRPr="00CF7BDC">
                <w:rPr>
                  <w:rFonts w:cstheme="minorHAnsi"/>
                  <w:b w:val="0"/>
                  <w:sz w:val="24"/>
                  <w:szCs w:val="24"/>
                </w:rPr>
                <w:t>False</w:t>
              </w:r>
            </w:ins>
          </w:p>
        </w:tc>
        <w:tc>
          <w:tcPr>
            <w:tcW w:w="6840" w:type="dxa"/>
            <w:gridSpan w:val="4"/>
            <w:shd w:val="clear" w:color="auto" w:fill="4F81BD" w:themeFill="accent1"/>
            <w:vAlign w:val="center"/>
            <w:tcPrChange w:id="1921" w:author="Brian Cullinan" w:date="2013-04-10T16:53:00Z">
              <w:tcPr>
                <w:tcW w:w="6840" w:type="dxa"/>
                <w:gridSpan w:val="4"/>
                <w:shd w:val="clear" w:color="auto" w:fill="4F81BD" w:themeFill="accent1"/>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922" w:author="Brian Cullinan" w:date="2013-04-10T13:33:00Z"/>
                <w:rFonts w:cstheme="minorHAnsi"/>
                <w:b/>
                <w:color w:val="FFFFFF" w:themeColor="background1"/>
                <w:sz w:val="24"/>
                <w:szCs w:val="24"/>
              </w:rPr>
            </w:pPr>
            <w:ins w:id="1923" w:author="Brian Cullinan" w:date="2013-04-10T13:33:00Z">
              <w:r>
                <w:rPr>
                  <w:rFonts w:cstheme="minorHAnsi"/>
                  <w:b/>
                  <w:color w:val="FFFFFF" w:themeColor="background1"/>
                  <w:sz w:val="24"/>
                  <w:szCs w:val="24"/>
                </w:rPr>
                <w:t>Form</w:t>
              </w:r>
              <w:r w:rsidRPr="00CF7BDC">
                <w:rPr>
                  <w:rFonts w:cstheme="minorHAnsi"/>
                  <w:b/>
                  <w:color w:val="FFFFFF" w:themeColor="background1"/>
                  <w:sz w:val="24"/>
                  <w:szCs w:val="24"/>
                </w:rPr>
                <w:t xml:space="preserve"> &gt;</w:t>
              </w:r>
              <w:r>
                <w:rPr>
                  <w:rFonts w:cstheme="minorHAnsi"/>
                  <w:b/>
                  <w:color w:val="FFFFFF" w:themeColor="background1"/>
                  <w:sz w:val="24"/>
                  <w:szCs w:val="24"/>
                </w:rPr>
                <w:t>=</w:t>
              </w:r>
              <w:r w:rsidRPr="00CF7BDC">
                <w:rPr>
                  <w:rFonts w:cstheme="minorHAnsi"/>
                  <w:b/>
                  <w:color w:val="FFFFFF" w:themeColor="background1"/>
                  <w:sz w:val="24"/>
                  <w:szCs w:val="24"/>
                </w:rPr>
                <w:t xml:space="preserve"> .9</w:t>
              </w:r>
            </w:ins>
          </w:p>
        </w:tc>
        <w:tc>
          <w:tcPr>
            <w:tcW w:w="2966" w:type="dxa"/>
            <w:shd w:val="clear" w:color="auto" w:fill="4F81BD" w:themeFill="accent1"/>
            <w:vAlign w:val="center"/>
            <w:tcPrChange w:id="1924" w:author="Brian Cullinan" w:date="2013-04-10T16:53:00Z">
              <w:tcPr>
                <w:tcW w:w="3249" w:type="dxa"/>
                <w:shd w:val="clear" w:color="auto" w:fill="4F81BD" w:themeFill="accent1"/>
                <w:vAlign w:val="center"/>
              </w:tcPr>
            </w:tcPrChange>
          </w:tcPr>
          <w:p w:rsidR="00486EE2" w:rsidRPr="00CF7BDC" w:rsidRDefault="00486EE2" w:rsidP="007034C8">
            <w:pPr>
              <w:cnfStyle w:val="000000000000" w:firstRow="0" w:lastRow="0" w:firstColumn="0" w:lastColumn="0" w:oddVBand="0" w:evenVBand="0" w:oddHBand="0" w:evenHBand="0" w:firstRowFirstColumn="0" w:firstRowLastColumn="0" w:lastRowFirstColumn="0" w:lastRowLastColumn="0"/>
              <w:rPr>
                <w:ins w:id="1925" w:author="Brian Cullinan" w:date="2013-04-10T13:33:00Z"/>
                <w:rFonts w:cstheme="minorHAnsi"/>
                <w:b/>
                <w:color w:val="FFFFFF" w:themeColor="background1"/>
                <w:sz w:val="24"/>
                <w:szCs w:val="24"/>
              </w:rPr>
            </w:pPr>
            <w:ins w:id="1926" w:author="Brian Cullinan" w:date="2013-04-10T13:33:00Z">
              <w:r>
                <w:rPr>
                  <w:rFonts w:cstheme="minorHAnsi"/>
                  <w:b/>
                  <w:color w:val="FFFFFF" w:themeColor="background1"/>
                  <w:sz w:val="24"/>
                  <w:szCs w:val="24"/>
                </w:rPr>
                <w:t>Significance Score</w:t>
              </w:r>
            </w:ins>
          </w:p>
        </w:tc>
      </w:tr>
      <w:tr w:rsidR="00486EE2" w:rsidTr="002D1E93">
        <w:trPr>
          <w:cnfStyle w:val="000000100000" w:firstRow="0" w:lastRow="0" w:firstColumn="0" w:lastColumn="0" w:oddVBand="0" w:evenVBand="0" w:oddHBand="1" w:evenHBand="0" w:firstRowFirstColumn="0" w:firstRowLastColumn="0" w:lastRowFirstColumn="0" w:lastRowLastColumn="0"/>
          <w:jc w:val="center"/>
          <w:ins w:id="1927" w:author="Brian Cullinan" w:date="2013-04-10T13:33:00Z"/>
          <w:trPrChange w:id="1928" w:author="Brian Cullinan" w:date="2013-04-10T16:53: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shd w:val="clear" w:color="auto" w:fill="EEECE1" w:themeFill="background2"/>
            <w:vAlign w:val="center"/>
            <w:tcPrChange w:id="1929" w:author="Brian Cullinan" w:date="2013-04-10T16:53:00Z">
              <w:tcPr>
                <w:tcW w:w="738" w:type="dxa"/>
                <w:vMerge/>
                <w:tcBorders>
                  <w:top w:val="none" w:sz="0" w:space="0" w:color="auto"/>
                  <w:left w:val="none" w:sz="0" w:space="0" w:color="auto"/>
                  <w:bottom w:val="none" w:sz="0" w:space="0" w:color="auto"/>
                </w:tcBorders>
                <w:shd w:val="clear" w:color="auto" w:fill="EEECE1" w:themeFill="background2"/>
                <w:vAlign w:val="center"/>
              </w:tcPr>
            </w:tcPrChange>
          </w:tcPr>
          <w:p w:rsidR="00486EE2" w:rsidRDefault="00486EE2" w:rsidP="007034C8">
            <w:pPr>
              <w:cnfStyle w:val="001000100000" w:firstRow="0" w:lastRow="0" w:firstColumn="1" w:lastColumn="0" w:oddVBand="0" w:evenVBand="0" w:oddHBand="1" w:evenHBand="0" w:firstRowFirstColumn="0" w:firstRowLastColumn="0" w:lastRowFirstColumn="0" w:lastRowLastColumn="0"/>
              <w:rPr>
                <w:ins w:id="1930" w:author="Brian Cullinan" w:date="2013-04-10T13:33:00Z"/>
                <w:rFonts w:cstheme="minorHAnsi"/>
                <w:sz w:val="24"/>
                <w:szCs w:val="24"/>
              </w:rPr>
            </w:pPr>
          </w:p>
        </w:tc>
        <w:tc>
          <w:tcPr>
            <w:tcW w:w="6840" w:type="dxa"/>
            <w:gridSpan w:val="4"/>
            <w:tcBorders>
              <w:top w:val="none" w:sz="0" w:space="0" w:color="auto"/>
              <w:bottom w:val="none" w:sz="0" w:space="0" w:color="auto"/>
            </w:tcBorders>
            <w:vAlign w:val="center"/>
            <w:tcPrChange w:id="1931" w:author="Brian Cullinan" w:date="2013-04-10T16:53:00Z">
              <w:tcPr>
                <w:tcW w:w="6840" w:type="dxa"/>
                <w:gridSpan w:val="4"/>
                <w:tcBorders>
                  <w:top w:val="none" w:sz="0" w:space="0" w:color="auto"/>
                  <w:bottom w:val="none" w:sz="0" w:space="0" w:color="auto"/>
                </w:tcBorders>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932" w:author="Brian Cullinan" w:date="2013-04-10T13:33:00Z"/>
                <w:rFonts w:cstheme="minorHAnsi"/>
                <w:sz w:val="24"/>
                <w:szCs w:val="24"/>
              </w:rPr>
            </w:pPr>
            <w:ins w:id="1933" w:author="Brian Cullinan" w:date="2013-04-10T13:33:00Z">
              <w:r>
                <w:rPr>
                  <w:rFonts w:cstheme="minorHAnsi"/>
                  <w:sz w:val="24"/>
                  <w:szCs w:val="24"/>
                </w:rPr>
                <w:t>True</w:t>
              </w:r>
            </w:ins>
          </w:p>
        </w:tc>
        <w:tc>
          <w:tcPr>
            <w:tcW w:w="2966" w:type="dxa"/>
            <w:tcBorders>
              <w:top w:val="none" w:sz="0" w:space="0" w:color="auto"/>
              <w:bottom w:val="none" w:sz="0" w:space="0" w:color="auto"/>
              <w:right w:val="none" w:sz="0" w:space="0" w:color="auto"/>
            </w:tcBorders>
            <w:vAlign w:val="center"/>
            <w:tcPrChange w:id="1934" w:author="Brian Cullinan" w:date="2013-04-10T16:53:00Z">
              <w:tcPr>
                <w:tcW w:w="3249" w:type="dxa"/>
                <w:tcBorders>
                  <w:top w:val="none" w:sz="0" w:space="0" w:color="auto"/>
                  <w:bottom w:val="none" w:sz="0" w:space="0" w:color="auto"/>
                  <w:right w:val="none" w:sz="0" w:space="0" w:color="auto"/>
                </w:tcBorders>
                <w:vAlign w:val="center"/>
              </w:tcPr>
            </w:tcPrChange>
          </w:tcPr>
          <w:p w:rsidR="00486EE2" w:rsidRDefault="00486EE2" w:rsidP="007034C8">
            <w:pPr>
              <w:cnfStyle w:val="000000100000" w:firstRow="0" w:lastRow="0" w:firstColumn="0" w:lastColumn="0" w:oddVBand="0" w:evenVBand="0" w:oddHBand="1" w:evenHBand="0" w:firstRowFirstColumn="0" w:firstRowLastColumn="0" w:lastRowFirstColumn="0" w:lastRowLastColumn="0"/>
              <w:rPr>
                <w:ins w:id="1935" w:author="Brian Cullinan" w:date="2013-04-10T13:33:00Z"/>
                <w:rFonts w:cstheme="minorHAnsi"/>
                <w:sz w:val="24"/>
                <w:szCs w:val="24"/>
              </w:rPr>
            </w:pPr>
            <w:ins w:id="1936" w:author="Brian Cullinan" w:date="2013-04-10T13:33:00Z">
              <w:r>
                <w:rPr>
                  <w:rFonts w:cstheme="minorHAnsi"/>
                  <w:sz w:val="24"/>
                  <w:szCs w:val="24"/>
                </w:rPr>
                <w:t>+5000</w:t>
              </w:r>
            </w:ins>
          </w:p>
        </w:tc>
      </w:tr>
      <w:tr w:rsidR="00486EE2" w:rsidTr="002D1E93">
        <w:trPr>
          <w:jc w:val="center"/>
          <w:ins w:id="1937" w:author="Brian Cullinan" w:date="2013-04-10T13:33:00Z"/>
          <w:trPrChange w:id="1938" w:author="Brian Cullinan" w:date="2013-04-10T16:53: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shd w:val="clear" w:color="auto" w:fill="EEECE1" w:themeFill="background2"/>
            <w:vAlign w:val="center"/>
            <w:tcPrChange w:id="1939" w:author="Brian Cullinan" w:date="2013-04-10T16:53:00Z">
              <w:tcPr>
                <w:tcW w:w="738" w:type="dxa"/>
                <w:vMerge/>
                <w:shd w:val="clear" w:color="auto" w:fill="EEECE1" w:themeFill="background2"/>
                <w:vAlign w:val="center"/>
              </w:tcPr>
            </w:tcPrChange>
          </w:tcPr>
          <w:p w:rsidR="00486EE2" w:rsidRDefault="00486EE2" w:rsidP="007034C8">
            <w:pPr>
              <w:rPr>
                <w:ins w:id="1940" w:author="Brian Cullinan" w:date="2013-04-10T13:33:00Z"/>
                <w:rFonts w:cstheme="minorHAnsi"/>
                <w:sz w:val="24"/>
                <w:szCs w:val="24"/>
              </w:rPr>
            </w:pPr>
          </w:p>
        </w:tc>
        <w:tc>
          <w:tcPr>
            <w:tcW w:w="6840" w:type="dxa"/>
            <w:gridSpan w:val="4"/>
            <w:shd w:val="clear" w:color="auto" w:fill="EEECE1" w:themeFill="background2"/>
            <w:vAlign w:val="center"/>
            <w:tcPrChange w:id="1941" w:author="Brian Cullinan" w:date="2013-04-10T16:53:00Z">
              <w:tcPr>
                <w:tcW w:w="6840" w:type="dxa"/>
                <w:gridSpan w:val="4"/>
                <w:shd w:val="clear" w:color="auto" w:fill="EEECE1" w:themeFill="background2"/>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942" w:author="Brian Cullinan" w:date="2013-04-10T13:33:00Z"/>
                <w:rFonts w:cstheme="minorHAnsi"/>
                <w:sz w:val="24"/>
                <w:szCs w:val="24"/>
              </w:rPr>
            </w:pPr>
            <w:ins w:id="1943" w:author="Brian Cullinan" w:date="2013-04-10T13:33:00Z">
              <w:r>
                <w:rPr>
                  <w:rFonts w:cstheme="minorHAnsi"/>
                  <w:sz w:val="24"/>
                  <w:szCs w:val="24"/>
                </w:rPr>
                <w:t>False</w:t>
              </w:r>
            </w:ins>
          </w:p>
        </w:tc>
        <w:tc>
          <w:tcPr>
            <w:tcW w:w="2966" w:type="dxa"/>
            <w:shd w:val="clear" w:color="auto" w:fill="EEECE1" w:themeFill="background2"/>
            <w:vAlign w:val="center"/>
            <w:tcPrChange w:id="1944" w:author="Brian Cullinan" w:date="2013-04-10T16:53:00Z">
              <w:tcPr>
                <w:tcW w:w="3249" w:type="dxa"/>
                <w:shd w:val="clear" w:color="auto" w:fill="EEECE1" w:themeFill="background2"/>
                <w:vAlign w:val="center"/>
              </w:tcPr>
            </w:tcPrChange>
          </w:tcPr>
          <w:p w:rsidR="00486EE2" w:rsidRDefault="00486EE2" w:rsidP="007034C8">
            <w:pPr>
              <w:cnfStyle w:val="000000000000" w:firstRow="0" w:lastRow="0" w:firstColumn="0" w:lastColumn="0" w:oddVBand="0" w:evenVBand="0" w:oddHBand="0" w:evenHBand="0" w:firstRowFirstColumn="0" w:firstRowLastColumn="0" w:lastRowFirstColumn="0" w:lastRowLastColumn="0"/>
              <w:rPr>
                <w:ins w:id="1945" w:author="Brian Cullinan" w:date="2013-04-10T13:33:00Z"/>
                <w:rFonts w:cstheme="minorHAnsi"/>
                <w:sz w:val="24"/>
                <w:szCs w:val="24"/>
              </w:rPr>
            </w:pPr>
            <w:ins w:id="1946" w:author="Brian Cullinan" w:date="2013-04-10T13:33:00Z">
              <w:r>
                <w:rPr>
                  <w:rFonts w:cstheme="minorHAnsi"/>
                  <w:sz w:val="24"/>
                  <w:szCs w:val="24"/>
                </w:rPr>
                <w:t>No Change</w:t>
              </w:r>
            </w:ins>
          </w:p>
        </w:tc>
      </w:tr>
    </w:tbl>
    <w:p w:rsidR="00B6666B" w:rsidRPr="00AD6D65" w:rsidDel="00486EE2" w:rsidRDefault="00B6666B" w:rsidP="00B6666B">
      <w:pPr>
        <w:autoSpaceDE w:val="0"/>
        <w:autoSpaceDN w:val="0"/>
        <w:adjustRightInd w:val="0"/>
        <w:spacing w:after="0" w:line="240" w:lineRule="auto"/>
        <w:ind w:left="720"/>
        <w:rPr>
          <w:del w:id="1947" w:author="Brian Cullinan" w:date="2013-04-10T13:30:00Z"/>
          <w:rFonts w:cstheme="minorHAnsi"/>
          <w:sz w:val="24"/>
          <w:szCs w:val="24"/>
        </w:rPr>
      </w:pPr>
      <w:del w:id="1948" w:author="Brian Cullinan" w:date="2013-04-10T13:30:00Z">
        <w:r w:rsidRPr="00AD6D65" w:rsidDel="00486EE2">
          <w:rPr>
            <w:rFonts w:cstheme="minorHAnsi"/>
            <w:sz w:val="24"/>
            <w:szCs w:val="24"/>
          </w:rPr>
          <w:delText>// Rule Set 2</w:delText>
        </w:r>
      </w:del>
    </w:p>
    <w:p w:rsidR="00B6666B" w:rsidRPr="00AD6D65" w:rsidDel="00486EE2" w:rsidRDefault="00B6666B" w:rsidP="00B6666B">
      <w:pPr>
        <w:autoSpaceDE w:val="0"/>
        <w:autoSpaceDN w:val="0"/>
        <w:adjustRightInd w:val="0"/>
        <w:spacing w:after="0" w:line="240" w:lineRule="auto"/>
        <w:ind w:left="720"/>
        <w:rPr>
          <w:del w:id="1949" w:author="Brian Cullinan" w:date="2013-04-10T13:30:00Z"/>
          <w:rFonts w:cstheme="minorHAnsi"/>
          <w:sz w:val="24"/>
          <w:szCs w:val="24"/>
        </w:rPr>
      </w:pPr>
      <w:del w:id="1950" w:author="Brian Cullinan" w:date="2013-04-10T13:30:00Z">
        <w:r w:rsidRPr="00AD6D65" w:rsidDel="00486EE2">
          <w:rPr>
            <w:rFonts w:cstheme="minorHAnsi"/>
            <w:sz w:val="24"/>
            <w:szCs w:val="24"/>
          </w:rPr>
          <w:delText>// ----------</w:delText>
        </w:r>
      </w:del>
    </w:p>
    <w:p w:rsidR="00B6666B" w:rsidRPr="00AD6D65" w:rsidDel="00486EE2" w:rsidRDefault="00B6666B" w:rsidP="00B6666B">
      <w:pPr>
        <w:autoSpaceDE w:val="0"/>
        <w:autoSpaceDN w:val="0"/>
        <w:adjustRightInd w:val="0"/>
        <w:spacing w:after="0" w:line="240" w:lineRule="auto"/>
        <w:ind w:left="720"/>
        <w:rPr>
          <w:del w:id="1951" w:author="Brian Cullinan" w:date="2013-04-10T13:30:00Z"/>
          <w:rFonts w:cstheme="minorHAnsi"/>
          <w:sz w:val="24"/>
          <w:szCs w:val="24"/>
        </w:rPr>
      </w:pPr>
      <w:del w:id="1952" w:author="Brian Cullinan" w:date="2013-04-10T13:30:00Z">
        <w:r w:rsidRPr="00AD6D65" w:rsidDel="00486EE2">
          <w:rPr>
            <w:rFonts w:cstheme="minorHAnsi"/>
            <w:sz w:val="24"/>
            <w:szCs w:val="24"/>
          </w:rPr>
          <w:delText>// [If Form1, Form2 and Entropy intensity hit above the .9 threshold, than add values in these rules are cumulative]</w:delText>
        </w:r>
      </w:del>
    </w:p>
    <w:p w:rsidR="00B6666B" w:rsidRPr="00AD6D65" w:rsidDel="00486EE2" w:rsidRDefault="00B6666B" w:rsidP="00B6666B">
      <w:pPr>
        <w:autoSpaceDE w:val="0"/>
        <w:autoSpaceDN w:val="0"/>
        <w:adjustRightInd w:val="0"/>
        <w:spacing w:after="0" w:line="240" w:lineRule="auto"/>
        <w:ind w:left="720"/>
        <w:rPr>
          <w:del w:id="1953" w:author="Brian Cullinan" w:date="2013-04-10T13:30:00Z"/>
          <w:rFonts w:cstheme="minorHAnsi"/>
          <w:sz w:val="24"/>
          <w:szCs w:val="24"/>
        </w:rPr>
      </w:pPr>
      <w:del w:id="1954" w:author="Brian Cullinan" w:date="2013-04-10T13:30:00Z">
        <w:r w:rsidRPr="00AD6D65" w:rsidDel="00486EE2">
          <w:rPr>
            <w:rFonts w:cstheme="minorHAnsi"/>
            <w:sz w:val="24"/>
            <w:szCs w:val="24"/>
          </w:rPr>
          <w:delText>Boolean Rule2Hit = false;</w:delText>
        </w:r>
      </w:del>
    </w:p>
    <w:p w:rsidR="00B6666B" w:rsidRPr="00AD6D65" w:rsidDel="00486EE2" w:rsidRDefault="00B6666B" w:rsidP="00B6666B">
      <w:pPr>
        <w:autoSpaceDE w:val="0"/>
        <w:autoSpaceDN w:val="0"/>
        <w:adjustRightInd w:val="0"/>
        <w:spacing w:after="0" w:line="240" w:lineRule="auto"/>
        <w:ind w:left="720"/>
        <w:rPr>
          <w:del w:id="1955" w:author="Brian Cullinan" w:date="2013-04-10T13:30:00Z"/>
          <w:rFonts w:cstheme="minorHAnsi"/>
          <w:sz w:val="24"/>
          <w:szCs w:val="24"/>
        </w:rPr>
      </w:pPr>
      <w:del w:id="1956" w:author="Brian Cullinan" w:date="2013-04-10T13:30:00Z">
        <w:r w:rsidRPr="00AD6D65" w:rsidDel="00486EE2">
          <w:rPr>
            <w:rFonts w:cstheme="minorHAnsi"/>
            <w:sz w:val="24"/>
            <w:szCs w:val="24"/>
          </w:rPr>
          <w:delText>if (Math.Abs(Form1_1Z) &gt;= .9m || Math.Abs(Form1_2Z) &gt;= .9m || Math.Abs(Form1_3Z) &gt;= .9m || Math.Abs(Form1_4Z) &gt;= .9m)</w:delText>
        </w:r>
      </w:del>
    </w:p>
    <w:p w:rsidR="00B6666B" w:rsidRPr="00AD6D65" w:rsidDel="00486EE2" w:rsidRDefault="00B6666B" w:rsidP="00B6666B">
      <w:pPr>
        <w:autoSpaceDE w:val="0"/>
        <w:autoSpaceDN w:val="0"/>
        <w:adjustRightInd w:val="0"/>
        <w:spacing w:after="0" w:line="240" w:lineRule="auto"/>
        <w:ind w:left="720"/>
        <w:rPr>
          <w:del w:id="1957" w:author="Brian Cullinan" w:date="2013-04-10T13:30:00Z"/>
          <w:rFonts w:cstheme="minorHAnsi"/>
          <w:sz w:val="24"/>
          <w:szCs w:val="24"/>
        </w:rPr>
      </w:pPr>
      <w:del w:id="1958" w:author="Brian Cullinan" w:date="2013-04-10T13:30:00Z">
        <w:r w:rsidRPr="00AD6D65" w:rsidDel="00486EE2">
          <w:rPr>
            <w:rFonts w:cstheme="minorHAnsi"/>
            <w:sz w:val="24"/>
            <w:szCs w:val="24"/>
          </w:rPr>
          <w:delText>{</w:delText>
        </w:r>
      </w:del>
    </w:p>
    <w:p w:rsidR="00B6666B" w:rsidRPr="00AD6D65" w:rsidDel="00486EE2" w:rsidRDefault="00B6666B" w:rsidP="00B6666B">
      <w:pPr>
        <w:autoSpaceDE w:val="0"/>
        <w:autoSpaceDN w:val="0"/>
        <w:adjustRightInd w:val="0"/>
        <w:spacing w:after="0" w:line="240" w:lineRule="auto"/>
        <w:ind w:left="720"/>
        <w:rPr>
          <w:del w:id="1959" w:author="Brian Cullinan" w:date="2013-04-10T13:30:00Z"/>
          <w:rFonts w:cstheme="minorHAnsi"/>
          <w:sz w:val="24"/>
          <w:szCs w:val="24"/>
        </w:rPr>
      </w:pPr>
      <w:del w:id="1960" w:author="Brian Cullinan" w:date="2013-04-10T13:30:00Z">
        <w:r w:rsidRPr="00AD6D65" w:rsidDel="00486EE2">
          <w:rPr>
            <w:rFonts w:cstheme="minorHAnsi"/>
            <w:sz w:val="24"/>
            <w:szCs w:val="24"/>
          </w:rPr>
          <w:delText xml:space="preserve">    if (Math.Abs(Form1_1Z) &gt;= .9m &amp;&amp; (Math.Abs(Form2Z) &gt;= .9m || Math.Abs(Form2PrimeZ) &gt;= .9m) &amp;&amp; Math.Abs(EntropyZ) &gt;= .9m)</w:delText>
        </w:r>
      </w:del>
    </w:p>
    <w:p w:rsidR="00B6666B" w:rsidRPr="00AD6D65" w:rsidDel="00486EE2" w:rsidRDefault="00B6666B" w:rsidP="00B6666B">
      <w:pPr>
        <w:autoSpaceDE w:val="0"/>
        <w:autoSpaceDN w:val="0"/>
        <w:adjustRightInd w:val="0"/>
        <w:spacing w:after="0" w:line="240" w:lineRule="auto"/>
        <w:ind w:left="720"/>
        <w:rPr>
          <w:del w:id="1961" w:author="Brian Cullinan" w:date="2013-04-10T13:30:00Z"/>
          <w:rFonts w:cstheme="minorHAnsi"/>
          <w:sz w:val="24"/>
          <w:szCs w:val="24"/>
        </w:rPr>
      </w:pPr>
      <w:del w:id="1962" w:author="Brian Cullinan" w:date="2013-04-10T13:30:00Z">
        <w:r w:rsidRPr="00AD6D65" w:rsidDel="00486EE2">
          <w:rPr>
            <w:rFonts w:cstheme="minorHAnsi"/>
            <w:sz w:val="24"/>
            <w:szCs w:val="24"/>
          </w:rPr>
          <w:delText xml:space="preserve">    {</w:delText>
        </w:r>
      </w:del>
    </w:p>
    <w:p w:rsidR="00B6666B" w:rsidRPr="00AD6D65" w:rsidDel="00486EE2" w:rsidRDefault="00B6666B" w:rsidP="00B6666B">
      <w:pPr>
        <w:autoSpaceDE w:val="0"/>
        <w:autoSpaceDN w:val="0"/>
        <w:adjustRightInd w:val="0"/>
        <w:spacing w:after="0" w:line="240" w:lineRule="auto"/>
        <w:ind w:left="720"/>
        <w:rPr>
          <w:del w:id="1963" w:author="Brian Cullinan" w:date="2013-04-10T13:30:00Z"/>
          <w:rFonts w:cstheme="minorHAnsi"/>
          <w:sz w:val="24"/>
          <w:szCs w:val="24"/>
        </w:rPr>
      </w:pPr>
      <w:del w:id="1964" w:author="Brian Cullinan" w:date="2013-04-10T13:30:00Z">
        <w:r w:rsidRPr="00AD6D65" w:rsidDel="00486EE2">
          <w:rPr>
            <w:rFonts w:cstheme="minorHAnsi"/>
            <w:sz w:val="24"/>
            <w:szCs w:val="24"/>
          </w:rPr>
          <w:tab/>
          <w:delText>SignificanceScore += 8000;</w:delText>
        </w:r>
      </w:del>
    </w:p>
    <w:p w:rsidR="00B6666B" w:rsidRPr="00AD6D65" w:rsidDel="00486EE2" w:rsidRDefault="00B6666B" w:rsidP="00B6666B">
      <w:pPr>
        <w:autoSpaceDE w:val="0"/>
        <w:autoSpaceDN w:val="0"/>
        <w:adjustRightInd w:val="0"/>
        <w:spacing w:after="0" w:line="240" w:lineRule="auto"/>
        <w:ind w:left="720"/>
        <w:rPr>
          <w:del w:id="1965" w:author="Brian Cullinan" w:date="2013-04-10T13:30:00Z"/>
          <w:rFonts w:cstheme="minorHAnsi"/>
          <w:sz w:val="24"/>
          <w:szCs w:val="24"/>
        </w:rPr>
      </w:pPr>
      <w:del w:id="1966" w:author="Brian Cullinan" w:date="2013-04-10T13:30:00Z">
        <w:r w:rsidRPr="00AD6D65" w:rsidDel="00486EE2">
          <w:rPr>
            <w:rFonts w:cstheme="minorHAnsi"/>
            <w:sz w:val="24"/>
            <w:szCs w:val="24"/>
          </w:rPr>
          <w:tab/>
          <w:delText>Rule2Hit = true;</w:delText>
        </w:r>
      </w:del>
    </w:p>
    <w:p w:rsidR="00B6666B" w:rsidRPr="00AD6D65" w:rsidDel="00486EE2" w:rsidRDefault="00B6666B" w:rsidP="00B6666B">
      <w:pPr>
        <w:autoSpaceDE w:val="0"/>
        <w:autoSpaceDN w:val="0"/>
        <w:adjustRightInd w:val="0"/>
        <w:spacing w:after="0" w:line="240" w:lineRule="auto"/>
        <w:ind w:left="720"/>
        <w:rPr>
          <w:del w:id="1967" w:author="Brian Cullinan" w:date="2013-04-10T13:30:00Z"/>
          <w:rFonts w:cstheme="minorHAnsi"/>
          <w:sz w:val="24"/>
          <w:szCs w:val="24"/>
        </w:rPr>
      </w:pPr>
      <w:del w:id="1968" w:author="Brian Cullinan" w:date="2013-04-10T13:30:00Z">
        <w:r w:rsidRPr="00AD6D65" w:rsidDel="00486EE2">
          <w:rPr>
            <w:rFonts w:cstheme="minorHAnsi"/>
            <w:sz w:val="24"/>
            <w:szCs w:val="24"/>
          </w:rPr>
          <w:delText xml:space="preserve">    }</w:delText>
        </w:r>
      </w:del>
    </w:p>
    <w:p w:rsidR="00B6666B" w:rsidRPr="00AD6D65" w:rsidDel="00486EE2" w:rsidRDefault="00B6666B" w:rsidP="00B6666B">
      <w:pPr>
        <w:autoSpaceDE w:val="0"/>
        <w:autoSpaceDN w:val="0"/>
        <w:adjustRightInd w:val="0"/>
        <w:spacing w:after="0" w:line="240" w:lineRule="auto"/>
        <w:ind w:left="720"/>
        <w:rPr>
          <w:del w:id="1969" w:author="Brian Cullinan" w:date="2013-04-10T13:30:00Z"/>
          <w:rFonts w:cstheme="minorHAnsi"/>
          <w:sz w:val="24"/>
          <w:szCs w:val="24"/>
        </w:rPr>
      </w:pPr>
      <w:del w:id="1970" w:author="Brian Cullinan" w:date="2013-04-10T13:30:00Z">
        <w:r w:rsidRPr="00AD6D65" w:rsidDel="00486EE2">
          <w:rPr>
            <w:rFonts w:cstheme="minorHAnsi"/>
            <w:sz w:val="24"/>
            <w:szCs w:val="24"/>
          </w:rPr>
          <w:delText xml:space="preserve">    if (Math.Abs(Form1_2Z) &gt;= .9m &amp;&amp; (Math.Abs(Form2Z) &gt;= .9m || Math.Abs(Form2PrimeZ) &gt;= .9m) &amp;&amp; Math.Abs(EntropyZ) &gt;= .9m)</w:delText>
        </w:r>
      </w:del>
    </w:p>
    <w:p w:rsidR="00B6666B" w:rsidRPr="00AD6D65" w:rsidDel="00486EE2" w:rsidRDefault="00B6666B" w:rsidP="00B6666B">
      <w:pPr>
        <w:autoSpaceDE w:val="0"/>
        <w:autoSpaceDN w:val="0"/>
        <w:adjustRightInd w:val="0"/>
        <w:spacing w:after="0" w:line="240" w:lineRule="auto"/>
        <w:ind w:left="720"/>
        <w:rPr>
          <w:del w:id="1971" w:author="Brian Cullinan" w:date="2013-04-10T13:30:00Z"/>
          <w:rFonts w:cstheme="minorHAnsi"/>
          <w:sz w:val="24"/>
          <w:szCs w:val="24"/>
        </w:rPr>
      </w:pPr>
      <w:del w:id="1972" w:author="Brian Cullinan" w:date="2013-04-10T13:30:00Z">
        <w:r w:rsidRPr="00AD6D65" w:rsidDel="00486EE2">
          <w:rPr>
            <w:rFonts w:cstheme="minorHAnsi"/>
            <w:sz w:val="24"/>
            <w:szCs w:val="24"/>
          </w:rPr>
          <w:delText xml:space="preserve">    {</w:delText>
        </w:r>
      </w:del>
    </w:p>
    <w:p w:rsidR="00B6666B" w:rsidRPr="00AD6D65" w:rsidDel="00486EE2" w:rsidRDefault="00B6666B" w:rsidP="00B6666B">
      <w:pPr>
        <w:autoSpaceDE w:val="0"/>
        <w:autoSpaceDN w:val="0"/>
        <w:adjustRightInd w:val="0"/>
        <w:spacing w:after="0" w:line="240" w:lineRule="auto"/>
        <w:ind w:left="720"/>
        <w:rPr>
          <w:del w:id="1973" w:author="Brian Cullinan" w:date="2013-04-10T13:30:00Z"/>
          <w:rFonts w:cstheme="minorHAnsi"/>
          <w:sz w:val="24"/>
          <w:szCs w:val="24"/>
        </w:rPr>
      </w:pPr>
      <w:del w:id="1974" w:author="Brian Cullinan" w:date="2013-04-10T13:30:00Z">
        <w:r w:rsidRPr="00AD6D65" w:rsidDel="00486EE2">
          <w:rPr>
            <w:rFonts w:cstheme="minorHAnsi"/>
            <w:sz w:val="24"/>
            <w:szCs w:val="24"/>
          </w:rPr>
          <w:tab/>
          <w:delText>SignificanceScore += 9000;</w:delText>
        </w:r>
      </w:del>
    </w:p>
    <w:p w:rsidR="00B6666B" w:rsidRPr="00AD6D65" w:rsidDel="00486EE2" w:rsidRDefault="00B6666B" w:rsidP="00B6666B">
      <w:pPr>
        <w:autoSpaceDE w:val="0"/>
        <w:autoSpaceDN w:val="0"/>
        <w:adjustRightInd w:val="0"/>
        <w:spacing w:after="0" w:line="240" w:lineRule="auto"/>
        <w:ind w:left="720"/>
        <w:rPr>
          <w:del w:id="1975" w:author="Brian Cullinan" w:date="2013-04-10T13:30:00Z"/>
          <w:rFonts w:cstheme="minorHAnsi"/>
          <w:sz w:val="24"/>
          <w:szCs w:val="24"/>
        </w:rPr>
      </w:pPr>
      <w:del w:id="1976" w:author="Brian Cullinan" w:date="2013-04-10T13:30:00Z">
        <w:r w:rsidRPr="00AD6D65" w:rsidDel="00486EE2">
          <w:rPr>
            <w:rFonts w:cstheme="minorHAnsi"/>
            <w:sz w:val="24"/>
            <w:szCs w:val="24"/>
          </w:rPr>
          <w:tab/>
          <w:delText>Rule2Hit = true;</w:delText>
        </w:r>
      </w:del>
    </w:p>
    <w:p w:rsidR="00B6666B" w:rsidRPr="00AD6D65" w:rsidDel="00486EE2" w:rsidRDefault="00B6666B" w:rsidP="00B6666B">
      <w:pPr>
        <w:autoSpaceDE w:val="0"/>
        <w:autoSpaceDN w:val="0"/>
        <w:adjustRightInd w:val="0"/>
        <w:spacing w:after="0" w:line="240" w:lineRule="auto"/>
        <w:ind w:left="720"/>
        <w:rPr>
          <w:del w:id="1977" w:author="Brian Cullinan" w:date="2013-04-10T13:30:00Z"/>
          <w:rFonts w:cstheme="minorHAnsi"/>
          <w:sz w:val="24"/>
          <w:szCs w:val="24"/>
        </w:rPr>
      </w:pPr>
      <w:del w:id="1978" w:author="Brian Cullinan" w:date="2013-04-10T13:30:00Z">
        <w:r w:rsidRPr="00AD6D65" w:rsidDel="00486EE2">
          <w:rPr>
            <w:rFonts w:cstheme="minorHAnsi"/>
            <w:sz w:val="24"/>
            <w:szCs w:val="24"/>
          </w:rPr>
          <w:delText xml:space="preserve">    }</w:delText>
        </w:r>
      </w:del>
    </w:p>
    <w:p w:rsidR="00B6666B" w:rsidRPr="00AD6D65" w:rsidDel="00486EE2" w:rsidRDefault="00B6666B" w:rsidP="00B6666B">
      <w:pPr>
        <w:autoSpaceDE w:val="0"/>
        <w:autoSpaceDN w:val="0"/>
        <w:adjustRightInd w:val="0"/>
        <w:spacing w:after="0" w:line="240" w:lineRule="auto"/>
        <w:ind w:left="720"/>
        <w:rPr>
          <w:del w:id="1979" w:author="Brian Cullinan" w:date="2013-04-10T13:30:00Z"/>
          <w:rFonts w:cstheme="minorHAnsi"/>
          <w:sz w:val="24"/>
          <w:szCs w:val="24"/>
        </w:rPr>
      </w:pPr>
      <w:del w:id="1980" w:author="Brian Cullinan" w:date="2013-04-10T13:30:00Z">
        <w:r w:rsidRPr="00AD6D65" w:rsidDel="00486EE2">
          <w:rPr>
            <w:rFonts w:cstheme="minorHAnsi"/>
            <w:sz w:val="24"/>
            <w:szCs w:val="24"/>
          </w:rPr>
          <w:delText xml:space="preserve">    if (Math.Abs(Form1_3Z) &gt;= .9m &amp;&amp; (Math.Abs(Form2Z) &gt;= .9m || Math.Abs(Form2PrimeZ) &gt;= .9m) &amp;&amp; Math.Abs(EntropyZ) &gt;= .9m)</w:delText>
        </w:r>
      </w:del>
    </w:p>
    <w:p w:rsidR="00B6666B" w:rsidRPr="00AD6D65" w:rsidDel="00486EE2" w:rsidRDefault="00B6666B" w:rsidP="00B6666B">
      <w:pPr>
        <w:autoSpaceDE w:val="0"/>
        <w:autoSpaceDN w:val="0"/>
        <w:adjustRightInd w:val="0"/>
        <w:spacing w:after="0" w:line="240" w:lineRule="auto"/>
        <w:ind w:left="720"/>
        <w:rPr>
          <w:del w:id="1981" w:author="Brian Cullinan" w:date="2013-04-10T13:30:00Z"/>
          <w:rFonts w:cstheme="minorHAnsi"/>
          <w:sz w:val="24"/>
          <w:szCs w:val="24"/>
        </w:rPr>
      </w:pPr>
      <w:del w:id="1982" w:author="Brian Cullinan" w:date="2013-04-10T13:30:00Z">
        <w:r w:rsidRPr="00AD6D65" w:rsidDel="00486EE2">
          <w:rPr>
            <w:rFonts w:cstheme="minorHAnsi"/>
            <w:sz w:val="24"/>
            <w:szCs w:val="24"/>
          </w:rPr>
          <w:delText xml:space="preserve">    {</w:delText>
        </w:r>
      </w:del>
    </w:p>
    <w:p w:rsidR="00B6666B" w:rsidRPr="00AD6D65" w:rsidDel="00486EE2" w:rsidRDefault="00B6666B" w:rsidP="00B6666B">
      <w:pPr>
        <w:autoSpaceDE w:val="0"/>
        <w:autoSpaceDN w:val="0"/>
        <w:adjustRightInd w:val="0"/>
        <w:spacing w:after="0" w:line="240" w:lineRule="auto"/>
        <w:ind w:left="720"/>
        <w:rPr>
          <w:del w:id="1983" w:author="Brian Cullinan" w:date="2013-04-10T13:30:00Z"/>
          <w:rFonts w:cstheme="minorHAnsi"/>
          <w:sz w:val="24"/>
          <w:szCs w:val="24"/>
        </w:rPr>
      </w:pPr>
      <w:del w:id="1984" w:author="Brian Cullinan" w:date="2013-04-10T13:30:00Z">
        <w:r w:rsidRPr="00AD6D65" w:rsidDel="00486EE2">
          <w:rPr>
            <w:rFonts w:cstheme="minorHAnsi"/>
            <w:sz w:val="24"/>
            <w:szCs w:val="24"/>
          </w:rPr>
          <w:tab/>
          <w:delText>SignificanceScore += 10000;</w:delText>
        </w:r>
      </w:del>
    </w:p>
    <w:p w:rsidR="00B6666B" w:rsidRPr="00AD6D65" w:rsidDel="00486EE2" w:rsidRDefault="00B6666B" w:rsidP="00B6666B">
      <w:pPr>
        <w:autoSpaceDE w:val="0"/>
        <w:autoSpaceDN w:val="0"/>
        <w:adjustRightInd w:val="0"/>
        <w:spacing w:after="0" w:line="240" w:lineRule="auto"/>
        <w:ind w:left="720"/>
        <w:rPr>
          <w:del w:id="1985" w:author="Brian Cullinan" w:date="2013-04-10T13:30:00Z"/>
          <w:rFonts w:cstheme="minorHAnsi"/>
          <w:sz w:val="24"/>
          <w:szCs w:val="24"/>
        </w:rPr>
      </w:pPr>
      <w:del w:id="1986" w:author="Brian Cullinan" w:date="2013-04-10T13:30:00Z">
        <w:r w:rsidRPr="00AD6D65" w:rsidDel="00486EE2">
          <w:rPr>
            <w:rFonts w:cstheme="minorHAnsi"/>
            <w:sz w:val="24"/>
            <w:szCs w:val="24"/>
          </w:rPr>
          <w:tab/>
          <w:delText>Rule2Hit = true;</w:delText>
        </w:r>
      </w:del>
    </w:p>
    <w:p w:rsidR="00B6666B" w:rsidRPr="00AD6D65" w:rsidDel="00486EE2" w:rsidRDefault="00B6666B" w:rsidP="00B6666B">
      <w:pPr>
        <w:autoSpaceDE w:val="0"/>
        <w:autoSpaceDN w:val="0"/>
        <w:adjustRightInd w:val="0"/>
        <w:spacing w:after="0" w:line="240" w:lineRule="auto"/>
        <w:ind w:left="720"/>
        <w:rPr>
          <w:del w:id="1987" w:author="Brian Cullinan" w:date="2013-04-10T13:30:00Z"/>
          <w:rFonts w:cstheme="minorHAnsi"/>
          <w:sz w:val="24"/>
          <w:szCs w:val="24"/>
        </w:rPr>
      </w:pPr>
      <w:del w:id="1988" w:author="Brian Cullinan" w:date="2013-04-10T13:30:00Z">
        <w:r w:rsidRPr="00AD6D65" w:rsidDel="00486EE2">
          <w:rPr>
            <w:rFonts w:cstheme="minorHAnsi"/>
            <w:sz w:val="24"/>
            <w:szCs w:val="24"/>
          </w:rPr>
          <w:delText xml:space="preserve">    }</w:delText>
        </w:r>
      </w:del>
    </w:p>
    <w:p w:rsidR="00B6666B" w:rsidRPr="00AD6D65" w:rsidDel="00486EE2" w:rsidRDefault="00B6666B" w:rsidP="00B6666B">
      <w:pPr>
        <w:autoSpaceDE w:val="0"/>
        <w:autoSpaceDN w:val="0"/>
        <w:adjustRightInd w:val="0"/>
        <w:spacing w:after="0" w:line="240" w:lineRule="auto"/>
        <w:ind w:left="720"/>
        <w:rPr>
          <w:del w:id="1989" w:author="Brian Cullinan" w:date="2013-04-10T13:30:00Z"/>
          <w:rFonts w:cstheme="minorHAnsi"/>
          <w:sz w:val="24"/>
          <w:szCs w:val="24"/>
        </w:rPr>
      </w:pPr>
      <w:del w:id="1990" w:author="Brian Cullinan" w:date="2013-04-10T13:30:00Z">
        <w:r w:rsidRPr="00AD6D65" w:rsidDel="00486EE2">
          <w:rPr>
            <w:rFonts w:cstheme="minorHAnsi"/>
            <w:sz w:val="24"/>
            <w:szCs w:val="24"/>
          </w:rPr>
          <w:delText xml:space="preserve">    if (Math.Abs(Form1_4Z) &gt;= .9m &amp;&amp; (Math.Abs(Form2Z) &gt;= .9m || Math.Abs(Form2PrimeZ) &gt;= .9m) &amp;&amp; Math.Abs(EntropyZ) &gt;= .9m)</w:delText>
        </w:r>
      </w:del>
    </w:p>
    <w:p w:rsidR="00B6666B" w:rsidRPr="00AD6D65" w:rsidDel="00486EE2" w:rsidRDefault="00B6666B" w:rsidP="00B6666B">
      <w:pPr>
        <w:autoSpaceDE w:val="0"/>
        <w:autoSpaceDN w:val="0"/>
        <w:adjustRightInd w:val="0"/>
        <w:spacing w:after="0" w:line="240" w:lineRule="auto"/>
        <w:ind w:left="720"/>
        <w:rPr>
          <w:del w:id="1991" w:author="Brian Cullinan" w:date="2013-04-10T13:30:00Z"/>
          <w:rFonts w:cstheme="minorHAnsi"/>
          <w:sz w:val="24"/>
          <w:szCs w:val="24"/>
        </w:rPr>
      </w:pPr>
      <w:del w:id="1992" w:author="Brian Cullinan" w:date="2013-04-10T13:30:00Z">
        <w:r w:rsidRPr="00AD6D65" w:rsidDel="00486EE2">
          <w:rPr>
            <w:rFonts w:cstheme="minorHAnsi"/>
            <w:sz w:val="24"/>
            <w:szCs w:val="24"/>
          </w:rPr>
          <w:delText xml:space="preserve">    {</w:delText>
        </w:r>
      </w:del>
    </w:p>
    <w:p w:rsidR="00B6666B" w:rsidRPr="00AD6D65" w:rsidDel="00486EE2" w:rsidRDefault="00B6666B" w:rsidP="00B6666B">
      <w:pPr>
        <w:autoSpaceDE w:val="0"/>
        <w:autoSpaceDN w:val="0"/>
        <w:adjustRightInd w:val="0"/>
        <w:spacing w:after="0" w:line="240" w:lineRule="auto"/>
        <w:ind w:left="720"/>
        <w:rPr>
          <w:del w:id="1993" w:author="Brian Cullinan" w:date="2013-04-10T13:30:00Z"/>
          <w:rFonts w:cstheme="minorHAnsi"/>
          <w:sz w:val="24"/>
          <w:szCs w:val="24"/>
        </w:rPr>
      </w:pPr>
      <w:del w:id="1994" w:author="Brian Cullinan" w:date="2013-04-10T13:30:00Z">
        <w:r w:rsidRPr="00AD6D65" w:rsidDel="00486EE2">
          <w:rPr>
            <w:rFonts w:cstheme="minorHAnsi"/>
            <w:sz w:val="24"/>
            <w:szCs w:val="24"/>
          </w:rPr>
          <w:tab/>
          <w:delText>SignificanceScore += 11000;</w:delText>
        </w:r>
      </w:del>
    </w:p>
    <w:p w:rsidR="00B6666B" w:rsidRPr="00AD6D65" w:rsidDel="00486EE2" w:rsidRDefault="00B6666B" w:rsidP="00B6666B">
      <w:pPr>
        <w:autoSpaceDE w:val="0"/>
        <w:autoSpaceDN w:val="0"/>
        <w:adjustRightInd w:val="0"/>
        <w:spacing w:after="0" w:line="240" w:lineRule="auto"/>
        <w:ind w:left="720"/>
        <w:rPr>
          <w:del w:id="1995" w:author="Brian Cullinan" w:date="2013-04-10T13:30:00Z"/>
          <w:rFonts w:cstheme="minorHAnsi"/>
          <w:sz w:val="24"/>
          <w:szCs w:val="24"/>
        </w:rPr>
      </w:pPr>
      <w:del w:id="1996" w:author="Brian Cullinan" w:date="2013-04-10T13:30:00Z">
        <w:r w:rsidRPr="00AD6D65" w:rsidDel="00486EE2">
          <w:rPr>
            <w:rFonts w:cstheme="minorHAnsi"/>
            <w:sz w:val="24"/>
            <w:szCs w:val="24"/>
          </w:rPr>
          <w:tab/>
          <w:delText>Rule2Hit = true;</w:delText>
        </w:r>
      </w:del>
    </w:p>
    <w:p w:rsidR="00B6666B" w:rsidRPr="00AD6D65" w:rsidDel="00486EE2" w:rsidRDefault="00B6666B" w:rsidP="00B6666B">
      <w:pPr>
        <w:autoSpaceDE w:val="0"/>
        <w:autoSpaceDN w:val="0"/>
        <w:adjustRightInd w:val="0"/>
        <w:spacing w:after="0" w:line="240" w:lineRule="auto"/>
        <w:ind w:left="720"/>
        <w:rPr>
          <w:del w:id="1997" w:author="Brian Cullinan" w:date="2013-04-10T13:30:00Z"/>
          <w:rFonts w:cstheme="minorHAnsi"/>
          <w:sz w:val="24"/>
          <w:szCs w:val="24"/>
        </w:rPr>
      </w:pPr>
      <w:del w:id="1998" w:author="Brian Cullinan" w:date="2013-04-10T13:30:00Z">
        <w:r w:rsidRPr="00AD6D65" w:rsidDel="00486EE2">
          <w:rPr>
            <w:rFonts w:cstheme="minorHAnsi"/>
            <w:sz w:val="24"/>
            <w:szCs w:val="24"/>
          </w:rPr>
          <w:delText xml:space="preserve">    }</w:delText>
        </w:r>
      </w:del>
    </w:p>
    <w:p w:rsidR="00B6666B" w:rsidRPr="00AD6D65" w:rsidDel="00486EE2" w:rsidRDefault="00B6666B" w:rsidP="00B6666B">
      <w:pPr>
        <w:autoSpaceDE w:val="0"/>
        <w:autoSpaceDN w:val="0"/>
        <w:adjustRightInd w:val="0"/>
        <w:spacing w:after="0" w:line="240" w:lineRule="auto"/>
        <w:ind w:left="720"/>
        <w:rPr>
          <w:del w:id="1999" w:author="Brian Cullinan" w:date="2013-04-10T13:30:00Z"/>
          <w:rFonts w:cstheme="minorHAnsi"/>
          <w:sz w:val="24"/>
          <w:szCs w:val="24"/>
        </w:rPr>
      </w:pPr>
      <w:del w:id="2000" w:author="Brian Cullinan" w:date="2013-04-10T13:30:00Z">
        <w:r w:rsidRPr="00AD6D65" w:rsidDel="00486EE2">
          <w:rPr>
            <w:rFonts w:cstheme="minorHAnsi"/>
            <w:sz w:val="24"/>
            <w:szCs w:val="24"/>
          </w:rPr>
          <w:delText>}</w:delText>
        </w:r>
      </w:del>
    </w:p>
    <w:p w:rsidR="00B6666B" w:rsidRPr="00AD6D65" w:rsidDel="00486EE2" w:rsidRDefault="00B6666B" w:rsidP="00B6666B">
      <w:pPr>
        <w:autoSpaceDE w:val="0"/>
        <w:autoSpaceDN w:val="0"/>
        <w:adjustRightInd w:val="0"/>
        <w:spacing w:after="0" w:line="240" w:lineRule="auto"/>
        <w:ind w:left="720"/>
        <w:rPr>
          <w:del w:id="2001" w:author="Brian Cullinan" w:date="2013-04-10T13:30:00Z"/>
          <w:rFonts w:cstheme="minorHAnsi"/>
          <w:sz w:val="24"/>
          <w:szCs w:val="24"/>
        </w:rPr>
      </w:pPr>
      <w:del w:id="2002" w:author="Brian Cullinan" w:date="2013-04-10T13:30:00Z">
        <w:r w:rsidRPr="00AD6D65" w:rsidDel="00486EE2">
          <w:rPr>
            <w:rFonts w:cstheme="minorHAnsi"/>
            <w:sz w:val="24"/>
            <w:szCs w:val="24"/>
          </w:rPr>
          <w:delText>else</w:delText>
        </w:r>
      </w:del>
    </w:p>
    <w:p w:rsidR="00B6666B" w:rsidRPr="00AD6D65" w:rsidDel="00486EE2" w:rsidRDefault="00B6666B" w:rsidP="00B6666B">
      <w:pPr>
        <w:autoSpaceDE w:val="0"/>
        <w:autoSpaceDN w:val="0"/>
        <w:adjustRightInd w:val="0"/>
        <w:spacing w:after="0" w:line="240" w:lineRule="auto"/>
        <w:ind w:left="720"/>
        <w:rPr>
          <w:del w:id="2003" w:author="Brian Cullinan" w:date="2013-04-10T13:30:00Z"/>
          <w:rFonts w:cstheme="minorHAnsi"/>
          <w:sz w:val="24"/>
          <w:szCs w:val="24"/>
        </w:rPr>
      </w:pPr>
      <w:del w:id="2004" w:author="Brian Cullinan" w:date="2013-04-10T13:30:00Z">
        <w:r w:rsidRPr="00AD6D65" w:rsidDel="00486EE2">
          <w:rPr>
            <w:rFonts w:cstheme="minorHAnsi"/>
            <w:sz w:val="24"/>
            <w:szCs w:val="24"/>
          </w:rPr>
          <w:delText>{</w:delText>
        </w:r>
      </w:del>
    </w:p>
    <w:p w:rsidR="00B6666B" w:rsidRPr="00AD6D65" w:rsidDel="00486EE2" w:rsidRDefault="00B6666B" w:rsidP="00B6666B">
      <w:pPr>
        <w:autoSpaceDE w:val="0"/>
        <w:autoSpaceDN w:val="0"/>
        <w:adjustRightInd w:val="0"/>
        <w:spacing w:after="0" w:line="240" w:lineRule="auto"/>
        <w:ind w:left="720"/>
        <w:rPr>
          <w:del w:id="2005" w:author="Brian Cullinan" w:date="2013-04-10T13:30:00Z"/>
          <w:rFonts w:cstheme="minorHAnsi"/>
          <w:sz w:val="24"/>
          <w:szCs w:val="24"/>
        </w:rPr>
      </w:pPr>
      <w:del w:id="2006" w:author="Brian Cullinan" w:date="2013-04-10T13:30:00Z">
        <w:r w:rsidRPr="00AD6D65" w:rsidDel="00486EE2">
          <w:rPr>
            <w:rFonts w:cstheme="minorHAnsi"/>
            <w:sz w:val="24"/>
            <w:szCs w:val="24"/>
          </w:rPr>
          <w:delText xml:space="preserve">    if (Math.Abs(FormZ) &gt;= .9m &amp;&amp; (Math.Abs(Form2Z) &gt;= .9m || Math.Abs(Form2PrimeZ) &gt;= .9m) &amp;&amp; Math.Abs(EntropyZ) &gt;= .9m)</w:delText>
        </w:r>
      </w:del>
    </w:p>
    <w:p w:rsidR="00B6666B" w:rsidRPr="00AD6D65" w:rsidDel="00486EE2" w:rsidRDefault="00B6666B" w:rsidP="00B6666B">
      <w:pPr>
        <w:autoSpaceDE w:val="0"/>
        <w:autoSpaceDN w:val="0"/>
        <w:adjustRightInd w:val="0"/>
        <w:spacing w:after="0" w:line="240" w:lineRule="auto"/>
        <w:ind w:left="720"/>
        <w:rPr>
          <w:del w:id="2007" w:author="Brian Cullinan" w:date="2013-04-10T13:30:00Z"/>
          <w:rFonts w:cstheme="minorHAnsi"/>
          <w:sz w:val="24"/>
          <w:szCs w:val="24"/>
        </w:rPr>
      </w:pPr>
      <w:del w:id="2008" w:author="Brian Cullinan" w:date="2013-04-10T13:30:00Z">
        <w:r w:rsidRPr="00AD6D65" w:rsidDel="00486EE2">
          <w:rPr>
            <w:rFonts w:cstheme="minorHAnsi"/>
            <w:sz w:val="24"/>
            <w:szCs w:val="24"/>
          </w:rPr>
          <w:delText xml:space="preserve">    {</w:delText>
        </w:r>
      </w:del>
    </w:p>
    <w:p w:rsidR="00B6666B" w:rsidRPr="00AD6D65" w:rsidDel="00486EE2" w:rsidRDefault="00B6666B" w:rsidP="00B6666B">
      <w:pPr>
        <w:autoSpaceDE w:val="0"/>
        <w:autoSpaceDN w:val="0"/>
        <w:adjustRightInd w:val="0"/>
        <w:spacing w:after="0" w:line="240" w:lineRule="auto"/>
        <w:ind w:left="720"/>
        <w:rPr>
          <w:del w:id="2009" w:author="Brian Cullinan" w:date="2013-04-10T13:30:00Z"/>
          <w:rFonts w:cstheme="minorHAnsi"/>
          <w:sz w:val="24"/>
          <w:szCs w:val="24"/>
        </w:rPr>
      </w:pPr>
      <w:del w:id="2010" w:author="Brian Cullinan" w:date="2013-04-10T13:30:00Z">
        <w:r w:rsidRPr="00AD6D65" w:rsidDel="00486EE2">
          <w:rPr>
            <w:rFonts w:cstheme="minorHAnsi"/>
            <w:sz w:val="24"/>
            <w:szCs w:val="24"/>
          </w:rPr>
          <w:tab/>
          <w:delText>SignificanceScore += 7000;</w:delText>
        </w:r>
      </w:del>
    </w:p>
    <w:p w:rsidR="00B6666B" w:rsidRPr="00AD6D65" w:rsidDel="00486EE2" w:rsidRDefault="00B6666B" w:rsidP="00B6666B">
      <w:pPr>
        <w:autoSpaceDE w:val="0"/>
        <w:autoSpaceDN w:val="0"/>
        <w:adjustRightInd w:val="0"/>
        <w:spacing w:after="0" w:line="240" w:lineRule="auto"/>
        <w:ind w:left="720"/>
        <w:rPr>
          <w:del w:id="2011" w:author="Brian Cullinan" w:date="2013-04-10T13:30:00Z"/>
          <w:rFonts w:cstheme="minorHAnsi"/>
          <w:sz w:val="24"/>
          <w:szCs w:val="24"/>
        </w:rPr>
      </w:pPr>
      <w:del w:id="2012" w:author="Brian Cullinan" w:date="2013-04-10T13:30:00Z">
        <w:r w:rsidRPr="00AD6D65" w:rsidDel="00486EE2">
          <w:rPr>
            <w:rFonts w:cstheme="minorHAnsi"/>
            <w:sz w:val="24"/>
            <w:szCs w:val="24"/>
          </w:rPr>
          <w:tab/>
          <w:delText>Rule2Hit = true;</w:delText>
        </w:r>
      </w:del>
    </w:p>
    <w:p w:rsidR="00B6666B" w:rsidRPr="00AD6D65" w:rsidDel="00486EE2" w:rsidRDefault="00B6666B" w:rsidP="00B6666B">
      <w:pPr>
        <w:autoSpaceDE w:val="0"/>
        <w:autoSpaceDN w:val="0"/>
        <w:adjustRightInd w:val="0"/>
        <w:spacing w:after="0" w:line="240" w:lineRule="auto"/>
        <w:ind w:left="720"/>
        <w:rPr>
          <w:del w:id="2013" w:author="Brian Cullinan" w:date="2013-04-10T13:30:00Z"/>
          <w:rFonts w:cstheme="minorHAnsi"/>
          <w:sz w:val="24"/>
          <w:szCs w:val="24"/>
        </w:rPr>
      </w:pPr>
      <w:del w:id="2014" w:author="Brian Cullinan" w:date="2013-04-10T13:30:00Z">
        <w:r w:rsidRPr="00AD6D65" w:rsidDel="00486EE2">
          <w:rPr>
            <w:rFonts w:cstheme="minorHAnsi"/>
            <w:sz w:val="24"/>
            <w:szCs w:val="24"/>
          </w:rPr>
          <w:delText xml:space="preserve">    }</w:delText>
        </w:r>
      </w:del>
    </w:p>
    <w:p w:rsidR="00B6666B" w:rsidRPr="00AD6D65" w:rsidDel="00486EE2" w:rsidRDefault="00B6666B" w:rsidP="00B6666B">
      <w:pPr>
        <w:autoSpaceDE w:val="0"/>
        <w:autoSpaceDN w:val="0"/>
        <w:adjustRightInd w:val="0"/>
        <w:spacing w:after="0" w:line="240" w:lineRule="auto"/>
        <w:ind w:left="720"/>
        <w:rPr>
          <w:del w:id="2015" w:author="Brian Cullinan" w:date="2013-04-10T13:30:00Z"/>
          <w:rFonts w:cstheme="minorHAnsi"/>
          <w:sz w:val="24"/>
          <w:szCs w:val="24"/>
        </w:rPr>
      </w:pPr>
      <w:del w:id="2016" w:author="Brian Cullinan" w:date="2013-04-10T13:30:00Z">
        <w:r w:rsidRPr="00AD6D65" w:rsidDel="00486EE2">
          <w:rPr>
            <w:rFonts w:cstheme="minorHAnsi"/>
            <w:sz w:val="24"/>
            <w:szCs w:val="24"/>
          </w:rPr>
          <w:delText>}</w:delText>
        </w:r>
      </w:del>
    </w:p>
    <w:p w:rsidR="00B6666B" w:rsidRPr="00AD6D65" w:rsidRDefault="00B6666B" w:rsidP="00B6666B">
      <w:pPr>
        <w:autoSpaceDE w:val="0"/>
        <w:autoSpaceDN w:val="0"/>
        <w:adjustRightInd w:val="0"/>
        <w:spacing w:after="0" w:line="240" w:lineRule="auto"/>
        <w:ind w:left="720"/>
        <w:rPr>
          <w:rFonts w:cstheme="minorHAnsi"/>
          <w:sz w:val="24"/>
          <w:szCs w:val="24"/>
        </w:rPr>
      </w:pPr>
    </w:p>
    <w:p w:rsidR="003A4AE7" w:rsidRDefault="003A4AE7">
      <w:pPr>
        <w:rPr>
          <w:ins w:id="2017" w:author="Brian Cullinan" w:date="2013-04-10T13:44:00Z"/>
          <w:rFonts w:cstheme="minorHAnsi"/>
          <w:sz w:val="24"/>
          <w:szCs w:val="24"/>
        </w:rPr>
      </w:pPr>
      <w:ins w:id="2018" w:author="Brian Cullinan" w:date="2013-04-10T13:44:00Z">
        <w:r>
          <w:rPr>
            <w:rFonts w:cstheme="minorHAnsi"/>
            <w:sz w:val="24"/>
            <w:szCs w:val="24"/>
          </w:rPr>
          <w:br w:type="page"/>
        </w:r>
      </w:ins>
    </w:p>
    <w:p w:rsidR="003A4AE7" w:rsidRDefault="003A4AE7" w:rsidP="00B6666B">
      <w:pPr>
        <w:autoSpaceDE w:val="0"/>
        <w:autoSpaceDN w:val="0"/>
        <w:adjustRightInd w:val="0"/>
        <w:spacing w:after="0" w:line="240" w:lineRule="auto"/>
        <w:ind w:left="720"/>
        <w:rPr>
          <w:ins w:id="2019" w:author="Brian Cullinan" w:date="2013-04-10T15:33:00Z"/>
          <w:rFonts w:cstheme="minorHAnsi"/>
          <w:sz w:val="24"/>
          <w:szCs w:val="24"/>
        </w:rPr>
      </w:pPr>
      <w:ins w:id="2020" w:author="Brian Cullinan" w:date="2013-04-10T13:43:00Z">
        <w:r>
          <w:rPr>
            <w:rFonts w:cstheme="minorHAnsi"/>
            <w:sz w:val="24"/>
            <w:szCs w:val="24"/>
          </w:rPr>
          <w:t>Rule 4:</w:t>
        </w:r>
      </w:ins>
    </w:p>
    <w:p w:rsidR="005B4835" w:rsidRDefault="005B4835" w:rsidP="005B4835">
      <w:pPr>
        <w:autoSpaceDE w:val="0"/>
        <w:autoSpaceDN w:val="0"/>
        <w:adjustRightInd w:val="0"/>
        <w:spacing w:after="0" w:line="240" w:lineRule="auto"/>
        <w:ind w:left="720"/>
        <w:rPr>
          <w:ins w:id="2021" w:author="Brian Cullinan" w:date="2013-04-10T15:33:00Z"/>
          <w:rFonts w:cstheme="minorHAnsi"/>
          <w:sz w:val="24"/>
          <w:szCs w:val="24"/>
        </w:rPr>
      </w:pPr>
      <w:ins w:id="2022" w:author="Brian Cullinan" w:date="2013-04-10T15:33:00Z">
        <w:r>
          <w:rPr>
            <w:rFonts w:cstheme="minorHAnsi"/>
            <w:sz w:val="24"/>
            <w:szCs w:val="24"/>
          </w:rPr>
          <w:t>This rule only executes if Rule 2 is False.  That is:</w:t>
        </w:r>
      </w:ins>
    </w:p>
    <w:p w:rsidR="005B4835" w:rsidRDefault="005B4835" w:rsidP="005B4835">
      <w:pPr>
        <w:autoSpaceDE w:val="0"/>
        <w:autoSpaceDN w:val="0"/>
        <w:adjustRightInd w:val="0"/>
        <w:spacing w:after="0" w:line="240" w:lineRule="auto"/>
        <w:ind w:left="720"/>
        <w:rPr>
          <w:ins w:id="2023" w:author="Brian Cullinan" w:date="2013-04-10T15:33:00Z"/>
          <w:rFonts w:cstheme="minorHAnsi"/>
          <w:sz w:val="24"/>
          <w:szCs w:val="24"/>
        </w:rPr>
      </w:pPr>
      <w:ins w:id="2024" w:author="Brian Cullinan" w:date="2013-04-10T15:33:00Z">
        <w:r>
          <w:rPr>
            <w:rFonts w:cstheme="minorHAnsi"/>
            <w:sz w:val="24"/>
            <w:szCs w:val="24"/>
          </w:rPr>
          <w:t>Form2 &lt; .9 and Form2Prime &lt; .9</w:t>
        </w:r>
      </w:ins>
      <w:ins w:id="2025" w:author="Brian Cullinan" w:date="2013-04-10T16:51:00Z">
        <w:r w:rsidR="00257276">
          <w:rPr>
            <w:rFonts w:cstheme="minorHAnsi"/>
            <w:sz w:val="24"/>
            <w:szCs w:val="24"/>
          </w:rPr>
          <w:t xml:space="preserve"> and Entropy &gt;= .9</w:t>
        </w:r>
      </w:ins>
    </w:p>
    <w:p w:rsidR="005B4835" w:rsidRDefault="005B4835" w:rsidP="00B6666B">
      <w:pPr>
        <w:autoSpaceDE w:val="0"/>
        <w:autoSpaceDN w:val="0"/>
        <w:adjustRightInd w:val="0"/>
        <w:spacing w:after="0" w:line="240" w:lineRule="auto"/>
        <w:ind w:left="720"/>
        <w:rPr>
          <w:ins w:id="2026" w:author="Brian Cullinan" w:date="2013-04-10T13:43:00Z"/>
          <w:rFonts w:cstheme="minorHAnsi"/>
          <w:sz w:val="24"/>
          <w:szCs w:val="24"/>
        </w:rPr>
      </w:pPr>
    </w:p>
    <w:tbl>
      <w:tblPr>
        <w:tblStyle w:val="LightList-Accent11"/>
        <w:tblW w:w="10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710"/>
        <w:gridCol w:w="1710"/>
        <w:gridCol w:w="1710"/>
        <w:gridCol w:w="1710"/>
        <w:gridCol w:w="3249"/>
        <w:tblGridChange w:id="2027">
          <w:tblGrid>
            <w:gridCol w:w="738"/>
            <w:gridCol w:w="1710"/>
            <w:gridCol w:w="1710"/>
            <w:gridCol w:w="1710"/>
            <w:gridCol w:w="1710"/>
            <w:gridCol w:w="3249"/>
          </w:tblGrid>
        </w:tblGridChange>
      </w:tblGrid>
      <w:tr w:rsidR="003A4AE7" w:rsidRPr="00CF7BDC" w:rsidTr="007034C8">
        <w:trPr>
          <w:cnfStyle w:val="100000000000" w:firstRow="1" w:lastRow="0" w:firstColumn="0" w:lastColumn="0" w:oddVBand="0" w:evenVBand="0" w:oddHBand="0" w:evenHBand="0" w:firstRowFirstColumn="0" w:firstRowLastColumn="0" w:lastRowFirstColumn="0" w:lastRowLastColumn="0"/>
          <w:jc w:val="center"/>
          <w:ins w:id="2028" w:author="Brian Cullinan" w:date="2013-04-10T13:43:00Z"/>
        </w:trPr>
        <w:tc>
          <w:tcPr>
            <w:cnfStyle w:val="001000000000" w:firstRow="0" w:lastRow="0" w:firstColumn="1" w:lastColumn="0" w:oddVBand="0" w:evenVBand="0" w:oddHBand="0" w:evenHBand="0" w:firstRowFirstColumn="0" w:firstRowLastColumn="0" w:lastRowFirstColumn="0" w:lastRowLastColumn="0"/>
            <w:tcW w:w="10827" w:type="dxa"/>
            <w:gridSpan w:val="6"/>
          </w:tcPr>
          <w:p w:rsidR="003A4AE7" w:rsidRPr="00CF7BDC" w:rsidRDefault="003A4AE7" w:rsidP="007034C8">
            <w:pPr>
              <w:rPr>
                <w:ins w:id="2029" w:author="Brian Cullinan" w:date="2013-04-10T13:43:00Z"/>
                <w:rFonts w:cstheme="minorHAnsi"/>
                <w:sz w:val="24"/>
                <w:szCs w:val="24"/>
              </w:rPr>
            </w:pPr>
            <w:ins w:id="2030" w:author="Brian Cullinan" w:date="2013-04-10T13:43:00Z">
              <w:r w:rsidRPr="00CF7BDC">
                <w:rPr>
                  <w:rFonts w:cstheme="minorHAnsi"/>
                  <w:sz w:val="24"/>
                  <w:szCs w:val="24"/>
                </w:rPr>
                <w:t>Form1_1 or Form1_2 or Form1_3 or Form1_4 &gt;= .9</w:t>
              </w:r>
            </w:ins>
          </w:p>
        </w:tc>
      </w:tr>
      <w:tr w:rsidR="003A4AE7" w:rsidRPr="00CF7BDC" w:rsidTr="007034C8">
        <w:trPr>
          <w:cnfStyle w:val="000000100000" w:firstRow="0" w:lastRow="0" w:firstColumn="0" w:lastColumn="0" w:oddVBand="0" w:evenVBand="0" w:oddHBand="1" w:evenHBand="0" w:firstRowFirstColumn="0" w:firstRowLastColumn="0" w:lastRowFirstColumn="0" w:lastRowLastColumn="0"/>
          <w:jc w:val="center"/>
          <w:ins w:id="2031" w:author="Brian Cullinan" w:date="2013-04-10T13:43:00Z"/>
        </w:trPr>
        <w:tc>
          <w:tcPr>
            <w:cnfStyle w:val="001000000000" w:firstRow="0" w:lastRow="0" w:firstColumn="1" w:lastColumn="0" w:oddVBand="0" w:evenVBand="0" w:oddHBand="0" w:evenHBand="0" w:firstRowFirstColumn="0" w:firstRowLastColumn="0" w:lastRowFirstColumn="0" w:lastRowLastColumn="0"/>
            <w:tcW w:w="738" w:type="dxa"/>
            <w:vMerge w:val="restart"/>
            <w:tcBorders>
              <w:top w:val="none" w:sz="0" w:space="0" w:color="auto"/>
              <w:left w:val="none" w:sz="0" w:space="0" w:color="auto"/>
              <w:bottom w:val="none" w:sz="0" w:space="0" w:color="auto"/>
            </w:tcBorders>
            <w:vAlign w:val="center"/>
          </w:tcPr>
          <w:p w:rsidR="003A4AE7" w:rsidRPr="00CF7BDC" w:rsidRDefault="003A4AE7" w:rsidP="007034C8">
            <w:pPr>
              <w:rPr>
                <w:ins w:id="2032" w:author="Brian Cullinan" w:date="2013-04-10T13:43:00Z"/>
                <w:rFonts w:cstheme="minorHAnsi"/>
                <w:b w:val="0"/>
                <w:sz w:val="24"/>
                <w:szCs w:val="24"/>
              </w:rPr>
            </w:pPr>
            <w:ins w:id="2033" w:author="Brian Cullinan" w:date="2013-04-10T13:43:00Z">
              <w:r w:rsidRPr="00CF7BDC">
                <w:rPr>
                  <w:rFonts w:cstheme="minorHAnsi"/>
                  <w:b w:val="0"/>
                  <w:sz w:val="24"/>
                  <w:szCs w:val="24"/>
                </w:rPr>
                <w:t>True</w:t>
              </w:r>
            </w:ins>
          </w:p>
        </w:tc>
        <w:tc>
          <w:tcPr>
            <w:tcW w:w="1710" w:type="dxa"/>
            <w:tcBorders>
              <w:top w:val="none" w:sz="0" w:space="0" w:color="auto"/>
              <w:bottom w:val="none" w:sz="0" w:space="0" w:color="auto"/>
            </w:tcBorders>
            <w:shd w:val="clear" w:color="auto" w:fill="4F81BD" w:themeFill="accent1"/>
            <w:vAlign w:val="center"/>
          </w:tcPr>
          <w:p w:rsidR="003A4AE7" w:rsidRPr="00CF7BDC" w:rsidRDefault="003A4AE7" w:rsidP="007034C8">
            <w:pPr>
              <w:cnfStyle w:val="000000100000" w:firstRow="0" w:lastRow="0" w:firstColumn="0" w:lastColumn="0" w:oddVBand="0" w:evenVBand="0" w:oddHBand="1" w:evenHBand="0" w:firstRowFirstColumn="0" w:firstRowLastColumn="0" w:lastRowFirstColumn="0" w:lastRowLastColumn="0"/>
              <w:rPr>
                <w:ins w:id="2034" w:author="Brian Cullinan" w:date="2013-04-10T13:43:00Z"/>
                <w:rFonts w:cstheme="minorHAnsi"/>
                <w:b/>
                <w:color w:val="FFFFFF" w:themeColor="background1"/>
                <w:sz w:val="24"/>
                <w:szCs w:val="24"/>
              </w:rPr>
            </w:pPr>
            <w:ins w:id="2035" w:author="Brian Cullinan" w:date="2013-04-10T13:43:00Z">
              <w:r>
                <w:rPr>
                  <w:rFonts w:cstheme="minorHAnsi"/>
                  <w:b/>
                  <w:color w:val="FFFFFF" w:themeColor="background1"/>
                  <w:sz w:val="24"/>
                  <w:szCs w:val="24"/>
                </w:rPr>
                <w:t>Form1_</w:t>
              </w:r>
              <w:r w:rsidRPr="00CF7BDC">
                <w:rPr>
                  <w:rFonts w:cstheme="minorHAnsi"/>
                  <w:b/>
                  <w:color w:val="FFFFFF" w:themeColor="background1"/>
                  <w:sz w:val="24"/>
                  <w:szCs w:val="24"/>
                </w:rPr>
                <w:t>1 &gt;</w:t>
              </w:r>
              <w:r>
                <w:rPr>
                  <w:rFonts w:cstheme="minorHAnsi"/>
                  <w:b/>
                  <w:color w:val="FFFFFF" w:themeColor="background1"/>
                  <w:sz w:val="24"/>
                  <w:szCs w:val="24"/>
                </w:rPr>
                <w:t>=</w:t>
              </w:r>
              <w:r w:rsidRPr="00CF7BDC">
                <w:rPr>
                  <w:rFonts w:cstheme="minorHAnsi"/>
                  <w:b/>
                  <w:color w:val="FFFFFF" w:themeColor="background1"/>
                  <w:sz w:val="24"/>
                  <w:szCs w:val="24"/>
                </w:rPr>
                <w:t xml:space="preserve"> .9</w:t>
              </w:r>
            </w:ins>
          </w:p>
        </w:tc>
        <w:tc>
          <w:tcPr>
            <w:tcW w:w="1710" w:type="dxa"/>
            <w:tcBorders>
              <w:top w:val="none" w:sz="0" w:space="0" w:color="auto"/>
              <w:bottom w:val="none" w:sz="0" w:space="0" w:color="auto"/>
            </w:tcBorders>
            <w:shd w:val="clear" w:color="auto" w:fill="4F81BD" w:themeFill="accent1"/>
            <w:vAlign w:val="center"/>
          </w:tcPr>
          <w:p w:rsidR="003A4AE7" w:rsidRPr="00CF7BDC" w:rsidRDefault="003A4AE7" w:rsidP="007034C8">
            <w:pPr>
              <w:cnfStyle w:val="000000100000" w:firstRow="0" w:lastRow="0" w:firstColumn="0" w:lastColumn="0" w:oddVBand="0" w:evenVBand="0" w:oddHBand="1" w:evenHBand="0" w:firstRowFirstColumn="0" w:firstRowLastColumn="0" w:lastRowFirstColumn="0" w:lastRowLastColumn="0"/>
              <w:rPr>
                <w:ins w:id="2036" w:author="Brian Cullinan" w:date="2013-04-10T13:43:00Z"/>
                <w:rFonts w:cstheme="minorHAnsi"/>
                <w:b/>
                <w:color w:val="FFFFFF" w:themeColor="background1"/>
                <w:sz w:val="24"/>
                <w:szCs w:val="24"/>
              </w:rPr>
            </w:pPr>
            <w:ins w:id="2037" w:author="Brian Cullinan" w:date="2013-04-10T13:43:00Z">
              <w:r>
                <w:rPr>
                  <w:rFonts w:cstheme="minorHAnsi"/>
                  <w:b/>
                  <w:color w:val="FFFFFF" w:themeColor="background1"/>
                  <w:sz w:val="24"/>
                  <w:szCs w:val="24"/>
                </w:rPr>
                <w:t>Form1_</w:t>
              </w:r>
              <w:r w:rsidRPr="00CF7BDC">
                <w:rPr>
                  <w:rFonts w:cstheme="minorHAnsi"/>
                  <w:b/>
                  <w:color w:val="FFFFFF" w:themeColor="background1"/>
                  <w:sz w:val="24"/>
                  <w:szCs w:val="24"/>
                </w:rPr>
                <w:t>2 &gt;</w:t>
              </w:r>
              <w:r>
                <w:rPr>
                  <w:rFonts w:cstheme="minorHAnsi"/>
                  <w:b/>
                  <w:color w:val="FFFFFF" w:themeColor="background1"/>
                  <w:sz w:val="24"/>
                  <w:szCs w:val="24"/>
                </w:rPr>
                <w:t>=</w:t>
              </w:r>
              <w:r w:rsidRPr="00CF7BDC">
                <w:rPr>
                  <w:rFonts w:cstheme="minorHAnsi"/>
                  <w:b/>
                  <w:color w:val="FFFFFF" w:themeColor="background1"/>
                  <w:sz w:val="24"/>
                  <w:szCs w:val="24"/>
                </w:rPr>
                <w:t xml:space="preserve"> .9</w:t>
              </w:r>
            </w:ins>
          </w:p>
        </w:tc>
        <w:tc>
          <w:tcPr>
            <w:tcW w:w="1710" w:type="dxa"/>
            <w:tcBorders>
              <w:top w:val="none" w:sz="0" w:space="0" w:color="auto"/>
              <w:bottom w:val="none" w:sz="0" w:space="0" w:color="auto"/>
            </w:tcBorders>
            <w:shd w:val="clear" w:color="auto" w:fill="4F81BD" w:themeFill="accent1"/>
            <w:vAlign w:val="center"/>
          </w:tcPr>
          <w:p w:rsidR="003A4AE7" w:rsidRPr="00CF7BDC" w:rsidRDefault="003A4AE7" w:rsidP="007034C8">
            <w:pPr>
              <w:cnfStyle w:val="000000100000" w:firstRow="0" w:lastRow="0" w:firstColumn="0" w:lastColumn="0" w:oddVBand="0" w:evenVBand="0" w:oddHBand="1" w:evenHBand="0" w:firstRowFirstColumn="0" w:firstRowLastColumn="0" w:lastRowFirstColumn="0" w:lastRowLastColumn="0"/>
              <w:rPr>
                <w:ins w:id="2038" w:author="Brian Cullinan" w:date="2013-04-10T13:43:00Z"/>
                <w:rFonts w:cstheme="minorHAnsi"/>
                <w:b/>
                <w:color w:val="FFFFFF" w:themeColor="background1"/>
                <w:sz w:val="24"/>
                <w:szCs w:val="24"/>
              </w:rPr>
            </w:pPr>
            <w:ins w:id="2039" w:author="Brian Cullinan" w:date="2013-04-10T13:43:00Z">
              <w:r>
                <w:rPr>
                  <w:rFonts w:cstheme="minorHAnsi"/>
                  <w:b/>
                  <w:color w:val="FFFFFF" w:themeColor="background1"/>
                  <w:sz w:val="24"/>
                  <w:szCs w:val="24"/>
                </w:rPr>
                <w:t>Form1_</w:t>
              </w:r>
              <w:r w:rsidRPr="00CF7BDC">
                <w:rPr>
                  <w:rFonts w:cstheme="minorHAnsi"/>
                  <w:b/>
                  <w:color w:val="FFFFFF" w:themeColor="background1"/>
                  <w:sz w:val="24"/>
                  <w:szCs w:val="24"/>
                </w:rPr>
                <w:t>3 &gt;</w:t>
              </w:r>
              <w:r>
                <w:rPr>
                  <w:rFonts w:cstheme="minorHAnsi"/>
                  <w:b/>
                  <w:color w:val="FFFFFF" w:themeColor="background1"/>
                  <w:sz w:val="24"/>
                  <w:szCs w:val="24"/>
                </w:rPr>
                <w:t>=</w:t>
              </w:r>
              <w:r w:rsidRPr="00CF7BDC">
                <w:rPr>
                  <w:rFonts w:cstheme="minorHAnsi"/>
                  <w:b/>
                  <w:color w:val="FFFFFF" w:themeColor="background1"/>
                  <w:sz w:val="24"/>
                  <w:szCs w:val="24"/>
                </w:rPr>
                <w:t xml:space="preserve"> .9</w:t>
              </w:r>
            </w:ins>
          </w:p>
        </w:tc>
        <w:tc>
          <w:tcPr>
            <w:tcW w:w="1710" w:type="dxa"/>
            <w:tcBorders>
              <w:top w:val="none" w:sz="0" w:space="0" w:color="auto"/>
              <w:bottom w:val="none" w:sz="0" w:space="0" w:color="auto"/>
            </w:tcBorders>
            <w:shd w:val="clear" w:color="auto" w:fill="4F81BD" w:themeFill="accent1"/>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040" w:author="Brian Cullinan" w:date="2013-04-10T13:43:00Z"/>
                <w:rFonts w:cstheme="minorHAnsi"/>
                <w:b/>
                <w:color w:val="FFFFFF" w:themeColor="background1"/>
                <w:sz w:val="24"/>
                <w:szCs w:val="24"/>
              </w:rPr>
            </w:pPr>
            <w:ins w:id="2041" w:author="Brian Cullinan" w:date="2013-04-10T13:43:00Z">
              <w:r>
                <w:rPr>
                  <w:rFonts w:cstheme="minorHAnsi"/>
                  <w:b/>
                  <w:color w:val="FFFFFF" w:themeColor="background1"/>
                  <w:sz w:val="24"/>
                  <w:szCs w:val="24"/>
                </w:rPr>
                <w:t>Form1_4</w:t>
              </w:r>
              <w:r w:rsidRPr="00CF7BDC">
                <w:rPr>
                  <w:rFonts w:cstheme="minorHAnsi"/>
                  <w:b/>
                  <w:color w:val="FFFFFF" w:themeColor="background1"/>
                  <w:sz w:val="24"/>
                  <w:szCs w:val="24"/>
                </w:rPr>
                <w:t xml:space="preserve"> &gt;</w:t>
              </w:r>
              <w:r>
                <w:rPr>
                  <w:rFonts w:cstheme="minorHAnsi"/>
                  <w:b/>
                  <w:color w:val="FFFFFF" w:themeColor="background1"/>
                  <w:sz w:val="24"/>
                  <w:szCs w:val="24"/>
                </w:rPr>
                <w:t>=</w:t>
              </w:r>
              <w:r w:rsidRPr="00CF7BDC">
                <w:rPr>
                  <w:rFonts w:cstheme="minorHAnsi"/>
                  <w:b/>
                  <w:color w:val="FFFFFF" w:themeColor="background1"/>
                  <w:sz w:val="24"/>
                  <w:szCs w:val="24"/>
                </w:rPr>
                <w:t xml:space="preserve"> .9</w:t>
              </w:r>
            </w:ins>
          </w:p>
        </w:tc>
        <w:tc>
          <w:tcPr>
            <w:tcW w:w="3249" w:type="dxa"/>
            <w:tcBorders>
              <w:top w:val="none" w:sz="0" w:space="0" w:color="auto"/>
              <w:bottom w:val="none" w:sz="0" w:space="0" w:color="auto"/>
              <w:right w:val="none" w:sz="0" w:space="0" w:color="auto"/>
            </w:tcBorders>
            <w:shd w:val="clear" w:color="auto" w:fill="4F81BD" w:themeFill="accent1"/>
            <w:vAlign w:val="center"/>
          </w:tcPr>
          <w:p w:rsidR="003A4AE7" w:rsidRPr="00CF7BDC" w:rsidRDefault="003A4AE7" w:rsidP="007034C8">
            <w:pPr>
              <w:cnfStyle w:val="000000100000" w:firstRow="0" w:lastRow="0" w:firstColumn="0" w:lastColumn="0" w:oddVBand="0" w:evenVBand="0" w:oddHBand="1" w:evenHBand="0" w:firstRowFirstColumn="0" w:firstRowLastColumn="0" w:lastRowFirstColumn="0" w:lastRowLastColumn="0"/>
              <w:rPr>
                <w:ins w:id="2042" w:author="Brian Cullinan" w:date="2013-04-10T13:43:00Z"/>
                <w:rFonts w:cstheme="minorHAnsi"/>
                <w:b/>
                <w:color w:val="FFFFFF" w:themeColor="background1"/>
                <w:sz w:val="24"/>
                <w:szCs w:val="24"/>
              </w:rPr>
            </w:pPr>
            <w:ins w:id="2043" w:author="Brian Cullinan" w:date="2013-04-10T13:43:00Z">
              <w:r>
                <w:rPr>
                  <w:rFonts w:cstheme="minorHAnsi"/>
                  <w:b/>
                  <w:color w:val="FFFFFF" w:themeColor="background1"/>
                  <w:sz w:val="24"/>
                  <w:szCs w:val="24"/>
                </w:rPr>
                <w:t>Significance Score</w:t>
              </w:r>
            </w:ins>
          </w:p>
        </w:tc>
      </w:tr>
      <w:tr w:rsidR="003A4AE7" w:rsidTr="007034C8">
        <w:trPr>
          <w:jc w:val="center"/>
          <w:ins w:id="2044" w:author="Brian Cullinan" w:date="2013-04-10T13:43:00Z"/>
        </w:trPr>
        <w:tc>
          <w:tcPr>
            <w:cnfStyle w:val="001000000000" w:firstRow="0" w:lastRow="0" w:firstColumn="1" w:lastColumn="0" w:oddVBand="0" w:evenVBand="0" w:oddHBand="0" w:evenHBand="0" w:firstRowFirstColumn="0" w:firstRowLastColumn="0" w:lastRowFirstColumn="0" w:lastRowLastColumn="0"/>
            <w:tcW w:w="738" w:type="dxa"/>
            <w:vMerge/>
            <w:vAlign w:val="center"/>
          </w:tcPr>
          <w:p w:rsidR="003A4AE7" w:rsidRPr="00CF7BDC" w:rsidRDefault="003A4AE7" w:rsidP="007034C8">
            <w:pPr>
              <w:rPr>
                <w:ins w:id="2045" w:author="Brian Cullinan" w:date="2013-04-10T13:43:00Z"/>
                <w:rFonts w:cstheme="minorHAnsi"/>
                <w:b w:val="0"/>
                <w:sz w:val="24"/>
                <w:szCs w:val="24"/>
              </w:rPr>
            </w:pPr>
          </w:p>
        </w:tc>
        <w:tc>
          <w:tcPr>
            <w:tcW w:w="1710" w:type="dxa"/>
            <w:vMerge w:val="restart"/>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046" w:author="Brian Cullinan" w:date="2013-04-10T13:43:00Z"/>
                <w:rFonts w:cstheme="minorHAnsi"/>
                <w:sz w:val="24"/>
                <w:szCs w:val="24"/>
              </w:rPr>
            </w:pPr>
            <w:ins w:id="2047" w:author="Brian Cullinan" w:date="2013-04-10T13:43:00Z">
              <w:r>
                <w:rPr>
                  <w:rFonts w:cstheme="minorHAnsi"/>
                  <w:sz w:val="24"/>
                  <w:szCs w:val="24"/>
                </w:rPr>
                <w:t>True</w:t>
              </w:r>
            </w:ins>
          </w:p>
        </w:tc>
        <w:tc>
          <w:tcPr>
            <w:tcW w:w="1710" w:type="dxa"/>
            <w:vMerge w:val="restart"/>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048" w:author="Brian Cullinan" w:date="2013-04-10T13:43:00Z"/>
                <w:rFonts w:cstheme="minorHAnsi"/>
                <w:sz w:val="24"/>
                <w:szCs w:val="24"/>
              </w:rPr>
            </w:pPr>
            <w:ins w:id="2049" w:author="Brian Cullinan" w:date="2013-04-10T13:43:00Z">
              <w:r>
                <w:rPr>
                  <w:rFonts w:cstheme="minorHAnsi"/>
                  <w:sz w:val="24"/>
                  <w:szCs w:val="24"/>
                </w:rPr>
                <w:t>True</w:t>
              </w:r>
            </w:ins>
          </w:p>
        </w:tc>
        <w:tc>
          <w:tcPr>
            <w:tcW w:w="1710" w:type="dxa"/>
            <w:vMerge w:val="restart"/>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050" w:author="Brian Cullinan" w:date="2013-04-10T13:43:00Z"/>
                <w:rFonts w:cstheme="minorHAnsi"/>
                <w:sz w:val="24"/>
                <w:szCs w:val="24"/>
              </w:rPr>
            </w:pPr>
            <w:ins w:id="2051" w:author="Brian Cullinan" w:date="2013-04-10T13:43:00Z">
              <w:r>
                <w:rPr>
                  <w:rFonts w:cstheme="minorHAnsi"/>
                  <w:sz w:val="24"/>
                  <w:szCs w:val="24"/>
                </w:rPr>
                <w:t>True</w:t>
              </w:r>
            </w:ins>
          </w:p>
        </w:tc>
        <w:tc>
          <w:tcPr>
            <w:tcW w:w="1710" w:type="dxa"/>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052" w:author="Brian Cullinan" w:date="2013-04-10T13:43:00Z"/>
                <w:rFonts w:cstheme="minorHAnsi"/>
                <w:sz w:val="24"/>
                <w:szCs w:val="24"/>
              </w:rPr>
            </w:pPr>
            <w:ins w:id="2053" w:author="Brian Cullinan" w:date="2013-04-10T13:43:00Z">
              <w:r>
                <w:rPr>
                  <w:rFonts w:cstheme="minorHAnsi"/>
                  <w:sz w:val="24"/>
                  <w:szCs w:val="24"/>
                </w:rPr>
                <w:t>True</w:t>
              </w:r>
            </w:ins>
          </w:p>
        </w:tc>
        <w:tc>
          <w:tcPr>
            <w:tcW w:w="3249" w:type="dxa"/>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054" w:author="Brian Cullinan" w:date="2013-04-10T13:43:00Z"/>
                <w:rFonts w:cstheme="minorHAnsi"/>
                <w:sz w:val="24"/>
                <w:szCs w:val="24"/>
              </w:rPr>
            </w:pPr>
            <w:ins w:id="2055" w:author="Brian Cullinan" w:date="2013-04-10T13:43:00Z">
              <w:r>
                <w:rPr>
                  <w:rFonts w:cstheme="minorHAnsi"/>
                  <w:sz w:val="24"/>
                  <w:szCs w:val="24"/>
                </w:rPr>
                <w:t>+8000 + 9000 + 10000 + 11000</w:t>
              </w:r>
            </w:ins>
          </w:p>
        </w:tc>
      </w:tr>
      <w:tr w:rsidR="003A4AE7" w:rsidTr="007034C8">
        <w:trPr>
          <w:cnfStyle w:val="000000100000" w:firstRow="0" w:lastRow="0" w:firstColumn="0" w:lastColumn="0" w:oddVBand="0" w:evenVBand="0" w:oddHBand="1" w:evenHBand="0" w:firstRowFirstColumn="0" w:firstRowLastColumn="0" w:lastRowFirstColumn="0" w:lastRowLastColumn="0"/>
          <w:jc w:val="center"/>
          <w:ins w:id="2056" w:author="Brian Cullinan" w:date="2013-04-10T13:43:00Z"/>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
          <w:p w:rsidR="003A4AE7" w:rsidRPr="00CF7BDC" w:rsidRDefault="003A4AE7" w:rsidP="007034C8">
            <w:pPr>
              <w:rPr>
                <w:ins w:id="2057" w:author="Brian Cullinan" w:date="2013-04-10T13:43:00Z"/>
                <w:rFonts w:cstheme="minorHAnsi"/>
                <w:b w:val="0"/>
                <w:sz w:val="24"/>
                <w:szCs w:val="24"/>
              </w:rPr>
            </w:pPr>
          </w:p>
        </w:tc>
        <w:tc>
          <w:tcPr>
            <w:tcW w:w="1710" w:type="dxa"/>
            <w:vMerge/>
            <w:tcBorders>
              <w:top w:val="none" w:sz="0" w:space="0" w:color="auto"/>
              <w:bottom w:val="none" w:sz="0" w:space="0" w:color="auto"/>
            </w:tcBorders>
            <w:shd w:val="clear" w:color="auto" w:fill="FFFFFF" w:themeFill="background1"/>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058" w:author="Brian Cullinan" w:date="2013-04-10T13:43: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059" w:author="Brian Cullinan" w:date="2013-04-10T13:43: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060" w:author="Brian Cullinan" w:date="2013-04-10T13:43: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061" w:author="Brian Cullinan" w:date="2013-04-10T13:43:00Z"/>
                <w:rFonts w:cstheme="minorHAnsi"/>
                <w:sz w:val="24"/>
                <w:szCs w:val="24"/>
              </w:rPr>
            </w:pPr>
            <w:ins w:id="2062" w:author="Brian Cullinan" w:date="2013-04-10T13:43:00Z">
              <w:r>
                <w:rPr>
                  <w:rFonts w:cstheme="minorHAnsi"/>
                  <w:sz w:val="24"/>
                  <w:szCs w:val="24"/>
                </w:rPr>
                <w:t>False</w:t>
              </w:r>
            </w:ins>
          </w:p>
        </w:tc>
        <w:tc>
          <w:tcPr>
            <w:tcW w:w="3249" w:type="dxa"/>
            <w:tcBorders>
              <w:top w:val="none" w:sz="0" w:space="0" w:color="auto"/>
              <w:bottom w:val="none" w:sz="0" w:space="0" w:color="auto"/>
              <w:right w:val="none" w:sz="0" w:space="0" w:color="auto"/>
            </w:tcBorders>
            <w:shd w:val="clear" w:color="auto" w:fill="FFFFFF" w:themeFill="background1"/>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063" w:author="Brian Cullinan" w:date="2013-04-10T13:43:00Z"/>
                <w:rFonts w:cstheme="minorHAnsi"/>
                <w:sz w:val="24"/>
                <w:szCs w:val="24"/>
              </w:rPr>
            </w:pPr>
            <w:ins w:id="2064" w:author="Brian Cullinan" w:date="2013-04-10T13:43:00Z">
              <w:r>
                <w:rPr>
                  <w:rFonts w:cstheme="minorHAnsi"/>
                  <w:sz w:val="24"/>
                  <w:szCs w:val="24"/>
                </w:rPr>
                <w:t>+8000 + 9000 + 10000</w:t>
              </w:r>
            </w:ins>
          </w:p>
        </w:tc>
      </w:tr>
      <w:tr w:rsidR="003A4AE7" w:rsidTr="007034C8">
        <w:trPr>
          <w:jc w:val="center"/>
          <w:ins w:id="2065" w:author="Brian Cullinan" w:date="2013-04-10T13:43:00Z"/>
        </w:trPr>
        <w:tc>
          <w:tcPr>
            <w:cnfStyle w:val="001000000000" w:firstRow="0" w:lastRow="0" w:firstColumn="1" w:lastColumn="0" w:oddVBand="0" w:evenVBand="0" w:oddHBand="0" w:evenHBand="0" w:firstRowFirstColumn="0" w:firstRowLastColumn="0" w:lastRowFirstColumn="0" w:lastRowLastColumn="0"/>
            <w:tcW w:w="738" w:type="dxa"/>
            <w:vMerge/>
            <w:vAlign w:val="center"/>
          </w:tcPr>
          <w:p w:rsidR="003A4AE7" w:rsidRPr="00CF7BDC" w:rsidRDefault="003A4AE7" w:rsidP="007034C8">
            <w:pPr>
              <w:rPr>
                <w:ins w:id="2066" w:author="Brian Cullinan" w:date="2013-04-10T13:43:00Z"/>
                <w:rFonts w:cstheme="minorHAnsi"/>
                <w:b w:val="0"/>
                <w:sz w:val="24"/>
                <w:szCs w:val="24"/>
              </w:rPr>
            </w:pPr>
          </w:p>
        </w:tc>
        <w:tc>
          <w:tcPr>
            <w:tcW w:w="1710" w:type="dxa"/>
            <w:vMerge/>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067" w:author="Brian Cullinan" w:date="2013-04-10T13:43:00Z"/>
                <w:rFonts w:cstheme="minorHAnsi"/>
                <w:sz w:val="24"/>
                <w:szCs w:val="24"/>
              </w:rPr>
            </w:pPr>
          </w:p>
        </w:tc>
        <w:tc>
          <w:tcPr>
            <w:tcW w:w="1710" w:type="dxa"/>
            <w:vMerge/>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068" w:author="Brian Cullinan" w:date="2013-04-10T13:43:00Z"/>
                <w:rFonts w:cstheme="minorHAnsi"/>
                <w:sz w:val="24"/>
                <w:szCs w:val="24"/>
              </w:rPr>
            </w:pPr>
          </w:p>
        </w:tc>
        <w:tc>
          <w:tcPr>
            <w:tcW w:w="1710" w:type="dxa"/>
            <w:vMerge w:val="restart"/>
            <w:shd w:val="clear" w:color="auto" w:fill="EEECE1" w:themeFill="background2"/>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069" w:author="Brian Cullinan" w:date="2013-04-10T13:43:00Z"/>
                <w:rFonts w:cstheme="minorHAnsi"/>
                <w:sz w:val="24"/>
                <w:szCs w:val="24"/>
              </w:rPr>
            </w:pPr>
            <w:ins w:id="2070" w:author="Brian Cullinan" w:date="2013-04-10T13:43:00Z">
              <w:r>
                <w:rPr>
                  <w:rFonts w:cstheme="minorHAnsi"/>
                  <w:sz w:val="24"/>
                  <w:szCs w:val="24"/>
                </w:rPr>
                <w:t>False</w:t>
              </w:r>
            </w:ins>
          </w:p>
        </w:tc>
        <w:tc>
          <w:tcPr>
            <w:tcW w:w="1710" w:type="dxa"/>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071" w:author="Brian Cullinan" w:date="2013-04-10T13:43:00Z"/>
                <w:rFonts w:cstheme="minorHAnsi"/>
                <w:sz w:val="24"/>
                <w:szCs w:val="24"/>
              </w:rPr>
            </w:pPr>
            <w:ins w:id="2072" w:author="Brian Cullinan" w:date="2013-04-10T13:43:00Z">
              <w:r>
                <w:rPr>
                  <w:rFonts w:cstheme="minorHAnsi"/>
                  <w:sz w:val="24"/>
                  <w:szCs w:val="24"/>
                </w:rPr>
                <w:t>True</w:t>
              </w:r>
            </w:ins>
          </w:p>
        </w:tc>
        <w:tc>
          <w:tcPr>
            <w:tcW w:w="3249" w:type="dxa"/>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073" w:author="Brian Cullinan" w:date="2013-04-10T13:43:00Z"/>
                <w:rFonts w:cstheme="minorHAnsi"/>
                <w:sz w:val="24"/>
                <w:szCs w:val="24"/>
              </w:rPr>
            </w:pPr>
            <w:ins w:id="2074" w:author="Brian Cullinan" w:date="2013-04-10T13:43:00Z">
              <w:r>
                <w:rPr>
                  <w:rFonts w:cstheme="minorHAnsi"/>
                  <w:sz w:val="24"/>
                  <w:szCs w:val="24"/>
                </w:rPr>
                <w:t>+8000 + 9000 + 11000</w:t>
              </w:r>
            </w:ins>
          </w:p>
        </w:tc>
      </w:tr>
      <w:tr w:rsidR="003A4AE7" w:rsidTr="007034C8">
        <w:trPr>
          <w:cnfStyle w:val="000000100000" w:firstRow="0" w:lastRow="0" w:firstColumn="0" w:lastColumn="0" w:oddVBand="0" w:evenVBand="0" w:oddHBand="1" w:evenHBand="0" w:firstRowFirstColumn="0" w:firstRowLastColumn="0" w:lastRowFirstColumn="0" w:lastRowLastColumn="0"/>
          <w:jc w:val="center"/>
          <w:ins w:id="2075" w:author="Brian Cullinan" w:date="2013-04-10T13:43:00Z"/>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
          <w:p w:rsidR="003A4AE7" w:rsidRPr="00CF7BDC" w:rsidRDefault="003A4AE7" w:rsidP="007034C8">
            <w:pPr>
              <w:rPr>
                <w:ins w:id="2076" w:author="Brian Cullinan" w:date="2013-04-10T13:43:00Z"/>
                <w:rFonts w:cstheme="minorHAnsi"/>
                <w:b w:val="0"/>
                <w:sz w:val="24"/>
                <w:szCs w:val="24"/>
              </w:rPr>
            </w:pPr>
          </w:p>
        </w:tc>
        <w:tc>
          <w:tcPr>
            <w:tcW w:w="1710" w:type="dxa"/>
            <w:vMerge/>
            <w:tcBorders>
              <w:top w:val="none" w:sz="0" w:space="0" w:color="auto"/>
              <w:bottom w:val="none" w:sz="0" w:space="0" w:color="auto"/>
            </w:tcBorders>
            <w:shd w:val="clear" w:color="auto" w:fill="FFFFFF" w:themeFill="background1"/>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077" w:author="Brian Cullinan" w:date="2013-04-10T13:43: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078" w:author="Brian Cullinan" w:date="2013-04-10T13:43: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079" w:author="Brian Cullinan" w:date="2013-04-10T13:43: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080" w:author="Brian Cullinan" w:date="2013-04-10T13:43:00Z"/>
                <w:rFonts w:cstheme="minorHAnsi"/>
                <w:sz w:val="24"/>
                <w:szCs w:val="24"/>
              </w:rPr>
            </w:pPr>
            <w:ins w:id="2081" w:author="Brian Cullinan" w:date="2013-04-10T13:43:00Z">
              <w:r>
                <w:rPr>
                  <w:rFonts w:cstheme="minorHAnsi"/>
                  <w:sz w:val="24"/>
                  <w:szCs w:val="24"/>
                </w:rPr>
                <w:t>False</w:t>
              </w:r>
            </w:ins>
          </w:p>
        </w:tc>
        <w:tc>
          <w:tcPr>
            <w:tcW w:w="3249" w:type="dxa"/>
            <w:tcBorders>
              <w:top w:val="none" w:sz="0" w:space="0" w:color="auto"/>
              <w:bottom w:val="none" w:sz="0" w:space="0" w:color="auto"/>
              <w:right w:val="none" w:sz="0" w:space="0" w:color="auto"/>
            </w:tcBorders>
            <w:shd w:val="clear" w:color="auto" w:fill="FFFFFF" w:themeFill="background1"/>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082" w:author="Brian Cullinan" w:date="2013-04-10T13:43:00Z"/>
                <w:rFonts w:cstheme="minorHAnsi"/>
                <w:sz w:val="24"/>
                <w:szCs w:val="24"/>
              </w:rPr>
            </w:pPr>
            <w:ins w:id="2083" w:author="Brian Cullinan" w:date="2013-04-10T13:43:00Z">
              <w:r>
                <w:rPr>
                  <w:rFonts w:cstheme="minorHAnsi"/>
                  <w:sz w:val="24"/>
                  <w:szCs w:val="24"/>
                </w:rPr>
                <w:t>+8000 + 9000</w:t>
              </w:r>
            </w:ins>
          </w:p>
        </w:tc>
      </w:tr>
      <w:tr w:rsidR="003A4AE7" w:rsidTr="007034C8">
        <w:trPr>
          <w:jc w:val="center"/>
          <w:ins w:id="2084" w:author="Brian Cullinan" w:date="2013-04-10T13:43:00Z"/>
        </w:trPr>
        <w:tc>
          <w:tcPr>
            <w:cnfStyle w:val="001000000000" w:firstRow="0" w:lastRow="0" w:firstColumn="1" w:lastColumn="0" w:oddVBand="0" w:evenVBand="0" w:oddHBand="0" w:evenHBand="0" w:firstRowFirstColumn="0" w:firstRowLastColumn="0" w:lastRowFirstColumn="0" w:lastRowLastColumn="0"/>
            <w:tcW w:w="738" w:type="dxa"/>
            <w:vMerge/>
            <w:vAlign w:val="center"/>
          </w:tcPr>
          <w:p w:rsidR="003A4AE7" w:rsidRPr="00CF7BDC" w:rsidRDefault="003A4AE7" w:rsidP="007034C8">
            <w:pPr>
              <w:rPr>
                <w:ins w:id="2085" w:author="Brian Cullinan" w:date="2013-04-10T13:43:00Z"/>
                <w:rFonts w:cstheme="minorHAnsi"/>
                <w:b w:val="0"/>
                <w:sz w:val="24"/>
                <w:szCs w:val="24"/>
              </w:rPr>
            </w:pPr>
          </w:p>
        </w:tc>
        <w:tc>
          <w:tcPr>
            <w:tcW w:w="1710" w:type="dxa"/>
            <w:vMerge/>
            <w:shd w:val="clear" w:color="auto" w:fill="FFFFFF" w:themeFill="background1"/>
            <w:vAlign w:val="center"/>
          </w:tcPr>
          <w:p w:rsidR="003A4AE7" w:rsidRPr="00CF7BDC" w:rsidRDefault="003A4AE7" w:rsidP="007034C8">
            <w:pPr>
              <w:cnfStyle w:val="000000000000" w:firstRow="0" w:lastRow="0" w:firstColumn="0" w:lastColumn="0" w:oddVBand="0" w:evenVBand="0" w:oddHBand="0" w:evenHBand="0" w:firstRowFirstColumn="0" w:firstRowLastColumn="0" w:lastRowFirstColumn="0" w:lastRowLastColumn="0"/>
              <w:rPr>
                <w:ins w:id="2086" w:author="Brian Cullinan" w:date="2013-04-10T13:43:00Z"/>
                <w:rFonts w:cstheme="minorHAnsi"/>
                <w:sz w:val="24"/>
                <w:szCs w:val="24"/>
              </w:rPr>
            </w:pPr>
          </w:p>
        </w:tc>
        <w:tc>
          <w:tcPr>
            <w:tcW w:w="1710" w:type="dxa"/>
            <w:vMerge w:val="restart"/>
            <w:shd w:val="clear" w:color="auto" w:fill="EEECE1" w:themeFill="background2"/>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087" w:author="Brian Cullinan" w:date="2013-04-10T13:43:00Z"/>
                <w:rFonts w:cstheme="minorHAnsi"/>
                <w:sz w:val="24"/>
                <w:szCs w:val="24"/>
              </w:rPr>
            </w:pPr>
            <w:ins w:id="2088" w:author="Brian Cullinan" w:date="2013-04-10T13:43:00Z">
              <w:r>
                <w:rPr>
                  <w:rFonts w:cstheme="minorHAnsi"/>
                  <w:sz w:val="24"/>
                  <w:szCs w:val="24"/>
                </w:rPr>
                <w:t>False</w:t>
              </w:r>
            </w:ins>
          </w:p>
        </w:tc>
        <w:tc>
          <w:tcPr>
            <w:tcW w:w="1710" w:type="dxa"/>
            <w:vMerge w:val="restart"/>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089" w:author="Brian Cullinan" w:date="2013-04-10T13:43:00Z"/>
                <w:rFonts w:cstheme="minorHAnsi"/>
                <w:sz w:val="24"/>
                <w:szCs w:val="24"/>
              </w:rPr>
            </w:pPr>
            <w:ins w:id="2090" w:author="Brian Cullinan" w:date="2013-04-10T13:43:00Z">
              <w:r>
                <w:rPr>
                  <w:rFonts w:cstheme="minorHAnsi"/>
                  <w:sz w:val="24"/>
                  <w:szCs w:val="24"/>
                </w:rPr>
                <w:t>True</w:t>
              </w:r>
            </w:ins>
          </w:p>
        </w:tc>
        <w:tc>
          <w:tcPr>
            <w:tcW w:w="1710" w:type="dxa"/>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091" w:author="Brian Cullinan" w:date="2013-04-10T13:43:00Z"/>
                <w:rFonts w:cstheme="minorHAnsi"/>
                <w:sz w:val="24"/>
                <w:szCs w:val="24"/>
              </w:rPr>
            </w:pPr>
            <w:ins w:id="2092" w:author="Brian Cullinan" w:date="2013-04-10T13:43:00Z">
              <w:r>
                <w:rPr>
                  <w:rFonts w:cstheme="minorHAnsi"/>
                  <w:sz w:val="24"/>
                  <w:szCs w:val="24"/>
                </w:rPr>
                <w:t>True</w:t>
              </w:r>
            </w:ins>
          </w:p>
        </w:tc>
        <w:tc>
          <w:tcPr>
            <w:tcW w:w="3249" w:type="dxa"/>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093" w:author="Brian Cullinan" w:date="2013-04-10T13:43:00Z"/>
                <w:rFonts w:cstheme="minorHAnsi"/>
                <w:sz w:val="24"/>
                <w:szCs w:val="24"/>
              </w:rPr>
            </w:pPr>
            <w:ins w:id="2094" w:author="Brian Cullinan" w:date="2013-04-10T13:43:00Z">
              <w:r>
                <w:rPr>
                  <w:rFonts w:cstheme="minorHAnsi"/>
                  <w:sz w:val="24"/>
                  <w:szCs w:val="24"/>
                </w:rPr>
                <w:t>+8000 + 10000 + 11000</w:t>
              </w:r>
            </w:ins>
          </w:p>
        </w:tc>
      </w:tr>
      <w:tr w:rsidR="003A4AE7" w:rsidTr="007034C8">
        <w:trPr>
          <w:cnfStyle w:val="000000100000" w:firstRow="0" w:lastRow="0" w:firstColumn="0" w:lastColumn="0" w:oddVBand="0" w:evenVBand="0" w:oddHBand="1" w:evenHBand="0" w:firstRowFirstColumn="0" w:firstRowLastColumn="0" w:lastRowFirstColumn="0" w:lastRowLastColumn="0"/>
          <w:jc w:val="center"/>
          <w:ins w:id="2095" w:author="Brian Cullinan" w:date="2013-04-10T13:43:00Z"/>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
          <w:p w:rsidR="003A4AE7" w:rsidRPr="00CF7BDC" w:rsidRDefault="003A4AE7" w:rsidP="007034C8">
            <w:pPr>
              <w:rPr>
                <w:ins w:id="2096" w:author="Brian Cullinan" w:date="2013-04-10T13:43:00Z"/>
                <w:rFonts w:cstheme="minorHAnsi"/>
                <w:b w:val="0"/>
                <w:sz w:val="24"/>
                <w:szCs w:val="24"/>
              </w:rPr>
            </w:pPr>
          </w:p>
        </w:tc>
        <w:tc>
          <w:tcPr>
            <w:tcW w:w="1710" w:type="dxa"/>
            <w:vMerge/>
            <w:tcBorders>
              <w:top w:val="none" w:sz="0" w:space="0" w:color="auto"/>
              <w:bottom w:val="none" w:sz="0" w:space="0" w:color="auto"/>
            </w:tcBorders>
            <w:shd w:val="clear" w:color="auto" w:fill="FFFFFF" w:themeFill="background1"/>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097" w:author="Brian Cullinan" w:date="2013-04-10T13:43: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098" w:author="Brian Cullinan" w:date="2013-04-10T13:43: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099" w:author="Brian Cullinan" w:date="2013-04-10T13:43: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00" w:author="Brian Cullinan" w:date="2013-04-10T13:43:00Z"/>
                <w:rFonts w:cstheme="minorHAnsi"/>
                <w:sz w:val="24"/>
                <w:szCs w:val="24"/>
              </w:rPr>
            </w:pPr>
            <w:ins w:id="2101" w:author="Brian Cullinan" w:date="2013-04-10T13:43:00Z">
              <w:r>
                <w:rPr>
                  <w:rFonts w:cstheme="minorHAnsi"/>
                  <w:sz w:val="24"/>
                  <w:szCs w:val="24"/>
                </w:rPr>
                <w:t>False</w:t>
              </w:r>
            </w:ins>
          </w:p>
        </w:tc>
        <w:tc>
          <w:tcPr>
            <w:tcW w:w="3249" w:type="dxa"/>
            <w:tcBorders>
              <w:top w:val="none" w:sz="0" w:space="0" w:color="auto"/>
              <w:bottom w:val="none" w:sz="0" w:space="0" w:color="auto"/>
              <w:right w:val="none" w:sz="0" w:space="0" w:color="auto"/>
            </w:tcBorders>
            <w:shd w:val="clear" w:color="auto" w:fill="FFFFFF" w:themeFill="background1"/>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02" w:author="Brian Cullinan" w:date="2013-04-10T13:43:00Z"/>
                <w:rFonts w:cstheme="minorHAnsi"/>
                <w:sz w:val="24"/>
                <w:szCs w:val="24"/>
              </w:rPr>
            </w:pPr>
            <w:ins w:id="2103" w:author="Brian Cullinan" w:date="2013-04-10T13:43:00Z">
              <w:r>
                <w:rPr>
                  <w:rFonts w:cstheme="minorHAnsi"/>
                  <w:sz w:val="24"/>
                  <w:szCs w:val="24"/>
                </w:rPr>
                <w:t>+8000 + 10000</w:t>
              </w:r>
            </w:ins>
          </w:p>
        </w:tc>
      </w:tr>
      <w:tr w:rsidR="003A4AE7" w:rsidTr="007034C8">
        <w:trPr>
          <w:jc w:val="center"/>
          <w:ins w:id="2104" w:author="Brian Cullinan" w:date="2013-04-10T13:43:00Z"/>
        </w:trPr>
        <w:tc>
          <w:tcPr>
            <w:cnfStyle w:val="001000000000" w:firstRow="0" w:lastRow="0" w:firstColumn="1" w:lastColumn="0" w:oddVBand="0" w:evenVBand="0" w:oddHBand="0" w:evenHBand="0" w:firstRowFirstColumn="0" w:firstRowLastColumn="0" w:lastRowFirstColumn="0" w:lastRowLastColumn="0"/>
            <w:tcW w:w="738" w:type="dxa"/>
            <w:vMerge/>
            <w:vAlign w:val="center"/>
          </w:tcPr>
          <w:p w:rsidR="003A4AE7" w:rsidRPr="00CF7BDC" w:rsidRDefault="003A4AE7" w:rsidP="007034C8">
            <w:pPr>
              <w:rPr>
                <w:ins w:id="2105" w:author="Brian Cullinan" w:date="2013-04-10T13:43:00Z"/>
                <w:rFonts w:cstheme="minorHAnsi"/>
                <w:b w:val="0"/>
                <w:sz w:val="24"/>
                <w:szCs w:val="24"/>
              </w:rPr>
            </w:pPr>
          </w:p>
        </w:tc>
        <w:tc>
          <w:tcPr>
            <w:tcW w:w="1710" w:type="dxa"/>
            <w:vMerge/>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06" w:author="Brian Cullinan" w:date="2013-04-10T13:43:00Z"/>
                <w:rFonts w:cstheme="minorHAnsi"/>
                <w:sz w:val="24"/>
                <w:szCs w:val="24"/>
              </w:rPr>
            </w:pPr>
          </w:p>
        </w:tc>
        <w:tc>
          <w:tcPr>
            <w:tcW w:w="1710" w:type="dxa"/>
            <w:vMerge/>
            <w:shd w:val="clear" w:color="auto" w:fill="EEECE1" w:themeFill="background2"/>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07" w:author="Brian Cullinan" w:date="2013-04-10T13:43:00Z"/>
                <w:rFonts w:cstheme="minorHAnsi"/>
                <w:sz w:val="24"/>
                <w:szCs w:val="24"/>
              </w:rPr>
            </w:pPr>
          </w:p>
        </w:tc>
        <w:tc>
          <w:tcPr>
            <w:tcW w:w="1710" w:type="dxa"/>
            <w:vMerge w:val="restart"/>
            <w:shd w:val="clear" w:color="auto" w:fill="EEECE1" w:themeFill="background2"/>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08" w:author="Brian Cullinan" w:date="2013-04-10T13:43:00Z"/>
                <w:rFonts w:cstheme="minorHAnsi"/>
                <w:sz w:val="24"/>
                <w:szCs w:val="24"/>
              </w:rPr>
            </w:pPr>
            <w:ins w:id="2109" w:author="Brian Cullinan" w:date="2013-04-10T13:43:00Z">
              <w:r>
                <w:rPr>
                  <w:rFonts w:cstheme="minorHAnsi"/>
                  <w:sz w:val="24"/>
                  <w:szCs w:val="24"/>
                </w:rPr>
                <w:t>False</w:t>
              </w:r>
            </w:ins>
          </w:p>
        </w:tc>
        <w:tc>
          <w:tcPr>
            <w:tcW w:w="1710" w:type="dxa"/>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10" w:author="Brian Cullinan" w:date="2013-04-10T13:43:00Z"/>
                <w:rFonts w:cstheme="minorHAnsi"/>
                <w:sz w:val="24"/>
                <w:szCs w:val="24"/>
              </w:rPr>
            </w:pPr>
            <w:ins w:id="2111" w:author="Brian Cullinan" w:date="2013-04-10T13:43:00Z">
              <w:r>
                <w:rPr>
                  <w:rFonts w:cstheme="minorHAnsi"/>
                  <w:sz w:val="24"/>
                  <w:szCs w:val="24"/>
                </w:rPr>
                <w:t>True</w:t>
              </w:r>
            </w:ins>
          </w:p>
        </w:tc>
        <w:tc>
          <w:tcPr>
            <w:tcW w:w="3249" w:type="dxa"/>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12" w:author="Brian Cullinan" w:date="2013-04-10T13:43:00Z"/>
                <w:rFonts w:cstheme="minorHAnsi"/>
                <w:sz w:val="24"/>
                <w:szCs w:val="24"/>
              </w:rPr>
            </w:pPr>
            <w:ins w:id="2113" w:author="Brian Cullinan" w:date="2013-04-10T13:43:00Z">
              <w:r>
                <w:rPr>
                  <w:rFonts w:cstheme="minorHAnsi"/>
                  <w:sz w:val="24"/>
                  <w:szCs w:val="24"/>
                </w:rPr>
                <w:t>+8000 + 11000</w:t>
              </w:r>
            </w:ins>
          </w:p>
        </w:tc>
      </w:tr>
      <w:tr w:rsidR="003A4AE7" w:rsidTr="007034C8">
        <w:trPr>
          <w:cnfStyle w:val="000000100000" w:firstRow="0" w:lastRow="0" w:firstColumn="0" w:lastColumn="0" w:oddVBand="0" w:evenVBand="0" w:oddHBand="1" w:evenHBand="0" w:firstRowFirstColumn="0" w:firstRowLastColumn="0" w:lastRowFirstColumn="0" w:lastRowLastColumn="0"/>
          <w:jc w:val="center"/>
          <w:ins w:id="2114" w:author="Brian Cullinan" w:date="2013-04-10T13:43:00Z"/>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
          <w:p w:rsidR="003A4AE7" w:rsidRPr="00CF7BDC" w:rsidRDefault="003A4AE7" w:rsidP="007034C8">
            <w:pPr>
              <w:rPr>
                <w:ins w:id="2115" w:author="Brian Cullinan" w:date="2013-04-10T13:43:00Z"/>
                <w:rFonts w:cstheme="minorHAnsi"/>
                <w:b w:val="0"/>
                <w:sz w:val="24"/>
                <w:szCs w:val="24"/>
              </w:rPr>
            </w:pPr>
          </w:p>
        </w:tc>
        <w:tc>
          <w:tcPr>
            <w:tcW w:w="1710" w:type="dxa"/>
            <w:vMerge/>
            <w:tcBorders>
              <w:top w:val="none" w:sz="0" w:space="0" w:color="auto"/>
              <w:bottom w:val="none" w:sz="0" w:space="0" w:color="auto"/>
            </w:tcBorders>
            <w:shd w:val="clear" w:color="auto" w:fill="FFFFFF" w:themeFill="background1"/>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16" w:author="Brian Cullinan" w:date="2013-04-10T13:43: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17" w:author="Brian Cullinan" w:date="2013-04-10T13:43: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18" w:author="Brian Cullinan" w:date="2013-04-10T13:43: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19" w:author="Brian Cullinan" w:date="2013-04-10T13:43:00Z"/>
                <w:rFonts w:cstheme="minorHAnsi"/>
                <w:sz w:val="24"/>
                <w:szCs w:val="24"/>
              </w:rPr>
            </w:pPr>
            <w:ins w:id="2120" w:author="Brian Cullinan" w:date="2013-04-10T13:43:00Z">
              <w:r>
                <w:rPr>
                  <w:rFonts w:cstheme="minorHAnsi"/>
                  <w:sz w:val="24"/>
                  <w:szCs w:val="24"/>
                </w:rPr>
                <w:t>False</w:t>
              </w:r>
            </w:ins>
          </w:p>
        </w:tc>
        <w:tc>
          <w:tcPr>
            <w:tcW w:w="3249" w:type="dxa"/>
            <w:tcBorders>
              <w:top w:val="none" w:sz="0" w:space="0" w:color="auto"/>
              <w:bottom w:val="none" w:sz="0" w:space="0" w:color="auto"/>
              <w:right w:val="none" w:sz="0" w:space="0" w:color="auto"/>
            </w:tcBorders>
            <w:shd w:val="clear" w:color="auto" w:fill="FFFFFF" w:themeFill="background1"/>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21" w:author="Brian Cullinan" w:date="2013-04-10T13:43:00Z"/>
                <w:rFonts w:cstheme="minorHAnsi"/>
                <w:sz w:val="24"/>
                <w:szCs w:val="24"/>
              </w:rPr>
            </w:pPr>
            <w:ins w:id="2122" w:author="Brian Cullinan" w:date="2013-04-10T13:43:00Z">
              <w:r>
                <w:rPr>
                  <w:rFonts w:cstheme="minorHAnsi"/>
                  <w:sz w:val="24"/>
                  <w:szCs w:val="24"/>
                </w:rPr>
                <w:t>+8000</w:t>
              </w:r>
            </w:ins>
          </w:p>
        </w:tc>
      </w:tr>
      <w:tr w:rsidR="003A4AE7" w:rsidTr="007034C8">
        <w:trPr>
          <w:jc w:val="center"/>
          <w:ins w:id="2123" w:author="Brian Cullinan" w:date="2013-04-10T13:43:00Z"/>
        </w:trPr>
        <w:tc>
          <w:tcPr>
            <w:cnfStyle w:val="001000000000" w:firstRow="0" w:lastRow="0" w:firstColumn="1" w:lastColumn="0" w:oddVBand="0" w:evenVBand="0" w:oddHBand="0" w:evenHBand="0" w:firstRowFirstColumn="0" w:firstRowLastColumn="0" w:lastRowFirstColumn="0" w:lastRowLastColumn="0"/>
            <w:tcW w:w="738" w:type="dxa"/>
            <w:vMerge/>
            <w:vAlign w:val="center"/>
          </w:tcPr>
          <w:p w:rsidR="003A4AE7" w:rsidRPr="00CF7BDC" w:rsidRDefault="003A4AE7" w:rsidP="007034C8">
            <w:pPr>
              <w:rPr>
                <w:ins w:id="2124" w:author="Brian Cullinan" w:date="2013-04-10T13:43:00Z"/>
                <w:rFonts w:cstheme="minorHAnsi"/>
                <w:b w:val="0"/>
                <w:sz w:val="24"/>
                <w:szCs w:val="24"/>
              </w:rPr>
            </w:pPr>
          </w:p>
        </w:tc>
        <w:tc>
          <w:tcPr>
            <w:tcW w:w="1710" w:type="dxa"/>
            <w:vMerge w:val="restart"/>
            <w:shd w:val="clear" w:color="auto" w:fill="EEECE1" w:themeFill="background2"/>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25" w:author="Brian Cullinan" w:date="2013-04-10T13:43:00Z"/>
                <w:rFonts w:cstheme="minorHAnsi"/>
                <w:sz w:val="24"/>
                <w:szCs w:val="24"/>
              </w:rPr>
            </w:pPr>
            <w:ins w:id="2126" w:author="Brian Cullinan" w:date="2013-04-10T13:43:00Z">
              <w:r>
                <w:rPr>
                  <w:rFonts w:cstheme="minorHAnsi"/>
                  <w:sz w:val="24"/>
                  <w:szCs w:val="24"/>
                </w:rPr>
                <w:t>False</w:t>
              </w:r>
            </w:ins>
          </w:p>
        </w:tc>
        <w:tc>
          <w:tcPr>
            <w:tcW w:w="1710" w:type="dxa"/>
            <w:vMerge w:val="restart"/>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27" w:author="Brian Cullinan" w:date="2013-04-10T13:43:00Z"/>
                <w:rFonts w:cstheme="minorHAnsi"/>
                <w:sz w:val="24"/>
                <w:szCs w:val="24"/>
              </w:rPr>
            </w:pPr>
            <w:ins w:id="2128" w:author="Brian Cullinan" w:date="2013-04-10T13:43:00Z">
              <w:r>
                <w:rPr>
                  <w:rFonts w:cstheme="minorHAnsi"/>
                  <w:sz w:val="24"/>
                  <w:szCs w:val="24"/>
                </w:rPr>
                <w:t>True</w:t>
              </w:r>
            </w:ins>
          </w:p>
        </w:tc>
        <w:tc>
          <w:tcPr>
            <w:tcW w:w="1710" w:type="dxa"/>
            <w:vMerge w:val="restart"/>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29" w:author="Brian Cullinan" w:date="2013-04-10T13:43:00Z"/>
                <w:rFonts w:cstheme="minorHAnsi"/>
                <w:sz w:val="24"/>
                <w:szCs w:val="24"/>
              </w:rPr>
            </w:pPr>
            <w:ins w:id="2130" w:author="Brian Cullinan" w:date="2013-04-10T13:43:00Z">
              <w:r>
                <w:rPr>
                  <w:rFonts w:cstheme="minorHAnsi"/>
                  <w:sz w:val="24"/>
                  <w:szCs w:val="24"/>
                </w:rPr>
                <w:t>True</w:t>
              </w:r>
            </w:ins>
          </w:p>
        </w:tc>
        <w:tc>
          <w:tcPr>
            <w:tcW w:w="1710" w:type="dxa"/>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31" w:author="Brian Cullinan" w:date="2013-04-10T13:43:00Z"/>
                <w:rFonts w:cstheme="minorHAnsi"/>
                <w:sz w:val="24"/>
                <w:szCs w:val="24"/>
              </w:rPr>
            </w:pPr>
            <w:ins w:id="2132" w:author="Brian Cullinan" w:date="2013-04-10T13:43:00Z">
              <w:r>
                <w:rPr>
                  <w:rFonts w:cstheme="minorHAnsi"/>
                  <w:sz w:val="24"/>
                  <w:szCs w:val="24"/>
                </w:rPr>
                <w:t>True</w:t>
              </w:r>
            </w:ins>
          </w:p>
        </w:tc>
        <w:tc>
          <w:tcPr>
            <w:tcW w:w="3249" w:type="dxa"/>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33" w:author="Brian Cullinan" w:date="2013-04-10T13:43:00Z"/>
                <w:rFonts w:cstheme="minorHAnsi"/>
                <w:sz w:val="24"/>
                <w:szCs w:val="24"/>
              </w:rPr>
            </w:pPr>
            <w:ins w:id="2134" w:author="Brian Cullinan" w:date="2013-04-10T13:43:00Z">
              <w:r>
                <w:rPr>
                  <w:rFonts w:cstheme="minorHAnsi"/>
                  <w:sz w:val="24"/>
                  <w:szCs w:val="24"/>
                </w:rPr>
                <w:t>+9000 + 10000 + 11000</w:t>
              </w:r>
            </w:ins>
          </w:p>
        </w:tc>
      </w:tr>
      <w:tr w:rsidR="003A4AE7" w:rsidTr="007034C8">
        <w:trPr>
          <w:cnfStyle w:val="000000100000" w:firstRow="0" w:lastRow="0" w:firstColumn="0" w:lastColumn="0" w:oddVBand="0" w:evenVBand="0" w:oddHBand="1" w:evenHBand="0" w:firstRowFirstColumn="0" w:firstRowLastColumn="0" w:lastRowFirstColumn="0" w:lastRowLastColumn="0"/>
          <w:jc w:val="center"/>
          <w:ins w:id="2135" w:author="Brian Cullinan" w:date="2013-04-10T13:43:00Z"/>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
          <w:p w:rsidR="003A4AE7" w:rsidRPr="00CF7BDC" w:rsidRDefault="003A4AE7" w:rsidP="007034C8">
            <w:pPr>
              <w:rPr>
                <w:ins w:id="2136" w:author="Brian Cullinan" w:date="2013-04-10T13:43:00Z"/>
                <w:rFonts w:cstheme="minorHAnsi"/>
                <w:b w:val="0"/>
                <w:sz w:val="24"/>
                <w:szCs w:val="24"/>
              </w:rPr>
            </w:pPr>
          </w:p>
        </w:tc>
        <w:tc>
          <w:tcPr>
            <w:tcW w:w="1710" w:type="dxa"/>
            <w:vMerge/>
            <w:tcBorders>
              <w:top w:val="none" w:sz="0" w:space="0" w:color="auto"/>
              <w:bottom w:val="none" w:sz="0" w:space="0" w:color="auto"/>
            </w:tcBorders>
            <w:shd w:val="clear" w:color="auto" w:fill="EEECE1" w:themeFill="background2"/>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37" w:author="Brian Cullinan" w:date="2013-04-10T13:43: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38" w:author="Brian Cullinan" w:date="2013-04-10T13:43: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39" w:author="Brian Cullinan" w:date="2013-04-10T13:43: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40" w:author="Brian Cullinan" w:date="2013-04-10T13:43:00Z"/>
                <w:rFonts w:cstheme="minorHAnsi"/>
                <w:sz w:val="24"/>
                <w:szCs w:val="24"/>
              </w:rPr>
            </w:pPr>
            <w:ins w:id="2141" w:author="Brian Cullinan" w:date="2013-04-10T13:43:00Z">
              <w:r>
                <w:rPr>
                  <w:rFonts w:cstheme="minorHAnsi"/>
                  <w:sz w:val="24"/>
                  <w:szCs w:val="24"/>
                </w:rPr>
                <w:t>False</w:t>
              </w:r>
            </w:ins>
          </w:p>
        </w:tc>
        <w:tc>
          <w:tcPr>
            <w:tcW w:w="3249" w:type="dxa"/>
            <w:tcBorders>
              <w:top w:val="none" w:sz="0" w:space="0" w:color="auto"/>
              <w:bottom w:val="none" w:sz="0" w:space="0" w:color="auto"/>
              <w:right w:val="none" w:sz="0" w:space="0" w:color="auto"/>
            </w:tcBorders>
            <w:shd w:val="clear" w:color="auto" w:fill="FFFFFF" w:themeFill="background1"/>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42" w:author="Brian Cullinan" w:date="2013-04-10T13:43:00Z"/>
                <w:rFonts w:cstheme="minorHAnsi"/>
                <w:sz w:val="24"/>
                <w:szCs w:val="24"/>
              </w:rPr>
            </w:pPr>
            <w:ins w:id="2143" w:author="Brian Cullinan" w:date="2013-04-10T13:43:00Z">
              <w:r>
                <w:rPr>
                  <w:rFonts w:cstheme="minorHAnsi"/>
                  <w:sz w:val="24"/>
                  <w:szCs w:val="24"/>
                </w:rPr>
                <w:t>+9000 + 10000</w:t>
              </w:r>
            </w:ins>
          </w:p>
        </w:tc>
      </w:tr>
      <w:tr w:rsidR="003A4AE7" w:rsidTr="007034C8">
        <w:trPr>
          <w:jc w:val="center"/>
          <w:ins w:id="2144" w:author="Brian Cullinan" w:date="2013-04-10T13:43:00Z"/>
        </w:trPr>
        <w:tc>
          <w:tcPr>
            <w:cnfStyle w:val="001000000000" w:firstRow="0" w:lastRow="0" w:firstColumn="1" w:lastColumn="0" w:oddVBand="0" w:evenVBand="0" w:oddHBand="0" w:evenHBand="0" w:firstRowFirstColumn="0" w:firstRowLastColumn="0" w:lastRowFirstColumn="0" w:lastRowLastColumn="0"/>
            <w:tcW w:w="738" w:type="dxa"/>
            <w:vMerge/>
            <w:vAlign w:val="center"/>
          </w:tcPr>
          <w:p w:rsidR="003A4AE7" w:rsidRPr="00CF7BDC" w:rsidRDefault="003A4AE7" w:rsidP="007034C8">
            <w:pPr>
              <w:rPr>
                <w:ins w:id="2145" w:author="Brian Cullinan" w:date="2013-04-10T13:43:00Z"/>
                <w:rFonts w:cstheme="minorHAnsi"/>
                <w:b w:val="0"/>
                <w:sz w:val="24"/>
                <w:szCs w:val="24"/>
              </w:rPr>
            </w:pPr>
          </w:p>
        </w:tc>
        <w:tc>
          <w:tcPr>
            <w:tcW w:w="1710" w:type="dxa"/>
            <w:vMerge/>
            <w:shd w:val="clear" w:color="auto" w:fill="EEECE1" w:themeFill="background2"/>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46" w:author="Brian Cullinan" w:date="2013-04-10T13:43:00Z"/>
                <w:rFonts w:cstheme="minorHAnsi"/>
                <w:sz w:val="24"/>
                <w:szCs w:val="24"/>
              </w:rPr>
            </w:pPr>
          </w:p>
        </w:tc>
        <w:tc>
          <w:tcPr>
            <w:tcW w:w="1710" w:type="dxa"/>
            <w:vMerge/>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47" w:author="Brian Cullinan" w:date="2013-04-10T13:43:00Z"/>
                <w:rFonts w:cstheme="minorHAnsi"/>
                <w:sz w:val="24"/>
                <w:szCs w:val="24"/>
              </w:rPr>
            </w:pPr>
          </w:p>
        </w:tc>
        <w:tc>
          <w:tcPr>
            <w:tcW w:w="1710" w:type="dxa"/>
            <w:vMerge w:val="restart"/>
            <w:shd w:val="clear" w:color="auto" w:fill="EEECE1" w:themeFill="background2"/>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48" w:author="Brian Cullinan" w:date="2013-04-10T13:43:00Z"/>
                <w:rFonts w:cstheme="minorHAnsi"/>
                <w:sz w:val="24"/>
                <w:szCs w:val="24"/>
              </w:rPr>
            </w:pPr>
            <w:ins w:id="2149" w:author="Brian Cullinan" w:date="2013-04-10T13:43:00Z">
              <w:r>
                <w:rPr>
                  <w:rFonts w:cstheme="minorHAnsi"/>
                  <w:sz w:val="24"/>
                  <w:szCs w:val="24"/>
                </w:rPr>
                <w:t>False</w:t>
              </w:r>
            </w:ins>
          </w:p>
        </w:tc>
        <w:tc>
          <w:tcPr>
            <w:tcW w:w="1710" w:type="dxa"/>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50" w:author="Brian Cullinan" w:date="2013-04-10T13:43:00Z"/>
                <w:rFonts w:cstheme="minorHAnsi"/>
                <w:sz w:val="24"/>
                <w:szCs w:val="24"/>
              </w:rPr>
            </w:pPr>
            <w:ins w:id="2151" w:author="Brian Cullinan" w:date="2013-04-10T13:43:00Z">
              <w:r>
                <w:rPr>
                  <w:rFonts w:cstheme="minorHAnsi"/>
                  <w:sz w:val="24"/>
                  <w:szCs w:val="24"/>
                </w:rPr>
                <w:t>True</w:t>
              </w:r>
            </w:ins>
          </w:p>
        </w:tc>
        <w:tc>
          <w:tcPr>
            <w:tcW w:w="3249" w:type="dxa"/>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52" w:author="Brian Cullinan" w:date="2013-04-10T13:43:00Z"/>
                <w:rFonts w:cstheme="minorHAnsi"/>
                <w:sz w:val="24"/>
                <w:szCs w:val="24"/>
              </w:rPr>
            </w:pPr>
            <w:ins w:id="2153" w:author="Brian Cullinan" w:date="2013-04-10T13:43:00Z">
              <w:r>
                <w:rPr>
                  <w:rFonts w:cstheme="minorHAnsi"/>
                  <w:sz w:val="24"/>
                  <w:szCs w:val="24"/>
                </w:rPr>
                <w:t>+9000 + 11000</w:t>
              </w:r>
            </w:ins>
          </w:p>
        </w:tc>
      </w:tr>
      <w:tr w:rsidR="003A4AE7" w:rsidTr="007034C8">
        <w:trPr>
          <w:cnfStyle w:val="000000100000" w:firstRow="0" w:lastRow="0" w:firstColumn="0" w:lastColumn="0" w:oddVBand="0" w:evenVBand="0" w:oddHBand="1" w:evenHBand="0" w:firstRowFirstColumn="0" w:firstRowLastColumn="0" w:lastRowFirstColumn="0" w:lastRowLastColumn="0"/>
          <w:jc w:val="center"/>
          <w:ins w:id="2154" w:author="Brian Cullinan" w:date="2013-04-10T13:43:00Z"/>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
          <w:p w:rsidR="003A4AE7" w:rsidRPr="00CF7BDC" w:rsidRDefault="003A4AE7" w:rsidP="007034C8">
            <w:pPr>
              <w:rPr>
                <w:ins w:id="2155" w:author="Brian Cullinan" w:date="2013-04-10T13:43:00Z"/>
                <w:rFonts w:cstheme="minorHAnsi"/>
                <w:b w:val="0"/>
                <w:sz w:val="24"/>
                <w:szCs w:val="24"/>
              </w:rPr>
            </w:pPr>
          </w:p>
        </w:tc>
        <w:tc>
          <w:tcPr>
            <w:tcW w:w="1710" w:type="dxa"/>
            <w:vMerge/>
            <w:tcBorders>
              <w:top w:val="none" w:sz="0" w:space="0" w:color="auto"/>
              <w:bottom w:val="none" w:sz="0" w:space="0" w:color="auto"/>
            </w:tcBorders>
            <w:shd w:val="clear" w:color="auto" w:fill="EEECE1" w:themeFill="background2"/>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56" w:author="Brian Cullinan" w:date="2013-04-10T13:43: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57" w:author="Brian Cullinan" w:date="2013-04-10T13:43: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58" w:author="Brian Cullinan" w:date="2013-04-10T13:43: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59" w:author="Brian Cullinan" w:date="2013-04-10T13:43:00Z"/>
                <w:rFonts w:cstheme="minorHAnsi"/>
                <w:sz w:val="24"/>
                <w:szCs w:val="24"/>
              </w:rPr>
            </w:pPr>
            <w:ins w:id="2160" w:author="Brian Cullinan" w:date="2013-04-10T13:43:00Z">
              <w:r>
                <w:rPr>
                  <w:rFonts w:cstheme="minorHAnsi"/>
                  <w:sz w:val="24"/>
                  <w:szCs w:val="24"/>
                </w:rPr>
                <w:t>False</w:t>
              </w:r>
            </w:ins>
          </w:p>
        </w:tc>
        <w:tc>
          <w:tcPr>
            <w:tcW w:w="3249" w:type="dxa"/>
            <w:tcBorders>
              <w:top w:val="none" w:sz="0" w:space="0" w:color="auto"/>
              <w:bottom w:val="none" w:sz="0" w:space="0" w:color="auto"/>
              <w:right w:val="none" w:sz="0" w:space="0" w:color="auto"/>
            </w:tcBorders>
            <w:shd w:val="clear" w:color="auto" w:fill="FFFFFF" w:themeFill="background1"/>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61" w:author="Brian Cullinan" w:date="2013-04-10T13:43:00Z"/>
                <w:rFonts w:cstheme="minorHAnsi"/>
                <w:sz w:val="24"/>
                <w:szCs w:val="24"/>
              </w:rPr>
            </w:pPr>
            <w:ins w:id="2162" w:author="Brian Cullinan" w:date="2013-04-10T13:43:00Z">
              <w:r>
                <w:rPr>
                  <w:rFonts w:cstheme="minorHAnsi"/>
                  <w:sz w:val="24"/>
                  <w:szCs w:val="24"/>
                </w:rPr>
                <w:t>+9000</w:t>
              </w:r>
            </w:ins>
          </w:p>
        </w:tc>
      </w:tr>
      <w:tr w:rsidR="003A4AE7" w:rsidTr="007034C8">
        <w:trPr>
          <w:jc w:val="center"/>
          <w:ins w:id="2163" w:author="Brian Cullinan" w:date="2013-04-10T13:43:00Z"/>
        </w:trPr>
        <w:tc>
          <w:tcPr>
            <w:cnfStyle w:val="001000000000" w:firstRow="0" w:lastRow="0" w:firstColumn="1" w:lastColumn="0" w:oddVBand="0" w:evenVBand="0" w:oddHBand="0" w:evenHBand="0" w:firstRowFirstColumn="0" w:firstRowLastColumn="0" w:lastRowFirstColumn="0" w:lastRowLastColumn="0"/>
            <w:tcW w:w="738" w:type="dxa"/>
            <w:vMerge/>
            <w:vAlign w:val="center"/>
          </w:tcPr>
          <w:p w:rsidR="003A4AE7" w:rsidRPr="00CF7BDC" w:rsidRDefault="003A4AE7" w:rsidP="007034C8">
            <w:pPr>
              <w:rPr>
                <w:ins w:id="2164" w:author="Brian Cullinan" w:date="2013-04-10T13:43:00Z"/>
                <w:rFonts w:cstheme="minorHAnsi"/>
                <w:b w:val="0"/>
                <w:sz w:val="24"/>
                <w:szCs w:val="24"/>
              </w:rPr>
            </w:pPr>
          </w:p>
        </w:tc>
        <w:tc>
          <w:tcPr>
            <w:tcW w:w="1710" w:type="dxa"/>
            <w:vMerge/>
            <w:shd w:val="clear" w:color="auto" w:fill="EEECE1" w:themeFill="background2"/>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65" w:author="Brian Cullinan" w:date="2013-04-10T13:43:00Z"/>
                <w:rFonts w:cstheme="minorHAnsi"/>
                <w:sz w:val="24"/>
                <w:szCs w:val="24"/>
              </w:rPr>
            </w:pPr>
          </w:p>
        </w:tc>
        <w:tc>
          <w:tcPr>
            <w:tcW w:w="1710" w:type="dxa"/>
            <w:vMerge w:val="restart"/>
            <w:shd w:val="clear" w:color="auto" w:fill="EEECE1" w:themeFill="background2"/>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66" w:author="Brian Cullinan" w:date="2013-04-10T13:43:00Z"/>
                <w:rFonts w:cstheme="minorHAnsi"/>
                <w:sz w:val="24"/>
                <w:szCs w:val="24"/>
              </w:rPr>
            </w:pPr>
            <w:ins w:id="2167" w:author="Brian Cullinan" w:date="2013-04-10T13:43:00Z">
              <w:r>
                <w:rPr>
                  <w:rFonts w:cstheme="minorHAnsi"/>
                  <w:sz w:val="24"/>
                  <w:szCs w:val="24"/>
                </w:rPr>
                <w:t>False</w:t>
              </w:r>
            </w:ins>
          </w:p>
        </w:tc>
        <w:tc>
          <w:tcPr>
            <w:tcW w:w="1710" w:type="dxa"/>
            <w:vMerge w:val="restart"/>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68" w:author="Brian Cullinan" w:date="2013-04-10T13:43:00Z"/>
                <w:rFonts w:cstheme="minorHAnsi"/>
                <w:sz w:val="24"/>
                <w:szCs w:val="24"/>
              </w:rPr>
            </w:pPr>
            <w:ins w:id="2169" w:author="Brian Cullinan" w:date="2013-04-10T13:43:00Z">
              <w:r>
                <w:rPr>
                  <w:rFonts w:cstheme="minorHAnsi"/>
                  <w:sz w:val="24"/>
                  <w:szCs w:val="24"/>
                </w:rPr>
                <w:t>True</w:t>
              </w:r>
            </w:ins>
          </w:p>
        </w:tc>
        <w:tc>
          <w:tcPr>
            <w:tcW w:w="1710" w:type="dxa"/>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70" w:author="Brian Cullinan" w:date="2013-04-10T13:43:00Z"/>
                <w:rFonts w:cstheme="minorHAnsi"/>
                <w:sz w:val="24"/>
                <w:szCs w:val="24"/>
              </w:rPr>
            </w:pPr>
            <w:ins w:id="2171" w:author="Brian Cullinan" w:date="2013-04-10T13:43:00Z">
              <w:r>
                <w:rPr>
                  <w:rFonts w:cstheme="minorHAnsi"/>
                  <w:sz w:val="24"/>
                  <w:szCs w:val="24"/>
                </w:rPr>
                <w:t>True</w:t>
              </w:r>
            </w:ins>
          </w:p>
        </w:tc>
        <w:tc>
          <w:tcPr>
            <w:tcW w:w="3249" w:type="dxa"/>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72" w:author="Brian Cullinan" w:date="2013-04-10T13:43:00Z"/>
                <w:rFonts w:cstheme="minorHAnsi"/>
                <w:sz w:val="24"/>
                <w:szCs w:val="24"/>
              </w:rPr>
            </w:pPr>
            <w:ins w:id="2173" w:author="Brian Cullinan" w:date="2013-04-10T13:43:00Z">
              <w:r>
                <w:rPr>
                  <w:rFonts w:cstheme="minorHAnsi"/>
                  <w:sz w:val="24"/>
                  <w:szCs w:val="24"/>
                </w:rPr>
                <w:t>+10000 + 11000</w:t>
              </w:r>
            </w:ins>
          </w:p>
        </w:tc>
      </w:tr>
      <w:tr w:rsidR="003A4AE7" w:rsidTr="007034C8">
        <w:trPr>
          <w:cnfStyle w:val="000000100000" w:firstRow="0" w:lastRow="0" w:firstColumn="0" w:lastColumn="0" w:oddVBand="0" w:evenVBand="0" w:oddHBand="1" w:evenHBand="0" w:firstRowFirstColumn="0" w:firstRowLastColumn="0" w:lastRowFirstColumn="0" w:lastRowLastColumn="0"/>
          <w:jc w:val="center"/>
          <w:ins w:id="2174" w:author="Brian Cullinan" w:date="2013-04-10T13:43:00Z"/>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
          <w:p w:rsidR="003A4AE7" w:rsidRPr="00CF7BDC" w:rsidRDefault="003A4AE7" w:rsidP="007034C8">
            <w:pPr>
              <w:rPr>
                <w:ins w:id="2175" w:author="Brian Cullinan" w:date="2013-04-10T13:43:00Z"/>
                <w:rFonts w:cstheme="minorHAnsi"/>
                <w:b w:val="0"/>
                <w:sz w:val="24"/>
                <w:szCs w:val="24"/>
              </w:rPr>
            </w:pPr>
          </w:p>
        </w:tc>
        <w:tc>
          <w:tcPr>
            <w:tcW w:w="1710" w:type="dxa"/>
            <w:vMerge/>
            <w:tcBorders>
              <w:top w:val="none" w:sz="0" w:space="0" w:color="auto"/>
              <w:bottom w:val="none" w:sz="0" w:space="0" w:color="auto"/>
            </w:tcBorders>
            <w:shd w:val="clear" w:color="auto" w:fill="EEECE1" w:themeFill="background2"/>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76" w:author="Brian Cullinan" w:date="2013-04-10T13:43: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77" w:author="Brian Cullinan" w:date="2013-04-10T13:43:00Z"/>
                <w:rFonts w:cstheme="minorHAnsi"/>
                <w:sz w:val="24"/>
                <w:szCs w:val="24"/>
              </w:rPr>
            </w:pPr>
          </w:p>
        </w:tc>
        <w:tc>
          <w:tcPr>
            <w:tcW w:w="1710" w:type="dxa"/>
            <w:vMerge/>
            <w:tcBorders>
              <w:top w:val="none" w:sz="0" w:space="0" w:color="auto"/>
              <w:bottom w:val="none" w:sz="0" w:space="0" w:color="auto"/>
            </w:tcBorders>
            <w:shd w:val="clear" w:color="auto" w:fill="FFFFFF" w:themeFill="background1"/>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78" w:author="Brian Cullinan" w:date="2013-04-10T13:43: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79" w:author="Brian Cullinan" w:date="2013-04-10T13:43:00Z"/>
                <w:rFonts w:cstheme="minorHAnsi"/>
                <w:sz w:val="24"/>
                <w:szCs w:val="24"/>
              </w:rPr>
            </w:pPr>
            <w:ins w:id="2180" w:author="Brian Cullinan" w:date="2013-04-10T13:43:00Z">
              <w:r>
                <w:rPr>
                  <w:rFonts w:cstheme="minorHAnsi"/>
                  <w:sz w:val="24"/>
                  <w:szCs w:val="24"/>
                </w:rPr>
                <w:t>False</w:t>
              </w:r>
            </w:ins>
          </w:p>
        </w:tc>
        <w:tc>
          <w:tcPr>
            <w:tcW w:w="3249" w:type="dxa"/>
            <w:tcBorders>
              <w:top w:val="none" w:sz="0" w:space="0" w:color="auto"/>
              <w:bottom w:val="none" w:sz="0" w:space="0" w:color="auto"/>
              <w:right w:val="none" w:sz="0" w:space="0" w:color="auto"/>
            </w:tcBorders>
            <w:shd w:val="clear" w:color="auto" w:fill="FFFFFF" w:themeFill="background1"/>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81" w:author="Brian Cullinan" w:date="2013-04-10T13:43:00Z"/>
                <w:rFonts w:cstheme="minorHAnsi"/>
                <w:sz w:val="24"/>
                <w:szCs w:val="24"/>
              </w:rPr>
            </w:pPr>
            <w:ins w:id="2182" w:author="Brian Cullinan" w:date="2013-04-10T13:43:00Z">
              <w:r>
                <w:rPr>
                  <w:rFonts w:cstheme="minorHAnsi"/>
                  <w:sz w:val="24"/>
                  <w:szCs w:val="24"/>
                </w:rPr>
                <w:t>+10000</w:t>
              </w:r>
            </w:ins>
          </w:p>
        </w:tc>
      </w:tr>
      <w:tr w:rsidR="003A4AE7" w:rsidTr="007034C8">
        <w:trPr>
          <w:jc w:val="center"/>
          <w:ins w:id="2183" w:author="Brian Cullinan" w:date="2013-04-10T13:43:00Z"/>
        </w:trPr>
        <w:tc>
          <w:tcPr>
            <w:cnfStyle w:val="001000000000" w:firstRow="0" w:lastRow="0" w:firstColumn="1" w:lastColumn="0" w:oddVBand="0" w:evenVBand="0" w:oddHBand="0" w:evenHBand="0" w:firstRowFirstColumn="0" w:firstRowLastColumn="0" w:lastRowFirstColumn="0" w:lastRowLastColumn="0"/>
            <w:tcW w:w="738" w:type="dxa"/>
            <w:vMerge/>
            <w:vAlign w:val="center"/>
          </w:tcPr>
          <w:p w:rsidR="003A4AE7" w:rsidRPr="00CF7BDC" w:rsidRDefault="003A4AE7" w:rsidP="007034C8">
            <w:pPr>
              <w:rPr>
                <w:ins w:id="2184" w:author="Brian Cullinan" w:date="2013-04-10T13:43:00Z"/>
                <w:rFonts w:cstheme="minorHAnsi"/>
                <w:b w:val="0"/>
                <w:sz w:val="24"/>
                <w:szCs w:val="24"/>
              </w:rPr>
            </w:pPr>
          </w:p>
        </w:tc>
        <w:tc>
          <w:tcPr>
            <w:tcW w:w="1710" w:type="dxa"/>
            <w:vMerge/>
            <w:shd w:val="clear" w:color="auto" w:fill="EEECE1" w:themeFill="background2"/>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85" w:author="Brian Cullinan" w:date="2013-04-10T13:43:00Z"/>
                <w:rFonts w:cstheme="minorHAnsi"/>
                <w:sz w:val="24"/>
                <w:szCs w:val="24"/>
              </w:rPr>
            </w:pPr>
          </w:p>
        </w:tc>
        <w:tc>
          <w:tcPr>
            <w:tcW w:w="1710" w:type="dxa"/>
            <w:vMerge/>
            <w:shd w:val="clear" w:color="auto" w:fill="EEECE1" w:themeFill="background2"/>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86" w:author="Brian Cullinan" w:date="2013-04-10T13:43:00Z"/>
                <w:rFonts w:cstheme="minorHAnsi"/>
                <w:sz w:val="24"/>
                <w:szCs w:val="24"/>
              </w:rPr>
            </w:pPr>
          </w:p>
        </w:tc>
        <w:tc>
          <w:tcPr>
            <w:tcW w:w="1710" w:type="dxa"/>
            <w:vMerge w:val="restart"/>
            <w:shd w:val="clear" w:color="auto" w:fill="EEECE1" w:themeFill="background2"/>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87" w:author="Brian Cullinan" w:date="2013-04-10T13:43:00Z"/>
                <w:rFonts w:cstheme="minorHAnsi"/>
                <w:sz w:val="24"/>
                <w:szCs w:val="24"/>
              </w:rPr>
            </w:pPr>
            <w:ins w:id="2188" w:author="Brian Cullinan" w:date="2013-04-10T13:43:00Z">
              <w:r>
                <w:rPr>
                  <w:rFonts w:cstheme="minorHAnsi"/>
                  <w:sz w:val="24"/>
                  <w:szCs w:val="24"/>
                </w:rPr>
                <w:t>False</w:t>
              </w:r>
            </w:ins>
          </w:p>
        </w:tc>
        <w:tc>
          <w:tcPr>
            <w:tcW w:w="1710" w:type="dxa"/>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89" w:author="Brian Cullinan" w:date="2013-04-10T13:43:00Z"/>
                <w:rFonts w:cstheme="minorHAnsi"/>
                <w:sz w:val="24"/>
                <w:szCs w:val="24"/>
              </w:rPr>
            </w:pPr>
            <w:ins w:id="2190" w:author="Brian Cullinan" w:date="2013-04-10T13:43:00Z">
              <w:r>
                <w:rPr>
                  <w:rFonts w:cstheme="minorHAnsi"/>
                  <w:sz w:val="24"/>
                  <w:szCs w:val="24"/>
                </w:rPr>
                <w:t>True</w:t>
              </w:r>
            </w:ins>
          </w:p>
        </w:tc>
        <w:tc>
          <w:tcPr>
            <w:tcW w:w="3249" w:type="dxa"/>
            <w:shd w:val="clear" w:color="auto" w:fill="FFFFFF" w:themeFill="background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191" w:author="Brian Cullinan" w:date="2013-04-10T13:43:00Z"/>
                <w:rFonts w:cstheme="minorHAnsi"/>
                <w:sz w:val="24"/>
                <w:szCs w:val="24"/>
              </w:rPr>
            </w:pPr>
            <w:ins w:id="2192" w:author="Brian Cullinan" w:date="2013-04-10T13:43:00Z">
              <w:r>
                <w:rPr>
                  <w:rFonts w:cstheme="minorHAnsi"/>
                  <w:sz w:val="24"/>
                  <w:szCs w:val="24"/>
                </w:rPr>
                <w:t>+11000</w:t>
              </w:r>
            </w:ins>
          </w:p>
        </w:tc>
      </w:tr>
      <w:tr w:rsidR="003A4AE7" w:rsidTr="00ED5DB4">
        <w:tblPrEx>
          <w:tblW w:w="10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2193" w:author="Brian Cullinan" w:date="2013-04-10T15:38:00Z">
            <w:tblPrEx>
              <w:tblW w:w="10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nfStyle w:val="000000100000" w:firstRow="0" w:lastRow="0" w:firstColumn="0" w:lastColumn="0" w:oddVBand="0" w:evenVBand="0" w:oddHBand="1" w:evenHBand="0" w:firstRowFirstColumn="0" w:firstRowLastColumn="0" w:lastRowFirstColumn="0" w:lastRowLastColumn="0"/>
          <w:jc w:val="center"/>
          <w:ins w:id="2194" w:author="Brian Cullinan" w:date="2013-04-10T13:43:00Z"/>
          <w:trPrChange w:id="2195" w:author="Brian Cullinan" w:date="2013-04-10T15:38:00Z">
            <w:trPr>
              <w:jc w:val="center"/>
            </w:trPr>
          </w:trPrChange>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vAlign w:val="center"/>
            <w:tcPrChange w:id="2196" w:author="Brian Cullinan" w:date="2013-04-10T15:38:00Z">
              <w:tcPr>
                <w:tcW w:w="738" w:type="dxa"/>
                <w:vMerge/>
                <w:tcBorders>
                  <w:top w:val="none" w:sz="0" w:space="0" w:color="auto"/>
                  <w:left w:val="none" w:sz="0" w:space="0" w:color="auto"/>
                  <w:bottom w:val="none" w:sz="0" w:space="0" w:color="auto"/>
                </w:tcBorders>
                <w:vAlign w:val="center"/>
              </w:tcPr>
            </w:tcPrChange>
          </w:tcPr>
          <w:p w:rsidR="003A4AE7" w:rsidRPr="00CF7BDC" w:rsidRDefault="003A4AE7" w:rsidP="007034C8">
            <w:pPr>
              <w:cnfStyle w:val="001000100000" w:firstRow="0" w:lastRow="0" w:firstColumn="1" w:lastColumn="0" w:oddVBand="0" w:evenVBand="0" w:oddHBand="1" w:evenHBand="0" w:firstRowFirstColumn="0" w:firstRowLastColumn="0" w:lastRowFirstColumn="0" w:lastRowLastColumn="0"/>
              <w:rPr>
                <w:ins w:id="2197" w:author="Brian Cullinan" w:date="2013-04-10T13:43:00Z"/>
                <w:rFonts w:cstheme="minorHAnsi"/>
                <w:b w:val="0"/>
                <w:sz w:val="24"/>
                <w:szCs w:val="24"/>
              </w:rPr>
            </w:pPr>
          </w:p>
        </w:tc>
        <w:tc>
          <w:tcPr>
            <w:tcW w:w="1710" w:type="dxa"/>
            <w:vMerge/>
            <w:tcBorders>
              <w:top w:val="none" w:sz="0" w:space="0" w:color="auto"/>
              <w:bottom w:val="none" w:sz="0" w:space="0" w:color="auto"/>
            </w:tcBorders>
            <w:shd w:val="clear" w:color="auto" w:fill="EEECE1" w:themeFill="background2"/>
            <w:vAlign w:val="center"/>
            <w:tcPrChange w:id="2198" w:author="Brian Cullinan" w:date="2013-04-10T15:38:00Z">
              <w:tcPr>
                <w:tcW w:w="1710" w:type="dxa"/>
                <w:vMerge/>
                <w:tcBorders>
                  <w:top w:val="none" w:sz="0" w:space="0" w:color="auto"/>
                  <w:bottom w:val="none" w:sz="0" w:space="0" w:color="auto"/>
                </w:tcBorders>
                <w:shd w:val="clear" w:color="auto" w:fill="EEECE1" w:themeFill="background2"/>
                <w:vAlign w:val="center"/>
              </w:tcPr>
            </w:tcPrChange>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199" w:author="Brian Cullinan" w:date="2013-04-10T13:43: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Change w:id="2200" w:author="Brian Cullinan" w:date="2013-04-10T15:38:00Z">
              <w:tcPr>
                <w:tcW w:w="1710" w:type="dxa"/>
                <w:vMerge/>
                <w:tcBorders>
                  <w:top w:val="none" w:sz="0" w:space="0" w:color="auto"/>
                  <w:bottom w:val="none" w:sz="0" w:space="0" w:color="auto"/>
                </w:tcBorders>
                <w:shd w:val="clear" w:color="auto" w:fill="EEECE1" w:themeFill="background2"/>
                <w:vAlign w:val="center"/>
              </w:tcPr>
            </w:tcPrChange>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201" w:author="Brian Cullinan" w:date="2013-04-10T13:43:00Z"/>
                <w:rFonts w:cstheme="minorHAnsi"/>
                <w:sz w:val="24"/>
                <w:szCs w:val="24"/>
              </w:rPr>
            </w:pPr>
          </w:p>
        </w:tc>
        <w:tc>
          <w:tcPr>
            <w:tcW w:w="1710" w:type="dxa"/>
            <w:vMerge/>
            <w:tcBorders>
              <w:top w:val="none" w:sz="0" w:space="0" w:color="auto"/>
              <w:bottom w:val="none" w:sz="0" w:space="0" w:color="auto"/>
            </w:tcBorders>
            <w:shd w:val="clear" w:color="auto" w:fill="EEECE1" w:themeFill="background2"/>
            <w:vAlign w:val="center"/>
            <w:tcPrChange w:id="2202" w:author="Brian Cullinan" w:date="2013-04-10T15:38:00Z">
              <w:tcPr>
                <w:tcW w:w="1710" w:type="dxa"/>
                <w:vMerge/>
                <w:tcBorders>
                  <w:top w:val="none" w:sz="0" w:space="0" w:color="auto"/>
                  <w:bottom w:val="none" w:sz="0" w:space="0" w:color="auto"/>
                </w:tcBorders>
                <w:shd w:val="clear" w:color="auto" w:fill="EEECE1" w:themeFill="background2"/>
                <w:vAlign w:val="center"/>
              </w:tcPr>
            </w:tcPrChange>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203" w:author="Brian Cullinan" w:date="2013-04-10T13:43:00Z"/>
                <w:rFonts w:cstheme="minorHAnsi"/>
                <w:sz w:val="24"/>
                <w:szCs w:val="24"/>
              </w:rPr>
            </w:pPr>
          </w:p>
        </w:tc>
        <w:tc>
          <w:tcPr>
            <w:tcW w:w="1710" w:type="dxa"/>
            <w:tcBorders>
              <w:top w:val="none" w:sz="0" w:space="0" w:color="auto"/>
              <w:bottom w:val="none" w:sz="0" w:space="0" w:color="auto"/>
            </w:tcBorders>
            <w:shd w:val="clear" w:color="auto" w:fill="EEECE1" w:themeFill="background2"/>
            <w:vAlign w:val="center"/>
            <w:tcPrChange w:id="2204" w:author="Brian Cullinan" w:date="2013-04-10T15:38:00Z">
              <w:tcPr>
                <w:tcW w:w="1710" w:type="dxa"/>
                <w:tcBorders>
                  <w:top w:val="none" w:sz="0" w:space="0" w:color="auto"/>
                  <w:bottom w:val="none" w:sz="0" w:space="0" w:color="auto"/>
                </w:tcBorders>
                <w:shd w:val="clear" w:color="auto" w:fill="EEECE1" w:themeFill="background2"/>
                <w:vAlign w:val="center"/>
              </w:tcPr>
            </w:tcPrChange>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205" w:author="Brian Cullinan" w:date="2013-04-10T13:43:00Z"/>
                <w:rFonts w:cstheme="minorHAnsi"/>
                <w:sz w:val="24"/>
                <w:szCs w:val="24"/>
              </w:rPr>
            </w:pPr>
            <w:ins w:id="2206" w:author="Brian Cullinan" w:date="2013-04-10T13:43:00Z">
              <w:r>
                <w:rPr>
                  <w:rFonts w:cstheme="minorHAnsi"/>
                  <w:sz w:val="24"/>
                  <w:szCs w:val="24"/>
                </w:rPr>
                <w:t>False</w:t>
              </w:r>
            </w:ins>
          </w:p>
        </w:tc>
        <w:tc>
          <w:tcPr>
            <w:tcW w:w="3249" w:type="dxa"/>
            <w:tcBorders>
              <w:top w:val="none" w:sz="0" w:space="0" w:color="auto"/>
              <w:bottom w:val="none" w:sz="0" w:space="0" w:color="auto"/>
              <w:right w:val="none" w:sz="0" w:space="0" w:color="auto"/>
            </w:tcBorders>
            <w:shd w:val="clear" w:color="auto" w:fill="EEECE1" w:themeFill="background2"/>
            <w:vAlign w:val="center"/>
            <w:tcPrChange w:id="2207" w:author="Brian Cullinan" w:date="2013-04-10T15:38:00Z">
              <w:tcPr>
                <w:tcW w:w="3249" w:type="dxa"/>
                <w:tcBorders>
                  <w:top w:val="none" w:sz="0" w:space="0" w:color="auto"/>
                  <w:bottom w:val="none" w:sz="0" w:space="0" w:color="auto"/>
                  <w:right w:val="none" w:sz="0" w:space="0" w:color="auto"/>
                </w:tcBorders>
                <w:shd w:val="clear" w:color="auto" w:fill="FFFFFF" w:themeFill="background1"/>
                <w:vAlign w:val="center"/>
              </w:tcPr>
            </w:tcPrChange>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208" w:author="Brian Cullinan" w:date="2013-04-10T13:43:00Z"/>
                <w:rFonts w:cstheme="minorHAnsi"/>
                <w:sz w:val="24"/>
                <w:szCs w:val="24"/>
              </w:rPr>
            </w:pPr>
            <w:ins w:id="2209" w:author="Brian Cullinan" w:date="2013-04-10T13:43:00Z">
              <w:r>
                <w:rPr>
                  <w:rFonts w:cstheme="minorHAnsi"/>
                  <w:sz w:val="24"/>
                  <w:szCs w:val="24"/>
                </w:rPr>
                <w:t>No Change</w:t>
              </w:r>
            </w:ins>
          </w:p>
        </w:tc>
      </w:tr>
      <w:tr w:rsidR="003A4AE7" w:rsidRPr="00CF7BDC" w:rsidTr="007034C8">
        <w:trPr>
          <w:jc w:val="center"/>
          <w:ins w:id="2210" w:author="Brian Cullinan" w:date="2013-04-10T13:43:00Z"/>
        </w:trPr>
        <w:tc>
          <w:tcPr>
            <w:cnfStyle w:val="001000000000" w:firstRow="0" w:lastRow="0" w:firstColumn="1" w:lastColumn="0" w:oddVBand="0" w:evenVBand="0" w:oddHBand="0" w:evenHBand="0" w:firstRowFirstColumn="0" w:firstRowLastColumn="0" w:lastRowFirstColumn="0" w:lastRowLastColumn="0"/>
            <w:tcW w:w="738" w:type="dxa"/>
            <w:vMerge w:val="restart"/>
            <w:shd w:val="clear" w:color="auto" w:fill="EEECE1" w:themeFill="background2"/>
            <w:vAlign w:val="center"/>
          </w:tcPr>
          <w:p w:rsidR="003A4AE7" w:rsidRPr="00CF7BDC" w:rsidRDefault="003A4AE7" w:rsidP="007034C8">
            <w:pPr>
              <w:rPr>
                <w:ins w:id="2211" w:author="Brian Cullinan" w:date="2013-04-10T13:43:00Z"/>
                <w:rFonts w:cstheme="minorHAnsi"/>
                <w:b w:val="0"/>
                <w:sz w:val="24"/>
                <w:szCs w:val="24"/>
              </w:rPr>
            </w:pPr>
            <w:ins w:id="2212" w:author="Brian Cullinan" w:date="2013-04-10T13:43:00Z">
              <w:r w:rsidRPr="00CF7BDC">
                <w:rPr>
                  <w:rFonts w:cstheme="minorHAnsi"/>
                  <w:b w:val="0"/>
                  <w:sz w:val="24"/>
                  <w:szCs w:val="24"/>
                </w:rPr>
                <w:t>False</w:t>
              </w:r>
            </w:ins>
          </w:p>
        </w:tc>
        <w:tc>
          <w:tcPr>
            <w:tcW w:w="6840" w:type="dxa"/>
            <w:gridSpan w:val="4"/>
            <w:shd w:val="clear" w:color="auto" w:fill="4F81BD" w:themeFill="accent1"/>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213" w:author="Brian Cullinan" w:date="2013-04-10T13:43:00Z"/>
                <w:rFonts w:cstheme="minorHAnsi"/>
                <w:b/>
                <w:color w:val="FFFFFF" w:themeColor="background1"/>
                <w:sz w:val="24"/>
                <w:szCs w:val="24"/>
              </w:rPr>
            </w:pPr>
            <w:ins w:id="2214" w:author="Brian Cullinan" w:date="2013-04-10T13:43:00Z">
              <w:r>
                <w:rPr>
                  <w:rFonts w:cstheme="minorHAnsi"/>
                  <w:b/>
                  <w:color w:val="FFFFFF" w:themeColor="background1"/>
                  <w:sz w:val="24"/>
                  <w:szCs w:val="24"/>
                </w:rPr>
                <w:t>Form</w:t>
              </w:r>
              <w:r w:rsidRPr="00CF7BDC">
                <w:rPr>
                  <w:rFonts w:cstheme="minorHAnsi"/>
                  <w:b/>
                  <w:color w:val="FFFFFF" w:themeColor="background1"/>
                  <w:sz w:val="24"/>
                  <w:szCs w:val="24"/>
                </w:rPr>
                <w:t xml:space="preserve"> &gt;</w:t>
              </w:r>
              <w:r>
                <w:rPr>
                  <w:rFonts w:cstheme="minorHAnsi"/>
                  <w:b/>
                  <w:color w:val="FFFFFF" w:themeColor="background1"/>
                  <w:sz w:val="24"/>
                  <w:szCs w:val="24"/>
                </w:rPr>
                <w:t>=</w:t>
              </w:r>
              <w:r w:rsidRPr="00CF7BDC">
                <w:rPr>
                  <w:rFonts w:cstheme="minorHAnsi"/>
                  <w:b/>
                  <w:color w:val="FFFFFF" w:themeColor="background1"/>
                  <w:sz w:val="24"/>
                  <w:szCs w:val="24"/>
                </w:rPr>
                <w:t xml:space="preserve"> .9</w:t>
              </w:r>
            </w:ins>
          </w:p>
        </w:tc>
        <w:tc>
          <w:tcPr>
            <w:tcW w:w="3249" w:type="dxa"/>
            <w:shd w:val="clear" w:color="auto" w:fill="4F81BD" w:themeFill="accent1"/>
            <w:vAlign w:val="center"/>
          </w:tcPr>
          <w:p w:rsidR="003A4AE7" w:rsidRPr="00CF7BDC" w:rsidRDefault="003A4AE7" w:rsidP="007034C8">
            <w:pPr>
              <w:cnfStyle w:val="000000000000" w:firstRow="0" w:lastRow="0" w:firstColumn="0" w:lastColumn="0" w:oddVBand="0" w:evenVBand="0" w:oddHBand="0" w:evenHBand="0" w:firstRowFirstColumn="0" w:firstRowLastColumn="0" w:lastRowFirstColumn="0" w:lastRowLastColumn="0"/>
              <w:rPr>
                <w:ins w:id="2215" w:author="Brian Cullinan" w:date="2013-04-10T13:43:00Z"/>
                <w:rFonts w:cstheme="minorHAnsi"/>
                <w:b/>
                <w:color w:val="FFFFFF" w:themeColor="background1"/>
                <w:sz w:val="24"/>
                <w:szCs w:val="24"/>
              </w:rPr>
            </w:pPr>
            <w:ins w:id="2216" w:author="Brian Cullinan" w:date="2013-04-10T13:43:00Z">
              <w:r>
                <w:rPr>
                  <w:rFonts w:cstheme="minorHAnsi"/>
                  <w:b/>
                  <w:color w:val="FFFFFF" w:themeColor="background1"/>
                  <w:sz w:val="24"/>
                  <w:szCs w:val="24"/>
                </w:rPr>
                <w:t>Significance Score</w:t>
              </w:r>
            </w:ins>
          </w:p>
        </w:tc>
      </w:tr>
      <w:tr w:rsidR="003A4AE7" w:rsidTr="007034C8">
        <w:trPr>
          <w:cnfStyle w:val="000000100000" w:firstRow="0" w:lastRow="0" w:firstColumn="0" w:lastColumn="0" w:oddVBand="0" w:evenVBand="0" w:oddHBand="1" w:evenHBand="0" w:firstRowFirstColumn="0" w:firstRowLastColumn="0" w:lastRowFirstColumn="0" w:lastRowLastColumn="0"/>
          <w:jc w:val="center"/>
          <w:ins w:id="2217" w:author="Brian Cullinan" w:date="2013-04-10T13:43:00Z"/>
        </w:trPr>
        <w:tc>
          <w:tcPr>
            <w:cnfStyle w:val="001000000000" w:firstRow="0" w:lastRow="0" w:firstColumn="1" w:lastColumn="0" w:oddVBand="0" w:evenVBand="0" w:oddHBand="0" w:evenHBand="0" w:firstRowFirstColumn="0" w:firstRowLastColumn="0" w:lastRowFirstColumn="0" w:lastRowLastColumn="0"/>
            <w:tcW w:w="738" w:type="dxa"/>
            <w:vMerge/>
            <w:tcBorders>
              <w:top w:val="none" w:sz="0" w:space="0" w:color="auto"/>
              <w:left w:val="none" w:sz="0" w:space="0" w:color="auto"/>
              <w:bottom w:val="none" w:sz="0" w:space="0" w:color="auto"/>
            </w:tcBorders>
            <w:shd w:val="clear" w:color="auto" w:fill="EEECE1" w:themeFill="background2"/>
            <w:vAlign w:val="center"/>
          </w:tcPr>
          <w:p w:rsidR="003A4AE7" w:rsidRDefault="003A4AE7" w:rsidP="007034C8">
            <w:pPr>
              <w:rPr>
                <w:ins w:id="2218" w:author="Brian Cullinan" w:date="2013-04-10T13:43:00Z"/>
                <w:rFonts w:cstheme="minorHAnsi"/>
                <w:sz w:val="24"/>
                <w:szCs w:val="24"/>
              </w:rPr>
            </w:pPr>
          </w:p>
        </w:tc>
        <w:tc>
          <w:tcPr>
            <w:tcW w:w="6840" w:type="dxa"/>
            <w:gridSpan w:val="4"/>
            <w:tcBorders>
              <w:top w:val="none" w:sz="0" w:space="0" w:color="auto"/>
              <w:bottom w:val="none" w:sz="0" w:space="0" w:color="auto"/>
            </w:tcBorders>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219" w:author="Brian Cullinan" w:date="2013-04-10T13:43:00Z"/>
                <w:rFonts w:cstheme="minorHAnsi"/>
                <w:sz w:val="24"/>
                <w:szCs w:val="24"/>
              </w:rPr>
            </w:pPr>
            <w:ins w:id="2220" w:author="Brian Cullinan" w:date="2013-04-10T13:43:00Z">
              <w:r>
                <w:rPr>
                  <w:rFonts w:cstheme="minorHAnsi"/>
                  <w:sz w:val="24"/>
                  <w:szCs w:val="24"/>
                </w:rPr>
                <w:t>True</w:t>
              </w:r>
            </w:ins>
          </w:p>
        </w:tc>
        <w:tc>
          <w:tcPr>
            <w:tcW w:w="3249" w:type="dxa"/>
            <w:tcBorders>
              <w:top w:val="none" w:sz="0" w:space="0" w:color="auto"/>
              <w:bottom w:val="none" w:sz="0" w:space="0" w:color="auto"/>
              <w:right w:val="none" w:sz="0" w:space="0" w:color="auto"/>
            </w:tcBorders>
            <w:vAlign w:val="center"/>
          </w:tcPr>
          <w:p w:rsidR="003A4AE7" w:rsidRDefault="003A4AE7" w:rsidP="007034C8">
            <w:pPr>
              <w:cnfStyle w:val="000000100000" w:firstRow="0" w:lastRow="0" w:firstColumn="0" w:lastColumn="0" w:oddVBand="0" w:evenVBand="0" w:oddHBand="1" w:evenHBand="0" w:firstRowFirstColumn="0" w:firstRowLastColumn="0" w:lastRowFirstColumn="0" w:lastRowLastColumn="0"/>
              <w:rPr>
                <w:ins w:id="2221" w:author="Brian Cullinan" w:date="2013-04-10T13:43:00Z"/>
                <w:rFonts w:cstheme="minorHAnsi"/>
                <w:sz w:val="24"/>
                <w:szCs w:val="24"/>
              </w:rPr>
            </w:pPr>
            <w:ins w:id="2222" w:author="Brian Cullinan" w:date="2013-04-10T13:43:00Z">
              <w:r>
                <w:rPr>
                  <w:rFonts w:cstheme="minorHAnsi"/>
                  <w:sz w:val="24"/>
                  <w:szCs w:val="24"/>
                </w:rPr>
                <w:t>+7000</w:t>
              </w:r>
            </w:ins>
          </w:p>
        </w:tc>
      </w:tr>
      <w:tr w:rsidR="003A4AE7" w:rsidTr="007034C8">
        <w:trPr>
          <w:jc w:val="center"/>
          <w:ins w:id="2223" w:author="Brian Cullinan" w:date="2013-04-10T13:43:00Z"/>
        </w:trPr>
        <w:tc>
          <w:tcPr>
            <w:cnfStyle w:val="001000000000" w:firstRow="0" w:lastRow="0" w:firstColumn="1" w:lastColumn="0" w:oddVBand="0" w:evenVBand="0" w:oddHBand="0" w:evenHBand="0" w:firstRowFirstColumn="0" w:firstRowLastColumn="0" w:lastRowFirstColumn="0" w:lastRowLastColumn="0"/>
            <w:tcW w:w="738" w:type="dxa"/>
            <w:vMerge/>
            <w:shd w:val="clear" w:color="auto" w:fill="EEECE1" w:themeFill="background2"/>
            <w:vAlign w:val="center"/>
          </w:tcPr>
          <w:p w:rsidR="003A4AE7" w:rsidRDefault="003A4AE7" w:rsidP="007034C8">
            <w:pPr>
              <w:rPr>
                <w:ins w:id="2224" w:author="Brian Cullinan" w:date="2013-04-10T13:43:00Z"/>
                <w:rFonts w:cstheme="minorHAnsi"/>
                <w:sz w:val="24"/>
                <w:szCs w:val="24"/>
              </w:rPr>
            </w:pPr>
          </w:p>
        </w:tc>
        <w:tc>
          <w:tcPr>
            <w:tcW w:w="6840" w:type="dxa"/>
            <w:gridSpan w:val="4"/>
            <w:shd w:val="clear" w:color="auto" w:fill="EEECE1" w:themeFill="background2"/>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225" w:author="Brian Cullinan" w:date="2013-04-10T13:43:00Z"/>
                <w:rFonts w:cstheme="minorHAnsi"/>
                <w:sz w:val="24"/>
                <w:szCs w:val="24"/>
              </w:rPr>
            </w:pPr>
            <w:ins w:id="2226" w:author="Brian Cullinan" w:date="2013-04-10T13:43:00Z">
              <w:r>
                <w:rPr>
                  <w:rFonts w:cstheme="minorHAnsi"/>
                  <w:sz w:val="24"/>
                  <w:szCs w:val="24"/>
                </w:rPr>
                <w:t>False</w:t>
              </w:r>
            </w:ins>
          </w:p>
        </w:tc>
        <w:tc>
          <w:tcPr>
            <w:tcW w:w="3249" w:type="dxa"/>
            <w:shd w:val="clear" w:color="auto" w:fill="EEECE1" w:themeFill="background2"/>
            <w:vAlign w:val="center"/>
          </w:tcPr>
          <w:p w:rsidR="003A4AE7" w:rsidRDefault="003A4AE7" w:rsidP="007034C8">
            <w:pPr>
              <w:cnfStyle w:val="000000000000" w:firstRow="0" w:lastRow="0" w:firstColumn="0" w:lastColumn="0" w:oddVBand="0" w:evenVBand="0" w:oddHBand="0" w:evenHBand="0" w:firstRowFirstColumn="0" w:firstRowLastColumn="0" w:lastRowFirstColumn="0" w:lastRowLastColumn="0"/>
              <w:rPr>
                <w:ins w:id="2227" w:author="Brian Cullinan" w:date="2013-04-10T13:43:00Z"/>
                <w:rFonts w:cstheme="minorHAnsi"/>
                <w:sz w:val="24"/>
                <w:szCs w:val="24"/>
              </w:rPr>
            </w:pPr>
            <w:ins w:id="2228" w:author="Brian Cullinan" w:date="2013-04-10T13:43:00Z">
              <w:r>
                <w:rPr>
                  <w:rFonts w:cstheme="minorHAnsi"/>
                  <w:sz w:val="24"/>
                  <w:szCs w:val="24"/>
                </w:rPr>
                <w:t>No Change</w:t>
              </w:r>
            </w:ins>
          </w:p>
        </w:tc>
      </w:tr>
    </w:tbl>
    <w:p w:rsidR="00B6666B" w:rsidRPr="00AD6D65" w:rsidDel="003A4AE7" w:rsidRDefault="00B6666B" w:rsidP="00B6666B">
      <w:pPr>
        <w:autoSpaceDE w:val="0"/>
        <w:autoSpaceDN w:val="0"/>
        <w:adjustRightInd w:val="0"/>
        <w:spacing w:after="0" w:line="240" w:lineRule="auto"/>
        <w:ind w:left="720"/>
        <w:rPr>
          <w:del w:id="2229" w:author="Brian Cullinan" w:date="2013-04-10T13:43:00Z"/>
          <w:rFonts w:cstheme="minorHAnsi"/>
          <w:sz w:val="24"/>
          <w:szCs w:val="24"/>
        </w:rPr>
      </w:pPr>
      <w:del w:id="2230" w:author="Brian Cullinan" w:date="2013-04-10T13:43:00Z">
        <w:r w:rsidRPr="00AD6D65" w:rsidDel="003A4AE7">
          <w:rPr>
            <w:rFonts w:cstheme="minorHAnsi"/>
            <w:sz w:val="24"/>
            <w:szCs w:val="24"/>
          </w:rPr>
          <w:delText>// Rule Set 3</w:delText>
        </w:r>
      </w:del>
    </w:p>
    <w:p w:rsidR="00B6666B" w:rsidRPr="00AD6D65" w:rsidDel="003A4AE7" w:rsidRDefault="00B6666B" w:rsidP="00B6666B">
      <w:pPr>
        <w:autoSpaceDE w:val="0"/>
        <w:autoSpaceDN w:val="0"/>
        <w:adjustRightInd w:val="0"/>
        <w:spacing w:after="0" w:line="240" w:lineRule="auto"/>
        <w:ind w:left="720"/>
        <w:rPr>
          <w:del w:id="2231" w:author="Brian Cullinan" w:date="2013-04-10T13:43:00Z"/>
          <w:rFonts w:cstheme="minorHAnsi"/>
          <w:sz w:val="24"/>
          <w:szCs w:val="24"/>
        </w:rPr>
      </w:pPr>
      <w:del w:id="2232" w:author="Brian Cullinan" w:date="2013-04-10T13:43:00Z">
        <w:r w:rsidRPr="00AD6D65" w:rsidDel="003A4AE7">
          <w:rPr>
            <w:rFonts w:cstheme="minorHAnsi"/>
            <w:sz w:val="24"/>
            <w:szCs w:val="24"/>
          </w:rPr>
          <w:delText>// ----------</w:delText>
        </w:r>
      </w:del>
    </w:p>
    <w:p w:rsidR="00B6666B" w:rsidRPr="00AD6D65" w:rsidDel="003A4AE7" w:rsidRDefault="00B6666B" w:rsidP="00B6666B">
      <w:pPr>
        <w:autoSpaceDE w:val="0"/>
        <w:autoSpaceDN w:val="0"/>
        <w:adjustRightInd w:val="0"/>
        <w:spacing w:after="0" w:line="240" w:lineRule="auto"/>
        <w:ind w:left="720"/>
        <w:rPr>
          <w:del w:id="2233" w:author="Brian Cullinan" w:date="2013-04-10T13:43:00Z"/>
          <w:rFonts w:cstheme="minorHAnsi"/>
          <w:sz w:val="24"/>
          <w:szCs w:val="24"/>
        </w:rPr>
      </w:pPr>
      <w:del w:id="2234" w:author="Brian Cullinan" w:date="2013-04-10T13:43:00Z">
        <w:r w:rsidRPr="00AD6D65" w:rsidDel="003A4AE7">
          <w:rPr>
            <w:rFonts w:cstheme="minorHAnsi"/>
            <w:sz w:val="24"/>
            <w:szCs w:val="24"/>
          </w:rPr>
          <w:delText>// Only do this if Rule2 was not hit.</w:delText>
        </w:r>
      </w:del>
    </w:p>
    <w:p w:rsidR="00B6666B" w:rsidRPr="00AD6D65" w:rsidDel="003A4AE7" w:rsidRDefault="00B6666B" w:rsidP="00B6666B">
      <w:pPr>
        <w:autoSpaceDE w:val="0"/>
        <w:autoSpaceDN w:val="0"/>
        <w:adjustRightInd w:val="0"/>
        <w:spacing w:after="0" w:line="240" w:lineRule="auto"/>
        <w:ind w:left="720"/>
        <w:rPr>
          <w:del w:id="2235" w:author="Brian Cullinan" w:date="2013-04-10T13:43:00Z"/>
          <w:rFonts w:cstheme="minorHAnsi"/>
          <w:sz w:val="24"/>
          <w:szCs w:val="24"/>
        </w:rPr>
      </w:pPr>
      <w:del w:id="2236" w:author="Brian Cullinan" w:date="2013-04-10T13:43:00Z">
        <w:r w:rsidRPr="00AD6D65" w:rsidDel="003A4AE7">
          <w:rPr>
            <w:rFonts w:cstheme="minorHAnsi"/>
            <w:sz w:val="24"/>
            <w:szCs w:val="24"/>
          </w:rPr>
          <w:delText>if (!Rule2Hit)</w:delText>
        </w:r>
      </w:del>
    </w:p>
    <w:p w:rsidR="00B6666B" w:rsidRPr="00AD6D65" w:rsidDel="003A4AE7" w:rsidRDefault="00B6666B" w:rsidP="00B6666B">
      <w:pPr>
        <w:autoSpaceDE w:val="0"/>
        <w:autoSpaceDN w:val="0"/>
        <w:adjustRightInd w:val="0"/>
        <w:spacing w:after="0" w:line="240" w:lineRule="auto"/>
        <w:ind w:left="720"/>
        <w:rPr>
          <w:del w:id="2237" w:author="Brian Cullinan" w:date="2013-04-10T13:43:00Z"/>
          <w:rFonts w:cstheme="minorHAnsi"/>
          <w:sz w:val="24"/>
          <w:szCs w:val="24"/>
        </w:rPr>
      </w:pPr>
      <w:del w:id="2238" w:author="Brian Cullinan" w:date="2013-04-10T13:43:00Z">
        <w:r w:rsidRPr="00AD6D65" w:rsidDel="003A4AE7">
          <w:rPr>
            <w:rFonts w:cstheme="minorHAnsi"/>
            <w:sz w:val="24"/>
            <w:szCs w:val="24"/>
          </w:rPr>
          <w:delText>{</w:delText>
        </w:r>
      </w:del>
    </w:p>
    <w:p w:rsidR="00B6666B" w:rsidRPr="00AD6D65" w:rsidDel="003A4AE7" w:rsidRDefault="00B6666B" w:rsidP="00B6666B">
      <w:pPr>
        <w:autoSpaceDE w:val="0"/>
        <w:autoSpaceDN w:val="0"/>
        <w:adjustRightInd w:val="0"/>
        <w:spacing w:after="0" w:line="240" w:lineRule="auto"/>
        <w:ind w:left="720"/>
        <w:rPr>
          <w:del w:id="2239" w:author="Brian Cullinan" w:date="2013-04-10T13:43:00Z"/>
          <w:rFonts w:cstheme="minorHAnsi"/>
          <w:sz w:val="24"/>
          <w:szCs w:val="24"/>
        </w:rPr>
      </w:pPr>
      <w:del w:id="2240" w:author="Brian Cullinan" w:date="2013-04-10T13:43:00Z">
        <w:r w:rsidRPr="00AD6D65" w:rsidDel="003A4AE7">
          <w:rPr>
            <w:rFonts w:cstheme="minorHAnsi"/>
            <w:sz w:val="24"/>
            <w:szCs w:val="24"/>
          </w:rPr>
          <w:delText xml:space="preserve">    if (Math.Abs(Form1_1Z) &gt;= .9m || Math.Abs(Form1_2Z) &gt;= .9m || Math.Abs(Form1_3Z) &gt;= .9m || Math.Abs(Form1_4Z) &gt;= .9m)</w:delText>
        </w:r>
      </w:del>
    </w:p>
    <w:p w:rsidR="00B6666B" w:rsidRPr="00AD6D65" w:rsidDel="003A4AE7" w:rsidRDefault="00B6666B" w:rsidP="00B6666B">
      <w:pPr>
        <w:autoSpaceDE w:val="0"/>
        <w:autoSpaceDN w:val="0"/>
        <w:adjustRightInd w:val="0"/>
        <w:spacing w:after="0" w:line="240" w:lineRule="auto"/>
        <w:ind w:left="720"/>
        <w:rPr>
          <w:del w:id="2241" w:author="Brian Cullinan" w:date="2013-04-10T13:43:00Z"/>
          <w:rFonts w:cstheme="minorHAnsi"/>
          <w:sz w:val="24"/>
          <w:szCs w:val="24"/>
        </w:rPr>
      </w:pPr>
      <w:del w:id="2242" w:author="Brian Cullinan" w:date="2013-04-10T13:43:00Z">
        <w:r w:rsidRPr="00AD6D65" w:rsidDel="003A4AE7">
          <w:rPr>
            <w:rFonts w:cstheme="minorHAnsi"/>
            <w:sz w:val="24"/>
            <w:szCs w:val="24"/>
          </w:rPr>
          <w:delText xml:space="preserve">    {</w:delText>
        </w:r>
      </w:del>
    </w:p>
    <w:p w:rsidR="00B6666B" w:rsidRPr="00AD6D65" w:rsidDel="003A4AE7" w:rsidRDefault="00B6666B" w:rsidP="00B6666B">
      <w:pPr>
        <w:autoSpaceDE w:val="0"/>
        <w:autoSpaceDN w:val="0"/>
        <w:adjustRightInd w:val="0"/>
        <w:spacing w:after="0" w:line="240" w:lineRule="auto"/>
        <w:ind w:left="720"/>
        <w:rPr>
          <w:del w:id="2243" w:author="Brian Cullinan" w:date="2013-04-10T13:43:00Z"/>
          <w:rFonts w:cstheme="minorHAnsi"/>
          <w:sz w:val="24"/>
          <w:szCs w:val="24"/>
        </w:rPr>
      </w:pPr>
      <w:del w:id="2244" w:author="Brian Cullinan" w:date="2013-04-10T13:43:00Z">
        <w:r w:rsidRPr="00AD6D65" w:rsidDel="003A4AE7">
          <w:rPr>
            <w:rFonts w:cstheme="minorHAnsi"/>
            <w:sz w:val="24"/>
            <w:szCs w:val="24"/>
          </w:rPr>
          <w:tab/>
          <w:delText>if (Math.Abs(Form1_1Z) &gt;= .9m &amp;&amp; (Math.Abs(Form2Z) &gt;= .9m || Math.Abs(Form2PrimeZ) &gt;= .9m))</w:delText>
        </w:r>
      </w:del>
    </w:p>
    <w:p w:rsidR="00B6666B" w:rsidRPr="00AD6D65" w:rsidDel="003A4AE7" w:rsidRDefault="00B6666B" w:rsidP="00B6666B">
      <w:pPr>
        <w:autoSpaceDE w:val="0"/>
        <w:autoSpaceDN w:val="0"/>
        <w:adjustRightInd w:val="0"/>
        <w:spacing w:after="0" w:line="240" w:lineRule="auto"/>
        <w:ind w:left="720"/>
        <w:rPr>
          <w:del w:id="2245" w:author="Brian Cullinan" w:date="2013-04-10T13:43:00Z"/>
          <w:rFonts w:cstheme="minorHAnsi"/>
          <w:sz w:val="24"/>
          <w:szCs w:val="24"/>
        </w:rPr>
      </w:pPr>
      <w:del w:id="2246" w:author="Brian Cullinan" w:date="2013-04-10T13:43:00Z">
        <w:r w:rsidRPr="00AD6D65" w:rsidDel="003A4AE7">
          <w:rPr>
            <w:rFonts w:cstheme="minorHAnsi"/>
            <w:sz w:val="24"/>
            <w:szCs w:val="24"/>
          </w:rPr>
          <w:tab/>
          <w:delText>{</w:delText>
        </w:r>
      </w:del>
    </w:p>
    <w:p w:rsidR="00B6666B" w:rsidRPr="00AD6D65" w:rsidDel="003A4AE7" w:rsidRDefault="00B6666B" w:rsidP="00B6666B">
      <w:pPr>
        <w:autoSpaceDE w:val="0"/>
        <w:autoSpaceDN w:val="0"/>
        <w:adjustRightInd w:val="0"/>
        <w:spacing w:after="0" w:line="240" w:lineRule="auto"/>
        <w:ind w:left="720"/>
        <w:rPr>
          <w:del w:id="2247" w:author="Brian Cullinan" w:date="2013-04-10T13:43:00Z"/>
          <w:rFonts w:cstheme="minorHAnsi"/>
          <w:sz w:val="24"/>
          <w:szCs w:val="24"/>
        </w:rPr>
      </w:pPr>
      <w:del w:id="2248" w:author="Brian Cullinan" w:date="2013-04-10T13:43:00Z">
        <w:r w:rsidRPr="00AD6D65" w:rsidDel="003A4AE7">
          <w:rPr>
            <w:rFonts w:cstheme="minorHAnsi"/>
            <w:sz w:val="24"/>
            <w:szCs w:val="24"/>
          </w:rPr>
          <w:tab/>
          <w:delText xml:space="preserve">    SignificanceScore += 6000;</w:delText>
        </w:r>
      </w:del>
    </w:p>
    <w:p w:rsidR="00B6666B" w:rsidRPr="00AD6D65" w:rsidDel="003A4AE7" w:rsidRDefault="00B6666B" w:rsidP="00B6666B">
      <w:pPr>
        <w:autoSpaceDE w:val="0"/>
        <w:autoSpaceDN w:val="0"/>
        <w:adjustRightInd w:val="0"/>
        <w:spacing w:after="0" w:line="240" w:lineRule="auto"/>
        <w:ind w:left="720"/>
        <w:rPr>
          <w:del w:id="2249" w:author="Brian Cullinan" w:date="2013-04-10T13:43:00Z"/>
          <w:rFonts w:cstheme="minorHAnsi"/>
          <w:sz w:val="24"/>
          <w:szCs w:val="24"/>
        </w:rPr>
      </w:pPr>
      <w:del w:id="2250" w:author="Brian Cullinan" w:date="2013-04-10T13:43:00Z">
        <w:r w:rsidRPr="00AD6D65" w:rsidDel="003A4AE7">
          <w:rPr>
            <w:rFonts w:cstheme="minorHAnsi"/>
            <w:sz w:val="24"/>
            <w:szCs w:val="24"/>
          </w:rPr>
          <w:tab/>
          <w:delText>}</w:delText>
        </w:r>
      </w:del>
    </w:p>
    <w:p w:rsidR="00B6666B" w:rsidRPr="00AD6D65" w:rsidDel="003A4AE7" w:rsidRDefault="00B6666B" w:rsidP="00B6666B">
      <w:pPr>
        <w:autoSpaceDE w:val="0"/>
        <w:autoSpaceDN w:val="0"/>
        <w:adjustRightInd w:val="0"/>
        <w:spacing w:after="0" w:line="240" w:lineRule="auto"/>
        <w:ind w:left="720"/>
        <w:rPr>
          <w:del w:id="2251" w:author="Brian Cullinan" w:date="2013-04-10T13:43:00Z"/>
          <w:rFonts w:cstheme="minorHAnsi"/>
          <w:sz w:val="24"/>
          <w:szCs w:val="24"/>
        </w:rPr>
      </w:pPr>
      <w:del w:id="2252" w:author="Brian Cullinan" w:date="2013-04-10T13:43:00Z">
        <w:r w:rsidRPr="00AD6D65" w:rsidDel="003A4AE7">
          <w:rPr>
            <w:rFonts w:cstheme="minorHAnsi"/>
            <w:sz w:val="24"/>
            <w:szCs w:val="24"/>
          </w:rPr>
          <w:tab/>
          <w:delText>if (Math.Abs(Form1_2Z) &gt;= .9m &amp;&amp; (Math.Abs(Form2Z) &gt;= .9m || Math.Abs(Form2PrimeZ) &gt;= .9m))</w:delText>
        </w:r>
      </w:del>
    </w:p>
    <w:p w:rsidR="00B6666B" w:rsidRPr="00AD6D65" w:rsidDel="003A4AE7" w:rsidRDefault="00B6666B" w:rsidP="00B6666B">
      <w:pPr>
        <w:autoSpaceDE w:val="0"/>
        <w:autoSpaceDN w:val="0"/>
        <w:adjustRightInd w:val="0"/>
        <w:spacing w:after="0" w:line="240" w:lineRule="auto"/>
        <w:ind w:left="720"/>
        <w:rPr>
          <w:del w:id="2253" w:author="Brian Cullinan" w:date="2013-04-10T13:43:00Z"/>
          <w:rFonts w:cstheme="minorHAnsi"/>
          <w:sz w:val="24"/>
          <w:szCs w:val="24"/>
        </w:rPr>
      </w:pPr>
      <w:del w:id="2254" w:author="Brian Cullinan" w:date="2013-04-10T13:43:00Z">
        <w:r w:rsidRPr="00AD6D65" w:rsidDel="003A4AE7">
          <w:rPr>
            <w:rFonts w:cstheme="minorHAnsi"/>
            <w:sz w:val="24"/>
            <w:szCs w:val="24"/>
          </w:rPr>
          <w:tab/>
          <w:delText>{</w:delText>
        </w:r>
      </w:del>
    </w:p>
    <w:p w:rsidR="00B6666B" w:rsidRPr="00AD6D65" w:rsidDel="003A4AE7" w:rsidRDefault="00B6666B" w:rsidP="00B6666B">
      <w:pPr>
        <w:autoSpaceDE w:val="0"/>
        <w:autoSpaceDN w:val="0"/>
        <w:adjustRightInd w:val="0"/>
        <w:spacing w:after="0" w:line="240" w:lineRule="auto"/>
        <w:ind w:left="720"/>
        <w:rPr>
          <w:del w:id="2255" w:author="Brian Cullinan" w:date="2013-04-10T13:43:00Z"/>
          <w:rFonts w:cstheme="minorHAnsi"/>
          <w:sz w:val="24"/>
          <w:szCs w:val="24"/>
        </w:rPr>
      </w:pPr>
      <w:del w:id="2256" w:author="Brian Cullinan" w:date="2013-04-10T13:43:00Z">
        <w:r w:rsidRPr="00AD6D65" w:rsidDel="003A4AE7">
          <w:rPr>
            <w:rFonts w:cstheme="minorHAnsi"/>
            <w:sz w:val="24"/>
            <w:szCs w:val="24"/>
          </w:rPr>
          <w:tab/>
          <w:delText xml:space="preserve">    SignificanceScore += 7000;</w:delText>
        </w:r>
      </w:del>
    </w:p>
    <w:p w:rsidR="00B6666B" w:rsidRPr="00AD6D65" w:rsidDel="003A4AE7" w:rsidRDefault="00B6666B" w:rsidP="00B6666B">
      <w:pPr>
        <w:autoSpaceDE w:val="0"/>
        <w:autoSpaceDN w:val="0"/>
        <w:adjustRightInd w:val="0"/>
        <w:spacing w:after="0" w:line="240" w:lineRule="auto"/>
        <w:ind w:left="720"/>
        <w:rPr>
          <w:del w:id="2257" w:author="Brian Cullinan" w:date="2013-04-10T13:43:00Z"/>
          <w:rFonts w:cstheme="minorHAnsi"/>
          <w:sz w:val="24"/>
          <w:szCs w:val="24"/>
        </w:rPr>
      </w:pPr>
      <w:del w:id="2258" w:author="Brian Cullinan" w:date="2013-04-10T13:43:00Z">
        <w:r w:rsidRPr="00AD6D65" w:rsidDel="003A4AE7">
          <w:rPr>
            <w:rFonts w:cstheme="minorHAnsi"/>
            <w:sz w:val="24"/>
            <w:szCs w:val="24"/>
          </w:rPr>
          <w:tab/>
          <w:delText>}</w:delText>
        </w:r>
      </w:del>
    </w:p>
    <w:p w:rsidR="00B6666B" w:rsidRPr="00AD6D65" w:rsidDel="003A4AE7" w:rsidRDefault="00B6666B" w:rsidP="00B6666B">
      <w:pPr>
        <w:autoSpaceDE w:val="0"/>
        <w:autoSpaceDN w:val="0"/>
        <w:adjustRightInd w:val="0"/>
        <w:spacing w:after="0" w:line="240" w:lineRule="auto"/>
        <w:ind w:left="720"/>
        <w:rPr>
          <w:del w:id="2259" w:author="Brian Cullinan" w:date="2013-04-10T13:43:00Z"/>
          <w:rFonts w:cstheme="minorHAnsi"/>
          <w:sz w:val="24"/>
          <w:szCs w:val="24"/>
        </w:rPr>
      </w:pPr>
      <w:del w:id="2260" w:author="Brian Cullinan" w:date="2013-04-10T13:43:00Z">
        <w:r w:rsidRPr="00AD6D65" w:rsidDel="003A4AE7">
          <w:rPr>
            <w:rFonts w:cstheme="minorHAnsi"/>
            <w:sz w:val="24"/>
            <w:szCs w:val="24"/>
          </w:rPr>
          <w:tab/>
          <w:delText>if (Math.Abs(Form1_3Z) &gt;= .9m &amp;&amp; (Math.Abs(Form2Z) &gt;= .9m || Math.Abs(Form2PrimeZ) &gt;= .9m))</w:delText>
        </w:r>
      </w:del>
    </w:p>
    <w:p w:rsidR="00B6666B" w:rsidRPr="00AD6D65" w:rsidDel="003A4AE7" w:rsidRDefault="00B6666B" w:rsidP="00B6666B">
      <w:pPr>
        <w:autoSpaceDE w:val="0"/>
        <w:autoSpaceDN w:val="0"/>
        <w:adjustRightInd w:val="0"/>
        <w:spacing w:after="0" w:line="240" w:lineRule="auto"/>
        <w:ind w:left="720"/>
        <w:rPr>
          <w:del w:id="2261" w:author="Brian Cullinan" w:date="2013-04-10T13:43:00Z"/>
          <w:rFonts w:cstheme="minorHAnsi"/>
          <w:sz w:val="24"/>
          <w:szCs w:val="24"/>
        </w:rPr>
      </w:pPr>
      <w:del w:id="2262" w:author="Brian Cullinan" w:date="2013-04-10T13:43:00Z">
        <w:r w:rsidRPr="00AD6D65" w:rsidDel="003A4AE7">
          <w:rPr>
            <w:rFonts w:cstheme="minorHAnsi"/>
            <w:sz w:val="24"/>
            <w:szCs w:val="24"/>
          </w:rPr>
          <w:tab/>
          <w:delText>{</w:delText>
        </w:r>
      </w:del>
    </w:p>
    <w:p w:rsidR="00B6666B" w:rsidRPr="00AD6D65" w:rsidDel="003A4AE7" w:rsidRDefault="00B6666B" w:rsidP="00B6666B">
      <w:pPr>
        <w:autoSpaceDE w:val="0"/>
        <w:autoSpaceDN w:val="0"/>
        <w:adjustRightInd w:val="0"/>
        <w:spacing w:after="0" w:line="240" w:lineRule="auto"/>
        <w:ind w:left="720"/>
        <w:rPr>
          <w:del w:id="2263" w:author="Brian Cullinan" w:date="2013-04-10T13:43:00Z"/>
          <w:rFonts w:cstheme="minorHAnsi"/>
          <w:sz w:val="24"/>
          <w:szCs w:val="24"/>
        </w:rPr>
      </w:pPr>
      <w:del w:id="2264" w:author="Brian Cullinan" w:date="2013-04-10T13:43:00Z">
        <w:r w:rsidRPr="00AD6D65" w:rsidDel="003A4AE7">
          <w:rPr>
            <w:rFonts w:cstheme="minorHAnsi"/>
            <w:sz w:val="24"/>
            <w:szCs w:val="24"/>
          </w:rPr>
          <w:tab/>
          <w:delText xml:space="preserve">    SignificanceScore += 8000;</w:delText>
        </w:r>
      </w:del>
    </w:p>
    <w:p w:rsidR="00B6666B" w:rsidRPr="00AD6D65" w:rsidDel="003A4AE7" w:rsidRDefault="00B6666B" w:rsidP="00B6666B">
      <w:pPr>
        <w:autoSpaceDE w:val="0"/>
        <w:autoSpaceDN w:val="0"/>
        <w:adjustRightInd w:val="0"/>
        <w:spacing w:after="0" w:line="240" w:lineRule="auto"/>
        <w:ind w:left="720"/>
        <w:rPr>
          <w:del w:id="2265" w:author="Brian Cullinan" w:date="2013-04-10T13:43:00Z"/>
          <w:rFonts w:cstheme="minorHAnsi"/>
          <w:sz w:val="24"/>
          <w:szCs w:val="24"/>
        </w:rPr>
      </w:pPr>
      <w:del w:id="2266" w:author="Brian Cullinan" w:date="2013-04-10T13:43:00Z">
        <w:r w:rsidRPr="00AD6D65" w:rsidDel="003A4AE7">
          <w:rPr>
            <w:rFonts w:cstheme="minorHAnsi"/>
            <w:sz w:val="24"/>
            <w:szCs w:val="24"/>
          </w:rPr>
          <w:tab/>
          <w:delText>}</w:delText>
        </w:r>
      </w:del>
    </w:p>
    <w:p w:rsidR="00B6666B" w:rsidRPr="00AD6D65" w:rsidDel="003A4AE7" w:rsidRDefault="00B6666B" w:rsidP="00B6666B">
      <w:pPr>
        <w:autoSpaceDE w:val="0"/>
        <w:autoSpaceDN w:val="0"/>
        <w:adjustRightInd w:val="0"/>
        <w:spacing w:after="0" w:line="240" w:lineRule="auto"/>
        <w:ind w:left="720"/>
        <w:rPr>
          <w:del w:id="2267" w:author="Brian Cullinan" w:date="2013-04-10T13:43:00Z"/>
          <w:rFonts w:cstheme="minorHAnsi"/>
          <w:sz w:val="24"/>
          <w:szCs w:val="24"/>
        </w:rPr>
      </w:pPr>
      <w:del w:id="2268" w:author="Brian Cullinan" w:date="2013-04-10T13:43:00Z">
        <w:r w:rsidRPr="00AD6D65" w:rsidDel="003A4AE7">
          <w:rPr>
            <w:rFonts w:cstheme="minorHAnsi"/>
            <w:sz w:val="24"/>
            <w:szCs w:val="24"/>
          </w:rPr>
          <w:tab/>
          <w:delText>if (Math.Abs(Form1_4Z) &gt;= .9m &amp;&amp; (Math.Abs(Form2Z) &gt;= .9m || Math.Abs(Form2PrimeZ) &gt;= .9m))</w:delText>
        </w:r>
      </w:del>
    </w:p>
    <w:p w:rsidR="00B6666B" w:rsidRPr="00AD6D65" w:rsidDel="003A4AE7" w:rsidRDefault="00B6666B" w:rsidP="00B6666B">
      <w:pPr>
        <w:autoSpaceDE w:val="0"/>
        <w:autoSpaceDN w:val="0"/>
        <w:adjustRightInd w:val="0"/>
        <w:spacing w:after="0" w:line="240" w:lineRule="auto"/>
        <w:ind w:left="720"/>
        <w:rPr>
          <w:del w:id="2269" w:author="Brian Cullinan" w:date="2013-04-10T13:43:00Z"/>
          <w:rFonts w:cstheme="minorHAnsi"/>
          <w:sz w:val="24"/>
          <w:szCs w:val="24"/>
        </w:rPr>
      </w:pPr>
      <w:del w:id="2270" w:author="Brian Cullinan" w:date="2013-04-10T13:43:00Z">
        <w:r w:rsidRPr="00AD6D65" w:rsidDel="003A4AE7">
          <w:rPr>
            <w:rFonts w:cstheme="minorHAnsi"/>
            <w:sz w:val="24"/>
            <w:szCs w:val="24"/>
          </w:rPr>
          <w:tab/>
          <w:delText>{</w:delText>
        </w:r>
      </w:del>
    </w:p>
    <w:p w:rsidR="00B6666B" w:rsidRPr="00AD6D65" w:rsidDel="003A4AE7" w:rsidRDefault="00B6666B" w:rsidP="00B6666B">
      <w:pPr>
        <w:autoSpaceDE w:val="0"/>
        <w:autoSpaceDN w:val="0"/>
        <w:adjustRightInd w:val="0"/>
        <w:spacing w:after="0" w:line="240" w:lineRule="auto"/>
        <w:ind w:left="720"/>
        <w:rPr>
          <w:del w:id="2271" w:author="Brian Cullinan" w:date="2013-04-10T13:43:00Z"/>
          <w:rFonts w:cstheme="minorHAnsi"/>
          <w:sz w:val="24"/>
          <w:szCs w:val="24"/>
        </w:rPr>
      </w:pPr>
      <w:del w:id="2272" w:author="Brian Cullinan" w:date="2013-04-10T13:43:00Z">
        <w:r w:rsidRPr="00AD6D65" w:rsidDel="003A4AE7">
          <w:rPr>
            <w:rFonts w:cstheme="minorHAnsi"/>
            <w:sz w:val="24"/>
            <w:szCs w:val="24"/>
          </w:rPr>
          <w:tab/>
          <w:delText xml:space="preserve">    SignificanceScore += 9000;</w:delText>
        </w:r>
      </w:del>
    </w:p>
    <w:p w:rsidR="00B6666B" w:rsidRPr="00AD6D65" w:rsidDel="003A4AE7" w:rsidRDefault="00B6666B" w:rsidP="00B6666B">
      <w:pPr>
        <w:autoSpaceDE w:val="0"/>
        <w:autoSpaceDN w:val="0"/>
        <w:adjustRightInd w:val="0"/>
        <w:spacing w:after="0" w:line="240" w:lineRule="auto"/>
        <w:ind w:left="720"/>
        <w:rPr>
          <w:del w:id="2273" w:author="Brian Cullinan" w:date="2013-04-10T13:43:00Z"/>
          <w:rFonts w:cstheme="minorHAnsi"/>
          <w:sz w:val="24"/>
          <w:szCs w:val="24"/>
        </w:rPr>
      </w:pPr>
      <w:del w:id="2274" w:author="Brian Cullinan" w:date="2013-04-10T13:43:00Z">
        <w:r w:rsidRPr="00AD6D65" w:rsidDel="003A4AE7">
          <w:rPr>
            <w:rFonts w:cstheme="minorHAnsi"/>
            <w:sz w:val="24"/>
            <w:szCs w:val="24"/>
          </w:rPr>
          <w:tab/>
          <w:delText>}</w:delText>
        </w:r>
      </w:del>
    </w:p>
    <w:p w:rsidR="00B6666B" w:rsidRPr="00AD6D65" w:rsidDel="003A4AE7" w:rsidRDefault="00B6666B" w:rsidP="00B6666B">
      <w:pPr>
        <w:autoSpaceDE w:val="0"/>
        <w:autoSpaceDN w:val="0"/>
        <w:adjustRightInd w:val="0"/>
        <w:spacing w:after="0" w:line="240" w:lineRule="auto"/>
        <w:ind w:left="720"/>
        <w:rPr>
          <w:del w:id="2275" w:author="Brian Cullinan" w:date="2013-04-10T13:43:00Z"/>
          <w:rFonts w:cstheme="minorHAnsi"/>
          <w:sz w:val="24"/>
          <w:szCs w:val="24"/>
        </w:rPr>
      </w:pPr>
      <w:del w:id="2276" w:author="Brian Cullinan" w:date="2013-04-10T13:43:00Z">
        <w:r w:rsidRPr="00AD6D65" w:rsidDel="003A4AE7">
          <w:rPr>
            <w:rFonts w:cstheme="minorHAnsi"/>
            <w:sz w:val="24"/>
            <w:szCs w:val="24"/>
          </w:rPr>
          <w:delText xml:space="preserve">    }</w:delText>
        </w:r>
      </w:del>
    </w:p>
    <w:p w:rsidR="00B6666B" w:rsidRPr="00AD6D65" w:rsidDel="003A4AE7" w:rsidRDefault="00B6666B" w:rsidP="00B6666B">
      <w:pPr>
        <w:autoSpaceDE w:val="0"/>
        <w:autoSpaceDN w:val="0"/>
        <w:adjustRightInd w:val="0"/>
        <w:spacing w:after="0" w:line="240" w:lineRule="auto"/>
        <w:ind w:left="720"/>
        <w:rPr>
          <w:del w:id="2277" w:author="Brian Cullinan" w:date="2013-04-10T13:43:00Z"/>
          <w:rFonts w:cstheme="minorHAnsi"/>
          <w:sz w:val="24"/>
          <w:szCs w:val="24"/>
        </w:rPr>
      </w:pPr>
      <w:del w:id="2278" w:author="Brian Cullinan" w:date="2013-04-10T13:43:00Z">
        <w:r w:rsidRPr="00AD6D65" w:rsidDel="003A4AE7">
          <w:rPr>
            <w:rFonts w:cstheme="minorHAnsi"/>
            <w:sz w:val="24"/>
            <w:szCs w:val="24"/>
          </w:rPr>
          <w:delText xml:space="preserve">    else</w:delText>
        </w:r>
      </w:del>
    </w:p>
    <w:p w:rsidR="00B6666B" w:rsidRPr="00AD6D65" w:rsidDel="003A4AE7" w:rsidRDefault="00B6666B" w:rsidP="00B6666B">
      <w:pPr>
        <w:autoSpaceDE w:val="0"/>
        <w:autoSpaceDN w:val="0"/>
        <w:adjustRightInd w:val="0"/>
        <w:spacing w:after="0" w:line="240" w:lineRule="auto"/>
        <w:ind w:left="720"/>
        <w:rPr>
          <w:del w:id="2279" w:author="Brian Cullinan" w:date="2013-04-10T13:43:00Z"/>
          <w:rFonts w:cstheme="minorHAnsi"/>
          <w:sz w:val="24"/>
          <w:szCs w:val="24"/>
        </w:rPr>
      </w:pPr>
      <w:del w:id="2280" w:author="Brian Cullinan" w:date="2013-04-10T13:43:00Z">
        <w:r w:rsidRPr="00AD6D65" w:rsidDel="003A4AE7">
          <w:rPr>
            <w:rFonts w:cstheme="minorHAnsi"/>
            <w:sz w:val="24"/>
            <w:szCs w:val="24"/>
          </w:rPr>
          <w:delText xml:space="preserve">    {</w:delText>
        </w:r>
      </w:del>
    </w:p>
    <w:p w:rsidR="00B6666B" w:rsidRPr="00AD6D65" w:rsidDel="003A4AE7" w:rsidRDefault="00B6666B" w:rsidP="00B6666B">
      <w:pPr>
        <w:autoSpaceDE w:val="0"/>
        <w:autoSpaceDN w:val="0"/>
        <w:adjustRightInd w:val="0"/>
        <w:spacing w:after="0" w:line="240" w:lineRule="auto"/>
        <w:ind w:left="720"/>
        <w:rPr>
          <w:del w:id="2281" w:author="Brian Cullinan" w:date="2013-04-10T13:43:00Z"/>
          <w:rFonts w:cstheme="minorHAnsi"/>
          <w:sz w:val="24"/>
          <w:szCs w:val="24"/>
        </w:rPr>
      </w:pPr>
      <w:del w:id="2282" w:author="Brian Cullinan" w:date="2013-04-10T13:43:00Z">
        <w:r w:rsidRPr="00AD6D65" w:rsidDel="003A4AE7">
          <w:rPr>
            <w:rFonts w:cstheme="minorHAnsi"/>
            <w:sz w:val="24"/>
            <w:szCs w:val="24"/>
          </w:rPr>
          <w:tab/>
          <w:delText>if (Math.Abs(FormZ) &gt;= .9m &amp;&amp; (Math.Abs(Form2Z) &gt;= .9m || Math.Abs(Form2PrimeZ) &gt;= .9m))</w:delText>
        </w:r>
      </w:del>
    </w:p>
    <w:p w:rsidR="00B6666B" w:rsidRPr="00AD6D65" w:rsidDel="003A4AE7" w:rsidRDefault="00B6666B" w:rsidP="00B6666B">
      <w:pPr>
        <w:autoSpaceDE w:val="0"/>
        <w:autoSpaceDN w:val="0"/>
        <w:adjustRightInd w:val="0"/>
        <w:spacing w:after="0" w:line="240" w:lineRule="auto"/>
        <w:ind w:left="720"/>
        <w:rPr>
          <w:del w:id="2283" w:author="Brian Cullinan" w:date="2013-04-10T13:43:00Z"/>
          <w:rFonts w:cstheme="minorHAnsi"/>
          <w:sz w:val="24"/>
          <w:szCs w:val="24"/>
        </w:rPr>
      </w:pPr>
      <w:del w:id="2284" w:author="Brian Cullinan" w:date="2013-04-10T13:43:00Z">
        <w:r w:rsidRPr="00AD6D65" w:rsidDel="003A4AE7">
          <w:rPr>
            <w:rFonts w:cstheme="minorHAnsi"/>
            <w:sz w:val="24"/>
            <w:szCs w:val="24"/>
          </w:rPr>
          <w:tab/>
          <w:delText>{</w:delText>
        </w:r>
      </w:del>
    </w:p>
    <w:p w:rsidR="00B6666B" w:rsidRPr="00AD6D65" w:rsidDel="003A4AE7" w:rsidRDefault="00B6666B" w:rsidP="00B6666B">
      <w:pPr>
        <w:autoSpaceDE w:val="0"/>
        <w:autoSpaceDN w:val="0"/>
        <w:adjustRightInd w:val="0"/>
        <w:spacing w:after="0" w:line="240" w:lineRule="auto"/>
        <w:ind w:left="720"/>
        <w:rPr>
          <w:del w:id="2285" w:author="Brian Cullinan" w:date="2013-04-10T13:43:00Z"/>
          <w:rFonts w:cstheme="minorHAnsi"/>
          <w:sz w:val="24"/>
          <w:szCs w:val="24"/>
        </w:rPr>
      </w:pPr>
      <w:del w:id="2286" w:author="Brian Cullinan" w:date="2013-04-10T13:43:00Z">
        <w:r w:rsidRPr="00AD6D65" w:rsidDel="003A4AE7">
          <w:rPr>
            <w:rFonts w:cstheme="minorHAnsi"/>
            <w:sz w:val="24"/>
            <w:szCs w:val="24"/>
          </w:rPr>
          <w:tab/>
          <w:delText xml:space="preserve">    SignificanceScore += 5000;</w:delText>
        </w:r>
      </w:del>
    </w:p>
    <w:p w:rsidR="00B6666B" w:rsidRPr="00AD6D65" w:rsidDel="003A4AE7" w:rsidRDefault="00B6666B" w:rsidP="00B6666B">
      <w:pPr>
        <w:autoSpaceDE w:val="0"/>
        <w:autoSpaceDN w:val="0"/>
        <w:adjustRightInd w:val="0"/>
        <w:spacing w:after="0" w:line="240" w:lineRule="auto"/>
        <w:ind w:left="720"/>
        <w:rPr>
          <w:del w:id="2287" w:author="Brian Cullinan" w:date="2013-04-10T13:43:00Z"/>
          <w:rFonts w:cstheme="minorHAnsi"/>
          <w:sz w:val="24"/>
          <w:szCs w:val="24"/>
        </w:rPr>
      </w:pPr>
      <w:del w:id="2288" w:author="Brian Cullinan" w:date="2013-04-10T13:43:00Z">
        <w:r w:rsidRPr="00AD6D65" w:rsidDel="003A4AE7">
          <w:rPr>
            <w:rFonts w:cstheme="minorHAnsi"/>
            <w:sz w:val="24"/>
            <w:szCs w:val="24"/>
          </w:rPr>
          <w:tab/>
          <w:delText>}</w:delText>
        </w:r>
      </w:del>
    </w:p>
    <w:p w:rsidR="00B6666B" w:rsidRPr="00AD6D65" w:rsidDel="003A4AE7" w:rsidRDefault="00B6666B" w:rsidP="00B6666B">
      <w:pPr>
        <w:autoSpaceDE w:val="0"/>
        <w:autoSpaceDN w:val="0"/>
        <w:adjustRightInd w:val="0"/>
        <w:spacing w:after="0" w:line="240" w:lineRule="auto"/>
        <w:ind w:left="720"/>
        <w:rPr>
          <w:del w:id="2289" w:author="Brian Cullinan" w:date="2013-04-10T13:43:00Z"/>
          <w:rFonts w:cstheme="minorHAnsi"/>
          <w:sz w:val="24"/>
          <w:szCs w:val="24"/>
        </w:rPr>
      </w:pPr>
      <w:del w:id="2290" w:author="Brian Cullinan" w:date="2013-04-10T13:43:00Z">
        <w:r w:rsidRPr="00AD6D65" w:rsidDel="003A4AE7">
          <w:rPr>
            <w:rFonts w:cstheme="minorHAnsi"/>
            <w:sz w:val="24"/>
            <w:szCs w:val="24"/>
          </w:rPr>
          <w:delText xml:space="preserve">    }</w:delText>
        </w:r>
      </w:del>
    </w:p>
    <w:p w:rsidR="00B6666B" w:rsidRPr="00AD6D65" w:rsidDel="003A4AE7" w:rsidRDefault="00B6666B" w:rsidP="00B6666B">
      <w:pPr>
        <w:autoSpaceDE w:val="0"/>
        <w:autoSpaceDN w:val="0"/>
        <w:adjustRightInd w:val="0"/>
        <w:spacing w:after="0" w:line="240" w:lineRule="auto"/>
        <w:ind w:left="720"/>
        <w:rPr>
          <w:del w:id="2291" w:author="Brian Cullinan" w:date="2013-04-10T13:43:00Z"/>
          <w:rFonts w:cstheme="minorHAnsi"/>
          <w:sz w:val="24"/>
          <w:szCs w:val="24"/>
        </w:rPr>
      </w:pPr>
    </w:p>
    <w:p w:rsidR="00B6666B" w:rsidRPr="00AD6D65" w:rsidDel="003A4AE7" w:rsidRDefault="00B6666B" w:rsidP="00B6666B">
      <w:pPr>
        <w:autoSpaceDE w:val="0"/>
        <w:autoSpaceDN w:val="0"/>
        <w:adjustRightInd w:val="0"/>
        <w:spacing w:after="0" w:line="240" w:lineRule="auto"/>
        <w:ind w:left="720"/>
        <w:rPr>
          <w:del w:id="2292" w:author="Brian Cullinan" w:date="2013-04-10T13:43:00Z"/>
          <w:rFonts w:cstheme="minorHAnsi"/>
          <w:sz w:val="24"/>
          <w:szCs w:val="24"/>
        </w:rPr>
      </w:pPr>
      <w:del w:id="2293" w:author="Brian Cullinan" w:date="2013-04-10T13:43:00Z">
        <w:r w:rsidRPr="00AD6D65" w:rsidDel="003A4AE7">
          <w:rPr>
            <w:rFonts w:cstheme="minorHAnsi"/>
            <w:sz w:val="24"/>
            <w:szCs w:val="24"/>
          </w:rPr>
          <w:delText>}</w:delText>
        </w:r>
      </w:del>
    </w:p>
    <w:p w:rsidR="00B6666B" w:rsidRPr="00AD6D65" w:rsidRDefault="00B6666B" w:rsidP="00B6666B">
      <w:pPr>
        <w:autoSpaceDE w:val="0"/>
        <w:autoSpaceDN w:val="0"/>
        <w:adjustRightInd w:val="0"/>
        <w:spacing w:after="0" w:line="240" w:lineRule="auto"/>
        <w:ind w:left="720"/>
        <w:rPr>
          <w:rFonts w:cstheme="minorHAnsi"/>
          <w:sz w:val="24"/>
          <w:szCs w:val="24"/>
        </w:rPr>
      </w:pPr>
    </w:p>
    <w:p w:rsidR="00B6666B" w:rsidRPr="00AD6D65" w:rsidDel="003A4AE7" w:rsidRDefault="00B6666B" w:rsidP="00B6666B">
      <w:pPr>
        <w:autoSpaceDE w:val="0"/>
        <w:autoSpaceDN w:val="0"/>
        <w:adjustRightInd w:val="0"/>
        <w:spacing w:after="0" w:line="240" w:lineRule="auto"/>
        <w:ind w:left="720"/>
        <w:rPr>
          <w:del w:id="2294" w:author="Brian Cullinan" w:date="2013-04-10T13:44:00Z"/>
          <w:rFonts w:cstheme="minorHAnsi"/>
          <w:sz w:val="24"/>
          <w:szCs w:val="24"/>
        </w:rPr>
      </w:pPr>
      <w:del w:id="2295" w:author="Brian Cullinan" w:date="2013-04-10T13:44:00Z">
        <w:r w:rsidRPr="00AD6D65" w:rsidDel="003A4AE7">
          <w:rPr>
            <w:rFonts w:cstheme="minorHAnsi"/>
            <w:sz w:val="24"/>
            <w:szCs w:val="24"/>
          </w:rPr>
          <w:delText>// Rule Set 4</w:delText>
        </w:r>
      </w:del>
    </w:p>
    <w:p w:rsidR="00B6666B" w:rsidRPr="00AD6D65" w:rsidDel="003A4AE7" w:rsidRDefault="00B6666B" w:rsidP="00B6666B">
      <w:pPr>
        <w:autoSpaceDE w:val="0"/>
        <w:autoSpaceDN w:val="0"/>
        <w:adjustRightInd w:val="0"/>
        <w:spacing w:after="0" w:line="240" w:lineRule="auto"/>
        <w:ind w:left="720"/>
        <w:rPr>
          <w:del w:id="2296" w:author="Brian Cullinan" w:date="2013-04-10T13:44:00Z"/>
          <w:rFonts w:cstheme="minorHAnsi"/>
          <w:sz w:val="24"/>
          <w:szCs w:val="24"/>
        </w:rPr>
      </w:pPr>
      <w:del w:id="2297" w:author="Brian Cullinan" w:date="2013-04-10T13:44:00Z">
        <w:r w:rsidRPr="00AD6D65" w:rsidDel="003A4AE7">
          <w:rPr>
            <w:rFonts w:cstheme="minorHAnsi"/>
            <w:sz w:val="24"/>
            <w:szCs w:val="24"/>
          </w:rPr>
          <w:delText>// ----------</w:delText>
        </w:r>
      </w:del>
    </w:p>
    <w:p w:rsidR="00B6666B" w:rsidRPr="00AD6D65" w:rsidDel="003A4AE7" w:rsidRDefault="00B6666B" w:rsidP="00B6666B">
      <w:pPr>
        <w:autoSpaceDE w:val="0"/>
        <w:autoSpaceDN w:val="0"/>
        <w:adjustRightInd w:val="0"/>
        <w:spacing w:after="0" w:line="240" w:lineRule="auto"/>
        <w:ind w:left="720"/>
        <w:rPr>
          <w:del w:id="2298" w:author="Brian Cullinan" w:date="2013-04-10T13:44:00Z"/>
          <w:rFonts w:cstheme="minorHAnsi"/>
          <w:sz w:val="24"/>
          <w:szCs w:val="24"/>
        </w:rPr>
      </w:pPr>
      <w:del w:id="2299" w:author="Brian Cullinan" w:date="2013-04-10T13:44:00Z">
        <w:r w:rsidRPr="00AD6D65" w:rsidDel="003A4AE7">
          <w:rPr>
            <w:rFonts w:cstheme="minorHAnsi"/>
            <w:sz w:val="24"/>
            <w:szCs w:val="24"/>
          </w:rPr>
          <w:delText>// Only do this if Rule2 was not hit.</w:delText>
        </w:r>
      </w:del>
    </w:p>
    <w:p w:rsidR="00B6666B" w:rsidRPr="00AD6D65" w:rsidDel="003A4AE7" w:rsidRDefault="00B6666B" w:rsidP="00B6666B">
      <w:pPr>
        <w:autoSpaceDE w:val="0"/>
        <w:autoSpaceDN w:val="0"/>
        <w:adjustRightInd w:val="0"/>
        <w:spacing w:after="0" w:line="240" w:lineRule="auto"/>
        <w:ind w:left="720"/>
        <w:rPr>
          <w:del w:id="2300" w:author="Brian Cullinan" w:date="2013-04-10T13:44:00Z"/>
          <w:rFonts w:cstheme="minorHAnsi"/>
          <w:sz w:val="24"/>
          <w:szCs w:val="24"/>
        </w:rPr>
      </w:pPr>
      <w:del w:id="2301" w:author="Brian Cullinan" w:date="2013-04-10T13:44:00Z">
        <w:r w:rsidRPr="00AD6D65" w:rsidDel="003A4AE7">
          <w:rPr>
            <w:rFonts w:cstheme="minorHAnsi"/>
            <w:sz w:val="24"/>
            <w:szCs w:val="24"/>
          </w:rPr>
          <w:delText>if (!Rule2Hit)</w:delText>
        </w:r>
      </w:del>
    </w:p>
    <w:p w:rsidR="00B6666B" w:rsidRPr="00AD6D65" w:rsidDel="003A4AE7" w:rsidRDefault="00B6666B" w:rsidP="00B6666B">
      <w:pPr>
        <w:autoSpaceDE w:val="0"/>
        <w:autoSpaceDN w:val="0"/>
        <w:adjustRightInd w:val="0"/>
        <w:spacing w:after="0" w:line="240" w:lineRule="auto"/>
        <w:ind w:left="720"/>
        <w:rPr>
          <w:del w:id="2302" w:author="Brian Cullinan" w:date="2013-04-10T13:44:00Z"/>
          <w:rFonts w:cstheme="minorHAnsi"/>
          <w:sz w:val="24"/>
          <w:szCs w:val="24"/>
        </w:rPr>
      </w:pPr>
      <w:del w:id="2303" w:author="Brian Cullinan" w:date="2013-04-10T13:44:00Z">
        <w:r w:rsidRPr="00AD6D65" w:rsidDel="003A4AE7">
          <w:rPr>
            <w:rFonts w:cstheme="minorHAnsi"/>
            <w:sz w:val="24"/>
            <w:szCs w:val="24"/>
          </w:rPr>
          <w:delText>{</w:delText>
        </w:r>
      </w:del>
    </w:p>
    <w:p w:rsidR="00B6666B" w:rsidRPr="00AD6D65" w:rsidDel="003A4AE7" w:rsidRDefault="00B6666B" w:rsidP="00B6666B">
      <w:pPr>
        <w:autoSpaceDE w:val="0"/>
        <w:autoSpaceDN w:val="0"/>
        <w:adjustRightInd w:val="0"/>
        <w:spacing w:after="0" w:line="240" w:lineRule="auto"/>
        <w:ind w:left="720"/>
        <w:rPr>
          <w:del w:id="2304" w:author="Brian Cullinan" w:date="2013-04-10T13:44:00Z"/>
          <w:rFonts w:cstheme="minorHAnsi"/>
          <w:sz w:val="24"/>
          <w:szCs w:val="24"/>
        </w:rPr>
      </w:pPr>
      <w:del w:id="2305" w:author="Brian Cullinan" w:date="2013-04-10T13:44:00Z">
        <w:r w:rsidRPr="00AD6D65" w:rsidDel="003A4AE7">
          <w:rPr>
            <w:rFonts w:cstheme="minorHAnsi"/>
            <w:sz w:val="24"/>
            <w:szCs w:val="24"/>
          </w:rPr>
          <w:delText xml:space="preserve">    if (Math.Abs(Form1_1Z) &gt;= .9m || Math.Abs(Form1_2Z) &gt;= .9m || Math.Abs(Form1_3Z) &gt;= .9m || Math.Abs(Form1_4Z) &gt;= .9m)</w:delText>
        </w:r>
      </w:del>
    </w:p>
    <w:p w:rsidR="00B6666B" w:rsidRPr="00AD6D65" w:rsidDel="003A4AE7" w:rsidRDefault="00B6666B" w:rsidP="00B6666B">
      <w:pPr>
        <w:autoSpaceDE w:val="0"/>
        <w:autoSpaceDN w:val="0"/>
        <w:adjustRightInd w:val="0"/>
        <w:spacing w:after="0" w:line="240" w:lineRule="auto"/>
        <w:ind w:left="720"/>
        <w:rPr>
          <w:del w:id="2306" w:author="Brian Cullinan" w:date="2013-04-10T13:44:00Z"/>
          <w:rFonts w:cstheme="minorHAnsi"/>
          <w:sz w:val="24"/>
          <w:szCs w:val="24"/>
        </w:rPr>
      </w:pPr>
      <w:del w:id="2307" w:author="Brian Cullinan" w:date="2013-04-10T13:44:00Z">
        <w:r w:rsidRPr="00AD6D65" w:rsidDel="003A4AE7">
          <w:rPr>
            <w:rFonts w:cstheme="minorHAnsi"/>
            <w:sz w:val="24"/>
            <w:szCs w:val="24"/>
          </w:rPr>
          <w:delText xml:space="preserve">    {</w:delText>
        </w:r>
      </w:del>
    </w:p>
    <w:p w:rsidR="00B6666B" w:rsidRPr="00AD6D65" w:rsidDel="003A4AE7" w:rsidRDefault="00B6666B" w:rsidP="00B6666B">
      <w:pPr>
        <w:autoSpaceDE w:val="0"/>
        <w:autoSpaceDN w:val="0"/>
        <w:adjustRightInd w:val="0"/>
        <w:spacing w:after="0" w:line="240" w:lineRule="auto"/>
        <w:ind w:left="720"/>
        <w:rPr>
          <w:del w:id="2308" w:author="Brian Cullinan" w:date="2013-04-10T13:44:00Z"/>
          <w:rFonts w:cstheme="minorHAnsi"/>
          <w:sz w:val="24"/>
          <w:szCs w:val="24"/>
        </w:rPr>
      </w:pPr>
      <w:del w:id="2309" w:author="Brian Cullinan" w:date="2013-04-10T13:44:00Z">
        <w:r w:rsidRPr="00AD6D65" w:rsidDel="003A4AE7">
          <w:rPr>
            <w:rFonts w:cstheme="minorHAnsi"/>
            <w:sz w:val="24"/>
            <w:szCs w:val="24"/>
          </w:rPr>
          <w:tab/>
          <w:delText>if (Math.Abs(Form1_1Z) &gt;= .9m &amp;&amp; Math.Abs(EntropyZ) &gt;= .9m)</w:delText>
        </w:r>
      </w:del>
    </w:p>
    <w:p w:rsidR="00B6666B" w:rsidRPr="00AD6D65" w:rsidDel="003A4AE7" w:rsidRDefault="00B6666B" w:rsidP="00B6666B">
      <w:pPr>
        <w:autoSpaceDE w:val="0"/>
        <w:autoSpaceDN w:val="0"/>
        <w:adjustRightInd w:val="0"/>
        <w:spacing w:after="0" w:line="240" w:lineRule="auto"/>
        <w:ind w:left="720"/>
        <w:rPr>
          <w:del w:id="2310" w:author="Brian Cullinan" w:date="2013-04-10T13:44:00Z"/>
          <w:rFonts w:cstheme="minorHAnsi"/>
          <w:sz w:val="24"/>
          <w:szCs w:val="24"/>
        </w:rPr>
      </w:pPr>
      <w:del w:id="2311" w:author="Brian Cullinan" w:date="2013-04-10T13:44:00Z">
        <w:r w:rsidRPr="00AD6D65" w:rsidDel="003A4AE7">
          <w:rPr>
            <w:rFonts w:cstheme="minorHAnsi"/>
            <w:sz w:val="24"/>
            <w:szCs w:val="24"/>
          </w:rPr>
          <w:tab/>
          <w:delText>{</w:delText>
        </w:r>
      </w:del>
    </w:p>
    <w:p w:rsidR="00B6666B" w:rsidRPr="00AD6D65" w:rsidDel="003A4AE7" w:rsidRDefault="00B6666B" w:rsidP="00B6666B">
      <w:pPr>
        <w:autoSpaceDE w:val="0"/>
        <w:autoSpaceDN w:val="0"/>
        <w:adjustRightInd w:val="0"/>
        <w:spacing w:after="0" w:line="240" w:lineRule="auto"/>
        <w:ind w:left="720"/>
        <w:rPr>
          <w:del w:id="2312" w:author="Brian Cullinan" w:date="2013-04-10T13:44:00Z"/>
          <w:rFonts w:cstheme="minorHAnsi"/>
          <w:sz w:val="24"/>
          <w:szCs w:val="24"/>
        </w:rPr>
      </w:pPr>
      <w:del w:id="2313" w:author="Brian Cullinan" w:date="2013-04-10T13:44:00Z">
        <w:r w:rsidRPr="00AD6D65" w:rsidDel="003A4AE7">
          <w:rPr>
            <w:rFonts w:cstheme="minorHAnsi"/>
            <w:sz w:val="24"/>
            <w:szCs w:val="24"/>
          </w:rPr>
          <w:tab/>
          <w:delText xml:space="preserve">    SignificanceScore += 8000;</w:delText>
        </w:r>
      </w:del>
    </w:p>
    <w:p w:rsidR="00B6666B" w:rsidRPr="00AD6D65" w:rsidDel="003A4AE7" w:rsidRDefault="00B6666B" w:rsidP="00B6666B">
      <w:pPr>
        <w:autoSpaceDE w:val="0"/>
        <w:autoSpaceDN w:val="0"/>
        <w:adjustRightInd w:val="0"/>
        <w:spacing w:after="0" w:line="240" w:lineRule="auto"/>
        <w:ind w:left="720"/>
        <w:rPr>
          <w:del w:id="2314" w:author="Brian Cullinan" w:date="2013-04-10T13:44:00Z"/>
          <w:rFonts w:cstheme="minorHAnsi"/>
          <w:sz w:val="24"/>
          <w:szCs w:val="24"/>
        </w:rPr>
      </w:pPr>
      <w:del w:id="2315" w:author="Brian Cullinan" w:date="2013-04-10T13:44:00Z">
        <w:r w:rsidRPr="00AD6D65" w:rsidDel="003A4AE7">
          <w:rPr>
            <w:rFonts w:cstheme="minorHAnsi"/>
            <w:sz w:val="24"/>
            <w:szCs w:val="24"/>
          </w:rPr>
          <w:tab/>
          <w:delText>}</w:delText>
        </w:r>
      </w:del>
    </w:p>
    <w:p w:rsidR="00B6666B" w:rsidRPr="00AD6D65" w:rsidDel="003A4AE7" w:rsidRDefault="00B6666B" w:rsidP="00B6666B">
      <w:pPr>
        <w:autoSpaceDE w:val="0"/>
        <w:autoSpaceDN w:val="0"/>
        <w:adjustRightInd w:val="0"/>
        <w:spacing w:after="0" w:line="240" w:lineRule="auto"/>
        <w:ind w:left="720"/>
        <w:rPr>
          <w:del w:id="2316" w:author="Brian Cullinan" w:date="2013-04-10T13:44:00Z"/>
          <w:rFonts w:cstheme="minorHAnsi"/>
          <w:sz w:val="24"/>
          <w:szCs w:val="24"/>
        </w:rPr>
      </w:pPr>
      <w:del w:id="2317" w:author="Brian Cullinan" w:date="2013-04-10T13:44:00Z">
        <w:r w:rsidRPr="00AD6D65" w:rsidDel="003A4AE7">
          <w:rPr>
            <w:rFonts w:cstheme="minorHAnsi"/>
            <w:sz w:val="24"/>
            <w:szCs w:val="24"/>
          </w:rPr>
          <w:tab/>
          <w:delText>if (Math.Abs(Form1_2Z) &gt;= .9m &amp;&amp; Math.Abs(EntropyZ) &gt;= .9m)</w:delText>
        </w:r>
      </w:del>
    </w:p>
    <w:p w:rsidR="00B6666B" w:rsidRPr="00AD6D65" w:rsidDel="003A4AE7" w:rsidRDefault="00B6666B" w:rsidP="00B6666B">
      <w:pPr>
        <w:autoSpaceDE w:val="0"/>
        <w:autoSpaceDN w:val="0"/>
        <w:adjustRightInd w:val="0"/>
        <w:spacing w:after="0" w:line="240" w:lineRule="auto"/>
        <w:ind w:left="720"/>
        <w:rPr>
          <w:del w:id="2318" w:author="Brian Cullinan" w:date="2013-04-10T13:44:00Z"/>
          <w:rFonts w:cstheme="minorHAnsi"/>
          <w:sz w:val="24"/>
          <w:szCs w:val="24"/>
        </w:rPr>
      </w:pPr>
      <w:del w:id="2319" w:author="Brian Cullinan" w:date="2013-04-10T13:44:00Z">
        <w:r w:rsidRPr="00AD6D65" w:rsidDel="003A4AE7">
          <w:rPr>
            <w:rFonts w:cstheme="minorHAnsi"/>
            <w:sz w:val="24"/>
            <w:szCs w:val="24"/>
          </w:rPr>
          <w:tab/>
          <w:delText>{</w:delText>
        </w:r>
      </w:del>
    </w:p>
    <w:p w:rsidR="00B6666B" w:rsidRPr="00AD6D65" w:rsidDel="003A4AE7" w:rsidRDefault="00B6666B" w:rsidP="00B6666B">
      <w:pPr>
        <w:autoSpaceDE w:val="0"/>
        <w:autoSpaceDN w:val="0"/>
        <w:adjustRightInd w:val="0"/>
        <w:spacing w:after="0" w:line="240" w:lineRule="auto"/>
        <w:ind w:left="720"/>
        <w:rPr>
          <w:del w:id="2320" w:author="Brian Cullinan" w:date="2013-04-10T13:44:00Z"/>
          <w:rFonts w:cstheme="minorHAnsi"/>
          <w:sz w:val="24"/>
          <w:szCs w:val="24"/>
        </w:rPr>
      </w:pPr>
      <w:del w:id="2321" w:author="Brian Cullinan" w:date="2013-04-10T13:44:00Z">
        <w:r w:rsidRPr="00AD6D65" w:rsidDel="003A4AE7">
          <w:rPr>
            <w:rFonts w:cstheme="minorHAnsi"/>
            <w:sz w:val="24"/>
            <w:szCs w:val="24"/>
          </w:rPr>
          <w:tab/>
          <w:delText xml:space="preserve">    SignificanceScore += 9000;</w:delText>
        </w:r>
      </w:del>
    </w:p>
    <w:p w:rsidR="00B6666B" w:rsidRPr="00AD6D65" w:rsidDel="003A4AE7" w:rsidRDefault="00B6666B" w:rsidP="00B6666B">
      <w:pPr>
        <w:autoSpaceDE w:val="0"/>
        <w:autoSpaceDN w:val="0"/>
        <w:adjustRightInd w:val="0"/>
        <w:spacing w:after="0" w:line="240" w:lineRule="auto"/>
        <w:ind w:left="720"/>
        <w:rPr>
          <w:del w:id="2322" w:author="Brian Cullinan" w:date="2013-04-10T13:44:00Z"/>
          <w:rFonts w:cstheme="minorHAnsi"/>
          <w:sz w:val="24"/>
          <w:szCs w:val="24"/>
        </w:rPr>
      </w:pPr>
      <w:del w:id="2323" w:author="Brian Cullinan" w:date="2013-04-10T13:44:00Z">
        <w:r w:rsidRPr="00AD6D65" w:rsidDel="003A4AE7">
          <w:rPr>
            <w:rFonts w:cstheme="minorHAnsi"/>
            <w:sz w:val="24"/>
            <w:szCs w:val="24"/>
          </w:rPr>
          <w:tab/>
          <w:delText>}</w:delText>
        </w:r>
      </w:del>
    </w:p>
    <w:p w:rsidR="00B6666B" w:rsidRPr="00AD6D65" w:rsidDel="003A4AE7" w:rsidRDefault="00B6666B" w:rsidP="00B6666B">
      <w:pPr>
        <w:autoSpaceDE w:val="0"/>
        <w:autoSpaceDN w:val="0"/>
        <w:adjustRightInd w:val="0"/>
        <w:spacing w:after="0" w:line="240" w:lineRule="auto"/>
        <w:ind w:left="720"/>
        <w:rPr>
          <w:del w:id="2324" w:author="Brian Cullinan" w:date="2013-04-10T13:44:00Z"/>
          <w:rFonts w:cstheme="minorHAnsi"/>
          <w:sz w:val="24"/>
          <w:szCs w:val="24"/>
        </w:rPr>
      </w:pPr>
      <w:del w:id="2325" w:author="Brian Cullinan" w:date="2013-04-10T13:44:00Z">
        <w:r w:rsidRPr="00AD6D65" w:rsidDel="003A4AE7">
          <w:rPr>
            <w:rFonts w:cstheme="minorHAnsi"/>
            <w:sz w:val="24"/>
            <w:szCs w:val="24"/>
          </w:rPr>
          <w:tab/>
          <w:delText>if (Math.Abs(Form1_3Z) &gt;= .9m &amp;&amp; Math.Abs(EntropyZ) &gt;= .9m)</w:delText>
        </w:r>
      </w:del>
    </w:p>
    <w:p w:rsidR="00B6666B" w:rsidRPr="00AD6D65" w:rsidDel="003A4AE7" w:rsidRDefault="00B6666B" w:rsidP="00B6666B">
      <w:pPr>
        <w:autoSpaceDE w:val="0"/>
        <w:autoSpaceDN w:val="0"/>
        <w:adjustRightInd w:val="0"/>
        <w:spacing w:after="0" w:line="240" w:lineRule="auto"/>
        <w:ind w:left="720"/>
        <w:rPr>
          <w:del w:id="2326" w:author="Brian Cullinan" w:date="2013-04-10T13:44:00Z"/>
          <w:rFonts w:cstheme="minorHAnsi"/>
          <w:sz w:val="24"/>
          <w:szCs w:val="24"/>
        </w:rPr>
      </w:pPr>
      <w:del w:id="2327" w:author="Brian Cullinan" w:date="2013-04-10T13:44:00Z">
        <w:r w:rsidRPr="00AD6D65" w:rsidDel="003A4AE7">
          <w:rPr>
            <w:rFonts w:cstheme="minorHAnsi"/>
            <w:sz w:val="24"/>
            <w:szCs w:val="24"/>
          </w:rPr>
          <w:tab/>
          <w:delText>{</w:delText>
        </w:r>
      </w:del>
    </w:p>
    <w:p w:rsidR="00B6666B" w:rsidRPr="00AD6D65" w:rsidDel="003A4AE7" w:rsidRDefault="00B6666B" w:rsidP="00B6666B">
      <w:pPr>
        <w:autoSpaceDE w:val="0"/>
        <w:autoSpaceDN w:val="0"/>
        <w:adjustRightInd w:val="0"/>
        <w:spacing w:after="0" w:line="240" w:lineRule="auto"/>
        <w:ind w:left="720"/>
        <w:rPr>
          <w:del w:id="2328" w:author="Brian Cullinan" w:date="2013-04-10T13:44:00Z"/>
          <w:rFonts w:cstheme="minorHAnsi"/>
          <w:sz w:val="24"/>
          <w:szCs w:val="24"/>
        </w:rPr>
      </w:pPr>
      <w:del w:id="2329" w:author="Brian Cullinan" w:date="2013-04-10T13:44:00Z">
        <w:r w:rsidRPr="00AD6D65" w:rsidDel="003A4AE7">
          <w:rPr>
            <w:rFonts w:cstheme="minorHAnsi"/>
            <w:sz w:val="24"/>
            <w:szCs w:val="24"/>
          </w:rPr>
          <w:tab/>
          <w:delText xml:space="preserve">    SignificanceScore += 10000;</w:delText>
        </w:r>
      </w:del>
    </w:p>
    <w:p w:rsidR="00B6666B" w:rsidRPr="00AD6D65" w:rsidDel="003A4AE7" w:rsidRDefault="00B6666B" w:rsidP="00B6666B">
      <w:pPr>
        <w:autoSpaceDE w:val="0"/>
        <w:autoSpaceDN w:val="0"/>
        <w:adjustRightInd w:val="0"/>
        <w:spacing w:after="0" w:line="240" w:lineRule="auto"/>
        <w:ind w:left="720"/>
        <w:rPr>
          <w:del w:id="2330" w:author="Brian Cullinan" w:date="2013-04-10T13:44:00Z"/>
          <w:rFonts w:cstheme="minorHAnsi"/>
          <w:sz w:val="24"/>
          <w:szCs w:val="24"/>
        </w:rPr>
      </w:pPr>
      <w:del w:id="2331" w:author="Brian Cullinan" w:date="2013-04-10T13:44:00Z">
        <w:r w:rsidRPr="00AD6D65" w:rsidDel="003A4AE7">
          <w:rPr>
            <w:rFonts w:cstheme="minorHAnsi"/>
            <w:sz w:val="24"/>
            <w:szCs w:val="24"/>
          </w:rPr>
          <w:tab/>
          <w:delText>}</w:delText>
        </w:r>
      </w:del>
    </w:p>
    <w:p w:rsidR="00B6666B" w:rsidRPr="00AD6D65" w:rsidDel="003A4AE7" w:rsidRDefault="00B6666B" w:rsidP="00B6666B">
      <w:pPr>
        <w:autoSpaceDE w:val="0"/>
        <w:autoSpaceDN w:val="0"/>
        <w:adjustRightInd w:val="0"/>
        <w:spacing w:after="0" w:line="240" w:lineRule="auto"/>
        <w:ind w:left="720"/>
        <w:rPr>
          <w:del w:id="2332" w:author="Brian Cullinan" w:date="2013-04-10T13:44:00Z"/>
          <w:rFonts w:cstheme="minorHAnsi"/>
          <w:sz w:val="24"/>
          <w:szCs w:val="24"/>
        </w:rPr>
      </w:pPr>
      <w:del w:id="2333" w:author="Brian Cullinan" w:date="2013-04-10T13:44:00Z">
        <w:r w:rsidRPr="00AD6D65" w:rsidDel="003A4AE7">
          <w:rPr>
            <w:rFonts w:cstheme="minorHAnsi"/>
            <w:sz w:val="24"/>
            <w:szCs w:val="24"/>
          </w:rPr>
          <w:tab/>
          <w:delText>if (Math.Abs(Form1_4Z) &gt;= .9m &amp;&amp; Math.Abs(EntropyZ) &gt;= .9m)</w:delText>
        </w:r>
      </w:del>
    </w:p>
    <w:p w:rsidR="00B6666B" w:rsidRPr="00AD6D65" w:rsidDel="003A4AE7" w:rsidRDefault="00B6666B" w:rsidP="00B6666B">
      <w:pPr>
        <w:autoSpaceDE w:val="0"/>
        <w:autoSpaceDN w:val="0"/>
        <w:adjustRightInd w:val="0"/>
        <w:spacing w:after="0" w:line="240" w:lineRule="auto"/>
        <w:ind w:left="720"/>
        <w:rPr>
          <w:del w:id="2334" w:author="Brian Cullinan" w:date="2013-04-10T13:44:00Z"/>
          <w:rFonts w:cstheme="minorHAnsi"/>
          <w:sz w:val="24"/>
          <w:szCs w:val="24"/>
        </w:rPr>
      </w:pPr>
      <w:del w:id="2335" w:author="Brian Cullinan" w:date="2013-04-10T13:44:00Z">
        <w:r w:rsidRPr="00AD6D65" w:rsidDel="003A4AE7">
          <w:rPr>
            <w:rFonts w:cstheme="minorHAnsi"/>
            <w:sz w:val="24"/>
            <w:szCs w:val="24"/>
          </w:rPr>
          <w:tab/>
          <w:delText>{</w:delText>
        </w:r>
      </w:del>
    </w:p>
    <w:p w:rsidR="00B6666B" w:rsidRPr="00AD6D65" w:rsidDel="003A4AE7" w:rsidRDefault="00B6666B" w:rsidP="00B6666B">
      <w:pPr>
        <w:autoSpaceDE w:val="0"/>
        <w:autoSpaceDN w:val="0"/>
        <w:adjustRightInd w:val="0"/>
        <w:spacing w:after="0" w:line="240" w:lineRule="auto"/>
        <w:ind w:left="720"/>
        <w:rPr>
          <w:del w:id="2336" w:author="Brian Cullinan" w:date="2013-04-10T13:44:00Z"/>
          <w:rFonts w:cstheme="minorHAnsi"/>
          <w:sz w:val="24"/>
          <w:szCs w:val="24"/>
        </w:rPr>
      </w:pPr>
      <w:del w:id="2337" w:author="Brian Cullinan" w:date="2013-04-10T13:44:00Z">
        <w:r w:rsidRPr="00AD6D65" w:rsidDel="003A4AE7">
          <w:rPr>
            <w:rFonts w:cstheme="minorHAnsi"/>
            <w:sz w:val="24"/>
            <w:szCs w:val="24"/>
          </w:rPr>
          <w:tab/>
          <w:delText xml:space="preserve">    SignificanceScore += 11000;</w:delText>
        </w:r>
      </w:del>
    </w:p>
    <w:p w:rsidR="00B6666B" w:rsidRPr="00AD6D65" w:rsidDel="003A4AE7" w:rsidRDefault="00B6666B" w:rsidP="00B6666B">
      <w:pPr>
        <w:autoSpaceDE w:val="0"/>
        <w:autoSpaceDN w:val="0"/>
        <w:adjustRightInd w:val="0"/>
        <w:spacing w:after="0" w:line="240" w:lineRule="auto"/>
        <w:ind w:left="720"/>
        <w:rPr>
          <w:del w:id="2338" w:author="Brian Cullinan" w:date="2013-04-10T13:44:00Z"/>
          <w:rFonts w:cstheme="minorHAnsi"/>
          <w:sz w:val="24"/>
          <w:szCs w:val="24"/>
        </w:rPr>
      </w:pPr>
      <w:del w:id="2339" w:author="Brian Cullinan" w:date="2013-04-10T13:44:00Z">
        <w:r w:rsidRPr="00AD6D65" w:rsidDel="003A4AE7">
          <w:rPr>
            <w:rFonts w:cstheme="minorHAnsi"/>
            <w:sz w:val="24"/>
            <w:szCs w:val="24"/>
          </w:rPr>
          <w:tab/>
          <w:delText>}</w:delText>
        </w:r>
      </w:del>
    </w:p>
    <w:p w:rsidR="00B6666B" w:rsidRPr="00AD6D65" w:rsidDel="003A4AE7" w:rsidRDefault="00B6666B" w:rsidP="00B6666B">
      <w:pPr>
        <w:autoSpaceDE w:val="0"/>
        <w:autoSpaceDN w:val="0"/>
        <w:adjustRightInd w:val="0"/>
        <w:spacing w:after="0" w:line="240" w:lineRule="auto"/>
        <w:ind w:left="720"/>
        <w:rPr>
          <w:del w:id="2340" w:author="Brian Cullinan" w:date="2013-04-10T13:44:00Z"/>
          <w:rFonts w:cstheme="minorHAnsi"/>
          <w:sz w:val="24"/>
          <w:szCs w:val="24"/>
        </w:rPr>
      </w:pPr>
      <w:del w:id="2341" w:author="Brian Cullinan" w:date="2013-04-10T13:44:00Z">
        <w:r w:rsidRPr="00AD6D65" w:rsidDel="003A4AE7">
          <w:rPr>
            <w:rFonts w:cstheme="minorHAnsi"/>
            <w:sz w:val="24"/>
            <w:szCs w:val="24"/>
          </w:rPr>
          <w:delText xml:space="preserve">    }</w:delText>
        </w:r>
      </w:del>
    </w:p>
    <w:p w:rsidR="00B6666B" w:rsidRPr="00AD6D65" w:rsidDel="003A4AE7" w:rsidRDefault="00B6666B" w:rsidP="00B6666B">
      <w:pPr>
        <w:autoSpaceDE w:val="0"/>
        <w:autoSpaceDN w:val="0"/>
        <w:adjustRightInd w:val="0"/>
        <w:spacing w:after="0" w:line="240" w:lineRule="auto"/>
        <w:ind w:left="720"/>
        <w:rPr>
          <w:del w:id="2342" w:author="Brian Cullinan" w:date="2013-04-10T13:44:00Z"/>
          <w:rFonts w:cstheme="minorHAnsi"/>
          <w:sz w:val="24"/>
          <w:szCs w:val="24"/>
        </w:rPr>
      </w:pPr>
      <w:del w:id="2343" w:author="Brian Cullinan" w:date="2013-04-10T13:44:00Z">
        <w:r w:rsidRPr="00AD6D65" w:rsidDel="003A4AE7">
          <w:rPr>
            <w:rFonts w:cstheme="minorHAnsi"/>
            <w:sz w:val="24"/>
            <w:szCs w:val="24"/>
          </w:rPr>
          <w:delText xml:space="preserve">    else</w:delText>
        </w:r>
      </w:del>
    </w:p>
    <w:p w:rsidR="00B6666B" w:rsidRPr="00AD6D65" w:rsidDel="003A4AE7" w:rsidRDefault="00B6666B" w:rsidP="00B6666B">
      <w:pPr>
        <w:autoSpaceDE w:val="0"/>
        <w:autoSpaceDN w:val="0"/>
        <w:adjustRightInd w:val="0"/>
        <w:spacing w:after="0" w:line="240" w:lineRule="auto"/>
        <w:ind w:left="720"/>
        <w:rPr>
          <w:del w:id="2344" w:author="Brian Cullinan" w:date="2013-04-10T13:44:00Z"/>
          <w:rFonts w:cstheme="minorHAnsi"/>
          <w:sz w:val="24"/>
          <w:szCs w:val="24"/>
        </w:rPr>
      </w:pPr>
      <w:del w:id="2345" w:author="Brian Cullinan" w:date="2013-04-10T13:44:00Z">
        <w:r w:rsidRPr="00AD6D65" w:rsidDel="003A4AE7">
          <w:rPr>
            <w:rFonts w:cstheme="minorHAnsi"/>
            <w:sz w:val="24"/>
            <w:szCs w:val="24"/>
          </w:rPr>
          <w:delText xml:space="preserve">    {</w:delText>
        </w:r>
      </w:del>
    </w:p>
    <w:p w:rsidR="00B6666B" w:rsidRPr="00AD6D65" w:rsidDel="003A4AE7" w:rsidRDefault="00B6666B" w:rsidP="00B6666B">
      <w:pPr>
        <w:autoSpaceDE w:val="0"/>
        <w:autoSpaceDN w:val="0"/>
        <w:adjustRightInd w:val="0"/>
        <w:spacing w:after="0" w:line="240" w:lineRule="auto"/>
        <w:ind w:left="720"/>
        <w:rPr>
          <w:del w:id="2346" w:author="Brian Cullinan" w:date="2013-04-10T13:44:00Z"/>
          <w:rFonts w:cstheme="minorHAnsi"/>
          <w:sz w:val="24"/>
          <w:szCs w:val="24"/>
        </w:rPr>
      </w:pPr>
      <w:del w:id="2347" w:author="Brian Cullinan" w:date="2013-04-10T13:44:00Z">
        <w:r w:rsidRPr="00AD6D65" w:rsidDel="003A4AE7">
          <w:rPr>
            <w:rFonts w:cstheme="minorHAnsi"/>
            <w:sz w:val="24"/>
            <w:szCs w:val="24"/>
          </w:rPr>
          <w:tab/>
          <w:delText>if (Math.Abs(FormZ) &gt;= .9m &amp;&amp; Math.Abs(EntropyZ) &gt;= .9m)</w:delText>
        </w:r>
      </w:del>
    </w:p>
    <w:p w:rsidR="00B6666B" w:rsidRPr="00AD6D65" w:rsidDel="003A4AE7" w:rsidRDefault="00B6666B" w:rsidP="00B6666B">
      <w:pPr>
        <w:autoSpaceDE w:val="0"/>
        <w:autoSpaceDN w:val="0"/>
        <w:adjustRightInd w:val="0"/>
        <w:spacing w:after="0" w:line="240" w:lineRule="auto"/>
        <w:ind w:left="720"/>
        <w:rPr>
          <w:del w:id="2348" w:author="Brian Cullinan" w:date="2013-04-10T13:44:00Z"/>
          <w:rFonts w:cstheme="minorHAnsi"/>
          <w:sz w:val="24"/>
          <w:szCs w:val="24"/>
        </w:rPr>
      </w:pPr>
      <w:del w:id="2349" w:author="Brian Cullinan" w:date="2013-04-10T13:44:00Z">
        <w:r w:rsidRPr="00AD6D65" w:rsidDel="003A4AE7">
          <w:rPr>
            <w:rFonts w:cstheme="minorHAnsi"/>
            <w:sz w:val="24"/>
            <w:szCs w:val="24"/>
          </w:rPr>
          <w:tab/>
          <w:delText>{</w:delText>
        </w:r>
      </w:del>
    </w:p>
    <w:p w:rsidR="00B6666B" w:rsidRPr="00AD6D65" w:rsidDel="003A4AE7" w:rsidRDefault="00B6666B" w:rsidP="00B6666B">
      <w:pPr>
        <w:autoSpaceDE w:val="0"/>
        <w:autoSpaceDN w:val="0"/>
        <w:adjustRightInd w:val="0"/>
        <w:spacing w:after="0" w:line="240" w:lineRule="auto"/>
        <w:ind w:left="720"/>
        <w:rPr>
          <w:del w:id="2350" w:author="Brian Cullinan" w:date="2013-04-10T13:44:00Z"/>
          <w:rFonts w:cstheme="minorHAnsi"/>
          <w:sz w:val="24"/>
          <w:szCs w:val="24"/>
        </w:rPr>
      </w:pPr>
      <w:del w:id="2351" w:author="Brian Cullinan" w:date="2013-04-10T13:44:00Z">
        <w:r w:rsidRPr="00AD6D65" w:rsidDel="003A4AE7">
          <w:rPr>
            <w:rFonts w:cstheme="minorHAnsi"/>
            <w:sz w:val="24"/>
            <w:szCs w:val="24"/>
          </w:rPr>
          <w:tab/>
          <w:delText xml:space="preserve">    SignificanceScore += 7000;</w:delText>
        </w:r>
      </w:del>
    </w:p>
    <w:p w:rsidR="00B6666B" w:rsidRPr="00AD6D65" w:rsidDel="003A4AE7" w:rsidRDefault="00B6666B" w:rsidP="00B6666B">
      <w:pPr>
        <w:autoSpaceDE w:val="0"/>
        <w:autoSpaceDN w:val="0"/>
        <w:adjustRightInd w:val="0"/>
        <w:spacing w:after="0" w:line="240" w:lineRule="auto"/>
        <w:ind w:left="720"/>
        <w:rPr>
          <w:del w:id="2352" w:author="Brian Cullinan" w:date="2013-04-10T13:44:00Z"/>
          <w:rFonts w:cstheme="minorHAnsi"/>
          <w:sz w:val="24"/>
          <w:szCs w:val="24"/>
        </w:rPr>
      </w:pPr>
      <w:del w:id="2353" w:author="Brian Cullinan" w:date="2013-04-10T13:44:00Z">
        <w:r w:rsidRPr="00AD6D65" w:rsidDel="003A4AE7">
          <w:rPr>
            <w:rFonts w:cstheme="minorHAnsi"/>
            <w:sz w:val="24"/>
            <w:szCs w:val="24"/>
          </w:rPr>
          <w:tab/>
          <w:delText>}</w:delText>
        </w:r>
      </w:del>
    </w:p>
    <w:p w:rsidR="00B6666B" w:rsidRPr="00AD6D65" w:rsidDel="003A4AE7" w:rsidRDefault="00B6666B" w:rsidP="00B6666B">
      <w:pPr>
        <w:autoSpaceDE w:val="0"/>
        <w:autoSpaceDN w:val="0"/>
        <w:adjustRightInd w:val="0"/>
        <w:spacing w:after="0" w:line="240" w:lineRule="auto"/>
        <w:ind w:left="720"/>
        <w:rPr>
          <w:del w:id="2354" w:author="Brian Cullinan" w:date="2013-04-10T13:44:00Z"/>
          <w:rFonts w:cstheme="minorHAnsi"/>
          <w:sz w:val="24"/>
          <w:szCs w:val="24"/>
        </w:rPr>
      </w:pPr>
      <w:del w:id="2355" w:author="Brian Cullinan" w:date="2013-04-10T13:44:00Z">
        <w:r w:rsidRPr="00AD6D65" w:rsidDel="003A4AE7">
          <w:rPr>
            <w:rFonts w:cstheme="minorHAnsi"/>
            <w:sz w:val="24"/>
            <w:szCs w:val="24"/>
          </w:rPr>
          <w:delText xml:space="preserve">    }</w:delText>
        </w:r>
      </w:del>
    </w:p>
    <w:p w:rsidR="00B6666B" w:rsidRPr="00AD6D65" w:rsidDel="003A4AE7" w:rsidRDefault="00B6666B" w:rsidP="00B6666B">
      <w:pPr>
        <w:autoSpaceDE w:val="0"/>
        <w:autoSpaceDN w:val="0"/>
        <w:adjustRightInd w:val="0"/>
        <w:spacing w:after="0" w:line="240" w:lineRule="auto"/>
        <w:ind w:left="720"/>
        <w:rPr>
          <w:del w:id="2356" w:author="Brian Cullinan" w:date="2013-04-10T13:44:00Z"/>
          <w:rFonts w:cstheme="minorHAnsi"/>
          <w:sz w:val="24"/>
          <w:szCs w:val="24"/>
        </w:rPr>
      </w:pPr>
      <w:del w:id="2357" w:author="Brian Cullinan" w:date="2013-04-10T13:44:00Z">
        <w:r w:rsidRPr="00AD6D65" w:rsidDel="003A4AE7">
          <w:rPr>
            <w:rFonts w:cstheme="minorHAnsi"/>
            <w:sz w:val="24"/>
            <w:szCs w:val="24"/>
          </w:rPr>
          <w:delText>}</w:delText>
        </w:r>
      </w:del>
    </w:p>
    <w:p w:rsidR="00B6666B" w:rsidRDefault="00B6666B" w:rsidP="00B6666B">
      <w:pPr>
        <w:autoSpaceDE w:val="0"/>
        <w:autoSpaceDN w:val="0"/>
        <w:adjustRightInd w:val="0"/>
        <w:spacing w:after="0" w:line="240" w:lineRule="auto"/>
        <w:ind w:left="720"/>
        <w:rPr>
          <w:ins w:id="2358" w:author="Brian Cullinan" w:date="2013-04-10T13:44:00Z"/>
          <w:rFonts w:cstheme="minorHAnsi"/>
          <w:sz w:val="24"/>
          <w:szCs w:val="24"/>
        </w:rPr>
      </w:pPr>
    </w:p>
    <w:p w:rsidR="003A4AE7" w:rsidRDefault="003A4AE7" w:rsidP="00B6666B">
      <w:pPr>
        <w:autoSpaceDE w:val="0"/>
        <w:autoSpaceDN w:val="0"/>
        <w:adjustRightInd w:val="0"/>
        <w:spacing w:after="0" w:line="240" w:lineRule="auto"/>
        <w:ind w:left="720"/>
        <w:rPr>
          <w:ins w:id="2359" w:author="Brian Cullinan" w:date="2013-04-10T13:44:00Z"/>
          <w:rFonts w:cstheme="minorHAnsi"/>
          <w:sz w:val="24"/>
          <w:szCs w:val="24"/>
        </w:rPr>
      </w:pPr>
      <w:ins w:id="2360" w:author="Brian Cullinan" w:date="2013-04-10T13:44:00Z">
        <w:r>
          <w:rPr>
            <w:rFonts w:cstheme="minorHAnsi"/>
            <w:sz w:val="24"/>
            <w:szCs w:val="24"/>
          </w:rPr>
          <w:t>Rule 5:</w:t>
        </w:r>
      </w:ins>
    </w:p>
    <w:p w:rsidR="00CF689C" w:rsidRDefault="00CF689C" w:rsidP="00CF689C">
      <w:pPr>
        <w:autoSpaceDE w:val="0"/>
        <w:autoSpaceDN w:val="0"/>
        <w:adjustRightInd w:val="0"/>
        <w:spacing w:after="0" w:line="240" w:lineRule="auto"/>
        <w:ind w:left="720"/>
        <w:rPr>
          <w:ins w:id="2361" w:author="Brian Cullinan" w:date="2013-04-10T15:33:00Z"/>
          <w:rFonts w:cstheme="minorHAnsi"/>
          <w:sz w:val="24"/>
          <w:szCs w:val="24"/>
        </w:rPr>
      </w:pPr>
      <w:ins w:id="2362" w:author="Brian Cullinan" w:date="2013-04-10T15:33:00Z">
        <w:r>
          <w:rPr>
            <w:rFonts w:cstheme="minorHAnsi"/>
            <w:sz w:val="24"/>
            <w:szCs w:val="24"/>
          </w:rPr>
          <w:t>This rule only executes if Rule 2 is False.  That is:</w:t>
        </w:r>
      </w:ins>
    </w:p>
    <w:p w:rsidR="003A4AE7" w:rsidRDefault="00CF689C" w:rsidP="00B6666B">
      <w:pPr>
        <w:autoSpaceDE w:val="0"/>
        <w:autoSpaceDN w:val="0"/>
        <w:adjustRightInd w:val="0"/>
        <w:spacing w:after="0" w:line="240" w:lineRule="auto"/>
        <w:ind w:left="720"/>
        <w:rPr>
          <w:ins w:id="2363" w:author="Brian Cullinan" w:date="2013-04-10T15:33:00Z"/>
          <w:rFonts w:cstheme="minorHAnsi"/>
          <w:sz w:val="24"/>
          <w:szCs w:val="24"/>
        </w:rPr>
      </w:pPr>
      <w:ins w:id="2364" w:author="Brian Cullinan" w:date="2013-04-10T15:33:00Z">
        <w:r>
          <w:rPr>
            <w:rFonts w:cstheme="minorHAnsi"/>
            <w:sz w:val="24"/>
            <w:szCs w:val="24"/>
          </w:rPr>
          <w:t>Form1_X (1</w:t>
        </w:r>
        <w:proofErr w:type="gramStart"/>
        <w:r>
          <w:rPr>
            <w:rFonts w:cstheme="minorHAnsi"/>
            <w:sz w:val="24"/>
            <w:szCs w:val="24"/>
          </w:rPr>
          <w:t>,2,3,4</w:t>
        </w:r>
        <w:proofErr w:type="gramEnd"/>
        <w:r>
          <w:rPr>
            <w:rFonts w:cstheme="minorHAnsi"/>
            <w:sz w:val="24"/>
            <w:szCs w:val="24"/>
          </w:rPr>
          <w:t>) &lt; .9 and Form &lt; .9</w:t>
        </w:r>
      </w:ins>
    </w:p>
    <w:p w:rsidR="00CF689C" w:rsidRDefault="00CF689C" w:rsidP="00B6666B">
      <w:pPr>
        <w:autoSpaceDE w:val="0"/>
        <w:autoSpaceDN w:val="0"/>
        <w:adjustRightInd w:val="0"/>
        <w:spacing w:after="0" w:line="240" w:lineRule="auto"/>
        <w:ind w:left="720"/>
        <w:rPr>
          <w:ins w:id="2365" w:author="Brian Cullinan" w:date="2013-04-10T15:34:00Z"/>
          <w:rFonts w:cstheme="minorHAnsi"/>
          <w:sz w:val="24"/>
          <w:szCs w:val="24"/>
        </w:rPr>
      </w:pPr>
    </w:p>
    <w:tbl>
      <w:tblPr>
        <w:tblStyle w:val="LightList-Accent11"/>
        <w:tblW w:w="7254" w:type="dxa"/>
        <w:jc w:val="center"/>
        <w:tblInd w:w="1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2366" w:author="Brian Cullinan" w:date="2013-04-10T15:36:00Z">
          <w:tblPr>
            <w:tblStyle w:val="LightList-Accent11"/>
            <w:tblW w:w="6875" w:type="dxa"/>
            <w:jc w:val="center"/>
            <w:tblInd w:w="1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1458"/>
        <w:gridCol w:w="2070"/>
        <w:gridCol w:w="1620"/>
        <w:gridCol w:w="2106"/>
        <w:tblGridChange w:id="2367">
          <w:tblGrid>
            <w:gridCol w:w="1458"/>
            <w:gridCol w:w="2070"/>
            <w:gridCol w:w="1367"/>
            <w:gridCol w:w="163"/>
            <w:gridCol w:w="1817"/>
          </w:tblGrid>
        </w:tblGridChange>
      </w:tblGrid>
      <w:tr w:rsidR="00C55006" w:rsidRPr="00CF7BDC" w:rsidTr="00C55006">
        <w:trPr>
          <w:cnfStyle w:val="100000000000" w:firstRow="1" w:lastRow="0" w:firstColumn="0" w:lastColumn="0" w:oddVBand="0" w:evenVBand="0" w:oddHBand="0" w:evenHBand="0" w:firstRowFirstColumn="0" w:firstRowLastColumn="0" w:lastRowFirstColumn="0" w:lastRowLastColumn="0"/>
          <w:jc w:val="center"/>
          <w:ins w:id="2368" w:author="Brian Cullinan" w:date="2013-04-10T15:34:00Z"/>
          <w:trPrChange w:id="2369" w:author="Brian Cullinan" w:date="2013-04-10T15:36:00Z">
            <w:trPr>
              <w:jc w:val="center"/>
            </w:trPr>
          </w:trPrChange>
        </w:trPr>
        <w:tc>
          <w:tcPr>
            <w:cnfStyle w:val="001000000000" w:firstRow="0" w:lastRow="0" w:firstColumn="1" w:lastColumn="0" w:oddVBand="0" w:evenVBand="0" w:oddHBand="0" w:evenHBand="0" w:firstRowFirstColumn="0" w:firstRowLastColumn="0" w:lastRowFirstColumn="0" w:lastRowLastColumn="0"/>
            <w:tcW w:w="1458" w:type="dxa"/>
            <w:vAlign w:val="center"/>
            <w:tcPrChange w:id="2370" w:author="Brian Cullinan" w:date="2013-04-10T15:36:00Z">
              <w:tcPr>
                <w:tcW w:w="1458" w:type="dxa"/>
                <w:vAlign w:val="center"/>
              </w:tcPr>
            </w:tcPrChange>
          </w:tcPr>
          <w:p w:rsidR="00CF689C" w:rsidRPr="00C55006" w:rsidRDefault="00CF689C" w:rsidP="00CF7BDC">
            <w:pPr>
              <w:autoSpaceDE w:val="0"/>
              <w:autoSpaceDN w:val="0"/>
              <w:adjustRightInd w:val="0"/>
              <w:spacing w:after="200" w:line="276" w:lineRule="auto"/>
              <w:cnfStyle w:val="101000000000" w:firstRow="1" w:lastRow="0" w:firstColumn="1" w:lastColumn="0" w:oddVBand="0" w:evenVBand="0" w:oddHBand="0" w:evenHBand="0" w:firstRowFirstColumn="0" w:firstRowLastColumn="0" w:lastRowFirstColumn="0" w:lastRowLastColumn="0"/>
              <w:rPr>
                <w:ins w:id="2371" w:author="Brian Cullinan" w:date="2013-04-10T15:34:00Z"/>
                <w:rFonts w:cstheme="minorHAnsi"/>
                <w:sz w:val="24"/>
                <w:szCs w:val="24"/>
                <w:rPrChange w:id="2372" w:author="Brian Cullinan" w:date="2013-04-10T15:35:00Z">
                  <w:rPr>
                    <w:ins w:id="2373" w:author="Brian Cullinan" w:date="2013-04-10T15:34:00Z"/>
                    <w:rFonts w:cstheme="minorHAnsi"/>
                    <w:b w:val="0"/>
                    <w:bCs w:val="0"/>
                    <w:color w:val="auto"/>
                    <w:sz w:val="24"/>
                    <w:szCs w:val="24"/>
                  </w:rPr>
                </w:rPrChange>
              </w:rPr>
            </w:pPr>
            <w:ins w:id="2374" w:author="Brian Cullinan" w:date="2013-04-10T15:34:00Z">
              <w:r w:rsidRPr="00C55006">
                <w:rPr>
                  <w:rFonts w:cstheme="minorHAnsi"/>
                  <w:sz w:val="24"/>
                  <w:szCs w:val="24"/>
                </w:rPr>
                <w:t>Form2 &gt;= .9</w:t>
              </w:r>
            </w:ins>
          </w:p>
        </w:tc>
        <w:tc>
          <w:tcPr>
            <w:tcW w:w="2070" w:type="dxa"/>
            <w:vAlign w:val="center"/>
            <w:tcPrChange w:id="2375" w:author="Brian Cullinan" w:date="2013-04-10T15:36:00Z">
              <w:tcPr>
                <w:tcW w:w="2070" w:type="dxa"/>
                <w:vAlign w:val="center"/>
              </w:tcPr>
            </w:tcPrChange>
          </w:tcPr>
          <w:p w:rsidR="00CF689C" w:rsidRPr="00C55006" w:rsidRDefault="00CF689C" w:rsidP="00CF7BDC">
            <w:pPr>
              <w:autoSpaceDE w:val="0"/>
              <w:autoSpaceDN w:val="0"/>
              <w:adjustRightInd w:val="0"/>
              <w:spacing w:after="200" w:line="276" w:lineRule="auto"/>
              <w:cnfStyle w:val="100000000000" w:firstRow="1" w:lastRow="0" w:firstColumn="0" w:lastColumn="0" w:oddVBand="0" w:evenVBand="0" w:oddHBand="0" w:evenHBand="0" w:firstRowFirstColumn="0" w:firstRowLastColumn="0" w:lastRowFirstColumn="0" w:lastRowLastColumn="0"/>
              <w:rPr>
                <w:ins w:id="2376" w:author="Brian Cullinan" w:date="2013-04-10T15:34:00Z"/>
                <w:rFonts w:cstheme="minorHAnsi"/>
                <w:sz w:val="24"/>
                <w:szCs w:val="24"/>
                <w:rPrChange w:id="2377" w:author="Brian Cullinan" w:date="2013-04-10T15:35:00Z">
                  <w:rPr>
                    <w:ins w:id="2378" w:author="Brian Cullinan" w:date="2013-04-10T15:34:00Z"/>
                    <w:rFonts w:cstheme="minorHAnsi"/>
                    <w:b w:val="0"/>
                    <w:bCs w:val="0"/>
                    <w:color w:val="auto"/>
                    <w:sz w:val="24"/>
                    <w:szCs w:val="24"/>
                  </w:rPr>
                </w:rPrChange>
              </w:rPr>
            </w:pPr>
            <w:ins w:id="2379" w:author="Brian Cullinan" w:date="2013-04-10T15:34:00Z">
              <w:r w:rsidRPr="00C55006">
                <w:rPr>
                  <w:rFonts w:cstheme="minorHAnsi"/>
                  <w:sz w:val="24"/>
                  <w:szCs w:val="24"/>
                </w:rPr>
                <w:t>Form2Prime &gt;= .9</w:t>
              </w:r>
            </w:ins>
          </w:p>
        </w:tc>
        <w:tc>
          <w:tcPr>
            <w:tcW w:w="1620" w:type="dxa"/>
            <w:vAlign w:val="center"/>
            <w:tcPrChange w:id="2380" w:author="Brian Cullinan" w:date="2013-04-10T15:36:00Z">
              <w:tcPr>
                <w:tcW w:w="1530" w:type="dxa"/>
                <w:gridSpan w:val="2"/>
                <w:vAlign w:val="center"/>
              </w:tcPr>
            </w:tcPrChange>
          </w:tcPr>
          <w:p w:rsidR="00CF689C" w:rsidRPr="00C55006" w:rsidRDefault="00CF689C" w:rsidP="00CF7BDC">
            <w:pPr>
              <w:autoSpaceDE w:val="0"/>
              <w:autoSpaceDN w:val="0"/>
              <w:adjustRightInd w:val="0"/>
              <w:spacing w:after="200" w:line="276" w:lineRule="auto"/>
              <w:cnfStyle w:val="100000000000" w:firstRow="1" w:lastRow="0" w:firstColumn="0" w:lastColumn="0" w:oddVBand="0" w:evenVBand="0" w:oddHBand="0" w:evenHBand="0" w:firstRowFirstColumn="0" w:firstRowLastColumn="0" w:lastRowFirstColumn="0" w:lastRowLastColumn="0"/>
              <w:rPr>
                <w:ins w:id="2381" w:author="Brian Cullinan" w:date="2013-04-10T15:34:00Z"/>
                <w:rFonts w:cstheme="minorHAnsi"/>
                <w:sz w:val="24"/>
                <w:szCs w:val="24"/>
                <w:rPrChange w:id="2382" w:author="Brian Cullinan" w:date="2013-04-10T15:35:00Z">
                  <w:rPr>
                    <w:ins w:id="2383" w:author="Brian Cullinan" w:date="2013-04-10T15:34:00Z"/>
                    <w:rFonts w:cstheme="minorHAnsi"/>
                    <w:b w:val="0"/>
                    <w:bCs w:val="0"/>
                    <w:color w:val="auto"/>
                    <w:sz w:val="24"/>
                    <w:szCs w:val="24"/>
                  </w:rPr>
                </w:rPrChange>
              </w:rPr>
            </w:pPr>
            <w:ins w:id="2384" w:author="Brian Cullinan" w:date="2013-04-10T15:34:00Z">
              <w:r w:rsidRPr="00C55006">
                <w:rPr>
                  <w:rFonts w:cstheme="minorHAnsi"/>
                  <w:sz w:val="24"/>
                  <w:szCs w:val="24"/>
                </w:rPr>
                <w:t>Entropy &gt;= .9</w:t>
              </w:r>
            </w:ins>
          </w:p>
        </w:tc>
        <w:tc>
          <w:tcPr>
            <w:tcW w:w="2106" w:type="dxa"/>
            <w:vAlign w:val="center"/>
            <w:tcPrChange w:id="2385" w:author="Brian Cullinan" w:date="2013-04-10T15:36:00Z">
              <w:tcPr>
                <w:tcW w:w="1817" w:type="dxa"/>
                <w:vAlign w:val="center"/>
              </w:tcPr>
            </w:tcPrChange>
          </w:tcPr>
          <w:p w:rsidR="00CF689C" w:rsidRPr="00C55006" w:rsidRDefault="00CF689C" w:rsidP="00CF7BDC">
            <w:pPr>
              <w:autoSpaceDE w:val="0"/>
              <w:autoSpaceDN w:val="0"/>
              <w:adjustRightInd w:val="0"/>
              <w:spacing w:after="200" w:line="276" w:lineRule="auto"/>
              <w:cnfStyle w:val="100000000000" w:firstRow="1" w:lastRow="0" w:firstColumn="0" w:lastColumn="0" w:oddVBand="0" w:evenVBand="0" w:oddHBand="0" w:evenHBand="0" w:firstRowFirstColumn="0" w:firstRowLastColumn="0" w:lastRowFirstColumn="0" w:lastRowLastColumn="0"/>
              <w:rPr>
                <w:ins w:id="2386" w:author="Brian Cullinan" w:date="2013-04-10T15:34:00Z"/>
                <w:rFonts w:cstheme="minorHAnsi"/>
                <w:sz w:val="24"/>
                <w:szCs w:val="24"/>
                <w:rPrChange w:id="2387" w:author="Brian Cullinan" w:date="2013-04-10T15:35:00Z">
                  <w:rPr>
                    <w:ins w:id="2388" w:author="Brian Cullinan" w:date="2013-04-10T15:34:00Z"/>
                    <w:rFonts w:cstheme="minorHAnsi"/>
                    <w:b w:val="0"/>
                    <w:bCs w:val="0"/>
                    <w:color w:val="auto"/>
                    <w:sz w:val="24"/>
                    <w:szCs w:val="24"/>
                  </w:rPr>
                </w:rPrChange>
              </w:rPr>
            </w:pPr>
            <w:ins w:id="2389" w:author="Brian Cullinan" w:date="2013-04-10T15:35:00Z">
              <w:r w:rsidRPr="00C55006">
                <w:rPr>
                  <w:rFonts w:cstheme="minorHAnsi"/>
                  <w:sz w:val="24"/>
                  <w:szCs w:val="24"/>
                </w:rPr>
                <w:t>Significance Score</w:t>
              </w:r>
            </w:ins>
          </w:p>
        </w:tc>
      </w:tr>
      <w:tr w:rsidR="00C55006" w:rsidTr="00631B88">
        <w:trPr>
          <w:cnfStyle w:val="000000100000" w:firstRow="0" w:lastRow="0" w:firstColumn="0" w:lastColumn="0" w:oddVBand="0" w:evenVBand="0" w:oddHBand="1" w:evenHBand="0" w:firstRowFirstColumn="0" w:firstRowLastColumn="0" w:lastRowFirstColumn="0" w:lastRowLastColumn="0"/>
          <w:jc w:val="center"/>
          <w:ins w:id="2390" w:author="Brian Cullinan" w:date="2013-04-10T15:34:00Z"/>
          <w:trPrChange w:id="2391" w:author="Brian Cullinan" w:date="2013-04-10T15:40:00Z">
            <w:trPr>
              <w:jc w:val="center"/>
            </w:trPr>
          </w:trPrChange>
        </w:trPr>
        <w:tc>
          <w:tcPr>
            <w:cnfStyle w:val="001000000000" w:firstRow="0" w:lastRow="0" w:firstColumn="1" w:lastColumn="0" w:oddVBand="0" w:evenVBand="0" w:oddHBand="0" w:evenHBand="0" w:firstRowFirstColumn="0" w:firstRowLastColumn="0" w:lastRowFirstColumn="0" w:lastRowLastColumn="0"/>
            <w:tcW w:w="1458" w:type="dxa"/>
            <w:vMerge w:val="restart"/>
            <w:tcBorders>
              <w:top w:val="none" w:sz="0" w:space="0" w:color="auto"/>
              <w:left w:val="none" w:sz="0" w:space="0" w:color="auto"/>
              <w:bottom w:val="none" w:sz="0" w:space="0" w:color="auto"/>
            </w:tcBorders>
            <w:vAlign w:val="center"/>
            <w:tcPrChange w:id="2392" w:author="Brian Cullinan" w:date="2013-04-10T15:40:00Z">
              <w:tcPr>
                <w:tcW w:w="1458" w:type="dxa"/>
                <w:vMerge w:val="restart"/>
                <w:vAlign w:val="center"/>
              </w:tcPr>
            </w:tcPrChange>
          </w:tcPr>
          <w:p w:rsidR="00CF689C" w:rsidRPr="00FE502F" w:rsidRDefault="00CF689C" w:rsidP="00CF7BDC">
            <w:pPr>
              <w:autoSpaceDE w:val="0"/>
              <w:autoSpaceDN w:val="0"/>
              <w:adjustRightInd w:val="0"/>
              <w:spacing w:after="200" w:line="276" w:lineRule="auto"/>
              <w:cnfStyle w:val="001000100000" w:firstRow="0" w:lastRow="0" w:firstColumn="1" w:lastColumn="0" w:oddVBand="0" w:evenVBand="0" w:oddHBand="1" w:evenHBand="0" w:firstRowFirstColumn="0" w:firstRowLastColumn="0" w:lastRowFirstColumn="0" w:lastRowLastColumn="0"/>
              <w:rPr>
                <w:ins w:id="2393" w:author="Brian Cullinan" w:date="2013-04-10T15:34:00Z"/>
                <w:rFonts w:cstheme="minorHAnsi"/>
                <w:b w:val="0"/>
                <w:sz w:val="24"/>
                <w:szCs w:val="24"/>
              </w:rPr>
            </w:pPr>
            <w:ins w:id="2394" w:author="Brian Cullinan" w:date="2013-04-10T15:34:00Z">
              <w:r w:rsidRPr="00CF689C">
                <w:rPr>
                  <w:rFonts w:cstheme="minorHAnsi"/>
                  <w:sz w:val="24"/>
                  <w:szCs w:val="24"/>
                </w:rPr>
                <w:t>True</w:t>
              </w:r>
            </w:ins>
          </w:p>
        </w:tc>
        <w:tc>
          <w:tcPr>
            <w:tcW w:w="2070" w:type="dxa"/>
            <w:vMerge w:val="restart"/>
            <w:tcBorders>
              <w:top w:val="none" w:sz="0" w:space="0" w:color="auto"/>
              <w:bottom w:val="none" w:sz="0" w:space="0" w:color="auto"/>
            </w:tcBorders>
            <w:vAlign w:val="center"/>
            <w:tcPrChange w:id="2395" w:author="Brian Cullinan" w:date="2013-04-10T15:40:00Z">
              <w:tcPr>
                <w:tcW w:w="2070" w:type="dxa"/>
                <w:vMerge w:val="restart"/>
                <w:vAlign w:val="center"/>
              </w:tcPr>
            </w:tcPrChange>
          </w:tcPr>
          <w:p w:rsidR="00CF689C" w:rsidRDefault="00CF689C" w:rsidP="00CF7BDC">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396" w:author="Brian Cullinan" w:date="2013-04-10T15:34:00Z"/>
                <w:rFonts w:cstheme="minorHAnsi"/>
                <w:sz w:val="24"/>
                <w:szCs w:val="24"/>
              </w:rPr>
            </w:pPr>
            <w:ins w:id="2397" w:author="Brian Cullinan" w:date="2013-04-10T15:34:00Z">
              <w:r>
                <w:rPr>
                  <w:rFonts w:cstheme="minorHAnsi"/>
                  <w:sz w:val="24"/>
                  <w:szCs w:val="24"/>
                </w:rPr>
                <w:t>True</w:t>
              </w:r>
            </w:ins>
          </w:p>
        </w:tc>
        <w:tc>
          <w:tcPr>
            <w:tcW w:w="1620" w:type="dxa"/>
            <w:tcBorders>
              <w:top w:val="none" w:sz="0" w:space="0" w:color="auto"/>
              <w:bottom w:val="none" w:sz="0" w:space="0" w:color="auto"/>
            </w:tcBorders>
            <w:vAlign w:val="center"/>
            <w:tcPrChange w:id="2398" w:author="Brian Cullinan" w:date="2013-04-10T15:40:00Z">
              <w:tcPr>
                <w:tcW w:w="1367" w:type="dxa"/>
                <w:vAlign w:val="center"/>
              </w:tcPr>
            </w:tcPrChange>
          </w:tcPr>
          <w:p w:rsidR="00CF689C" w:rsidRDefault="00CF689C" w:rsidP="00CF7BDC">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399" w:author="Brian Cullinan" w:date="2013-04-10T15:34:00Z"/>
                <w:rFonts w:cstheme="minorHAnsi"/>
                <w:sz w:val="24"/>
                <w:szCs w:val="24"/>
              </w:rPr>
            </w:pPr>
            <w:ins w:id="2400" w:author="Brian Cullinan" w:date="2013-04-10T15:34:00Z">
              <w:r>
                <w:rPr>
                  <w:rFonts w:cstheme="minorHAnsi"/>
                  <w:sz w:val="24"/>
                  <w:szCs w:val="24"/>
                </w:rPr>
                <w:t>True</w:t>
              </w:r>
            </w:ins>
          </w:p>
        </w:tc>
        <w:tc>
          <w:tcPr>
            <w:tcW w:w="2106" w:type="dxa"/>
            <w:tcBorders>
              <w:top w:val="none" w:sz="0" w:space="0" w:color="auto"/>
              <w:bottom w:val="none" w:sz="0" w:space="0" w:color="auto"/>
              <w:right w:val="none" w:sz="0" w:space="0" w:color="auto"/>
            </w:tcBorders>
            <w:shd w:val="clear" w:color="auto" w:fill="FFFFFF" w:themeFill="background1"/>
            <w:vAlign w:val="center"/>
            <w:tcPrChange w:id="2401" w:author="Brian Cullinan" w:date="2013-04-10T15:40:00Z">
              <w:tcPr>
                <w:tcW w:w="1980" w:type="dxa"/>
                <w:gridSpan w:val="2"/>
                <w:shd w:val="clear" w:color="auto" w:fill="FFFFFF" w:themeFill="background1"/>
                <w:vAlign w:val="center"/>
              </w:tcPr>
            </w:tcPrChange>
          </w:tcPr>
          <w:p w:rsidR="00CF689C" w:rsidRDefault="00CF689C" w:rsidP="00CF7BDC">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402" w:author="Brian Cullinan" w:date="2013-04-10T15:34:00Z"/>
                <w:rFonts w:cstheme="minorHAnsi"/>
                <w:sz w:val="24"/>
                <w:szCs w:val="24"/>
              </w:rPr>
            </w:pPr>
            <w:ins w:id="2403" w:author="Brian Cullinan" w:date="2013-04-10T15:35:00Z">
              <w:r>
                <w:rPr>
                  <w:rFonts w:cstheme="minorHAnsi"/>
                  <w:sz w:val="24"/>
                  <w:szCs w:val="24"/>
                </w:rPr>
                <w:t>+10000</w:t>
              </w:r>
            </w:ins>
          </w:p>
        </w:tc>
      </w:tr>
      <w:tr w:rsidR="00C55006" w:rsidTr="00C55006">
        <w:trPr>
          <w:jc w:val="center"/>
          <w:ins w:id="2404" w:author="Brian Cullinan" w:date="2013-04-10T15:34:00Z"/>
          <w:trPrChange w:id="2405" w:author="Brian Cullinan" w:date="2013-04-10T15:36:00Z">
            <w:trPr>
              <w:jc w:val="center"/>
            </w:trPr>
          </w:trPrChange>
        </w:trPr>
        <w:tc>
          <w:tcPr>
            <w:cnfStyle w:val="001000000000" w:firstRow="0" w:lastRow="0" w:firstColumn="1" w:lastColumn="0" w:oddVBand="0" w:evenVBand="0" w:oddHBand="0" w:evenHBand="0" w:firstRowFirstColumn="0" w:firstRowLastColumn="0" w:lastRowFirstColumn="0" w:lastRowLastColumn="0"/>
            <w:tcW w:w="1458" w:type="dxa"/>
            <w:vMerge/>
            <w:vAlign w:val="center"/>
            <w:tcPrChange w:id="2406" w:author="Brian Cullinan" w:date="2013-04-10T15:36:00Z">
              <w:tcPr>
                <w:tcW w:w="1458" w:type="dxa"/>
                <w:vMerge/>
                <w:vAlign w:val="center"/>
              </w:tcPr>
            </w:tcPrChange>
          </w:tcPr>
          <w:p w:rsidR="00CF689C" w:rsidRPr="00CF689C" w:rsidRDefault="00CF689C" w:rsidP="00CF7BDC">
            <w:pPr>
              <w:autoSpaceDE w:val="0"/>
              <w:autoSpaceDN w:val="0"/>
              <w:adjustRightInd w:val="0"/>
              <w:spacing w:after="200" w:line="276" w:lineRule="auto"/>
              <w:rPr>
                <w:ins w:id="2407" w:author="Brian Cullinan" w:date="2013-04-10T15:34:00Z"/>
                <w:rFonts w:cstheme="minorHAnsi"/>
                <w:b w:val="0"/>
                <w:sz w:val="24"/>
                <w:szCs w:val="24"/>
                <w:rPrChange w:id="2408" w:author="Brian Cullinan" w:date="2013-04-10T15:34:00Z">
                  <w:rPr>
                    <w:ins w:id="2409" w:author="Brian Cullinan" w:date="2013-04-10T15:34:00Z"/>
                    <w:rFonts w:cstheme="minorHAnsi"/>
                    <w:b w:val="0"/>
                    <w:bCs w:val="0"/>
                    <w:sz w:val="24"/>
                    <w:szCs w:val="24"/>
                  </w:rPr>
                </w:rPrChange>
              </w:rPr>
            </w:pPr>
          </w:p>
        </w:tc>
        <w:tc>
          <w:tcPr>
            <w:tcW w:w="2070" w:type="dxa"/>
            <w:vMerge/>
            <w:vAlign w:val="center"/>
            <w:tcPrChange w:id="2410" w:author="Brian Cullinan" w:date="2013-04-10T15:36:00Z">
              <w:tcPr>
                <w:tcW w:w="2070" w:type="dxa"/>
                <w:vMerge/>
                <w:vAlign w:val="center"/>
              </w:tcPr>
            </w:tcPrChange>
          </w:tcPr>
          <w:p w:rsidR="00CF689C" w:rsidRDefault="00CF689C"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411" w:author="Brian Cullinan" w:date="2013-04-10T15:34:00Z"/>
                <w:rFonts w:cstheme="minorHAnsi"/>
                <w:sz w:val="24"/>
                <w:szCs w:val="24"/>
              </w:rPr>
            </w:pPr>
          </w:p>
        </w:tc>
        <w:tc>
          <w:tcPr>
            <w:tcW w:w="1620" w:type="dxa"/>
            <w:shd w:val="clear" w:color="auto" w:fill="EEECE1" w:themeFill="background2"/>
            <w:vAlign w:val="center"/>
            <w:tcPrChange w:id="2412" w:author="Brian Cullinan" w:date="2013-04-10T15:36:00Z">
              <w:tcPr>
                <w:tcW w:w="1530" w:type="dxa"/>
                <w:gridSpan w:val="2"/>
                <w:shd w:val="clear" w:color="auto" w:fill="EEECE1" w:themeFill="background2"/>
                <w:vAlign w:val="center"/>
              </w:tcPr>
            </w:tcPrChange>
          </w:tcPr>
          <w:p w:rsidR="00CF689C" w:rsidRDefault="00CF689C"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413" w:author="Brian Cullinan" w:date="2013-04-10T15:34:00Z"/>
                <w:rFonts w:cstheme="minorHAnsi"/>
                <w:sz w:val="24"/>
                <w:szCs w:val="24"/>
              </w:rPr>
            </w:pPr>
            <w:ins w:id="2414" w:author="Brian Cullinan" w:date="2013-04-10T15:34:00Z">
              <w:r>
                <w:rPr>
                  <w:rFonts w:cstheme="minorHAnsi"/>
                  <w:sz w:val="24"/>
                  <w:szCs w:val="24"/>
                </w:rPr>
                <w:t>False</w:t>
              </w:r>
            </w:ins>
          </w:p>
        </w:tc>
        <w:tc>
          <w:tcPr>
            <w:tcW w:w="2106" w:type="dxa"/>
            <w:shd w:val="clear" w:color="auto" w:fill="EEECE1" w:themeFill="background2"/>
            <w:vAlign w:val="center"/>
            <w:tcPrChange w:id="2415" w:author="Brian Cullinan" w:date="2013-04-10T15:36:00Z">
              <w:tcPr>
                <w:tcW w:w="1817" w:type="dxa"/>
                <w:shd w:val="clear" w:color="auto" w:fill="EEECE1" w:themeFill="background2"/>
                <w:vAlign w:val="center"/>
              </w:tcPr>
            </w:tcPrChange>
          </w:tcPr>
          <w:p w:rsidR="00CF689C" w:rsidRDefault="006015C9"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416" w:author="Brian Cullinan" w:date="2013-04-10T15:34:00Z"/>
                <w:rFonts w:cstheme="minorHAnsi"/>
                <w:sz w:val="24"/>
                <w:szCs w:val="24"/>
              </w:rPr>
            </w:pPr>
            <w:ins w:id="2417" w:author="Brian Cullinan" w:date="2013-04-10T15:38:00Z">
              <w:r>
                <w:rPr>
                  <w:rFonts w:cstheme="minorHAnsi"/>
                  <w:sz w:val="24"/>
                  <w:szCs w:val="24"/>
                </w:rPr>
                <w:t>No Change</w:t>
              </w:r>
            </w:ins>
          </w:p>
        </w:tc>
      </w:tr>
      <w:tr w:rsidR="00C55006" w:rsidTr="00631B88">
        <w:trPr>
          <w:cnfStyle w:val="000000100000" w:firstRow="0" w:lastRow="0" w:firstColumn="0" w:lastColumn="0" w:oddVBand="0" w:evenVBand="0" w:oddHBand="1" w:evenHBand="0" w:firstRowFirstColumn="0" w:firstRowLastColumn="0" w:lastRowFirstColumn="0" w:lastRowLastColumn="0"/>
          <w:jc w:val="center"/>
          <w:ins w:id="2418" w:author="Brian Cullinan" w:date="2013-04-10T15:34:00Z"/>
          <w:trPrChange w:id="2419" w:author="Brian Cullinan" w:date="2013-04-10T15:40:00Z">
            <w:trPr>
              <w:jc w:val="center"/>
            </w:trPr>
          </w:trPrChange>
        </w:trPr>
        <w:tc>
          <w:tcPr>
            <w:cnfStyle w:val="001000000000" w:firstRow="0" w:lastRow="0" w:firstColumn="1" w:lastColumn="0" w:oddVBand="0" w:evenVBand="0" w:oddHBand="0" w:evenHBand="0" w:firstRowFirstColumn="0" w:firstRowLastColumn="0" w:lastRowFirstColumn="0" w:lastRowLastColumn="0"/>
            <w:tcW w:w="1458" w:type="dxa"/>
            <w:vMerge/>
            <w:tcBorders>
              <w:top w:val="none" w:sz="0" w:space="0" w:color="auto"/>
              <w:left w:val="none" w:sz="0" w:space="0" w:color="auto"/>
              <w:bottom w:val="none" w:sz="0" w:space="0" w:color="auto"/>
            </w:tcBorders>
            <w:vAlign w:val="center"/>
            <w:tcPrChange w:id="2420" w:author="Brian Cullinan" w:date="2013-04-10T15:40:00Z">
              <w:tcPr>
                <w:tcW w:w="1458" w:type="dxa"/>
                <w:vMerge/>
                <w:vAlign w:val="center"/>
              </w:tcPr>
            </w:tcPrChange>
          </w:tcPr>
          <w:p w:rsidR="00CF689C" w:rsidRPr="00CF689C" w:rsidRDefault="00CF689C" w:rsidP="00CF7BDC">
            <w:pPr>
              <w:autoSpaceDE w:val="0"/>
              <w:autoSpaceDN w:val="0"/>
              <w:adjustRightInd w:val="0"/>
              <w:spacing w:after="200" w:line="276" w:lineRule="auto"/>
              <w:cnfStyle w:val="001000100000" w:firstRow="0" w:lastRow="0" w:firstColumn="1" w:lastColumn="0" w:oddVBand="0" w:evenVBand="0" w:oddHBand="1" w:evenHBand="0" w:firstRowFirstColumn="0" w:firstRowLastColumn="0" w:lastRowFirstColumn="0" w:lastRowLastColumn="0"/>
              <w:rPr>
                <w:ins w:id="2421" w:author="Brian Cullinan" w:date="2013-04-10T15:34:00Z"/>
                <w:rFonts w:cstheme="minorHAnsi"/>
                <w:b w:val="0"/>
                <w:sz w:val="24"/>
                <w:szCs w:val="24"/>
                <w:rPrChange w:id="2422" w:author="Brian Cullinan" w:date="2013-04-10T15:34:00Z">
                  <w:rPr>
                    <w:ins w:id="2423" w:author="Brian Cullinan" w:date="2013-04-10T15:34:00Z"/>
                    <w:rFonts w:cstheme="minorHAnsi"/>
                    <w:b w:val="0"/>
                    <w:bCs w:val="0"/>
                    <w:sz w:val="24"/>
                    <w:szCs w:val="24"/>
                  </w:rPr>
                </w:rPrChange>
              </w:rPr>
            </w:pPr>
          </w:p>
        </w:tc>
        <w:tc>
          <w:tcPr>
            <w:tcW w:w="2070" w:type="dxa"/>
            <w:vMerge w:val="restart"/>
            <w:tcBorders>
              <w:top w:val="none" w:sz="0" w:space="0" w:color="auto"/>
              <w:bottom w:val="none" w:sz="0" w:space="0" w:color="auto"/>
            </w:tcBorders>
            <w:shd w:val="clear" w:color="auto" w:fill="EEECE1" w:themeFill="background2"/>
            <w:vAlign w:val="center"/>
            <w:tcPrChange w:id="2424" w:author="Brian Cullinan" w:date="2013-04-10T15:40:00Z">
              <w:tcPr>
                <w:tcW w:w="2070" w:type="dxa"/>
                <w:vMerge w:val="restart"/>
                <w:shd w:val="clear" w:color="auto" w:fill="EEECE1" w:themeFill="background2"/>
                <w:vAlign w:val="center"/>
              </w:tcPr>
            </w:tcPrChange>
          </w:tcPr>
          <w:p w:rsidR="00CF689C" w:rsidRDefault="00CF689C" w:rsidP="00CF7BDC">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425" w:author="Brian Cullinan" w:date="2013-04-10T15:34:00Z"/>
                <w:rFonts w:cstheme="minorHAnsi"/>
                <w:sz w:val="24"/>
                <w:szCs w:val="24"/>
              </w:rPr>
            </w:pPr>
            <w:ins w:id="2426" w:author="Brian Cullinan" w:date="2013-04-10T15:34:00Z">
              <w:r>
                <w:rPr>
                  <w:rFonts w:cstheme="minorHAnsi"/>
                  <w:sz w:val="24"/>
                  <w:szCs w:val="24"/>
                </w:rPr>
                <w:t>False</w:t>
              </w:r>
            </w:ins>
          </w:p>
        </w:tc>
        <w:tc>
          <w:tcPr>
            <w:tcW w:w="1620" w:type="dxa"/>
            <w:tcBorders>
              <w:top w:val="none" w:sz="0" w:space="0" w:color="auto"/>
              <w:bottom w:val="none" w:sz="0" w:space="0" w:color="auto"/>
            </w:tcBorders>
            <w:vAlign w:val="center"/>
            <w:tcPrChange w:id="2427" w:author="Brian Cullinan" w:date="2013-04-10T15:40:00Z">
              <w:tcPr>
                <w:tcW w:w="1367" w:type="dxa"/>
                <w:vAlign w:val="center"/>
              </w:tcPr>
            </w:tcPrChange>
          </w:tcPr>
          <w:p w:rsidR="00CF689C" w:rsidRDefault="00CF689C" w:rsidP="00CF7BDC">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428" w:author="Brian Cullinan" w:date="2013-04-10T15:34:00Z"/>
                <w:rFonts w:cstheme="minorHAnsi"/>
                <w:sz w:val="24"/>
                <w:szCs w:val="24"/>
              </w:rPr>
            </w:pPr>
            <w:ins w:id="2429" w:author="Brian Cullinan" w:date="2013-04-10T15:34:00Z">
              <w:r>
                <w:rPr>
                  <w:rFonts w:cstheme="minorHAnsi"/>
                  <w:sz w:val="24"/>
                  <w:szCs w:val="24"/>
                </w:rPr>
                <w:t>True</w:t>
              </w:r>
            </w:ins>
          </w:p>
        </w:tc>
        <w:tc>
          <w:tcPr>
            <w:tcW w:w="2106" w:type="dxa"/>
            <w:tcBorders>
              <w:top w:val="none" w:sz="0" w:space="0" w:color="auto"/>
              <w:bottom w:val="none" w:sz="0" w:space="0" w:color="auto"/>
              <w:right w:val="none" w:sz="0" w:space="0" w:color="auto"/>
            </w:tcBorders>
            <w:shd w:val="clear" w:color="auto" w:fill="FFFFFF" w:themeFill="background1"/>
            <w:vAlign w:val="center"/>
            <w:tcPrChange w:id="2430" w:author="Brian Cullinan" w:date="2013-04-10T15:40:00Z">
              <w:tcPr>
                <w:tcW w:w="1980" w:type="dxa"/>
                <w:gridSpan w:val="2"/>
                <w:shd w:val="clear" w:color="auto" w:fill="FFFFFF" w:themeFill="background1"/>
                <w:vAlign w:val="center"/>
              </w:tcPr>
            </w:tcPrChange>
          </w:tcPr>
          <w:p w:rsidR="00CF689C" w:rsidRDefault="00CF689C" w:rsidP="00CF7BDC">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431" w:author="Brian Cullinan" w:date="2013-04-10T15:34:00Z"/>
                <w:rFonts w:cstheme="minorHAnsi"/>
                <w:sz w:val="24"/>
                <w:szCs w:val="24"/>
              </w:rPr>
            </w:pPr>
            <w:ins w:id="2432" w:author="Brian Cullinan" w:date="2013-04-10T15:35:00Z">
              <w:r>
                <w:rPr>
                  <w:rFonts w:cstheme="minorHAnsi"/>
                  <w:sz w:val="24"/>
                  <w:szCs w:val="24"/>
                </w:rPr>
                <w:t>+10000</w:t>
              </w:r>
            </w:ins>
          </w:p>
        </w:tc>
      </w:tr>
      <w:tr w:rsidR="00C55006" w:rsidTr="00C55006">
        <w:trPr>
          <w:jc w:val="center"/>
          <w:ins w:id="2433" w:author="Brian Cullinan" w:date="2013-04-10T15:34:00Z"/>
          <w:trPrChange w:id="2434" w:author="Brian Cullinan" w:date="2013-04-10T15:36:00Z">
            <w:trPr>
              <w:jc w:val="center"/>
            </w:trPr>
          </w:trPrChange>
        </w:trPr>
        <w:tc>
          <w:tcPr>
            <w:cnfStyle w:val="001000000000" w:firstRow="0" w:lastRow="0" w:firstColumn="1" w:lastColumn="0" w:oddVBand="0" w:evenVBand="0" w:oddHBand="0" w:evenHBand="0" w:firstRowFirstColumn="0" w:firstRowLastColumn="0" w:lastRowFirstColumn="0" w:lastRowLastColumn="0"/>
            <w:tcW w:w="1458" w:type="dxa"/>
            <w:vMerge/>
            <w:vAlign w:val="center"/>
            <w:tcPrChange w:id="2435" w:author="Brian Cullinan" w:date="2013-04-10T15:36:00Z">
              <w:tcPr>
                <w:tcW w:w="1458" w:type="dxa"/>
                <w:vMerge/>
                <w:vAlign w:val="center"/>
              </w:tcPr>
            </w:tcPrChange>
          </w:tcPr>
          <w:p w:rsidR="00CF689C" w:rsidRPr="00CF689C" w:rsidRDefault="00CF689C" w:rsidP="00CF7BDC">
            <w:pPr>
              <w:autoSpaceDE w:val="0"/>
              <w:autoSpaceDN w:val="0"/>
              <w:adjustRightInd w:val="0"/>
              <w:spacing w:after="200" w:line="276" w:lineRule="auto"/>
              <w:rPr>
                <w:ins w:id="2436" w:author="Brian Cullinan" w:date="2013-04-10T15:34:00Z"/>
                <w:rFonts w:cstheme="minorHAnsi"/>
                <w:b w:val="0"/>
                <w:sz w:val="24"/>
                <w:szCs w:val="24"/>
                <w:rPrChange w:id="2437" w:author="Brian Cullinan" w:date="2013-04-10T15:34:00Z">
                  <w:rPr>
                    <w:ins w:id="2438" w:author="Brian Cullinan" w:date="2013-04-10T15:34:00Z"/>
                    <w:rFonts w:cstheme="minorHAnsi"/>
                    <w:b w:val="0"/>
                    <w:bCs w:val="0"/>
                    <w:sz w:val="24"/>
                    <w:szCs w:val="24"/>
                  </w:rPr>
                </w:rPrChange>
              </w:rPr>
            </w:pPr>
          </w:p>
        </w:tc>
        <w:tc>
          <w:tcPr>
            <w:tcW w:w="2070" w:type="dxa"/>
            <w:vMerge/>
            <w:shd w:val="clear" w:color="auto" w:fill="EEECE1" w:themeFill="background2"/>
            <w:vAlign w:val="center"/>
            <w:tcPrChange w:id="2439" w:author="Brian Cullinan" w:date="2013-04-10T15:36:00Z">
              <w:tcPr>
                <w:tcW w:w="2070" w:type="dxa"/>
                <w:vMerge/>
                <w:shd w:val="clear" w:color="auto" w:fill="EEECE1" w:themeFill="background2"/>
                <w:vAlign w:val="center"/>
              </w:tcPr>
            </w:tcPrChange>
          </w:tcPr>
          <w:p w:rsidR="00CF689C" w:rsidRDefault="00CF689C"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440" w:author="Brian Cullinan" w:date="2013-04-10T15:34:00Z"/>
                <w:rFonts w:cstheme="minorHAnsi"/>
                <w:sz w:val="24"/>
                <w:szCs w:val="24"/>
              </w:rPr>
            </w:pPr>
          </w:p>
        </w:tc>
        <w:tc>
          <w:tcPr>
            <w:tcW w:w="1620" w:type="dxa"/>
            <w:shd w:val="clear" w:color="auto" w:fill="EEECE1" w:themeFill="background2"/>
            <w:vAlign w:val="center"/>
            <w:tcPrChange w:id="2441" w:author="Brian Cullinan" w:date="2013-04-10T15:36:00Z">
              <w:tcPr>
                <w:tcW w:w="1530" w:type="dxa"/>
                <w:gridSpan w:val="2"/>
                <w:shd w:val="clear" w:color="auto" w:fill="EEECE1" w:themeFill="background2"/>
                <w:vAlign w:val="center"/>
              </w:tcPr>
            </w:tcPrChange>
          </w:tcPr>
          <w:p w:rsidR="00CF689C" w:rsidRDefault="00CF689C"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442" w:author="Brian Cullinan" w:date="2013-04-10T15:34:00Z"/>
                <w:rFonts w:cstheme="minorHAnsi"/>
                <w:sz w:val="24"/>
                <w:szCs w:val="24"/>
              </w:rPr>
            </w:pPr>
            <w:ins w:id="2443" w:author="Brian Cullinan" w:date="2013-04-10T15:34:00Z">
              <w:r>
                <w:rPr>
                  <w:rFonts w:cstheme="minorHAnsi"/>
                  <w:sz w:val="24"/>
                  <w:szCs w:val="24"/>
                </w:rPr>
                <w:t>False</w:t>
              </w:r>
            </w:ins>
          </w:p>
        </w:tc>
        <w:tc>
          <w:tcPr>
            <w:tcW w:w="2106" w:type="dxa"/>
            <w:shd w:val="clear" w:color="auto" w:fill="EEECE1" w:themeFill="background2"/>
            <w:vAlign w:val="center"/>
            <w:tcPrChange w:id="2444" w:author="Brian Cullinan" w:date="2013-04-10T15:36:00Z">
              <w:tcPr>
                <w:tcW w:w="1817" w:type="dxa"/>
                <w:shd w:val="clear" w:color="auto" w:fill="EEECE1" w:themeFill="background2"/>
                <w:vAlign w:val="center"/>
              </w:tcPr>
            </w:tcPrChange>
          </w:tcPr>
          <w:p w:rsidR="00CF689C" w:rsidRDefault="006015C9"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445" w:author="Brian Cullinan" w:date="2013-04-10T15:34:00Z"/>
                <w:rFonts w:cstheme="minorHAnsi"/>
                <w:sz w:val="24"/>
                <w:szCs w:val="24"/>
              </w:rPr>
            </w:pPr>
            <w:ins w:id="2446" w:author="Brian Cullinan" w:date="2013-04-10T15:38:00Z">
              <w:r>
                <w:rPr>
                  <w:rFonts w:cstheme="minorHAnsi"/>
                  <w:sz w:val="24"/>
                  <w:szCs w:val="24"/>
                </w:rPr>
                <w:t>No Change</w:t>
              </w:r>
            </w:ins>
          </w:p>
        </w:tc>
      </w:tr>
      <w:tr w:rsidR="00C55006" w:rsidTr="00631B88">
        <w:trPr>
          <w:cnfStyle w:val="000000100000" w:firstRow="0" w:lastRow="0" w:firstColumn="0" w:lastColumn="0" w:oddVBand="0" w:evenVBand="0" w:oddHBand="1" w:evenHBand="0" w:firstRowFirstColumn="0" w:firstRowLastColumn="0" w:lastRowFirstColumn="0" w:lastRowLastColumn="0"/>
          <w:jc w:val="center"/>
          <w:ins w:id="2447" w:author="Brian Cullinan" w:date="2013-04-10T15:34:00Z"/>
          <w:trPrChange w:id="2448" w:author="Brian Cullinan" w:date="2013-04-10T15:40:00Z">
            <w:trPr>
              <w:jc w:val="center"/>
            </w:trPr>
          </w:trPrChange>
        </w:trPr>
        <w:tc>
          <w:tcPr>
            <w:cnfStyle w:val="001000000000" w:firstRow="0" w:lastRow="0" w:firstColumn="1" w:lastColumn="0" w:oddVBand="0" w:evenVBand="0" w:oddHBand="0" w:evenHBand="0" w:firstRowFirstColumn="0" w:firstRowLastColumn="0" w:lastRowFirstColumn="0" w:lastRowLastColumn="0"/>
            <w:tcW w:w="1458" w:type="dxa"/>
            <w:vMerge w:val="restart"/>
            <w:tcBorders>
              <w:top w:val="none" w:sz="0" w:space="0" w:color="auto"/>
              <w:left w:val="none" w:sz="0" w:space="0" w:color="auto"/>
              <w:bottom w:val="none" w:sz="0" w:space="0" w:color="auto"/>
            </w:tcBorders>
            <w:shd w:val="clear" w:color="auto" w:fill="EEECE1" w:themeFill="background2"/>
            <w:vAlign w:val="center"/>
            <w:tcPrChange w:id="2449" w:author="Brian Cullinan" w:date="2013-04-10T15:40:00Z">
              <w:tcPr>
                <w:tcW w:w="1458" w:type="dxa"/>
                <w:vMerge w:val="restart"/>
                <w:shd w:val="clear" w:color="auto" w:fill="EEECE1" w:themeFill="background2"/>
                <w:vAlign w:val="center"/>
              </w:tcPr>
            </w:tcPrChange>
          </w:tcPr>
          <w:p w:rsidR="00CF689C" w:rsidRPr="00FE502F" w:rsidRDefault="00CF689C" w:rsidP="00CF7BDC">
            <w:pPr>
              <w:autoSpaceDE w:val="0"/>
              <w:autoSpaceDN w:val="0"/>
              <w:adjustRightInd w:val="0"/>
              <w:spacing w:after="200" w:line="276" w:lineRule="auto"/>
              <w:cnfStyle w:val="001000100000" w:firstRow="0" w:lastRow="0" w:firstColumn="1" w:lastColumn="0" w:oddVBand="0" w:evenVBand="0" w:oddHBand="1" w:evenHBand="0" w:firstRowFirstColumn="0" w:firstRowLastColumn="0" w:lastRowFirstColumn="0" w:lastRowLastColumn="0"/>
              <w:rPr>
                <w:ins w:id="2450" w:author="Brian Cullinan" w:date="2013-04-10T15:34:00Z"/>
                <w:rFonts w:cstheme="minorHAnsi"/>
                <w:b w:val="0"/>
                <w:sz w:val="24"/>
                <w:szCs w:val="24"/>
              </w:rPr>
            </w:pPr>
            <w:ins w:id="2451" w:author="Brian Cullinan" w:date="2013-04-10T15:34:00Z">
              <w:r w:rsidRPr="00CF689C">
                <w:rPr>
                  <w:rFonts w:cstheme="minorHAnsi"/>
                  <w:sz w:val="24"/>
                  <w:szCs w:val="24"/>
                </w:rPr>
                <w:t>False</w:t>
              </w:r>
            </w:ins>
          </w:p>
        </w:tc>
        <w:tc>
          <w:tcPr>
            <w:tcW w:w="2070" w:type="dxa"/>
            <w:vMerge w:val="restart"/>
            <w:tcBorders>
              <w:top w:val="none" w:sz="0" w:space="0" w:color="auto"/>
              <w:bottom w:val="none" w:sz="0" w:space="0" w:color="auto"/>
            </w:tcBorders>
            <w:vAlign w:val="center"/>
            <w:tcPrChange w:id="2452" w:author="Brian Cullinan" w:date="2013-04-10T15:40:00Z">
              <w:tcPr>
                <w:tcW w:w="2070" w:type="dxa"/>
                <w:vMerge w:val="restart"/>
                <w:vAlign w:val="center"/>
              </w:tcPr>
            </w:tcPrChange>
          </w:tcPr>
          <w:p w:rsidR="00CF689C" w:rsidRDefault="00CF689C" w:rsidP="00CF7BDC">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453" w:author="Brian Cullinan" w:date="2013-04-10T15:34:00Z"/>
                <w:rFonts w:cstheme="minorHAnsi"/>
                <w:sz w:val="24"/>
                <w:szCs w:val="24"/>
              </w:rPr>
            </w:pPr>
            <w:ins w:id="2454" w:author="Brian Cullinan" w:date="2013-04-10T15:34:00Z">
              <w:r>
                <w:rPr>
                  <w:rFonts w:cstheme="minorHAnsi"/>
                  <w:sz w:val="24"/>
                  <w:szCs w:val="24"/>
                </w:rPr>
                <w:t>True</w:t>
              </w:r>
            </w:ins>
          </w:p>
        </w:tc>
        <w:tc>
          <w:tcPr>
            <w:tcW w:w="1620" w:type="dxa"/>
            <w:tcBorders>
              <w:top w:val="none" w:sz="0" w:space="0" w:color="auto"/>
              <w:bottom w:val="none" w:sz="0" w:space="0" w:color="auto"/>
            </w:tcBorders>
            <w:vAlign w:val="center"/>
            <w:tcPrChange w:id="2455" w:author="Brian Cullinan" w:date="2013-04-10T15:40:00Z">
              <w:tcPr>
                <w:tcW w:w="1367" w:type="dxa"/>
                <w:vAlign w:val="center"/>
              </w:tcPr>
            </w:tcPrChange>
          </w:tcPr>
          <w:p w:rsidR="00CF689C" w:rsidRDefault="00CF689C" w:rsidP="00CF7BDC">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456" w:author="Brian Cullinan" w:date="2013-04-10T15:34:00Z"/>
                <w:rFonts w:cstheme="minorHAnsi"/>
                <w:sz w:val="24"/>
                <w:szCs w:val="24"/>
              </w:rPr>
            </w:pPr>
            <w:ins w:id="2457" w:author="Brian Cullinan" w:date="2013-04-10T15:34:00Z">
              <w:r>
                <w:rPr>
                  <w:rFonts w:cstheme="minorHAnsi"/>
                  <w:sz w:val="24"/>
                  <w:szCs w:val="24"/>
                </w:rPr>
                <w:t>True</w:t>
              </w:r>
            </w:ins>
          </w:p>
        </w:tc>
        <w:tc>
          <w:tcPr>
            <w:tcW w:w="2106" w:type="dxa"/>
            <w:tcBorders>
              <w:top w:val="none" w:sz="0" w:space="0" w:color="auto"/>
              <w:bottom w:val="none" w:sz="0" w:space="0" w:color="auto"/>
              <w:right w:val="none" w:sz="0" w:space="0" w:color="auto"/>
            </w:tcBorders>
            <w:shd w:val="clear" w:color="auto" w:fill="FFFFFF" w:themeFill="background1"/>
            <w:vAlign w:val="center"/>
            <w:tcPrChange w:id="2458" w:author="Brian Cullinan" w:date="2013-04-10T15:40:00Z">
              <w:tcPr>
                <w:tcW w:w="1980" w:type="dxa"/>
                <w:gridSpan w:val="2"/>
                <w:shd w:val="clear" w:color="auto" w:fill="FFFFFF" w:themeFill="background1"/>
                <w:vAlign w:val="center"/>
              </w:tcPr>
            </w:tcPrChange>
          </w:tcPr>
          <w:p w:rsidR="00CF689C" w:rsidRDefault="00CF689C" w:rsidP="00CF7BDC">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459" w:author="Brian Cullinan" w:date="2013-04-10T15:34:00Z"/>
                <w:rFonts w:cstheme="minorHAnsi"/>
                <w:sz w:val="24"/>
                <w:szCs w:val="24"/>
              </w:rPr>
            </w:pPr>
            <w:ins w:id="2460" w:author="Brian Cullinan" w:date="2013-04-10T15:35:00Z">
              <w:r>
                <w:rPr>
                  <w:rFonts w:cstheme="minorHAnsi"/>
                  <w:sz w:val="24"/>
                  <w:szCs w:val="24"/>
                </w:rPr>
                <w:t>+10000</w:t>
              </w:r>
            </w:ins>
          </w:p>
        </w:tc>
      </w:tr>
      <w:tr w:rsidR="00C55006" w:rsidTr="00C55006">
        <w:trPr>
          <w:jc w:val="center"/>
          <w:ins w:id="2461" w:author="Brian Cullinan" w:date="2013-04-10T15:34:00Z"/>
          <w:trPrChange w:id="2462" w:author="Brian Cullinan" w:date="2013-04-10T15:36:00Z">
            <w:trPr>
              <w:jc w:val="center"/>
            </w:trPr>
          </w:trPrChange>
        </w:trPr>
        <w:tc>
          <w:tcPr>
            <w:cnfStyle w:val="001000000000" w:firstRow="0" w:lastRow="0" w:firstColumn="1" w:lastColumn="0" w:oddVBand="0" w:evenVBand="0" w:oddHBand="0" w:evenHBand="0" w:firstRowFirstColumn="0" w:firstRowLastColumn="0" w:lastRowFirstColumn="0" w:lastRowLastColumn="0"/>
            <w:tcW w:w="1458" w:type="dxa"/>
            <w:vMerge/>
            <w:shd w:val="clear" w:color="auto" w:fill="EEECE1" w:themeFill="background2"/>
            <w:vAlign w:val="center"/>
            <w:tcPrChange w:id="2463" w:author="Brian Cullinan" w:date="2013-04-10T15:36:00Z">
              <w:tcPr>
                <w:tcW w:w="1458" w:type="dxa"/>
                <w:vMerge/>
                <w:shd w:val="clear" w:color="auto" w:fill="EEECE1" w:themeFill="background2"/>
                <w:vAlign w:val="center"/>
              </w:tcPr>
            </w:tcPrChange>
          </w:tcPr>
          <w:p w:rsidR="00CF689C" w:rsidRPr="00CF7BDC" w:rsidRDefault="00CF689C" w:rsidP="00CF7BDC">
            <w:pPr>
              <w:autoSpaceDE w:val="0"/>
              <w:autoSpaceDN w:val="0"/>
              <w:adjustRightInd w:val="0"/>
              <w:rPr>
                <w:ins w:id="2464" w:author="Brian Cullinan" w:date="2013-04-10T15:34:00Z"/>
                <w:rFonts w:cstheme="minorHAnsi"/>
                <w:b w:val="0"/>
                <w:sz w:val="24"/>
                <w:szCs w:val="24"/>
              </w:rPr>
            </w:pPr>
          </w:p>
        </w:tc>
        <w:tc>
          <w:tcPr>
            <w:tcW w:w="2070" w:type="dxa"/>
            <w:vMerge/>
            <w:vAlign w:val="center"/>
            <w:tcPrChange w:id="2465" w:author="Brian Cullinan" w:date="2013-04-10T15:36:00Z">
              <w:tcPr>
                <w:tcW w:w="2070" w:type="dxa"/>
                <w:vMerge/>
                <w:vAlign w:val="center"/>
              </w:tcPr>
            </w:tcPrChange>
          </w:tcPr>
          <w:p w:rsidR="00CF689C" w:rsidRDefault="00CF689C"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466" w:author="Brian Cullinan" w:date="2013-04-10T15:34:00Z"/>
                <w:rFonts w:cstheme="minorHAnsi"/>
                <w:sz w:val="24"/>
                <w:szCs w:val="24"/>
              </w:rPr>
            </w:pPr>
          </w:p>
        </w:tc>
        <w:tc>
          <w:tcPr>
            <w:tcW w:w="1620" w:type="dxa"/>
            <w:shd w:val="clear" w:color="auto" w:fill="EEECE1" w:themeFill="background2"/>
            <w:vAlign w:val="center"/>
            <w:tcPrChange w:id="2467" w:author="Brian Cullinan" w:date="2013-04-10T15:36:00Z">
              <w:tcPr>
                <w:tcW w:w="1530" w:type="dxa"/>
                <w:gridSpan w:val="2"/>
                <w:shd w:val="clear" w:color="auto" w:fill="EEECE1" w:themeFill="background2"/>
                <w:vAlign w:val="center"/>
              </w:tcPr>
            </w:tcPrChange>
          </w:tcPr>
          <w:p w:rsidR="00CF689C" w:rsidRDefault="00CF689C"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468" w:author="Brian Cullinan" w:date="2013-04-10T15:34:00Z"/>
                <w:rFonts w:cstheme="minorHAnsi"/>
                <w:sz w:val="24"/>
                <w:szCs w:val="24"/>
              </w:rPr>
            </w:pPr>
            <w:ins w:id="2469" w:author="Brian Cullinan" w:date="2013-04-10T15:34:00Z">
              <w:r>
                <w:rPr>
                  <w:rFonts w:cstheme="minorHAnsi"/>
                  <w:sz w:val="24"/>
                  <w:szCs w:val="24"/>
                </w:rPr>
                <w:t>False</w:t>
              </w:r>
            </w:ins>
          </w:p>
        </w:tc>
        <w:tc>
          <w:tcPr>
            <w:tcW w:w="2106" w:type="dxa"/>
            <w:shd w:val="clear" w:color="auto" w:fill="EEECE1" w:themeFill="background2"/>
            <w:vAlign w:val="center"/>
            <w:tcPrChange w:id="2470" w:author="Brian Cullinan" w:date="2013-04-10T15:36:00Z">
              <w:tcPr>
                <w:tcW w:w="1817" w:type="dxa"/>
                <w:shd w:val="clear" w:color="auto" w:fill="EEECE1" w:themeFill="background2"/>
                <w:vAlign w:val="center"/>
              </w:tcPr>
            </w:tcPrChange>
          </w:tcPr>
          <w:p w:rsidR="00CF689C" w:rsidRDefault="006015C9"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471" w:author="Brian Cullinan" w:date="2013-04-10T15:34:00Z"/>
                <w:rFonts w:cstheme="minorHAnsi"/>
                <w:sz w:val="24"/>
                <w:szCs w:val="24"/>
              </w:rPr>
            </w:pPr>
            <w:ins w:id="2472" w:author="Brian Cullinan" w:date="2013-04-10T15:38:00Z">
              <w:r>
                <w:rPr>
                  <w:rFonts w:cstheme="minorHAnsi"/>
                  <w:sz w:val="24"/>
                  <w:szCs w:val="24"/>
                </w:rPr>
                <w:t>No Change</w:t>
              </w:r>
            </w:ins>
          </w:p>
        </w:tc>
      </w:tr>
      <w:tr w:rsidR="00C55006" w:rsidTr="00631B88">
        <w:trPr>
          <w:cnfStyle w:val="000000100000" w:firstRow="0" w:lastRow="0" w:firstColumn="0" w:lastColumn="0" w:oddVBand="0" w:evenVBand="0" w:oddHBand="1" w:evenHBand="0" w:firstRowFirstColumn="0" w:firstRowLastColumn="0" w:lastRowFirstColumn="0" w:lastRowLastColumn="0"/>
          <w:jc w:val="center"/>
          <w:ins w:id="2473" w:author="Brian Cullinan" w:date="2013-04-10T15:34:00Z"/>
          <w:trPrChange w:id="2474" w:author="Brian Cullinan" w:date="2013-04-10T15:40:00Z">
            <w:trPr>
              <w:jc w:val="center"/>
            </w:trPr>
          </w:trPrChange>
        </w:trPr>
        <w:tc>
          <w:tcPr>
            <w:cnfStyle w:val="001000000000" w:firstRow="0" w:lastRow="0" w:firstColumn="1" w:lastColumn="0" w:oddVBand="0" w:evenVBand="0" w:oddHBand="0" w:evenHBand="0" w:firstRowFirstColumn="0" w:firstRowLastColumn="0" w:lastRowFirstColumn="0" w:lastRowLastColumn="0"/>
            <w:tcW w:w="1458" w:type="dxa"/>
            <w:vMerge/>
            <w:tcBorders>
              <w:top w:val="none" w:sz="0" w:space="0" w:color="auto"/>
              <w:left w:val="none" w:sz="0" w:space="0" w:color="auto"/>
              <w:bottom w:val="none" w:sz="0" w:space="0" w:color="auto"/>
            </w:tcBorders>
            <w:shd w:val="clear" w:color="auto" w:fill="EEECE1" w:themeFill="background2"/>
            <w:vAlign w:val="center"/>
            <w:tcPrChange w:id="2475" w:author="Brian Cullinan" w:date="2013-04-10T15:40:00Z">
              <w:tcPr>
                <w:tcW w:w="1458" w:type="dxa"/>
                <w:vMerge/>
                <w:shd w:val="clear" w:color="auto" w:fill="EEECE1" w:themeFill="background2"/>
                <w:vAlign w:val="center"/>
              </w:tcPr>
            </w:tcPrChange>
          </w:tcPr>
          <w:p w:rsidR="00CF689C" w:rsidRPr="00CF7BDC" w:rsidRDefault="00CF689C" w:rsidP="00CF7BDC">
            <w:pPr>
              <w:autoSpaceDE w:val="0"/>
              <w:autoSpaceDN w:val="0"/>
              <w:adjustRightInd w:val="0"/>
              <w:cnfStyle w:val="001000100000" w:firstRow="0" w:lastRow="0" w:firstColumn="1" w:lastColumn="0" w:oddVBand="0" w:evenVBand="0" w:oddHBand="1" w:evenHBand="0" w:firstRowFirstColumn="0" w:firstRowLastColumn="0" w:lastRowFirstColumn="0" w:lastRowLastColumn="0"/>
              <w:rPr>
                <w:ins w:id="2476" w:author="Brian Cullinan" w:date="2013-04-10T15:34:00Z"/>
                <w:rFonts w:cstheme="minorHAnsi"/>
                <w:b w:val="0"/>
                <w:sz w:val="24"/>
                <w:szCs w:val="24"/>
              </w:rPr>
            </w:pPr>
          </w:p>
        </w:tc>
        <w:tc>
          <w:tcPr>
            <w:tcW w:w="2070" w:type="dxa"/>
            <w:vMerge w:val="restart"/>
            <w:tcBorders>
              <w:top w:val="none" w:sz="0" w:space="0" w:color="auto"/>
              <w:bottom w:val="none" w:sz="0" w:space="0" w:color="auto"/>
            </w:tcBorders>
            <w:shd w:val="clear" w:color="auto" w:fill="EEECE1" w:themeFill="background2"/>
            <w:vAlign w:val="center"/>
            <w:tcPrChange w:id="2477" w:author="Brian Cullinan" w:date="2013-04-10T15:40:00Z">
              <w:tcPr>
                <w:tcW w:w="2070" w:type="dxa"/>
                <w:vMerge w:val="restart"/>
                <w:shd w:val="clear" w:color="auto" w:fill="EEECE1" w:themeFill="background2"/>
                <w:vAlign w:val="center"/>
              </w:tcPr>
            </w:tcPrChange>
          </w:tcPr>
          <w:p w:rsidR="00CF689C" w:rsidRDefault="00CF689C" w:rsidP="00CF7BDC">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478" w:author="Brian Cullinan" w:date="2013-04-10T15:34:00Z"/>
                <w:rFonts w:cstheme="minorHAnsi"/>
                <w:sz w:val="24"/>
                <w:szCs w:val="24"/>
              </w:rPr>
            </w:pPr>
            <w:ins w:id="2479" w:author="Brian Cullinan" w:date="2013-04-10T15:34:00Z">
              <w:r>
                <w:rPr>
                  <w:rFonts w:cstheme="minorHAnsi"/>
                  <w:sz w:val="24"/>
                  <w:szCs w:val="24"/>
                </w:rPr>
                <w:t>False</w:t>
              </w:r>
            </w:ins>
          </w:p>
        </w:tc>
        <w:tc>
          <w:tcPr>
            <w:tcW w:w="1620" w:type="dxa"/>
            <w:tcBorders>
              <w:top w:val="none" w:sz="0" w:space="0" w:color="auto"/>
              <w:bottom w:val="none" w:sz="0" w:space="0" w:color="auto"/>
            </w:tcBorders>
            <w:vAlign w:val="center"/>
            <w:tcPrChange w:id="2480" w:author="Brian Cullinan" w:date="2013-04-10T15:40:00Z">
              <w:tcPr>
                <w:tcW w:w="1367" w:type="dxa"/>
                <w:vAlign w:val="center"/>
              </w:tcPr>
            </w:tcPrChange>
          </w:tcPr>
          <w:p w:rsidR="00CF689C" w:rsidRDefault="00CF689C" w:rsidP="00CF7BDC">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481" w:author="Brian Cullinan" w:date="2013-04-10T15:34:00Z"/>
                <w:rFonts w:cstheme="minorHAnsi"/>
                <w:sz w:val="24"/>
                <w:szCs w:val="24"/>
              </w:rPr>
            </w:pPr>
            <w:ins w:id="2482" w:author="Brian Cullinan" w:date="2013-04-10T15:34:00Z">
              <w:r>
                <w:rPr>
                  <w:rFonts w:cstheme="minorHAnsi"/>
                  <w:sz w:val="24"/>
                  <w:szCs w:val="24"/>
                </w:rPr>
                <w:t>True</w:t>
              </w:r>
            </w:ins>
          </w:p>
        </w:tc>
        <w:tc>
          <w:tcPr>
            <w:tcW w:w="2106" w:type="dxa"/>
            <w:tcBorders>
              <w:top w:val="none" w:sz="0" w:space="0" w:color="auto"/>
              <w:bottom w:val="none" w:sz="0" w:space="0" w:color="auto"/>
              <w:right w:val="none" w:sz="0" w:space="0" w:color="auto"/>
            </w:tcBorders>
            <w:shd w:val="clear" w:color="auto" w:fill="EEECE1" w:themeFill="background2"/>
            <w:vAlign w:val="center"/>
            <w:tcPrChange w:id="2483" w:author="Brian Cullinan" w:date="2013-04-10T15:40:00Z">
              <w:tcPr>
                <w:tcW w:w="1980" w:type="dxa"/>
                <w:gridSpan w:val="2"/>
                <w:shd w:val="clear" w:color="auto" w:fill="EEECE1" w:themeFill="background2"/>
                <w:vAlign w:val="center"/>
              </w:tcPr>
            </w:tcPrChange>
          </w:tcPr>
          <w:p w:rsidR="00CF689C" w:rsidRDefault="006015C9" w:rsidP="00CF7BDC">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484" w:author="Brian Cullinan" w:date="2013-04-10T15:34:00Z"/>
                <w:rFonts w:cstheme="minorHAnsi"/>
                <w:sz w:val="24"/>
                <w:szCs w:val="24"/>
              </w:rPr>
            </w:pPr>
            <w:ins w:id="2485" w:author="Brian Cullinan" w:date="2013-04-10T15:38:00Z">
              <w:r>
                <w:rPr>
                  <w:rFonts w:cstheme="minorHAnsi"/>
                  <w:sz w:val="24"/>
                  <w:szCs w:val="24"/>
                </w:rPr>
                <w:t>No Change</w:t>
              </w:r>
            </w:ins>
          </w:p>
        </w:tc>
      </w:tr>
      <w:tr w:rsidR="00C55006" w:rsidTr="00C55006">
        <w:trPr>
          <w:jc w:val="center"/>
          <w:ins w:id="2486" w:author="Brian Cullinan" w:date="2013-04-10T15:34:00Z"/>
          <w:trPrChange w:id="2487" w:author="Brian Cullinan" w:date="2013-04-10T15:36:00Z">
            <w:trPr>
              <w:jc w:val="center"/>
            </w:trPr>
          </w:trPrChange>
        </w:trPr>
        <w:tc>
          <w:tcPr>
            <w:cnfStyle w:val="001000000000" w:firstRow="0" w:lastRow="0" w:firstColumn="1" w:lastColumn="0" w:oddVBand="0" w:evenVBand="0" w:oddHBand="0" w:evenHBand="0" w:firstRowFirstColumn="0" w:firstRowLastColumn="0" w:lastRowFirstColumn="0" w:lastRowLastColumn="0"/>
            <w:tcW w:w="1458" w:type="dxa"/>
            <w:vMerge/>
            <w:shd w:val="clear" w:color="auto" w:fill="EEECE1" w:themeFill="background2"/>
            <w:vAlign w:val="center"/>
            <w:tcPrChange w:id="2488" w:author="Brian Cullinan" w:date="2013-04-10T15:36:00Z">
              <w:tcPr>
                <w:tcW w:w="1458" w:type="dxa"/>
                <w:vMerge/>
                <w:shd w:val="clear" w:color="auto" w:fill="EEECE1" w:themeFill="background2"/>
                <w:vAlign w:val="center"/>
              </w:tcPr>
            </w:tcPrChange>
          </w:tcPr>
          <w:p w:rsidR="00CF689C" w:rsidRPr="00CF7BDC" w:rsidRDefault="00CF689C" w:rsidP="00CF7BDC">
            <w:pPr>
              <w:autoSpaceDE w:val="0"/>
              <w:autoSpaceDN w:val="0"/>
              <w:adjustRightInd w:val="0"/>
              <w:rPr>
                <w:ins w:id="2489" w:author="Brian Cullinan" w:date="2013-04-10T15:34:00Z"/>
                <w:rFonts w:cstheme="minorHAnsi"/>
                <w:b w:val="0"/>
                <w:sz w:val="24"/>
                <w:szCs w:val="24"/>
              </w:rPr>
            </w:pPr>
          </w:p>
        </w:tc>
        <w:tc>
          <w:tcPr>
            <w:tcW w:w="2070" w:type="dxa"/>
            <w:vMerge/>
            <w:shd w:val="clear" w:color="auto" w:fill="EEECE1" w:themeFill="background2"/>
            <w:vAlign w:val="center"/>
            <w:tcPrChange w:id="2490" w:author="Brian Cullinan" w:date="2013-04-10T15:36:00Z">
              <w:tcPr>
                <w:tcW w:w="2070" w:type="dxa"/>
                <w:vMerge/>
                <w:shd w:val="clear" w:color="auto" w:fill="EEECE1" w:themeFill="background2"/>
                <w:vAlign w:val="center"/>
              </w:tcPr>
            </w:tcPrChange>
          </w:tcPr>
          <w:p w:rsidR="00CF689C" w:rsidRDefault="00CF689C"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491" w:author="Brian Cullinan" w:date="2013-04-10T15:34:00Z"/>
                <w:rFonts w:cstheme="minorHAnsi"/>
                <w:sz w:val="24"/>
                <w:szCs w:val="24"/>
              </w:rPr>
            </w:pPr>
          </w:p>
        </w:tc>
        <w:tc>
          <w:tcPr>
            <w:tcW w:w="1620" w:type="dxa"/>
            <w:shd w:val="clear" w:color="auto" w:fill="EEECE1" w:themeFill="background2"/>
            <w:vAlign w:val="center"/>
            <w:tcPrChange w:id="2492" w:author="Brian Cullinan" w:date="2013-04-10T15:36:00Z">
              <w:tcPr>
                <w:tcW w:w="1530" w:type="dxa"/>
                <w:gridSpan w:val="2"/>
                <w:shd w:val="clear" w:color="auto" w:fill="EEECE1" w:themeFill="background2"/>
                <w:vAlign w:val="center"/>
              </w:tcPr>
            </w:tcPrChange>
          </w:tcPr>
          <w:p w:rsidR="00CF689C" w:rsidRDefault="00CF689C"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493" w:author="Brian Cullinan" w:date="2013-04-10T15:34:00Z"/>
                <w:rFonts w:cstheme="minorHAnsi"/>
                <w:sz w:val="24"/>
                <w:szCs w:val="24"/>
              </w:rPr>
            </w:pPr>
            <w:ins w:id="2494" w:author="Brian Cullinan" w:date="2013-04-10T15:34:00Z">
              <w:r>
                <w:rPr>
                  <w:rFonts w:cstheme="minorHAnsi"/>
                  <w:sz w:val="24"/>
                  <w:szCs w:val="24"/>
                </w:rPr>
                <w:t>False</w:t>
              </w:r>
            </w:ins>
          </w:p>
        </w:tc>
        <w:tc>
          <w:tcPr>
            <w:tcW w:w="2106" w:type="dxa"/>
            <w:shd w:val="clear" w:color="auto" w:fill="EEECE1" w:themeFill="background2"/>
            <w:vAlign w:val="center"/>
            <w:tcPrChange w:id="2495" w:author="Brian Cullinan" w:date="2013-04-10T15:36:00Z">
              <w:tcPr>
                <w:tcW w:w="1817" w:type="dxa"/>
                <w:shd w:val="clear" w:color="auto" w:fill="EEECE1" w:themeFill="background2"/>
                <w:vAlign w:val="center"/>
              </w:tcPr>
            </w:tcPrChange>
          </w:tcPr>
          <w:p w:rsidR="00CF689C" w:rsidRDefault="006015C9"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496" w:author="Brian Cullinan" w:date="2013-04-10T15:34:00Z"/>
                <w:rFonts w:cstheme="minorHAnsi"/>
                <w:sz w:val="24"/>
                <w:szCs w:val="24"/>
              </w:rPr>
            </w:pPr>
            <w:ins w:id="2497" w:author="Brian Cullinan" w:date="2013-04-10T15:38:00Z">
              <w:r>
                <w:rPr>
                  <w:rFonts w:cstheme="minorHAnsi"/>
                  <w:sz w:val="24"/>
                  <w:szCs w:val="24"/>
                </w:rPr>
                <w:t>No Change</w:t>
              </w:r>
            </w:ins>
          </w:p>
        </w:tc>
      </w:tr>
    </w:tbl>
    <w:p w:rsidR="00CF689C" w:rsidRDefault="00CF689C" w:rsidP="00B6666B">
      <w:pPr>
        <w:autoSpaceDE w:val="0"/>
        <w:autoSpaceDN w:val="0"/>
        <w:adjustRightInd w:val="0"/>
        <w:spacing w:after="0" w:line="240" w:lineRule="auto"/>
        <w:ind w:left="720"/>
        <w:rPr>
          <w:ins w:id="2498" w:author="Brian Cullinan" w:date="2013-04-10T15:34:00Z"/>
          <w:rFonts w:cstheme="minorHAnsi"/>
          <w:sz w:val="24"/>
          <w:szCs w:val="24"/>
        </w:rPr>
      </w:pPr>
    </w:p>
    <w:p w:rsidR="00CF689C" w:rsidRDefault="00BF7855" w:rsidP="00B6666B">
      <w:pPr>
        <w:autoSpaceDE w:val="0"/>
        <w:autoSpaceDN w:val="0"/>
        <w:adjustRightInd w:val="0"/>
        <w:spacing w:after="0" w:line="240" w:lineRule="auto"/>
        <w:ind w:left="720"/>
        <w:rPr>
          <w:ins w:id="2499" w:author="Brian Cullinan" w:date="2013-04-10T15:36:00Z"/>
          <w:rFonts w:cstheme="minorHAnsi"/>
          <w:sz w:val="24"/>
          <w:szCs w:val="24"/>
        </w:rPr>
      </w:pPr>
      <w:ins w:id="2500" w:author="Brian Cullinan" w:date="2013-04-10T15:36:00Z">
        <w:r>
          <w:rPr>
            <w:rFonts w:cstheme="minorHAnsi"/>
            <w:sz w:val="24"/>
            <w:szCs w:val="24"/>
          </w:rPr>
          <w:t>Rule 6</w:t>
        </w:r>
      </w:ins>
    </w:p>
    <w:tbl>
      <w:tblPr>
        <w:tblStyle w:val="LightList-Accent11"/>
        <w:tblW w:w="3524" w:type="dxa"/>
        <w:jc w:val="center"/>
        <w:tblInd w:w="1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2501" w:author="Brian Cullinan" w:date="2013-04-10T15:46:00Z">
          <w:tblPr>
            <w:tblStyle w:val="LightList-Accent11"/>
            <w:tblW w:w="7254" w:type="dxa"/>
            <w:jc w:val="center"/>
            <w:tblInd w:w="1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1454"/>
        <w:gridCol w:w="2070"/>
        <w:tblGridChange w:id="2502">
          <w:tblGrid>
            <w:gridCol w:w="3154"/>
            <w:gridCol w:w="4100"/>
          </w:tblGrid>
        </w:tblGridChange>
      </w:tblGrid>
      <w:tr w:rsidR="00BF7855" w:rsidRPr="00CF7BDC" w:rsidTr="00514341">
        <w:trPr>
          <w:cnfStyle w:val="100000000000" w:firstRow="1" w:lastRow="0" w:firstColumn="0" w:lastColumn="0" w:oddVBand="0" w:evenVBand="0" w:oddHBand="0" w:evenHBand="0" w:firstRowFirstColumn="0" w:firstRowLastColumn="0" w:lastRowFirstColumn="0" w:lastRowLastColumn="0"/>
          <w:jc w:val="center"/>
          <w:ins w:id="2503" w:author="Brian Cullinan" w:date="2013-04-10T15:36:00Z"/>
          <w:trPrChange w:id="2504" w:author="Brian Cullinan" w:date="2013-04-10T15:46:00Z">
            <w:trPr>
              <w:jc w:val="center"/>
            </w:trPr>
          </w:trPrChange>
        </w:trPr>
        <w:tc>
          <w:tcPr>
            <w:cnfStyle w:val="001000000000" w:firstRow="0" w:lastRow="0" w:firstColumn="1" w:lastColumn="0" w:oddVBand="0" w:evenVBand="0" w:oddHBand="0" w:evenHBand="0" w:firstRowFirstColumn="0" w:firstRowLastColumn="0" w:lastRowFirstColumn="0" w:lastRowLastColumn="0"/>
            <w:tcW w:w="1454" w:type="dxa"/>
            <w:vAlign w:val="center"/>
            <w:tcPrChange w:id="2505" w:author="Brian Cullinan" w:date="2013-04-10T15:46:00Z">
              <w:tcPr>
                <w:tcW w:w="1620" w:type="dxa"/>
                <w:vAlign w:val="center"/>
              </w:tcPr>
            </w:tcPrChange>
          </w:tcPr>
          <w:p w:rsidR="00BF7855" w:rsidRPr="00CF7BDC" w:rsidRDefault="00BF7855" w:rsidP="00CF7BDC">
            <w:pPr>
              <w:autoSpaceDE w:val="0"/>
              <w:autoSpaceDN w:val="0"/>
              <w:adjustRightInd w:val="0"/>
              <w:cnfStyle w:val="101000000000" w:firstRow="1" w:lastRow="0" w:firstColumn="1" w:lastColumn="0" w:oddVBand="0" w:evenVBand="0" w:oddHBand="0" w:evenHBand="0" w:firstRowFirstColumn="0" w:firstRowLastColumn="0" w:lastRowFirstColumn="0" w:lastRowLastColumn="0"/>
              <w:rPr>
                <w:ins w:id="2506" w:author="Brian Cullinan" w:date="2013-04-10T15:36:00Z"/>
                <w:rFonts w:cstheme="minorHAnsi"/>
                <w:sz w:val="24"/>
                <w:szCs w:val="24"/>
              </w:rPr>
            </w:pPr>
            <w:ins w:id="2507" w:author="Brian Cullinan" w:date="2013-04-10T15:36:00Z">
              <w:r>
                <w:rPr>
                  <w:rFonts w:cstheme="minorHAnsi"/>
                  <w:sz w:val="24"/>
                  <w:szCs w:val="24"/>
                </w:rPr>
                <w:t>Fractal</w:t>
              </w:r>
              <w:r w:rsidRPr="00CF7BDC">
                <w:rPr>
                  <w:rFonts w:cstheme="minorHAnsi"/>
                  <w:sz w:val="24"/>
                  <w:szCs w:val="24"/>
                </w:rPr>
                <w:t xml:space="preserve"> &gt;= .9</w:t>
              </w:r>
            </w:ins>
          </w:p>
        </w:tc>
        <w:tc>
          <w:tcPr>
            <w:tcW w:w="2070" w:type="dxa"/>
            <w:vAlign w:val="center"/>
            <w:tcPrChange w:id="2508" w:author="Brian Cullinan" w:date="2013-04-10T15:46:00Z">
              <w:tcPr>
                <w:tcW w:w="2106" w:type="dxa"/>
                <w:vAlign w:val="center"/>
              </w:tcPr>
            </w:tcPrChange>
          </w:tcPr>
          <w:p w:rsidR="00BF7855" w:rsidRPr="00CF7BDC" w:rsidRDefault="00BF7855" w:rsidP="00CF7BDC">
            <w:pPr>
              <w:autoSpaceDE w:val="0"/>
              <w:autoSpaceDN w:val="0"/>
              <w:adjustRightInd w:val="0"/>
              <w:cnfStyle w:val="100000000000" w:firstRow="1" w:lastRow="0" w:firstColumn="0" w:lastColumn="0" w:oddVBand="0" w:evenVBand="0" w:oddHBand="0" w:evenHBand="0" w:firstRowFirstColumn="0" w:firstRowLastColumn="0" w:lastRowFirstColumn="0" w:lastRowLastColumn="0"/>
              <w:rPr>
                <w:ins w:id="2509" w:author="Brian Cullinan" w:date="2013-04-10T15:36:00Z"/>
                <w:rFonts w:cstheme="minorHAnsi"/>
                <w:sz w:val="24"/>
                <w:szCs w:val="24"/>
              </w:rPr>
            </w:pPr>
            <w:ins w:id="2510" w:author="Brian Cullinan" w:date="2013-04-10T15:36:00Z">
              <w:r w:rsidRPr="00CF7BDC">
                <w:rPr>
                  <w:rFonts w:cstheme="minorHAnsi"/>
                  <w:sz w:val="24"/>
                  <w:szCs w:val="24"/>
                </w:rPr>
                <w:t>Significance Score</w:t>
              </w:r>
            </w:ins>
          </w:p>
        </w:tc>
      </w:tr>
      <w:tr w:rsidR="00BF7855" w:rsidTr="00514341">
        <w:trPr>
          <w:cnfStyle w:val="000000100000" w:firstRow="0" w:lastRow="0" w:firstColumn="0" w:lastColumn="0" w:oddVBand="0" w:evenVBand="0" w:oddHBand="1" w:evenHBand="0" w:firstRowFirstColumn="0" w:firstRowLastColumn="0" w:lastRowFirstColumn="0" w:lastRowLastColumn="0"/>
          <w:jc w:val="center"/>
          <w:ins w:id="2511" w:author="Brian Cullinan" w:date="2013-04-10T15:36:00Z"/>
          <w:trPrChange w:id="2512" w:author="Brian Cullinan" w:date="2013-04-10T15:46:00Z">
            <w:trPr>
              <w:jc w:val="center"/>
            </w:trPr>
          </w:trPrChange>
        </w:trPr>
        <w:tc>
          <w:tcPr>
            <w:cnfStyle w:val="001000000000" w:firstRow="0" w:lastRow="0" w:firstColumn="1" w:lastColumn="0" w:oddVBand="0" w:evenVBand="0" w:oddHBand="0" w:evenHBand="0" w:firstRowFirstColumn="0" w:firstRowLastColumn="0" w:lastRowFirstColumn="0" w:lastRowLastColumn="0"/>
            <w:tcW w:w="1454" w:type="dxa"/>
            <w:tcBorders>
              <w:top w:val="none" w:sz="0" w:space="0" w:color="auto"/>
              <w:left w:val="none" w:sz="0" w:space="0" w:color="auto"/>
              <w:bottom w:val="none" w:sz="0" w:space="0" w:color="auto"/>
            </w:tcBorders>
            <w:vAlign w:val="center"/>
            <w:tcPrChange w:id="2513" w:author="Brian Cullinan" w:date="2013-04-10T15:46:00Z">
              <w:tcPr>
                <w:tcW w:w="1620" w:type="dxa"/>
                <w:vAlign w:val="center"/>
              </w:tcPr>
            </w:tcPrChange>
          </w:tcPr>
          <w:p w:rsidR="00BF7855" w:rsidRPr="00FE502F" w:rsidRDefault="00BF7855" w:rsidP="00CF7BDC">
            <w:pPr>
              <w:autoSpaceDE w:val="0"/>
              <w:autoSpaceDN w:val="0"/>
              <w:adjustRightInd w:val="0"/>
              <w:spacing w:after="200" w:line="276" w:lineRule="auto"/>
              <w:cnfStyle w:val="001000100000" w:firstRow="0" w:lastRow="0" w:firstColumn="1" w:lastColumn="0" w:oddVBand="0" w:evenVBand="0" w:oddHBand="1" w:evenHBand="0" w:firstRowFirstColumn="0" w:firstRowLastColumn="0" w:lastRowFirstColumn="0" w:lastRowLastColumn="0"/>
              <w:rPr>
                <w:ins w:id="2514" w:author="Brian Cullinan" w:date="2013-04-10T15:36:00Z"/>
                <w:rFonts w:cstheme="minorHAnsi"/>
                <w:b w:val="0"/>
                <w:sz w:val="24"/>
                <w:szCs w:val="24"/>
              </w:rPr>
            </w:pPr>
            <w:ins w:id="2515" w:author="Brian Cullinan" w:date="2013-04-10T15:36:00Z">
              <w:r w:rsidRPr="00BF7855">
                <w:rPr>
                  <w:rFonts w:cstheme="minorHAnsi"/>
                  <w:sz w:val="24"/>
                  <w:szCs w:val="24"/>
                </w:rPr>
                <w:t>True</w:t>
              </w:r>
            </w:ins>
          </w:p>
        </w:tc>
        <w:tc>
          <w:tcPr>
            <w:tcW w:w="2070" w:type="dxa"/>
            <w:tcBorders>
              <w:top w:val="none" w:sz="0" w:space="0" w:color="auto"/>
              <w:bottom w:val="none" w:sz="0" w:space="0" w:color="auto"/>
              <w:right w:val="none" w:sz="0" w:space="0" w:color="auto"/>
            </w:tcBorders>
            <w:shd w:val="clear" w:color="auto" w:fill="FFFFFF" w:themeFill="background1"/>
            <w:vAlign w:val="center"/>
            <w:tcPrChange w:id="2516" w:author="Brian Cullinan" w:date="2013-04-10T15:46:00Z">
              <w:tcPr>
                <w:tcW w:w="2106" w:type="dxa"/>
                <w:shd w:val="clear" w:color="auto" w:fill="FFFFFF" w:themeFill="background1"/>
                <w:vAlign w:val="center"/>
              </w:tcPr>
            </w:tcPrChange>
          </w:tcPr>
          <w:p w:rsidR="00BF7855" w:rsidRDefault="00BF7855" w:rsidP="00CF7BDC">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517" w:author="Brian Cullinan" w:date="2013-04-10T15:36:00Z"/>
                <w:rFonts w:cstheme="minorHAnsi"/>
                <w:sz w:val="24"/>
                <w:szCs w:val="24"/>
              </w:rPr>
            </w:pPr>
            <w:ins w:id="2518" w:author="Brian Cullinan" w:date="2013-04-10T15:36:00Z">
              <w:r>
                <w:rPr>
                  <w:rFonts w:cstheme="minorHAnsi"/>
                  <w:sz w:val="24"/>
                  <w:szCs w:val="24"/>
                </w:rPr>
                <w:t>+10000</w:t>
              </w:r>
            </w:ins>
          </w:p>
        </w:tc>
      </w:tr>
      <w:tr w:rsidR="00BF7855" w:rsidTr="00514341">
        <w:trPr>
          <w:jc w:val="center"/>
          <w:ins w:id="2519" w:author="Brian Cullinan" w:date="2013-04-10T15:36:00Z"/>
          <w:trPrChange w:id="2520" w:author="Brian Cullinan" w:date="2013-04-10T15:46:00Z">
            <w:trPr>
              <w:jc w:val="center"/>
            </w:trPr>
          </w:trPrChange>
        </w:trPr>
        <w:tc>
          <w:tcPr>
            <w:cnfStyle w:val="001000000000" w:firstRow="0" w:lastRow="0" w:firstColumn="1" w:lastColumn="0" w:oddVBand="0" w:evenVBand="0" w:oddHBand="0" w:evenHBand="0" w:firstRowFirstColumn="0" w:firstRowLastColumn="0" w:lastRowFirstColumn="0" w:lastRowLastColumn="0"/>
            <w:tcW w:w="1454" w:type="dxa"/>
            <w:shd w:val="clear" w:color="auto" w:fill="EEECE1" w:themeFill="background2"/>
            <w:vAlign w:val="center"/>
            <w:tcPrChange w:id="2521" w:author="Brian Cullinan" w:date="2013-04-10T15:46:00Z">
              <w:tcPr>
                <w:tcW w:w="1620" w:type="dxa"/>
                <w:shd w:val="clear" w:color="auto" w:fill="EEECE1" w:themeFill="background2"/>
                <w:vAlign w:val="center"/>
              </w:tcPr>
            </w:tcPrChange>
          </w:tcPr>
          <w:p w:rsidR="00BF7855" w:rsidRPr="00FE502F" w:rsidRDefault="00BF7855" w:rsidP="00CF7BDC">
            <w:pPr>
              <w:autoSpaceDE w:val="0"/>
              <w:autoSpaceDN w:val="0"/>
              <w:adjustRightInd w:val="0"/>
              <w:spacing w:after="200" w:line="276" w:lineRule="auto"/>
              <w:rPr>
                <w:ins w:id="2522" w:author="Brian Cullinan" w:date="2013-04-10T15:36:00Z"/>
                <w:rFonts w:cstheme="minorHAnsi"/>
                <w:b w:val="0"/>
                <w:sz w:val="24"/>
                <w:szCs w:val="24"/>
              </w:rPr>
            </w:pPr>
            <w:ins w:id="2523" w:author="Brian Cullinan" w:date="2013-04-10T15:36:00Z">
              <w:r w:rsidRPr="00BF7855">
                <w:rPr>
                  <w:rFonts w:cstheme="minorHAnsi"/>
                  <w:sz w:val="24"/>
                  <w:szCs w:val="24"/>
                </w:rPr>
                <w:t>False</w:t>
              </w:r>
            </w:ins>
          </w:p>
        </w:tc>
        <w:tc>
          <w:tcPr>
            <w:tcW w:w="2070" w:type="dxa"/>
            <w:shd w:val="clear" w:color="auto" w:fill="EEECE1" w:themeFill="background2"/>
            <w:vAlign w:val="center"/>
            <w:tcPrChange w:id="2524" w:author="Brian Cullinan" w:date="2013-04-10T15:46:00Z">
              <w:tcPr>
                <w:tcW w:w="2106" w:type="dxa"/>
                <w:shd w:val="clear" w:color="auto" w:fill="EEECE1" w:themeFill="background2"/>
                <w:vAlign w:val="center"/>
              </w:tcPr>
            </w:tcPrChange>
          </w:tcPr>
          <w:p w:rsidR="00BF7855" w:rsidRDefault="006015C9"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525" w:author="Brian Cullinan" w:date="2013-04-10T15:36:00Z"/>
                <w:rFonts w:cstheme="minorHAnsi"/>
                <w:sz w:val="24"/>
                <w:szCs w:val="24"/>
              </w:rPr>
            </w:pPr>
            <w:ins w:id="2526" w:author="Brian Cullinan" w:date="2013-04-10T15:38:00Z">
              <w:r>
                <w:rPr>
                  <w:rFonts w:cstheme="minorHAnsi"/>
                  <w:sz w:val="24"/>
                  <w:szCs w:val="24"/>
                </w:rPr>
                <w:t>No Change</w:t>
              </w:r>
            </w:ins>
          </w:p>
        </w:tc>
      </w:tr>
    </w:tbl>
    <w:p w:rsidR="00BF7855" w:rsidRPr="00AD6D65" w:rsidRDefault="00BF7855" w:rsidP="00B6666B">
      <w:pPr>
        <w:autoSpaceDE w:val="0"/>
        <w:autoSpaceDN w:val="0"/>
        <w:adjustRightInd w:val="0"/>
        <w:spacing w:after="0" w:line="240" w:lineRule="auto"/>
        <w:ind w:left="720"/>
        <w:rPr>
          <w:rFonts w:cstheme="minorHAnsi"/>
          <w:sz w:val="24"/>
          <w:szCs w:val="24"/>
        </w:rPr>
      </w:pPr>
    </w:p>
    <w:p w:rsidR="00B6666B" w:rsidRPr="00AD6D65" w:rsidDel="00BF7855" w:rsidRDefault="00B6666B" w:rsidP="00B6666B">
      <w:pPr>
        <w:autoSpaceDE w:val="0"/>
        <w:autoSpaceDN w:val="0"/>
        <w:adjustRightInd w:val="0"/>
        <w:spacing w:after="0" w:line="240" w:lineRule="auto"/>
        <w:ind w:left="720"/>
        <w:rPr>
          <w:del w:id="2527" w:author="Brian Cullinan" w:date="2013-04-10T15:36:00Z"/>
          <w:rFonts w:cstheme="minorHAnsi"/>
          <w:sz w:val="24"/>
          <w:szCs w:val="24"/>
        </w:rPr>
      </w:pPr>
      <w:del w:id="2528" w:author="Brian Cullinan" w:date="2013-04-10T15:36:00Z">
        <w:r w:rsidRPr="00AD6D65" w:rsidDel="00BF7855">
          <w:rPr>
            <w:rFonts w:cstheme="minorHAnsi"/>
            <w:sz w:val="24"/>
            <w:szCs w:val="24"/>
          </w:rPr>
          <w:delText>// Rule Set 5</w:delText>
        </w:r>
      </w:del>
    </w:p>
    <w:p w:rsidR="00B6666B" w:rsidRPr="00AD6D65" w:rsidDel="00BF7855" w:rsidRDefault="00B6666B" w:rsidP="00B6666B">
      <w:pPr>
        <w:autoSpaceDE w:val="0"/>
        <w:autoSpaceDN w:val="0"/>
        <w:adjustRightInd w:val="0"/>
        <w:spacing w:after="0" w:line="240" w:lineRule="auto"/>
        <w:ind w:left="720"/>
        <w:rPr>
          <w:del w:id="2529" w:author="Brian Cullinan" w:date="2013-04-10T15:36:00Z"/>
          <w:rFonts w:cstheme="minorHAnsi"/>
          <w:sz w:val="24"/>
          <w:szCs w:val="24"/>
        </w:rPr>
      </w:pPr>
      <w:del w:id="2530" w:author="Brian Cullinan" w:date="2013-04-10T15:36:00Z">
        <w:r w:rsidRPr="00AD6D65" w:rsidDel="00BF7855">
          <w:rPr>
            <w:rFonts w:cstheme="minorHAnsi"/>
            <w:sz w:val="24"/>
            <w:szCs w:val="24"/>
          </w:rPr>
          <w:delText>// ----------</w:delText>
        </w:r>
      </w:del>
    </w:p>
    <w:p w:rsidR="00B6666B" w:rsidRPr="00AD6D65" w:rsidDel="00BF7855" w:rsidRDefault="00B6666B" w:rsidP="00B6666B">
      <w:pPr>
        <w:autoSpaceDE w:val="0"/>
        <w:autoSpaceDN w:val="0"/>
        <w:adjustRightInd w:val="0"/>
        <w:spacing w:after="0" w:line="240" w:lineRule="auto"/>
        <w:ind w:left="720"/>
        <w:rPr>
          <w:del w:id="2531" w:author="Brian Cullinan" w:date="2013-04-10T15:36:00Z"/>
          <w:rFonts w:cstheme="minorHAnsi"/>
          <w:sz w:val="24"/>
          <w:szCs w:val="24"/>
        </w:rPr>
      </w:pPr>
      <w:del w:id="2532" w:author="Brian Cullinan" w:date="2013-04-10T15:36:00Z">
        <w:r w:rsidRPr="00AD6D65" w:rsidDel="00BF7855">
          <w:rPr>
            <w:rFonts w:cstheme="minorHAnsi"/>
            <w:sz w:val="24"/>
            <w:szCs w:val="24"/>
          </w:rPr>
          <w:delText>// Only do this if Rule2 was not hit.</w:delText>
        </w:r>
      </w:del>
    </w:p>
    <w:p w:rsidR="00B6666B" w:rsidRPr="00AD6D65" w:rsidDel="00BF7855" w:rsidRDefault="00B6666B" w:rsidP="00B6666B">
      <w:pPr>
        <w:autoSpaceDE w:val="0"/>
        <w:autoSpaceDN w:val="0"/>
        <w:adjustRightInd w:val="0"/>
        <w:spacing w:after="0" w:line="240" w:lineRule="auto"/>
        <w:ind w:left="720"/>
        <w:rPr>
          <w:del w:id="2533" w:author="Brian Cullinan" w:date="2013-04-10T15:36:00Z"/>
          <w:rFonts w:cstheme="minorHAnsi"/>
          <w:sz w:val="24"/>
          <w:szCs w:val="24"/>
        </w:rPr>
      </w:pPr>
      <w:del w:id="2534" w:author="Brian Cullinan" w:date="2013-04-10T15:36:00Z">
        <w:r w:rsidRPr="00AD6D65" w:rsidDel="00BF7855">
          <w:rPr>
            <w:rFonts w:cstheme="minorHAnsi"/>
            <w:sz w:val="24"/>
            <w:szCs w:val="24"/>
          </w:rPr>
          <w:delText>if (!Rule2Hit)</w:delText>
        </w:r>
      </w:del>
    </w:p>
    <w:p w:rsidR="00B6666B" w:rsidRPr="00AD6D65" w:rsidDel="00BF7855" w:rsidRDefault="00B6666B" w:rsidP="00B6666B">
      <w:pPr>
        <w:autoSpaceDE w:val="0"/>
        <w:autoSpaceDN w:val="0"/>
        <w:adjustRightInd w:val="0"/>
        <w:spacing w:after="0" w:line="240" w:lineRule="auto"/>
        <w:ind w:left="720"/>
        <w:rPr>
          <w:del w:id="2535" w:author="Brian Cullinan" w:date="2013-04-10T15:36:00Z"/>
          <w:rFonts w:cstheme="minorHAnsi"/>
          <w:sz w:val="24"/>
          <w:szCs w:val="24"/>
        </w:rPr>
      </w:pPr>
      <w:del w:id="2536" w:author="Brian Cullinan" w:date="2013-04-10T15:36:00Z">
        <w:r w:rsidRPr="00AD6D65" w:rsidDel="00BF7855">
          <w:rPr>
            <w:rFonts w:cstheme="minorHAnsi"/>
            <w:sz w:val="24"/>
            <w:szCs w:val="24"/>
          </w:rPr>
          <w:delText>{</w:delText>
        </w:r>
      </w:del>
    </w:p>
    <w:p w:rsidR="00B6666B" w:rsidRPr="00AD6D65" w:rsidDel="00BF7855" w:rsidRDefault="00B6666B" w:rsidP="00B6666B">
      <w:pPr>
        <w:autoSpaceDE w:val="0"/>
        <w:autoSpaceDN w:val="0"/>
        <w:adjustRightInd w:val="0"/>
        <w:spacing w:after="0" w:line="240" w:lineRule="auto"/>
        <w:ind w:left="720"/>
        <w:rPr>
          <w:del w:id="2537" w:author="Brian Cullinan" w:date="2013-04-10T15:36:00Z"/>
          <w:rFonts w:cstheme="minorHAnsi"/>
          <w:sz w:val="24"/>
          <w:szCs w:val="24"/>
        </w:rPr>
      </w:pPr>
      <w:del w:id="2538" w:author="Brian Cullinan" w:date="2013-04-10T15:36:00Z">
        <w:r w:rsidRPr="00AD6D65" w:rsidDel="00BF7855">
          <w:rPr>
            <w:rFonts w:cstheme="minorHAnsi"/>
            <w:sz w:val="24"/>
            <w:szCs w:val="24"/>
          </w:rPr>
          <w:delText xml:space="preserve">    if ((Math.Abs(Form2Z) &gt;= .9m || Math.Abs(Form2PrimeZ) &gt;= .9m) &amp;&amp; Math.Abs(EntropyZ) &gt;= .9m)</w:delText>
        </w:r>
      </w:del>
    </w:p>
    <w:p w:rsidR="00B6666B" w:rsidRPr="00AD6D65" w:rsidDel="00BF7855" w:rsidRDefault="00B6666B" w:rsidP="00B6666B">
      <w:pPr>
        <w:autoSpaceDE w:val="0"/>
        <w:autoSpaceDN w:val="0"/>
        <w:adjustRightInd w:val="0"/>
        <w:spacing w:after="0" w:line="240" w:lineRule="auto"/>
        <w:ind w:left="720"/>
        <w:rPr>
          <w:del w:id="2539" w:author="Brian Cullinan" w:date="2013-04-10T15:36:00Z"/>
          <w:rFonts w:cstheme="minorHAnsi"/>
          <w:sz w:val="24"/>
          <w:szCs w:val="24"/>
        </w:rPr>
      </w:pPr>
      <w:del w:id="2540" w:author="Brian Cullinan" w:date="2013-04-10T15:36:00Z">
        <w:r w:rsidRPr="00AD6D65" w:rsidDel="00BF7855">
          <w:rPr>
            <w:rFonts w:cstheme="minorHAnsi"/>
            <w:sz w:val="24"/>
            <w:szCs w:val="24"/>
          </w:rPr>
          <w:delText xml:space="preserve">    {</w:delText>
        </w:r>
      </w:del>
    </w:p>
    <w:p w:rsidR="00B6666B" w:rsidRPr="00AD6D65" w:rsidDel="00BF7855" w:rsidRDefault="00B6666B" w:rsidP="00B6666B">
      <w:pPr>
        <w:autoSpaceDE w:val="0"/>
        <w:autoSpaceDN w:val="0"/>
        <w:adjustRightInd w:val="0"/>
        <w:spacing w:after="0" w:line="240" w:lineRule="auto"/>
        <w:ind w:left="720"/>
        <w:rPr>
          <w:del w:id="2541" w:author="Brian Cullinan" w:date="2013-04-10T15:36:00Z"/>
          <w:rFonts w:cstheme="minorHAnsi"/>
          <w:sz w:val="24"/>
          <w:szCs w:val="24"/>
        </w:rPr>
      </w:pPr>
      <w:del w:id="2542" w:author="Brian Cullinan" w:date="2013-04-10T15:36:00Z">
        <w:r w:rsidRPr="00AD6D65" w:rsidDel="00BF7855">
          <w:rPr>
            <w:rFonts w:cstheme="minorHAnsi"/>
            <w:sz w:val="24"/>
            <w:szCs w:val="24"/>
          </w:rPr>
          <w:tab/>
          <w:delText>SignificanceScore += 10000;</w:delText>
        </w:r>
      </w:del>
    </w:p>
    <w:p w:rsidR="00B6666B" w:rsidRPr="00AD6D65" w:rsidDel="00BF7855" w:rsidRDefault="00B6666B" w:rsidP="00B6666B">
      <w:pPr>
        <w:autoSpaceDE w:val="0"/>
        <w:autoSpaceDN w:val="0"/>
        <w:adjustRightInd w:val="0"/>
        <w:spacing w:after="0" w:line="240" w:lineRule="auto"/>
        <w:ind w:left="720"/>
        <w:rPr>
          <w:del w:id="2543" w:author="Brian Cullinan" w:date="2013-04-10T15:36:00Z"/>
          <w:rFonts w:cstheme="minorHAnsi"/>
          <w:sz w:val="24"/>
          <w:szCs w:val="24"/>
        </w:rPr>
      </w:pPr>
      <w:del w:id="2544" w:author="Brian Cullinan" w:date="2013-04-10T15:36:00Z">
        <w:r w:rsidRPr="00AD6D65" w:rsidDel="00BF7855">
          <w:rPr>
            <w:rFonts w:cstheme="minorHAnsi"/>
            <w:sz w:val="24"/>
            <w:szCs w:val="24"/>
          </w:rPr>
          <w:delText xml:space="preserve">    }</w:delText>
        </w:r>
      </w:del>
    </w:p>
    <w:p w:rsidR="00B6666B" w:rsidRPr="00AD6D65" w:rsidDel="00BF7855" w:rsidRDefault="00B6666B" w:rsidP="00B6666B">
      <w:pPr>
        <w:autoSpaceDE w:val="0"/>
        <w:autoSpaceDN w:val="0"/>
        <w:adjustRightInd w:val="0"/>
        <w:spacing w:after="0" w:line="240" w:lineRule="auto"/>
        <w:ind w:left="720"/>
        <w:rPr>
          <w:del w:id="2545" w:author="Brian Cullinan" w:date="2013-04-10T15:36:00Z"/>
          <w:rFonts w:cstheme="minorHAnsi"/>
          <w:sz w:val="24"/>
          <w:szCs w:val="24"/>
        </w:rPr>
      </w:pPr>
      <w:del w:id="2546" w:author="Brian Cullinan" w:date="2013-04-10T15:36:00Z">
        <w:r w:rsidRPr="00AD6D65" w:rsidDel="00BF7855">
          <w:rPr>
            <w:rFonts w:cstheme="minorHAnsi"/>
            <w:sz w:val="24"/>
            <w:szCs w:val="24"/>
          </w:rPr>
          <w:delText>}</w:delText>
        </w:r>
      </w:del>
    </w:p>
    <w:p w:rsidR="00B6666B" w:rsidRPr="00AD6D65" w:rsidRDefault="00B6666B" w:rsidP="00B6666B">
      <w:pPr>
        <w:autoSpaceDE w:val="0"/>
        <w:autoSpaceDN w:val="0"/>
        <w:adjustRightInd w:val="0"/>
        <w:spacing w:after="0" w:line="240" w:lineRule="auto"/>
        <w:ind w:left="720"/>
        <w:rPr>
          <w:rFonts w:cstheme="minorHAnsi"/>
          <w:sz w:val="24"/>
          <w:szCs w:val="24"/>
        </w:rPr>
      </w:pPr>
    </w:p>
    <w:p w:rsidR="00B6666B" w:rsidRPr="00AD6D65" w:rsidDel="00BF7855" w:rsidRDefault="00B6666B" w:rsidP="00B6666B">
      <w:pPr>
        <w:autoSpaceDE w:val="0"/>
        <w:autoSpaceDN w:val="0"/>
        <w:adjustRightInd w:val="0"/>
        <w:spacing w:after="0" w:line="240" w:lineRule="auto"/>
        <w:ind w:left="720"/>
        <w:rPr>
          <w:del w:id="2547" w:author="Brian Cullinan" w:date="2013-04-10T15:36:00Z"/>
          <w:rFonts w:cstheme="minorHAnsi"/>
          <w:sz w:val="24"/>
          <w:szCs w:val="24"/>
        </w:rPr>
      </w:pPr>
      <w:del w:id="2548" w:author="Brian Cullinan" w:date="2013-04-10T15:36:00Z">
        <w:r w:rsidRPr="00AD6D65" w:rsidDel="00BF7855">
          <w:rPr>
            <w:rFonts w:cstheme="minorHAnsi"/>
            <w:sz w:val="24"/>
            <w:szCs w:val="24"/>
          </w:rPr>
          <w:delText>// Rule Set 6</w:delText>
        </w:r>
      </w:del>
    </w:p>
    <w:p w:rsidR="00B6666B" w:rsidRPr="00AD6D65" w:rsidDel="00BF7855" w:rsidRDefault="00B6666B" w:rsidP="00B6666B">
      <w:pPr>
        <w:autoSpaceDE w:val="0"/>
        <w:autoSpaceDN w:val="0"/>
        <w:adjustRightInd w:val="0"/>
        <w:spacing w:after="0" w:line="240" w:lineRule="auto"/>
        <w:ind w:left="720"/>
        <w:rPr>
          <w:del w:id="2549" w:author="Brian Cullinan" w:date="2013-04-10T15:36:00Z"/>
          <w:rFonts w:cstheme="minorHAnsi"/>
          <w:sz w:val="24"/>
          <w:szCs w:val="24"/>
        </w:rPr>
      </w:pPr>
      <w:del w:id="2550" w:author="Brian Cullinan" w:date="2013-04-10T15:36:00Z">
        <w:r w:rsidRPr="00AD6D65" w:rsidDel="00BF7855">
          <w:rPr>
            <w:rFonts w:cstheme="minorHAnsi"/>
            <w:sz w:val="24"/>
            <w:szCs w:val="24"/>
          </w:rPr>
          <w:delText>// ----------</w:delText>
        </w:r>
      </w:del>
    </w:p>
    <w:p w:rsidR="00B6666B" w:rsidRPr="00AD6D65" w:rsidDel="00BF7855" w:rsidRDefault="00B6666B" w:rsidP="00B6666B">
      <w:pPr>
        <w:autoSpaceDE w:val="0"/>
        <w:autoSpaceDN w:val="0"/>
        <w:adjustRightInd w:val="0"/>
        <w:spacing w:after="0" w:line="240" w:lineRule="auto"/>
        <w:ind w:left="720"/>
        <w:rPr>
          <w:del w:id="2551" w:author="Brian Cullinan" w:date="2013-04-10T15:36:00Z"/>
          <w:rFonts w:cstheme="minorHAnsi"/>
          <w:sz w:val="24"/>
          <w:szCs w:val="24"/>
        </w:rPr>
      </w:pPr>
      <w:del w:id="2552" w:author="Brian Cullinan" w:date="2013-04-10T15:36:00Z">
        <w:r w:rsidRPr="00AD6D65" w:rsidDel="00BF7855">
          <w:rPr>
            <w:rFonts w:cstheme="minorHAnsi"/>
            <w:sz w:val="24"/>
            <w:szCs w:val="24"/>
          </w:rPr>
          <w:delText>if (Math.Abs(FractalZ) &gt;= .9m)</w:delText>
        </w:r>
      </w:del>
    </w:p>
    <w:p w:rsidR="00B6666B" w:rsidRPr="00AD6D65" w:rsidDel="00BF7855" w:rsidRDefault="00B6666B" w:rsidP="00B6666B">
      <w:pPr>
        <w:autoSpaceDE w:val="0"/>
        <w:autoSpaceDN w:val="0"/>
        <w:adjustRightInd w:val="0"/>
        <w:spacing w:after="0" w:line="240" w:lineRule="auto"/>
        <w:ind w:left="720"/>
        <w:rPr>
          <w:del w:id="2553" w:author="Brian Cullinan" w:date="2013-04-10T15:36:00Z"/>
          <w:rFonts w:cstheme="minorHAnsi"/>
          <w:sz w:val="24"/>
          <w:szCs w:val="24"/>
        </w:rPr>
      </w:pPr>
      <w:del w:id="2554" w:author="Brian Cullinan" w:date="2013-04-10T15:36:00Z">
        <w:r w:rsidRPr="00AD6D65" w:rsidDel="00BF7855">
          <w:rPr>
            <w:rFonts w:cstheme="minorHAnsi"/>
            <w:sz w:val="24"/>
            <w:szCs w:val="24"/>
          </w:rPr>
          <w:delText>{</w:delText>
        </w:r>
      </w:del>
    </w:p>
    <w:p w:rsidR="00B6666B" w:rsidRPr="00AD6D65" w:rsidDel="00BF7855" w:rsidRDefault="00B6666B" w:rsidP="00B6666B">
      <w:pPr>
        <w:autoSpaceDE w:val="0"/>
        <w:autoSpaceDN w:val="0"/>
        <w:adjustRightInd w:val="0"/>
        <w:spacing w:after="0" w:line="240" w:lineRule="auto"/>
        <w:ind w:left="720"/>
        <w:rPr>
          <w:del w:id="2555" w:author="Brian Cullinan" w:date="2013-04-10T15:36:00Z"/>
          <w:rFonts w:cstheme="minorHAnsi"/>
          <w:sz w:val="24"/>
          <w:szCs w:val="24"/>
        </w:rPr>
      </w:pPr>
      <w:del w:id="2556" w:author="Brian Cullinan" w:date="2013-04-10T15:36:00Z">
        <w:r w:rsidRPr="00AD6D65" w:rsidDel="00BF7855">
          <w:rPr>
            <w:rFonts w:cstheme="minorHAnsi"/>
            <w:sz w:val="24"/>
            <w:szCs w:val="24"/>
          </w:rPr>
          <w:delText xml:space="preserve">    SignificanceScore += 10000;</w:delText>
        </w:r>
      </w:del>
    </w:p>
    <w:p w:rsidR="00B6666B" w:rsidRPr="00AD6D65" w:rsidDel="00BF7855" w:rsidRDefault="00B6666B" w:rsidP="00B6666B">
      <w:pPr>
        <w:autoSpaceDE w:val="0"/>
        <w:autoSpaceDN w:val="0"/>
        <w:adjustRightInd w:val="0"/>
        <w:spacing w:after="0" w:line="240" w:lineRule="auto"/>
        <w:ind w:left="720"/>
        <w:rPr>
          <w:del w:id="2557" w:author="Brian Cullinan" w:date="2013-04-10T15:36:00Z"/>
          <w:rFonts w:cstheme="minorHAnsi"/>
          <w:sz w:val="24"/>
          <w:szCs w:val="24"/>
        </w:rPr>
      </w:pPr>
      <w:del w:id="2558" w:author="Brian Cullinan" w:date="2013-04-10T15:36:00Z">
        <w:r w:rsidRPr="00AD6D65" w:rsidDel="00BF7855">
          <w:rPr>
            <w:rFonts w:cstheme="minorHAnsi"/>
            <w:sz w:val="24"/>
            <w:szCs w:val="24"/>
          </w:rPr>
          <w:delText>}</w:delText>
        </w:r>
      </w:del>
    </w:p>
    <w:p w:rsidR="00B6666B" w:rsidRDefault="00BF7855" w:rsidP="00B6666B">
      <w:pPr>
        <w:autoSpaceDE w:val="0"/>
        <w:autoSpaceDN w:val="0"/>
        <w:adjustRightInd w:val="0"/>
        <w:spacing w:after="0" w:line="240" w:lineRule="auto"/>
        <w:ind w:left="720"/>
        <w:rPr>
          <w:ins w:id="2559" w:author="Brian Cullinan" w:date="2013-04-10T15:37:00Z"/>
          <w:rFonts w:cstheme="minorHAnsi"/>
          <w:sz w:val="24"/>
          <w:szCs w:val="24"/>
        </w:rPr>
      </w:pPr>
      <w:ins w:id="2560" w:author="Brian Cullinan" w:date="2013-04-10T15:36:00Z">
        <w:r>
          <w:rPr>
            <w:rFonts w:cstheme="minorHAnsi"/>
            <w:sz w:val="24"/>
            <w:szCs w:val="24"/>
          </w:rPr>
          <w:t>Rule 7:</w:t>
        </w:r>
      </w:ins>
    </w:p>
    <w:p w:rsidR="00BF7855" w:rsidRDefault="00BF7855" w:rsidP="00B6666B">
      <w:pPr>
        <w:autoSpaceDE w:val="0"/>
        <w:autoSpaceDN w:val="0"/>
        <w:adjustRightInd w:val="0"/>
        <w:spacing w:after="0" w:line="240" w:lineRule="auto"/>
        <w:ind w:left="720"/>
        <w:rPr>
          <w:ins w:id="2561" w:author="Brian Cullinan" w:date="2013-04-10T15:36:00Z"/>
          <w:rFonts w:cstheme="minorHAnsi"/>
          <w:sz w:val="24"/>
          <w:szCs w:val="24"/>
        </w:rPr>
      </w:pPr>
      <w:ins w:id="2562" w:author="Brian Cullinan" w:date="2013-04-10T15:37:00Z">
        <w:r>
          <w:rPr>
            <w:rFonts w:cstheme="minorHAnsi"/>
            <w:sz w:val="24"/>
            <w:szCs w:val="24"/>
          </w:rPr>
          <w:t>Rule 7 always hits.</w:t>
        </w:r>
      </w:ins>
    </w:p>
    <w:tbl>
      <w:tblPr>
        <w:tblStyle w:val="LightList-Accent11"/>
        <w:tblW w:w="3514" w:type="dxa"/>
        <w:jc w:val="center"/>
        <w:tblInd w:w="1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2070"/>
        <w:tblGridChange w:id="2563">
          <w:tblGrid>
            <w:gridCol w:w="1235"/>
            <w:gridCol w:w="209"/>
            <w:gridCol w:w="383"/>
            <w:gridCol w:w="852"/>
            <w:gridCol w:w="835"/>
            <w:gridCol w:w="473"/>
            <w:gridCol w:w="762"/>
          </w:tblGrid>
        </w:tblGridChange>
      </w:tblGrid>
      <w:tr w:rsidR="00514341" w:rsidRPr="00CF7BDC" w:rsidTr="00514341">
        <w:trPr>
          <w:cnfStyle w:val="100000000000" w:firstRow="1" w:lastRow="0" w:firstColumn="0" w:lastColumn="0" w:oddVBand="0" w:evenVBand="0" w:oddHBand="0" w:evenHBand="0" w:firstRowFirstColumn="0" w:firstRowLastColumn="0" w:lastRowFirstColumn="0" w:lastRowLastColumn="0"/>
          <w:jc w:val="center"/>
          <w:ins w:id="2564" w:author="Brian Cullinan" w:date="2013-04-10T15:37:00Z"/>
        </w:trPr>
        <w:tc>
          <w:tcPr>
            <w:cnfStyle w:val="001000000000" w:firstRow="0" w:lastRow="0" w:firstColumn="1" w:lastColumn="0" w:oddVBand="0" w:evenVBand="0" w:oddHBand="0" w:evenHBand="0" w:firstRowFirstColumn="0" w:firstRowLastColumn="0" w:lastRowFirstColumn="0" w:lastRowLastColumn="0"/>
            <w:tcW w:w="1444" w:type="dxa"/>
            <w:vAlign w:val="center"/>
          </w:tcPr>
          <w:p w:rsidR="00BF7855" w:rsidRPr="00CF7BDC" w:rsidRDefault="00BF7855" w:rsidP="00CF7BDC">
            <w:pPr>
              <w:autoSpaceDE w:val="0"/>
              <w:autoSpaceDN w:val="0"/>
              <w:adjustRightInd w:val="0"/>
              <w:rPr>
                <w:ins w:id="2565" w:author="Brian Cullinan" w:date="2013-04-10T15:37:00Z"/>
                <w:rFonts w:cstheme="minorHAnsi"/>
                <w:sz w:val="24"/>
                <w:szCs w:val="24"/>
              </w:rPr>
            </w:pPr>
            <w:ins w:id="2566" w:author="Brian Cullinan" w:date="2013-04-10T15:37:00Z">
              <w:r>
                <w:rPr>
                  <w:rFonts w:cstheme="minorHAnsi"/>
                  <w:sz w:val="24"/>
                  <w:szCs w:val="24"/>
                </w:rPr>
                <w:t>Fractal</w:t>
              </w:r>
              <w:r w:rsidRPr="00CF7BDC">
                <w:rPr>
                  <w:rFonts w:cstheme="minorHAnsi"/>
                  <w:sz w:val="24"/>
                  <w:szCs w:val="24"/>
                </w:rPr>
                <w:t xml:space="preserve"> &gt;= .9</w:t>
              </w:r>
            </w:ins>
          </w:p>
        </w:tc>
        <w:tc>
          <w:tcPr>
            <w:tcW w:w="2070" w:type="dxa"/>
            <w:vAlign w:val="center"/>
          </w:tcPr>
          <w:p w:rsidR="00BF7855" w:rsidRPr="00CF7BDC" w:rsidRDefault="00BF7855" w:rsidP="00CF7BDC">
            <w:pPr>
              <w:autoSpaceDE w:val="0"/>
              <w:autoSpaceDN w:val="0"/>
              <w:adjustRightInd w:val="0"/>
              <w:cnfStyle w:val="100000000000" w:firstRow="1" w:lastRow="0" w:firstColumn="0" w:lastColumn="0" w:oddVBand="0" w:evenVBand="0" w:oddHBand="0" w:evenHBand="0" w:firstRowFirstColumn="0" w:firstRowLastColumn="0" w:lastRowFirstColumn="0" w:lastRowLastColumn="0"/>
              <w:rPr>
                <w:ins w:id="2567" w:author="Brian Cullinan" w:date="2013-04-10T15:37:00Z"/>
                <w:rFonts w:cstheme="minorHAnsi"/>
                <w:sz w:val="24"/>
                <w:szCs w:val="24"/>
              </w:rPr>
            </w:pPr>
            <w:ins w:id="2568" w:author="Brian Cullinan" w:date="2013-04-10T15:37:00Z">
              <w:r w:rsidRPr="00CF7BDC">
                <w:rPr>
                  <w:rFonts w:cstheme="minorHAnsi"/>
                  <w:sz w:val="24"/>
                  <w:szCs w:val="24"/>
                </w:rPr>
                <w:t>Significance Score</w:t>
              </w:r>
            </w:ins>
          </w:p>
        </w:tc>
      </w:tr>
      <w:tr w:rsidR="00514341" w:rsidTr="00514341">
        <w:tblPrEx>
          <w:tblW w:w="3514" w:type="dxa"/>
          <w:jc w:val="center"/>
          <w:tblInd w:w="1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569" w:author="Brian Cullinan" w:date="2013-04-10T15:46:00Z">
            <w:tblPrEx>
              <w:tblW w:w="3514" w:type="dxa"/>
              <w:jc w:val="center"/>
              <w:tblInd w:w="1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cnfStyle w:val="000000100000" w:firstRow="0" w:lastRow="0" w:firstColumn="0" w:lastColumn="0" w:oddVBand="0" w:evenVBand="0" w:oddHBand="1" w:evenHBand="0" w:firstRowFirstColumn="0" w:firstRowLastColumn="0" w:lastRowFirstColumn="0" w:lastRowLastColumn="0"/>
          <w:jc w:val="center"/>
          <w:ins w:id="2570" w:author="Brian Cullinan" w:date="2013-04-10T15:37:00Z"/>
          <w:trPrChange w:id="2571" w:author="Brian Cullinan" w:date="2013-04-10T15:46: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444" w:type="dxa"/>
            <w:tcBorders>
              <w:top w:val="none" w:sz="0" w:space="0" w:color="auto"/>
              <w:left w:val="none" w:sz="0" w:space="0" w:color="auto"/>
              <w:bottom w:val="none" w:sz="0" w:space="0" w:color="auto"/>
            </w:tcBorders>
            <w:vAlign w:val="center"/>
            <w:tcPrChange w:id="2572" w:author="Brian Cullinan" w:date="2013-04-10T15:46:00Z">
              <w:tcPr>
                <w:tcW w:w="1444" w:type="dxa"/>
                <w:gridSpan w:val="2"/>
                <w:vAlign w:val="center"/>
              </w:tcPr>
            </w:tcPrChange>
          </w:tcPr>
          <w:p w:rsidR="00BF7855" w:rsidRPr="00CF7BDC" w:rsidRDefault="00BF7855" w:rsidP="00CF7BDC">
            <w:pPr>
              <w:autoSpaceDE w:val="0"/>
              <w:autoSpaceDN w:val="0"/>
              <w:adjustRightInd w:val="0"/>
              <w:cnfStyle w:val="001000100000" w:firstRow="0" w:lastRow="0" w:firstColumn="1" w:lastColumn="0" w:oddVBand="0" w:evenVBand="0" w:oddHBand="1" w:evenHBand="0" w:firstRowFirstColumn="0" w:firstRowLastColumn="0" w:lastRowFirstColumn="0" w:lastRowLastColumn="0"/>
              <w:rPr>
                <w:ins w:id="2573" w:author="Brian Cullinan" w:date="2013-04-10T15:37:00Z"/>
                <w:rFonts w:cstheme="minorHAnsi"/>
                <w:b w:val="0"/>
                <w:sz w:val="24"/>
                <w:szCs w:val="24"/>
              </w:rPr>
            </w:pPr>
            <w:ins w:id="2574" w:author="Brian Cullinan" w:date="2013-04-10T15:37:00Z">
              <w:r w:rsidRPr="00CF7BDC">
                <w:rPr>
                  <w:rFonts w:cstheme="minorHAnsi"/>
                  <w:b w:val="0"/>
                  <w:sz w:val="24"/>
                  <w:szCs w:val="24"/>
                </w:rPr>
                <w:t>True</w:t>
              </w:r>
            </w:ins>
          </w:p>
        </w:tc>
        <w:tc>
          <w:tcPr>
            <w:tcW w:w="2070" w:type="dxa"/>
            <w:tcBorders>
              <w:top w:val="none" w:sz="0" w:space="0" w:color="auto"/>
              <w:bottom w:val="none" w:sz="0" w:space="0" w:color="auto"/>
              <w:right w:val="none" w:sz="0" w:space="0" w:color="auto"/>
            </w:tcBorders>
            <w:shd w:val="clear" w:color="auto" w:fill="FFFFFF" w:themeFill="background1"/>
            <w:vAlign w:val="center"/>
            <w:tcPrChange w:id="2575" w:author="Brian Cullinan" w:date="2013-04-10T15:46:00Z">
              <w:tcPr>
                <w:tcW w:w="2070" w:type="dxa"/>
                <w:gridSpan w:val="3"/>
                <w:shd w:val="clear" w:color="auto" w:fill="FFFFFF" w:themeFill="background1"/>
                <w:vAlign w:val="center"/>
              </w:tcPr>
            </w:tcPrChange>
          </w:tcPr>
          <w:p w:rsidR="00BF7855" w:rsidRDefault="00BF7855">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576" w:author="Brian Cullinan" w:date="2013-04-10T15:37:00Z"/>
                <w:rFonts w:cstheme="minorHAnsi"/>
                <w:sz w:val="24"/>
                <w:szCs w:val="24"/>
              </w:rPr>
              <w:pPrChange w:id="2577" w:author="Brian Cullinan" w:date="2013-04-10T15:37: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2578" w:author="Brian Cullinan" w:date="2013-04-10T15:37:00Z">
              <w:r>
                <w:rPr>
                  <w:rFonts w:cstheme="minorHAnsi"/>
                  <w:sz w:val="24"/>
                  <w:szCs w:val="24"/>
                </w:rPr>
                <w:t>+Break</w:t>
              </w:r>
              <w:r w:rsidR="00564A1C">
                <w:rPr>
                  <w:rFonts w:cstheme="minorHAnsi"/>
                  <w:sz w:val="24"/>
                  <w:szCs w:val="24"/>
                </w:rPr>
                <w:t xml:space="preserve"> </w:t>
              </w:r>
              <w:r>
                <w:rPr>
                  <w:rFonts w:cstheme="minorHAnsi"/>
                  <w:sz w:val="24"/>
                  <w:szCs w:val="24"/>
                </w:rPr>
                <w:t>+ 5000</w:t>
              </w:r>
            </w:ins>
          </w:p>
        </w:tc>
      </w:tr>
      <w:tr w:rsidR="00BF7855" w:rsidTr="00514341">
        <w:tblPrEx>
          <w:tblW w:w="3514" w:type="dxa"/>
          <w:jc w:val="center"/>
          <w:tblInd w:w="1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579" w:author="Brian Cullinan" w:date="2013-04-10T15:46:00Z">
            <w:tblPrEx>
              <w:tblW w:w="3987" w:type="dxa"/>
              <w:jc w:val="center"/>
              <w:tblInd w:w="1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jc w:val="center"/>
          <w:ins w:id="2580" w:author="Brian Cullinan" w:date="2013-04-10T15:37:00Z"/>
          <w:trPrChange w:id="2581" w:author="Brian Cullinan" w:date="2013-04-10T15:46: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444" w:type="dxa"/>
            <w:shd w:val="clear" w:color="auto" w:fill="EEECE1" w:themeFill="background2"/>
            <w:vAlign w:val="center"/>
            <w:tcPrChange w:id="2582" w:author="Brian Cullinan" w:date="2013-04-10T15:46:00Z">
              <w:tcPr>
                <w:tcW w:w="1827" w:type="dxa"/>
                <w:gridSpan w:val="3"/>
                <w:shd w:val="clear" w:color="auto" w:fill="EEECE1" w:themeFill="background2"/>
                <w:vAlign w:val="center"/>
              </w:tcPr>
            </w:tcPrChange>
          </w:tcPr>
          <w:p w:rsidR="00BF7855" w:rsidRPr="00CF7BDC" w:rsidRDefault="00BF7855" w:rsidP="00CF7BDC">
            <w:pPr>
              <w:autoSpaceDE w:val="0"/>
              <w:autoSpaceDN w:val="0"/>
              <w:adjustRightInd w:val="0"/>
              <w:rPr>
                <w:ins w:id="2583" w:author="Brian Cullinan" w:date="2013-04-10T15:37:00Z"/>
                <w:rFonts w:cstheme="minorHAnsi"/>
                <w:b w:val="0"/>
                <w:sz w:val="24"/>
                <w:szCs w:val="24"/>
              </w:rPr>
            </w:pPr>
            <w:ins w:id="2584" w:author="Brian Cullinan" w:date="2013-04-10T15:37:00Z">
              <w:r w:rsidRPr="00CF7BDC">
                <w:rPr>
                  <w:rFonts w:cstheme="minorHAnsi"/>
                  <w:b w:val="0"/>
                  <w:sz w:val="24"/>
                  <w:szCs w:val="24"/>
                </w:rPr>
                <w:t>False</w:t>
              </w:r>
            </w:ins>
          </w:p>
        </w:tc>
        <w:tc>
          <w:tcPr>
            <w:tcW w:w="2070" w:type="dxa"/>
            <w:shd w:val="clear" w:color="auto" w:fill="EEECE1" w:themeFill="background2"/>
            <w:vAlign w:val="center"/>
            <w:tcPrChange w:id="2585" w:author="Brian Cullinan" w:date="2013-04-10T15:46:00Z">
              <w:tcPr>
                <w:tcW w:w="2160" w:type="dxa"/>
                <w:gridSpan w:val="3"/>
                <w:shd w:val="clear" w:color="auto" w:fill="EEECE1" w:themeFill="background2"/>
                <w:vAlign w:val="center"/>
              </w:tcPr>
            </w:tcPrChange>
          </w:tcPr>
          <w:p w:rsidR="00BF7855" w:rsidRDefault="006015C9"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586" w:author="Brian Cullinan" w:date="2013-04-10T15:37:00Z"/>
                <w:rFonts w:cstheme="minorHAnsi"/>
                <w:sz w:val="24"/>
                <w:szCs w:val="24"/>
              </w:rPr>
            </w:pPr>
            <w:ins w:id="2587" w:author="Brian Cullinan" w:date="2013-04-10T15:38:00Z">
              <w:r>
                <w:rPr>
                  <w:rFonts w:cstheme="minorHAnsi"/>
                  <w:sz w:val="24"/>
                  <w:szCs w:val="24"/>
                </w:rPr>
                <w:t>No Change</w:t>
              </w:r>
            </w:ins>
          </w:p>
        </w:tc>
      </w:tr>
    </w:tbl>
    <w:p w:rsidR="00BF7855" w:rsidRPr="00AD6D65" w:rsidRDefault="00BF7855" w:rsidP="00B6666B">
      <w:pPr>
        <w:autoSpaceDE w:val="0"/>
        <w:autoSpaceDN w:val="0"/>
        <w:adjustRightInd w:val="0"/>
        <w:spacing w:after="0" w:line="240" w:lineRule="auto"/>
        <w:ind w:left="720"/>
        <w:rPr>
          <w:rFonts w:cstheme="minorHAnsi"/>
          <w:sz w:val="24"/>
          <w:szCs w:val="24"/>
        </w:rPr>
      </w:pPr>
    </w:p>
    <w:p w:rsidR="00631B88" w:rsidRDefault="00631B88" w:rsidP="00B6666B">
      <w:pPr>
        <w:autoSpaceDE w:val="0"/>
        <w:autoSpaceDN w:val="0"/>
        <w:adjustRightInd w:val="0"/>
        <w:spacing w:after="0" w:line="240" w:lineRule="auto"/>
        <w:ind w:left="720"/>
        <w:rPr>
          <w:ins w:id="2588" w:author="Brian Cullinan" w:date="2013-04-10T15:38:00Z"/>
          <w:rFonts w:cstheme="minorHAnsi"/>
          <w:sz w:val="24"/>
          <w:szCs w:val="24"/>
        </w:rPr>
      </w:pPr>
      <w:ins w:id="2589" w:author="Brian Cullinan" w:date="2013-04-10T15:38:00Z">
        <w:r>
          <w:rPr>
            <w:rFonts w:cstheme="minorHAnsi"/>
            <w:sz w:val="24"/>
            <w:szCs w:val="24"/>
          </w:rPr>
          <w:t>Rule 8:</w:t>
        </w:r>
      </w:ins>
    </w:p>
    <w:tbl>
      <w:tblPr>
        <w:tblStyle w:val="LightList-Accent11"/>
        <w:tblW w:w="7341" w:type="dxa"/>
        <w:jc w:val="center"/>
        <w:tblInd w:w="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2590" w:author="Brian Cullinan" w:date="2013-04-10T15:39:00Z">
          <w:tblPr>
            <w:tblStyle w:val="LightList-Accent11"/>
            <w:tblW w:w="5047" w:type="dxa"/>
            <w:jc w:val="center"/>
            <w:tblInd w:w="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2294"/>
        <w:gridCol w:w="2180"/>
        <w:gridCol w:w="2867"/>
        <w:tblGridChange w:id="2591">
          <w:tblGrid>
            <w:gridCol w:w="114"/>
            <w:gridCol w:w="654"/>
            <w:gridCol w:w="1526"/>
            <w:gridCol w:w="768"/>
            <w:gridCol w:w="1412"/>
            <w:gridCol w:w="768"/>
            <w:gridCol w:w="2099"/>
            <w:gridCol w:w="768"/>
          </w:tblGrid>
        </w:tblGridChange>
      </w:tblGrid>
      <w:tr w:rsidR="00631B88" w:rsidRPr="00CF7BDC" w:rsidTr="00631B88">
        <w:trPr>
          <w:cnfStyle w:val="100000000000" w:firstRow="1" w:lastRow="0" w:firstColumn="0" w:lastColumn="0" w:oddVBand="0" w:evenVBand="0" w:oddHBand="0" w:evenHBand="0" w:firstRowFirstColumn="0" w:firstRowLastColumn="0" w:lastRowFirstColumn="0" w:lastRowLastColumn="0"/>
          <w:jc w:val="center"/>
          <w:ins w:id="2592" w:author="Brian Cullinan" w:date="2013-04-10T15:39:00Z"/>
          <w:trPrChange w:id="2593" w:author="Brian Cullinan" w:date="2013-04-10T15:39:00Z">
            <w:trPr>
              <w:gridBefore w:val="1"/>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294" w:type="dxa"/>
            <w:tcPrChange w:id="2594" w:author="Brian Cullinan" w:date="2013-04-10T15:39:00Z">
              <w:tcPr>
                <w:tcW w:w="2180" w:type="dxa"/>
                <w:gridSpan w:val="2"/>
              </w:tcPr>
            </w:tcPrChange>
          </w:tcPr>
          <w:p w:rsidR="00631B88" w:rsidRDefault="00631B88" w:rsidP="00631B88">
            <w:pPr>
              <w:autoSpaceDE w:val="0"/>
              <w:autoSpaceDN w:val="0"/>
              <w:adjustRightInd w:val="0"/>
              <w:cnfStyle w:val="101000000000" w:firstRow="1" w:lastRow="0" w:firstColumn="1" w:lastColumn="0" w:oddVBand="0" w:evenVBand="0" w:oddHBand="0" w:evenHBand="0" w:firstRowFirstColumn="0" w:firstRowLastColumn="0" w:lastRowFirstColumn="0" w:lastRowLastColumn="0"/>
              <w:rPr>
                <w:ins w:id="2595" w:author="Brian Cullinan" w:date="2013-04-10T15:39:00Z"/>
                <w:rFonts w:cstheme="minorHAnsi"/>
                <w:sz w:val="24"/>
                <w:szCs w:val="24"/>
              </w:rPr>
            </w:pPr>
            <w:ins w:id="2596" w:author="Brian Cullinan" w:date="2013-04-10T15:39:00Z">
              <w:r>
                <w:rPr>
                  <w:rFonts w:cstheme="minorHAnsi"/>
                  <w:sz w:val="24"/>
                  <w:szCs w:val="24"/>
                </w:rPr>
                <w:t>Normalize Area &gt;= .9</w:t>
              </w:r>
            </w:ins>
          </w:p>
        </w:tc>
        <w:tc>
          <w:tcPr>
            <w:tcW w:w="2180" w:type="dxa"/>
            <w:vAlign w:val="center"/>
            <w:tcPrChange w:id="2597" w:author="Brian Cullinan" w:date="2013-04-10T15:39:00Z">
              <w:tcPr>
                <w:tcW w:w="2180" w:type="dxa"/>
                <w:gridSpan w:val="2"/>
                <w:vAlign w:val="center"/>
              </w:tcPr>
            </w:tcPrChange>
          </w:tcPr>
          <w:p w:rsidR="00631B88" w:rsidRPr="00CF7BDC" w:rsidRDefault="00631B88">
            <w:pPr>
              <w:autoSpaceDE w:val="0"/>
              <w:autoSpaceDN w:val="0"/>
              <w:adjustRightInd w:val="0"/>
              <w:cnfStyle w:val="100000000000" w:firstRow="1" w:lastRow="0" w:firstColumn="0" w:lastColumn="0" w:oddVBand="0" w:evenVBand="0" w:oddHBand="0" w:evenHBand="0" w:firstRowFirstColumn="0" w:firstRowLastColumn="0" w:lastRowFirstColumn="0" w:lastRowLastColumn="0"/>
              <w:rPr>
                <w:ins w:id="2598" w:author="Brian Cullinan" w:date="2013-04-10T15:39:00Z"/>
                <w:rFonts w:cstheme="minorHAnsi"/>
                <w:b w:val="0"/>
                <w:bCs w:val="0"/>
                <w:color w:val="auto"/>
                <w:sz w:val="24"/>
                <w:szCs w:val="24"/>
              </w:rPr>
              <w:pPrChange w:id="2599" w:author="Brian Cullinan" w:date="2013-04-10T15:39:00Z">
                <w:pPr>
                  <w:autoSpaceDE w:val="0"/>
                  <w:autoSpaceDN w:val="0"/>
                  <w:adjustRightInd w:val="0"/>
                  <w:spacing w:after="200" w:line="276" w:lineRule="auto"/>
                  <w:cnfStyle w:val="100000000000" w:firstRow="1" w:lastRow="0" w:firstColumn="0" w:lastColumn="0" w:oddVBand="0" w:evenVBand="0" w:oddHBand="0" w:evenHBand="0" w:firstRowFirstColumn="0" w:firstRowLastColumn="0" w:lastRowFirstColumn="0" w:lastRowLastColumn="0"/>
                </w:pPr>
              </w:pPrChange>
            </w:pPr>
            <w:ins w:id="2600" w:author="Brian Cullinan" w:date="2013-04-10T15:39:00Z">
              <w:r>
                <w:rPr>
                  <w:rFonts w:cstheme="minorHAnsi"/>
                  <w:sz w:val="24"/>
                  <w:szCs w:val="24"/>
                </w:rPr>
                <w:t>Ring Thickness &gt;= 0</w:t>
              </w:r>
            </w:ins>
          </w:p>
        </w:tc>
        <w:tc>
          <w:tcPr>
            <w:tcW w:w="2867" w:type="dxa"/>
            <w:vAlign w:val="center"/>
            <w:tcPrChange w:id="2601" w:author="Brian Cullinan" w:date="2013-04-10T15:39:00Z">
              <w:tcPr>
                <w:tcW w:w="2867" w:type="dxa"/>
                <w:gridSpan w:val="2"/>
                <w:vAlign w:val="center"/>
              </w:tcPr>
            </w:tcPrChange>
          </w:tcPr>
          <w:p w:rsidR="00631B88" w:rsidRPr="00CF7BDC" w:rsidRDefault="00631B88" w:rsidP="00CF7BDC">
            <w:pPr>
              <w:autoSpaceDE w:val="0"/>
              <w:autoSpaceDN w:val="0"/>
              <w:adjustRightInd w:val="0"/>
              <w:cnfStyle w:val="100000000000" w:firstRow="1" w:lastRow="0" w:firstColumn="0" w:lastColumn="0" w:oddVBand="0" w:evenVBand="0" w:oddHBand="0" w:evenHBand="0" w:firstRowFirstColumn="0" w:firstRowLastColumn="0" w:lastRowFirstColumn="0" w:lastRowLastColumn="0"/>
              <w:rPr>
                <w:ins w:id="2602" w:author="Brian Cullinan" w:date="2013-04-10T15:39:00Z"/>
                <w:rFonts w:cstheme="minorHAnsi"/>
                <w:sz w:val="24"/>
                <w:szCs w:val="24"/>
              </w:rPr>
            </w:pPr>
            <w:ins w:id="2603" w:author="Brian Cullinan" w:date="2013-04-10T15:39:00Z">
              <w:r w:rsidRPr="00CF7BDC">
                <w:rPr>
                  <w:rFonts w:cstheme="minorHAnsi"/>
                  <w:sz w:val="24"/>
                  <w:szCs w:val="24"/>
                </w:rPr>
                <w:t>Significance Score</w:t>
              </w:r>
            </w:ins>
          </w:p>
        </w:tc>
      </w:tr>
      <w:tr w:rsidR="00631B88" w:rsidTr="005436CD">
        <w:trPr>
          <w:cnfStyle w:val="000000100000" w:firstRow="0" w:lastRow="0" w:firstColumn="0" w:lastColumn="0" w:oddVBand="0" w:evenVBand="0" w:oddHBand="1" w:evenHBand="0" w:firstRowFirstColumn="0" w:firstRowLastColumn="0" w:lastRowFirstColumn="0" w:lastRowLastColumn="0"/>
          <w:jc w:val="center"/>
          <w:ins w:id="2604" w:author="Brian Cullinan" w:date="2013-04-10T15:39:00Z"/>
          <w:trPrChange w:id="2605" w:author="Brian Cullinan" w:date="2013-04-10T15:40:00Z">
            <w:trPr>
              <w:gridBefore w:val="1"/>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294" w:type="dxa"/>
            <w:tcBorders>
              <w:top w:val="none" w:sz="0" w:space="0" w:color="auto"/>
              <w:left w:val="none" w:sz="0" w:space="0" w:color="auto"/>
              <w:bottom w:val="none" w:sz="0" w:space="0" w:color="auto"/>
            </w:tcBorders>
            <w:tcPrChange w:id="2606" w:author="Brian Cullinan" w:date="2013-04-10T15:40:00Z">
              <w:tcPr>
                <w:tcW w:w="2180" w:type="dxa"/>
                <w:gridSpan w:val="2"/>
              </w:tcPr>
            </w:tcPrChange>
          </w:tcPr>
          <w:p w:rsidR="00631B88" w:rsidRPr="00CF7BDC" w:rsidRDefault="00631B88" w:rsidP="00CF7BDC">
            <w:pPr>
              <w:autoSpaceDE w:val="0"/>
              <w:autoSpaceDN w:val="0"/>
              <w:adjustRightInd w:val="0"/>
              <w:cnfStyle w:val="001000100000" w:firstRow="0" w:lastRow="0" w:firstColumn="1" w:lastColumn="0" w:oddVBand="0" w:evenVBand="0" w:oddHBand="1" w:evenHBand="0" w:firstRowFirstColumn="0" w:firstRowLastColumn="0" w:lastRowFirstColumn="0" w:lastRowLastColumn="0"/>
              <w:rPr>
                <w:ins w:id="2607" w:author="Brian Cullinan" w:date="2013-04-10T15:39:00Z"/>
                <w:rFonts w:cstheme="minorHAnsi"/>
                <w:b w:val="0"/>
                <w:sz w:val="24"/>
                <w:szCs w:val="24"/>
              </w:rPr>
            </w:pPr>
            <w:ins w:id="2608" w:author="Brian Cullinan" w:date="2013-04-10T15:39:00Z">
              <w:r>
                <w:rPr>
                  <w:rFonts w:cstheme="minorHAnsi"/>
                  <w:b w:val="0"/>
                  <w:sz w:val="24"/>
                  <w:szCs w:val="24"/>
                </w:rPr>
                <w:t>True</w:t>
              </w:r>
            </w:ins>
          </w:p>
        </w:tc>
        <w:tc>
          <w:tcPr>
            <w:tcW w:w="2180" w:type="dxa"/>
            <w:tcBorders>
              <w:top w:val="none" w:sz="0" w:space="0" w:color="auto"/>
              <w:bottom w:val="none" w:sz="0" w:space="0" w:color="auto"/>
            </w:tcBorders>
            <w:vAlign w:val="center"/>
            <w:tcPrChange w:id="2609" w:author="Brian Cullinan" w:date="2013-04-10T15:40:00Z">
              <w:tcPr>
                <w:tcW w:w="2180" w:type="dxa"/>
                <w:gridSpan w:val="2"/>
                <w:vAlign w:val="center"/>
              </w:tcPr>
            </w:tcPrChange>
          </w:tcPr>
          <w:p w:rsidR="00631B88" w:rsidRPr="005436CD" w:rsidRDefault="00631B88" w:rsidP="00CF7BDC">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rPr>
                <w:ins w:id="2610" w:author="Brian Cullinan" w:date="2013-04-10T15:39:00Z"/>
                <w:rFonts w:cstheme="minorHAnsi"/>
                <w:sz w:val="24"/>
                <w:szCs w:val="24"/>
                <w:rPrChange w:id="2611" w:author="Brian Cullinan" w:date="2013-04-10T15:40:00Z">
                  <w:rPr>
                    <w:ins w:id="2612" w:author="Brian Cullinan" w:date="2013-04-10T15:39:00Z"/>
                    <w:rFonts w:cstheme="minorHAnsi"/>
                    <w:b/>
                    <w:sz w:val="24"/>
                    <w:szCs w:val="24"/>
                  </w:rPr>
                </w:rPrChange>
              </w:rPr>
            </w:pPr>
            <w:ins w:id="2613" w:author="Brian Cullinan" w:date="2013-04-10T15:39:00Z">
              <w:r w:rsidRPr="005436CD">
                <w:rPr>
                  <w:rFonts w:cstheme="minorHAnsi"/>
                  <w:sz w:val="24"/>
                  <w:szCs w:val="24"/>
                  <w:rPrChange w:id="2614" w:author="Brian Cullinan" w:date="2013-04-10T15:40:00Z">
                    <w:rPr>
                      <w:rFonts w:cstheme="minorHAnsi"/>
                      <w:b/>
                      <w:sz w:val="24"/>
                      <w:szCs w:val="24"/>
                    </w:rPr>
                  </w:rPrChange>
                </w:rPr>
                <w:t>True</w:t>
              </w:r>
            </w:ins>
          </w:p>
        </w:tc>
        <w:tc>
          <w:tcPr>
            <w:tcW w:w="2867" w:type="dxa"/>
            <w:tcBorders>
              <w:top w:val="none" w:sz="0" w:space="0" w:color="auto"/>
              <w:bottom w:val="none" w:sz="0" w:space="0" w:color="auto"/>
              <w:right w:val="none" w:sz="0" w:space="0" w:color="auto"/>
            </w:tcBorders>
            <w:shd w:val="clear" w:color="auto" w:fill="FFFFFF" w:themeFill="background1"/>
            <w:vAlign w:val="center"/>
            <w:tcPrChange w:id="2615" w:author="Brian Cullinan" w:date="2013-04-10T15:40:00Z">
              <w:tcPr>
                <w:tcW w:w="2867" w:type="dxa"/>
                <w:gridSpan w:val="2"/>
                <w:shd w:val="clear" w:color="auto" w:fill="FFFFFF" w:themeFill="background1"/>
                <w:vAlign w:val="center"/>
              </w:tcPr>
            </w:tcPrChange>
          </w:tcPr>
          <w:p w:rsidR="00631B88" w:rsidRDefault="00631B88">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616" w:author="Brian Cullinan" w:date="2013-04-10T15:39:00Z"/>
                <w:rFonts w:cstheme="minorHAnsi"/>
                <w:sz w:val="24"/>
                <w:szCs w:val="24"/>
              </w:rPr>
              <w:pPrChange w:id="2617" w:author="Brian Cullinan" w:date="2013-04-10T15:40: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2618" w:author="Brian Cullinan" w:date="2013-04-10T15:39:00Z">
              <w:r>
                <w:rPr>
                  <w:rFonts w:cstheme="minorHAnsi"/>
                  <w:sz w:val="24"/>
                  <w:szCs w:val="24"/>
                </w:rPr>
                <w:t>+</w:t>
              </w:r>
            </w:ins>
            <w:ins w:id="2619" w:author="Brian Cullinan" w:date="2013-04-10T15:40:00Z">
              <w:r>
                <w:rPr>
                  <w:rFonts w:cstheme="minorHAnsi"/>
                  <w:sz w:val="24"/>
                  <w:szCs w:val="24"/>
                </w:rPr>
                <w:t>1</w:t>
              </w:r>
            </w:ins>
            <w:ins w:id="2620" w:author="Brian Cullinan" w:date="2013-04-10T15:39:00Z">
              <w:r>
                <w:rPr>
                  <w:rFonts w:cstheme="minorHAnsi"/>
                  <w:sz w:val="24"/>
                  <w:szCs w:val="24"/>
                </w:rPr>
                <w:t>5000</w:t>
              </w:r>
            </w:ins>
          </w:p>
        </w:tc>
      </w:tr>
      <w:tr w:rsidR="00631B88" w:rsidTr="00236E87">
        <w:trPr>
          <w:jc w:val="center"/>
          <w:ins w:id="2621" w:author="Brian Cullinan" w:date="2013-04-10T15:39:00Z"/>
          <w:trPrChange w:id="2622" w:author="Brian Cullinan" w:date="2013-04-10T15:44:00Z">
            <w:trPr>
              <w:gridBefore w:val="1"/>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294" w:type="dxa"/>
            <w:shd w:val="clear" w:color="auto" w:fill="FFFFFF" w:themeFill="background1"/>
            <w:tcPrChange w:id="2623" w:author="Brian Cullinan" w:date="2013-04-10T15:44:00Z">
              <w:tcPr>
                <w:tcW w:w="2180" w:type="dxa"/>
                <w:gridSpan w:val="2"/>
                <w:shd w:val="clear" w:color="auto" w:fill="EEECE1" w:themeFill="background2"/>
              </w:tcPr>
            </w:tcPrChange>
          </w:tcPr>
          <w:p w:rsidR="00631B88" w:rsidRPr="00CF7BDC" w:rsidRDefault="00631B88" w:rsidP="00CF7BDC">
            <w:pPr>
              <w:autoSpaceDE w:val="0"/>
              <w:autoSpaceDN w:val="0"/>
              <w:adjustRightInd w:val="0"/>
              <w:rPr>
                <w:ins w:id="2624" w:author="Brian Cullinan" w:date="2013-04-10T15:39:00Z"/>
                <w:rFonts w:cstheme="minorHAnsi"/>
                <w:b w:val="0"/>
                <w:sz w:val="24"/>
                <w:szCs w:val="24"/>
              </w:rPr>
            </w:pPr>
            <w:ins w:id="2625" w:author="Brian Cullinan" w:date="2013-04-10T15:39:00Z">
              <w:r>
                <w:rPr>
                  <w:rFonts w:cstheme="minorHAnsi"/>
                  <w:b w:val="0"/>
                  <w:sz w:val="24"/>
                  <w:szCs w:val="24"/>
                </w:rPr>
                <w:t>True</w:t>
              </w:r>
            </w:ins>
          </w:p>
        </w:tc>
        <w:tc>
          <w:tcPr>
            <w:tcW w:w="2180" w:type="dxa"/>
            <w:shd w:val="clear" w:color="auto" w:fill="EEECE1" w:themeFill="background2"/>
            <w:vAlign w:val="center"/>
            <w:tcPrChange w:id="2626" w:author="Brian Cullinan" w:date="2013-04-10T15:44:00Z">
              <w:tcPr>
                <w:tcW w:w="2180" w:type="dxa"/>
                <w:gridSpan w:val="2"/>
                <w:shd w:val="clear" w:color="auto" w:fill="EEECE1" w:themeFill="background2"/>
                <w:vAlign w:val="center"/>
              </w:tcPr>
            </w:tcPrChange>
          </w:tcPr>
          <w:p w:rsidR="00631B88" w:rsidRPr="005436CD" w:rsidRDefault="00631B88" w:rsidP="00CF7BDC">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rPr>
                <w:ins w:id="2627" w:author="Brian Cullinan" w:date="2013-04-10T15:39:00Z"/>
                <w:rFonts w:cstheme="minorHAnsi"/>
                <w:sz w:val="24"/>
                <w:szCs w:val="24"/>
                <w:rPrChange w:id="2628" w:author="Brian Cullinan" w:date="2013-04-10T15:40:00Z">
                  <w:rPr>
                    <w:ins w:id="2629" w:author="Brian Cullinan" w:date="2013-04-10T15:39:00Z"/>
                    <w:rFonts w:cstheme="minorHAnsi"/>
                    <w:b/>
                    <w:sz w:val="24"/>
                    <w:szCs w:val="24"/>
                  </w:rPr>
                </w:rPrChange>
              </w:rPr>
            </w:pPr>
            <w:ins w:id="2630" w:author="Brian Cullinan" w:date="2013-04-10T15:39:00Z">
              <w:r w:rsidRPr="005436CD">
                <w:rPr>
                  <w:rFonts w:cstheme="minorHAnsi"/>
                  <w:sz w:val="24"/>
                  <w:szCs w:val="24"/>
                  <w:rPrChange w:id="2631" w:author="Brian Cullinan" w:date="2013-04-10T15:40:00Z">
                    <w:rPr>
                      <w:rFonts w:cstheme="minorHAnsi"/>
                      <w:b/>
                      <w:sz w:val="24"/>
                      <w:szCs w:val="24"/>
                    </w:rPr>
                  </w:rPrChange>
                </w:rPr>
                <w:t>False</w:t>
              </w:r>
            </w:ins>
          </w:p>
        </w:tc>
        <w:tc>
          <w:tcPr>
            <w:tcW w:w="2867" w:type="dxa"/>
            <w:shd w:val="clear" w:color="auto" w:fill="EEECE1" w:themeFill="background2"/>
            <w:vAlign w:val="center"/>
            <w:tcPrChange w:id="2632" w:author="Brian Cullinan" w:date="2013-04-10T15:44:00Z">
              <w:tcPr>
                <w:tcW w:w="2867" w:type="dxa"/>
                <w:gridSpan w:val="2"/>
                <w:shd w:val="clear" w:color="auto" w:fill="EEECE1" w:themeFill="background2"/>
                <w:vAlign w:val="center"/>
              </w:tcPr>
            </w:tcPrChange>
          </w:tcPr>
          <w:p w:rsidR="00631B88" w:rsidRDefault="00631B88"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633" w:author="Brian Cullinan" w:date="2013-04-10T15:39:00Z"/>
                <w:rFonts w:cstheme="minorHAnsi"/>
                <w:sz w:val="24"/>
                <w:szCs w:val="24"/>
              </w:rPr>
            </w:pPr>
            <w:ins w:id="2634" w:author="Brian Cullinan" w:date="2013-04-10T15:39:00Z">
              <w:r>
                <w:rPr>
                  <w:rFonts w:cstheme="minorHAnsi"/>
                  <w:sz w:val="24"/>
                  <w:szCs w:val="24"/>
                </w:rPr>
                <w:t>No Change</w:t>
              </w:r>
            </w:ins>
          </w:p>
        </w:tc>
      </w:tr>
      <w:tr w:rsidR="00631B88" w:rsidTr="00236E87">
        <w:tblPrEx>
          <w:tblPrExChange w:id="2635" w:author="Brian Cullinan" w:date="2013-04-10T15:44:00Z">
            <w:tblPrEx>
              <w:tblW w:w="7341" w:type="dxa"/>
              <w:tblInd w:w="768" w:type="dxa"/>
            </w:tblPrEx>
          </w:tblPrExChange>
        </w:tblPrEx>
        <w:trPr>
          <w:cnfStyle w:val="000000100000" w:firstRow="0" w:lastRow="0" w:firstColumn="0" w:lastColumn="0" w:oddVBand="0" w:evenVBand="0" w:oddHBand="1" w:evenHBand="0" w:firstRowFirstColumn="0" w:firstRowLastColumn="0" w:lastRowFirstColumn="0" w:lastRowLastColumn="0"/>
          <w:jc w:val="center"/>
          <w:ins w:id="2636" w:author="Brian Cullinan" w:date="2013-04-10T15:39:00Z"/>
          <w:trPrChange w:id="2637" w:author="Brian Cullinan" w:date="2013-04-10T15:44: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294" w:type="dxa"/>
            <w:tcBorders>
              <w:top w:val="none" w:sz="0" w:space="0" w:color="auto"/>
              <w:left w:val="none" w:sz="0" w:space="0" w:color="auto"/>
              <w:bottom w:val="none" w:sz="0" w:space="0" w:color="auto"/>
            </w:tcBorders>
            <w:shd w:val="clear" w:color="auto" w:fill="EEECE1" w:themeFill="background2"/>
            <w:tcPrChange w:id="2638" w:author="Brian Cullinan" w:date="2013-04-10T15:44:00Z">
              <w:tcPr>
                <w:tcW w:w="2294" w:type="dxa"/>
                <w:gridSpan w:val="3"/>
                <w:shd w:val="clear" w:color="auto" w:fill="EEECE1" w:themeFill="background2"/>
              </w:tcPr>
            </w:tcPrChange>
          </w:tcPr>
          <w:p w:rsidR="00631B88" w:rsidRDefault="00631B88" w:rsidP="00CF7BDC">
            <w:pPr>
              <w:autoSpaceDE w:val="0"/>
              <w:autoSpaceDN w:val="0"/>
              <w:adjustRightInd w:val="0"/>
              <w:cnfStyle w:val="001000100000" w:firstRow="0" w:lastRow="0" w:firstColumn="1" w:lastColumn="0" w:oddVBand="0" w:evenVBand="0" w:oddHBand="1" w:evenHBand="0" w:firstRowFirstColumn="0" w:firstRowLastColumn="0" w:lastRowFirstColumn="0" w:lastRowLastColumn="0"/>
              <w:rPr>
                <w:ins w:id="2639" w:author="Brian Cullinan" w:date="2013-04-10T15:39:00Z"/>
                <w:rFonts w:cstheme="minorHAnsi"/>
                <w:b w:val="0"/>
                <w:sz w:val="24"/>
                <w:szCs w:val="24"/>
              </w:rPr>
            </w:pPr>
            <w:ins w:id="2640" w:author="Brian Cullinan" w:date="2013-04-10T15:39:00Z">
              <w:r>
                <w:rPr>
                  <w:rFonts w:cstheme="minorHAnsi"/>
                  <w:b w:val="0"/>
                  <w:sz w:val="24"/>
                  <w:szCs w:val="24"/>
                </w:rPr>
                <w:t>False</w:t>
              </w:r>
            </w:ins>
          </w:p>
        </w:tc>
        <w:tc>
          <w:tcPr>
            <w:tcW w:w="2180" w:type="dxa"/>
            <w:tcBorders>
              <w:top w:val="none" w:sz="0" w:space="0" w:color="auto"/>
              <w:bottom w:val="none" w:sz="0" w:space="0" w:color="auto"/>
            </w:tcBorders>
            <w:shd w:val="clear" w:color="auto" w:fill="FFFFFF" w:themeFill="background1"/>
            <w:vAlign w:val="center"/>
            <w:tcPrChange w:id="2641" w:author="Brian Cullinan" w:date="2013-04-10T15:44:00Z">
              <w:tcPr>
                <w:tcW w:w="2180" w:type="dxa"/>
                <w:gridSpan w:val="2"/>
                <w:shd w:val="clear" w:color="auto" w:fill="EEECE1" w:themeFill="background2"/>
                <w:vAlign w:val="center"/>
              </w:tcPr>
            </w:tcPrChange>
          </w:tcPr>
          <w:p w:rsidR="00631B88" w:rsidRPr="005436CD" w:rsidRDefault="00631B88" w:rsidP="00CF7BDC">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rPr>
                <w:ins w:id="2642" w:author="Brian Cullinan" w:date="2013-04-10T15:39:00Z"/>
                <w:rFonts w:cstheme="minorHAnsi"/>
                <w:sz w:val="24"/>
                <w:szCs w:val="24"/>
                <w:rPrChange w:id="2643" w:author="Brian Cullinan" w:date="2013-04-10T15:40:00Z">
                  <w:rPr>
                    <w:ins w:id="2644" w:author="Brian Cullinan" w:date="2013-04-10T15:39:00Z"/>
                    <w:rFonts w:cstheme="minorHAnsi"/>
                    <w:b/>
                    <w:sz w:val="24"/>
                    <w:szCs w:val="24"/>
                  </w:rPr>
                </w:rPrChange>
              </w:rPr>
            </w:pPr>
            <w:ins w:id="2645" w:author="Brian Cullinan" w:date="2013-04-10T15:39:00Z">
              <w:r w:rsidRPr="005436CD">
                <w:rPr>
                  <w:rFonts w:cstheme="minorHAnsi"/>
                  <w:sz w:val="24"/>
                  <w:szCs w:val="24"/>
                  <w:rPrChange w:id="2646" w:author="Brian Cullinan" w:date="2013-04-10T15:40:00Z">
                    <w:rPr>
                      <w:rFonts w:cstheme="minorHAnsi"/>
                      <w:b/>
                      <w:sz w:val="24"/>
                      <w:szCs w:val="24"/>
                    </w:rPr>
                  </w:rPrChange>
                </w:rPr>
                <w:t>True</w:t>
              </w:r>
            </w:ins>
          </w:p>
        </w:tc>
        <w:tc>
          <w:tcPr>
            <w:tcW w:w="2867" w:type="dxa"/>
            <w:tcBorders>
              <w:top w:val="none" w:sz="0" w:space="0" w:color="auto"/>
              <w:bottom w:val="none" w:sz="0" w:space="0" w:color="auto"/>
              <w:right w:val="none" w:sz="0" w:space="0" w:color="auto"/>
            </w:tcBorders>
            <w:shd w:val="clear" w:color="auto" w:fill="EEECE1" w:themeFill="background2"/>
            <w:vAlign w:val="center"/>
            <w:tcPrChange w:id="2647" w:author="Brian Cullinan" w:date="2013-04-10T15:44:00Z">
              <w:tcPr>
                <w:tcW w:w="2867" w:type="dxa"/>
                <w:gridSpan w:val="2"/>
                <w:shd w:val="clear" w:color="auto" w:fill="EEECE1" w:themeFill="background2"/>
                <w:vAlign w:val="center"/>
              </w:tcPr>
            </w:tcPrChange>
          </w:tcPr>
          <w:p w:rsidR="00631B88" w:rsidRDefault="00631B88" w:rsidP="00CF7BDC">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648" w:author="Brian Cullinan" w:date="2013-04-10T15:39:00Z"/>
                <w:rFonts w:cstheme="minorHAnsi"/>
                <w:sz w:val="24"/>
                <w:szCs w:val="24"/>
              </w:rPr>
            </w:pPr>
            <w:ins w:id="2649" w:author="Brian Cullinan" w:date="2013-04-10T15:39:00Z">
              <w:r>
                <w:rPr>
                  <w:rFonts w:cstheme="minorHAnsi"/>
                  <w:sz w:val="24"/>
                  <w:szCs w:val="24"/>
                </w:rPr>
                <w:t>No Change</w:t>
              </w:r>
            </w:ins>
          </w:p>
        </w:tc>
      </w:tr>
      <w:tr w:rsidR="00631B88" w:rsidTr="00631B88">
        <w:trPr>
          <w:jc w:val="center"/>
          <w:ins w:id="2650" w:author="Brian Cullinan" w:date="2013-04-10T15:39:00Z"/>
        </w:trPr>
        <w:tc>
          <w:tcPr>
            <w:cnfStyle w:val="001000000000" w:firstRow="0" w:lastRow="0" w:firstColumn="1" w:lastColumn="0" w:oddVBand="0" w:evenVBand="0" w:oddHBand="0" w:evenHBand="0" w:firstRowFirstColumn="0" w:firstRowLastColumn="0" w:lastRowFirstColumn="0" w:lastRowLastColumn="0"/>
            <w:tcW w:w="2294" w:type="dxa"/>
            <w:shd w:val="clear" w:color="auto" w:fill="EEECE1" w:themeFill="background2"/>
          </w:tcPr>
          <w:p w:rsidR="00631B88" w:rsidRDefault="00631B88" w:rsidP="00CF7BDC">
            <w:pPr>
              <w:autoSpaceDE w:val="0"/>
              <w:autoSpaceDN w:val="0"/>
              <w:adjustRightInd w:val="0"/>
              <w:rPr>
                <w:ins w:id="2651" w:author="Brian Cullinan" w:date="2013-04-10T15:39:00Z"/>
                <w:rFonts w:cstheme="minorHAnsi"/>
                <w:b w:val="0"/>
                <w:sz w:val="24"/>
                <w:szCs w:val="24"/>
              </w:rPr>
            </w:pPr>
            <w:ins w:id="2652" w:author="Brian Cullinan" w:date="2013-04-10T15:39:00Z">
              <w:r>
                <w:rPr>
                  <w:rFonts w:cstheme="minorHAnsi"/>
                  <w:b w:val="0"/>
                  <w:sz w:val="24"/>
                  <w:szCs w:val="24"/>
                </w:rPr>
                <w:t>False</w:t>
              </w:r>
            </w:ins>
          </w:p>
        </w:tc>
        <w:tc>
          <w:tcPr>
            <w:tcW w:w="2180" w:type="dxa"/>
            <w:shd w:val="clear" w:color="auto" w:fill="EEECE1" w:themeFill="background2"/>
            <w:vAlign w:val="center"/>
          </w:tcPr>
          <w:p w:rsidR="00631B88" w:rsidRPr="005436CD" w:rsidRDefault="00631B88" w:rsidP="00CF7BDC">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rPr>
                <w:ins w:id="2653" w:author="Brian Cullinan" w:date="2013-04-10T15:39:00Z"/>
                <w:rFonts w:cstheme="minorHAnsi"/>
                <w:sz w:val="24"/>
                <w:szCs w:val="24"/>
                <w:rPrChange w:id="2654" w:author="Brian Cullinan" w:date="2013-04-10T15:40:00Z">
                  <w:rPr>
                    <w:ins w:id="2655" w:author="Brian Cullinan" w:date="2013-04-10T15:39:00Z"/>
                    <w:rFonts w:cstheme="minorHAnsi"/>
                    <w:b/>
                    <w:sz w:val="24"/>
                    <w:szCs w:val="24"/>
                  </w:rPr>
                </w:rPrChange>
              </w:rPr>
            </w:pPr>
            <w:ins w:id="2656" w:author="Brian Cullinan" w:date="2013-04-10T15:39:00Z">
              <w:r w:rsidRPr="005436CD">
                <w:rPr>
                  <w:rFonts w:cstheme="minorHAnsi"/>
                  <w:sz w:val="24"/>
                  <w:szCs w:val="24"/>
                  <w:rPrChange w:id="2657" w:author="Brian Cullinan" w:date="2013-04-10T15:40:00Z">
                    <w:rPr>
                      <w:rFonts w:cstheme="minorHAnsi"/>
                      <w:b/>
                      <w:sz w:val="24"/>
                      <w:szCs w:val="24"/>
                    </w:rPr>
                  </w:rPrChange>
                </w:rPr>
                <w:t>False</w:t>
              </w:r>
            </w:ins>
          </w:p>
        </w:tc>
        <w:tc>
          <w:tcPr>
            <w:tcW w:w="2867" w:type="dxa"/>
            <w:shd w:val="clear" w:color="auto" w:fill="EEECE1" w:themeFill="background2"/>
            <w:vAlign w:val="center"/>
          </w:tcPr>
          <w:p w:rsidR="00631B88" w:rsidRDefault="00631B88"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658" w:author="Brian Cullinan" w:date="2013-04-10T15:39:00Z"/>
                <w:rFonts w:cstheme="minorHAnsi"/>
                <w:sz w:val="24"/>
                <w:szCs w:val="24"/>
              </w:rPr>
            </w:pPr>
            <w:ins w:id="2659" w:author="Brian Cullinan" w:date="2013-04-10T15:39:00Z">
              <w:r>
                <w:rPr>
                  <w:rFonts w:cstheme="minorHAnsi"/>
                  <w:sz w:val="24"/>
                  <w:szCs w:val="24"/>
                </w:rPr>
                <w:t>No Change</w:t>
              </w:r>
            </w:ins>
          </w:p>
        </w:tc>
      </w:tr>
    </w:tbl>
    <w:p w:rsidR="00B6666B" w:rsidRPr="00AD6D65" w:rsidDel="00631B88" w:rsidRDefault="00B6666B" w:rsidP="00B6666B">
      <w:pPr>
        <w:autoSpaceDE w:val="0"/>
        <w:autoSpaceDN w:val="0"/>
        <w:adjustRightInd w:val="0"/>
        <w:spacing w:after="0" w:line="240" w:lineRule="auto"/>
        <w:ind w:left="720"/>
        <w:rPr>
          <w:del w:id="2660" w:author="Brian Cullinan" w:date="2013-04-10T15:38:00Z"/>
          <w:rFonts w:cstheme="minorHAnsi"/>
          <w:sz w:val="24"/>
          <w:szCs w:val="24"/>
        </w:rPr>
      </w:pPr>
      <w:del w:id="2661" w:author="Brian Cullinan" w:date="2013-04-10T15:38:00Z">
        <w:r w:rsidRPr="00AD6D65" w:rsidDel="00631B88">
          <w:rPr>
            <w:rFonts w:cstheme="minorHAnsi"/>
            <w:sz w:val="24"/>
            <w:szCs w:val="24"/>
          </w:rPr>
          <w:delText>// Rule Set 7</w:delText>
        </w:r>
      </w:del>
    </w:p>
    <w:p w:rsidR="00B6666B" w:rsidRPr="00AD6D65" w:rsidDel="00631B88" w:rsidRDefault="00B6666B" w:rsidP="00B6666B">
      <w:pPr>
        <w:autoSpaceDE w:val="0"/>
        <w:autoSpaceDN w:val="0"/>
        <w:adjustRightInd w:val="0"/>
        <w:spacing w:after="0" w:line="240" w:lineRule="auto"/>
        <w:ind w:left="720"/>
        <w:rPr>
          <w:del w:id="2662" w:author="Brian Cullinan" w:date="2013-04-10T15:38:00Z"/>
          <w:rFonts w:cstheme="minorHAnsi"/>
          <w:sz w:val="24"/>
          <w:szCs w:val="24"/>
        </w:rPr>
      </w:pPr>
      <w:del w:id="2663" w:author="Brian Cullinan" w:date="2013-04-10T15:38:00Z">
        <w:r w:rsidRPr="00AD6D65" w:rsidDel="00631B88">
          <w:rPr>
            <w:rFonts w:cstheme="minorHAnsi"/>
            <w:sz w:val="24"/>
            <w:szCs w:val="24"/>
          </w:rPr>
          <w:delText>// ----------</w:delText>
        </w:r>
      </w:del>
    </w:p>
    <w:p w:rsidR="00B6666B" w:rsidRPr="00AD6D65" w:rsidDel="00631B88" w:rsidRDefault="00B6666B" w:rsidP="00B6666B">
      <w:pPr>
        <w:autoSpaceDE w:val="0"/>
        <w:autoSpaceDN w:val="0"/>
        <w:adjustRightInd w:val="0"/>
        <w:spacing w:after="0" w:line="240" w:lineRule="auto"/>
        <w:ind w:left="720"/>
        <w:rPr>
          <w:del w:id="2664" w:author="Brian Cullinan" w:date="2013-04-10T15:38:00Z"/>
          <w:rFonts w:cstheme="minorHAnsi"/>
          <w:sz w:val="24"/>
          <w:szCs w:val="24"/>
        </w:rPr>
      </w:pPr>
      <w:del w:id="2665" w:author="Brian Cullinan" w:date="2013-04-10T15:38:00Z">
        <w:r w:rsidRPr="00AD6D65" w:rsidDel="00631B88">
          <w:rPr>
            <w:rFonts w:cstheme="minorHAnsi"/>
            <w:sz w:val="24"/>
            <w:szCs w:val="24"/>
          </w:rPr>
          <w:delText>SignificanceScore += BreakCoefficient * 5000;</w:delText>
        </w:r>
      </w:del>
    </w:p>
    <w:p w:rsidR="00B6666B" w:rsidRPr="00AD6D65" w:rsidDel="00631B88" w:rsidRDefault="00B6666B" w:rsidP="00B6666B">
      <w:pPr>
        <w:autoSpaceDE w:val="0"/>
        <w:autoSpaceDN w:val="0"/>
        <w:adjustRightInd w:val="0"/>
        <w:spacing w:after="0" w:line="240" w:lineRule="auto"/>
        <w:ind w:left="720"/>
        <w:rPr>
          <w:del w:id="2666" w:author="Brian Cullinan" w:date="2013-04-10T15:38:00Z"/>
          <w:rFonts w:cstheme="minorHAnsi"/>
          <w:sz w:val="24"/>
          <w:szCs w:val="24"/>
        </w:rPr>
      </w:pPr>
    </w:p>
    <w:p w:rsidR="00631B88" w:rsidRDefault="00631B88" w:rsidP="00B6666B">
      <w:pPr>
        <w:autoSpaceDE w:val="0"/>
        <w:autoSpaceDN w:val="0"/>
        <w:adjustRightInd w:val="0"/>
        <w:spacing w:after="0" w:line="240" w:lineRule="auto"/>
        <w:ind w:left="720"/>
        <w:rPr>
          <w:ins w:id="2667" w:author="Brian Cullinan" w:date="2013-04-10T15:38:00Z"/>
          <w:rFonts w:cstheme="minorHAnsi"/>
          <w:sz w:val="24"/>
          <w:szCs w:val="24"/>
        </w:rPr>
      </w:pPr>
    </w:p>
    <w:p w:rsidR="00094841" w:rsidRDefault="00094841" w:rsidP="00B6666B">
      <w:pPr>
        <w:autoSpaceDE w:val="0"/>
        <w:autoSpaceDN w:val="0"/>
        <w:adjustRightInd w:val="0"/>
        <w:spacing w:after="0" w:line="240" w:lineRule="auto"/>
        <w:ind w:left="720"/>
        <w:rPr>
          <w:ins w:id="2668" w:author="Brian Cullinan" w:date="2013-04-10T15:40:00Z"/>
          <w:rFonts w:cstheme="minorHAnsi"/>
          <w:sz w:val="24"/>
          <w:szCs w:val="24"/>
        </w:rPr>
      </w:pPr>
      <w:ins w:id="2669" w:author="Brian Cullinan" w:date="2013-04-10T15:40:00Z">
        <w:r>
          <w:rPr>
            <w:rFonts w:cstheme="minorHAnsi"/>
            <w:sz w:val="24"/>
            <w:szCs w:val="24"/>
          </w:rPr>
          <w:t>Rule 9:</w:t>
        </w:r>
      </w:ins>
    </w:p>
    <w:p w:rsidR="004443FC" w:rsidRDefault="004443FC" w:rsidP="00B6666B">
      <w:pPr>
        <w:autoSpaceDE w:val="0"/>
        <w:autoSpaceDN w:val="0"/>
        <w:adjustRightInd w:val="0"/>
        <w:spacing w:after="0" w:line="240" w:lineRule="auto"/>
        <w:ind w:left="720"/>
        <w:rPr>
          <w:ins w:id="2670" w:author="Brian Cullinan" w:date="2013-04-10T15:41:00Z"/>
          <w:rFonts w:cstheme="minorHAnsi"/>
          <w:sz w:val="24"/>
          <w:szCs w:val="24"/>
        </w:rPr>
      </w:pPr>
      <w:ins w:id="2671" w:author="Brian Cullinan" w:date="2013-04-10T15:41:00Z">
        <w:r>
          <w:rPr>
            <w:rFonts w:cstheme="minorHAnsi"/>
            <w:sz w:val="24"/>
            <w:szCs w:val="24"/>
          </w:rPr>
          <w:t>This calculation uses the variable values before the weighting is done.</w:t>
        </w:r>
      </w:ins>
    </w:p>
    <w:tbl>
      <w:tblPr>
        <w:tblStyle w:val="LightList-Accent11"/>
        <w:tblW w:w="4073" w:type="dxa"/>
        <w:jc w:val="center"/>
        <w:tblInd w:w="1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2672" w:author="Brian Cullinan" w:date="2013-04-10T15:46:00Z">
          <w:tblPr>
            <w:tblStyle w:val="LightList-Accent11"/>
            <w:tblW w:w="4953" w:type="dxa"/>
            <w:jc w:val="center"/>
            <w:tblInd w:w="9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1972"/>
        <w:gridCol w:w="2101"/>
        <w:tblGridChange w:id="2673">
          <w:tblGrid>
            <w:gridCol w:w="2086"/>
            <w:gridCol w:w="2867"/>
          </w:tblGrid>
        </w:tblGridChange>
      </w:tblGrid>
      <w:tr w:rsidR="00625284" w:rsidRPr="00CF7BDC" w:rsidTr="0048070E">
        <w:trPr>
          <w:cnfStyle w:val="100000000000" w:firstRow="1" w:lastRow="0" w:firstColumn="0" w:lastColumn="0" w:oddVBand="0" w:evenVBand="0" w:oddHBand="0" w:evenHBand="0" w:firstRowFirstColumn="0" w:firstRowLastColumn="0" w:lastRowFirstColumn="0" w:lastRowLastColumn="0"/>
          <w:jc w:val="center"/>
          <w:ins w:id="2674" w:author="Brian Cullinan" w:date="2013-04-10T15:42:00Z"/>
          <w:trPrChange w:id="2675" w:author="Brian Cullinan" w:date="2013-04-10T15:46:00Z">
            <w:trPr>
              <w:jc w:val="center"/>
            </w:trPr>
          </w:trPrChange>
        </w:trPr>
        <w:tc>
          <w:tcPr>
            <w:cnfStyle w:val="001000000000" w:firstRow="0" w:lastRow="0" w:firstColumn="1" w:lastColumn="0" w:oddVBand="0" w:evenVBand="0" w:oddHBand="0" w:evenHBand="0" w:firstRowFirstColumn="0" w:firstRowLastColumn="0" w:lastRowFirstColumn="0" w:lastRowLastColumn="0"/>
            <w:tcW w:w="1972" w:type="dxa"/>
            <w:vAlign w:val="center"/>
            <w:tcPrChange w:id="2676" w:author="Brian Cullinan" w:date="2013-04-10T15:46:00Z">
              <w:tcPr>
                <w:tcW w:w="2086" w:type="dxa"/>
                <w:vAlign w:val="center"/>
              </w:tcPr>
            </w:tcPrChange>
          </w:tcPr>
          <w:p w:rsidR="00625284" w:rsidRPr="00CF7BDC" w:rsidRDefault="00625284">
            <w:pPr>
              <w:autoSpaceDE w:val="0"/>
              <w:autoSpaceDN w:val="0"/>
              <w:adjustRightInd w:val="0"/>
              <w:cnfStyle w:val="101000000000" w:firstRow="1" w:lastRow="0" w:firstColumn="1" w:lastColumn="0" w:oddVBand="0" w:evenVBand="0" w:oddHBand="0" w:evenHBand="0" w:firstRowFirstColumn="0" w:firstRowLastColumn="0" w:lastRowFirstColumn="0" w:lastRowLastColumn="0"/>
              <w:rPr>
                <w:ins w:id="2677" w:author="Brian Cullinan" w:date="2013-04-10T15:42:00Z"/>
                <w:rFonts w:cstheme="minorHAnsi"/>
                <w:b w:val="0"/>
                <w:bCs w:val="0"/>
                <w:color w:val="auto"/>
                <w:sz w:val="24"/>
                <w:szCs w:val="24"/>
              </w:rPr>
              <w:pPrChange w:id="2678" w:author="Brian Cullinan" w:date="2013-04-10T15:42:00Z">
                <w:pPr>
                  <w:autoSpaceDE w:val="0"/>
                  <w:autoSpaceDN w:val="0"/>
                  <w:adjustRightInd w:val="0"/>
                  <w:spacing w:after="200" w:line="276" w:lineRule="auto"/>
                  <w:cnfStyle w:val="101000000000" w:firstRow="1" w:lastRow="0" w:firstColumn="1" w:lastColumn="0" w:oddVBand="0" w:evenVBand="0" w:oddHBand="0" w:evenHBand="0" w:firstRowFirstColumn="0" w:firstRowLastColumn="0" w:lastRowFirstColumn="0" w:lastRowLastColumn="0"/>
                </w:pPr>
              </w:pPrChange>
            </w:pPr>
            <w:ins w:id="2679" w:author="Brian Cullinan" w:date="2013-04-10T15:42:00Z">
              <w:r>
                <w:rPr>
                  <w:rFonts w:cstheme="minorHAnsi"/>
                  <w:sz w:val="24"/>
                  <w:szCs w:val="24"/>
                </w:rPr>
                <w:t>Form2</w:t>
              </w:r>
              <w:r w:rsidRPr="00CF7BDC">
                <w:rPr>
                  <w:rFonts w:cstheme="minorHAnsi"/>
                  <w:sz w:val="24"/>
                  <w:szCs w:val="24"/>
                </w:rPr>
                <w:t xml:space="preserve"> &gt; </w:t>
              </w:r>
              <w:r>
                <w:rPr>
                  <w:rFonts w:cstheme="minorHAnsi"/>
                  <w:sz w:val="24"/>
                  <w:szCs w:val="24"/>
                </w:rPr>
                <w:t>Form1_1</w:t>
              </w:r>
            </w:ins>
          </w:p>
        </w:tc>
        <w:tc>
          <w:tcPr>
            <w:tcW w:w="2101" w:type="dxa"/>
            <w:vAlign w:val="center"/>
            <w:tcPrChange w:id="2680" w:author="Brian Cullinan" w:date="2013-04-10T15:46:00Z">
              <w:tcPr>
                <w:tcW w:w="2867" w:type="dxa"/>
                <w:vAlign w:val="center"/>
              </w:tcPr>
            </w:tcPrChange>
          </w:tcPr>
          <w:p w:rsidR="00625284" w:rsidRPr="00CF7BDC" w:rsidRDefault="00625284" w:rsidP="00CF7BDC">
            <w:pPr>
              <w:autoSpaceDE w:val="0"/>
              <w:autoSpaceDN w:val="0"/>
              <w:adjustRightInd w:val="0"/>
              <w:cnfStyle w:val="100000000000" w:firstRow="1" w:lastRow="0" w:firstColumn="0" w:lastColumn="0" w:oddVBand="0" w:evenVBand="0" w:oddHBand="0" w:evenHBand="0" w:firstRowFirstColumn="0" w:firstRowLastColumn="0" w:lastRowFirstColumn="0" w:lastRowLastColumn="0"/>
              <w:rPr>
                <w:ins w:id="2681" w:author="Brian Cullinan" w:date="2013-04-10T15:42:00Z"/>
                <w:rFonts w:cstheme="minorHAnsi"/>
                <w:sz w:val="24"/>
                <w:szCs w:val="24"/>
              </w:rPr>
            </w:pPr>
            <w:ins w:id="2682" w:author="Brian Cullinan" w:date="2013-04-10T15:42:00Z">
              <w:r w:rsidRPr="00CF7BDC">
                <w:rPr>
                  <w:rFonts w:cstheme="minorHAnsi"/>
                  <w:sz w:val="24"/>
                  <w:szCs w:val="24"/>
                </w:rPr>
                <w:t>Significance Score</w:t>
              </w:r>
            </w:ins>
          </w:p>
        </w:tc>
      </w:tr>
      <w:tr w:rsidR="00625284" w:rsidTr="0048070E">
        <w:trPr>
          <w:cnfStyle w:val="000000100000" w:firstRow="0" w:lastRow="0" w:firstColumn="0" w:lastColumn="0" w:oddVBand="0" w:evenVBand="0" w:oddHBand="1" w:evenHBand="0" w:firstRowFirstColumn="0" w:firstRowLastColumn="0" w:lastRowFirstColumn="0" w:lastRowLastColumn="0"/>
          <w:jc w:val="center"/>
          <w:ins w:id="2683" w:author="Brian Cullinan" w:date="2013-04-10T15:42:00Z"/>
          <w:trPrChange w:id="2684" w:author="Brian Cullinan" w:date="2013-04-10T15:46:00Z">
            <w:trPr>
              <w:jc w:val="center"/>
            </w:trPr>
          </w:trPrChange>
        </w:trPr>
        <w:tc>
          <w:tcPr>
            <w:cnfStyle w:val="001000000000" w:firstRow="0" w:lastRow="0" w:firstColumn="1" w:lastColumn="0" w:oddVBand="0" w:evenVBand="0" w:oddHBand="0" w:evenHBand="0" w:firstRowFirstColumn="0" w:firstRowLastColumn="0" w:lastRowFirstColumn="0" w:lastRowLastColumn="0"/>
            <w:tcW w:w="1972" w:type="dxa"/>
            <w:tcBorders>
              <w:top w:val="none" w:sz="0" w:space="0" w:color="auto"/>
              <w:left w:val="none" w:sz="0" w:space="0" w:color="auto"/>
              <w:bottom w:val="none" w:sz="0" w:space="0" w:color="auto"/>
            </w:tcBorders>
            <w:vAlign w:val="center"/>
            <w:tcPrChange w:id="2685" w:author="Brian Cullinan" w:date="2013-04-10T15:46:00Z">
              <w:tcPr>
                <w:tcW w:w="2086" w:type="dxa"/>
                <w:vAlign w:val="center"/>
              </w:tcPr>
            </w:tcPrChange>
          </w:tcPr>
          <w:p w:rsidR="00625284" w:rsidRPr="00CF7BDC" w:rsidRDefault="00625284" w:rsidP="00CF7BDC">
            <w:pPr>
              <w:autoSpaceDE w:val="0"/>
              <w:autoSpaceDN w:val="0"/>
              <w:adjustRightInd w:val="0"/>
              <w:cnfStyle w:val="001000100000" w:firstRow="0" w:lastRow="0" w:firstColumn="1" w:lastColumn="0" w:oddVBand="0" w:evenVBand="0" w:oddHBand="1" w:evenHBand="0" w:firstRowFirstColumn="0" w:firstRowLastColumn="0" w:lastRowFirstColumn="0" w:lastRowLastColumn="0"/>
              <w:rPr>
                <w:ins w:id="2686" w:author="Brian Cullinan" w:date="2013-04-10T15:42:00Z"/>
                <w:rFonts w:cstheme="minorHAnsi"/>
                <w:b w:val="0"/>
                <w:sz w:val="24"/>
                <w:szCs w:val="24"/>
              </w:rPr>
            </w:pPr>
            <w:ins w:id="2687" w:author="Brian Cullinan" w:date="2013-04-10T15:42:00Z">
              <w:r w:rsidRPr="00CF7BDC">
                <w:rPr>
                  <w:rFonts w:cstheme="minorHAnsi"/>
                  <w:b w:val="0"/>
                  <w:sz w:val="24"/>
                  <w:szCs w:val="24"/>
                </w:rPr>
                <w:t>True</w:t>
              </w:r>
            </w:ins>
          </w:p>
        </w:tc>
        <w:tc>
          <w:tcPr>
            <w:tcW w:w="2101" w:type="dxa"/>
            <w:tcBorders>
              <w:top w:val="none" w:sz="0" w:space="0" w:color="auto"/>
              <w:bottom w:val="none" w:sz="0" w:space="0" w:color="auto"/>
              <w:right w:val="none" w:sz="0" w:space="0" w:color="auto"/>
            </w:tcBorders>
            <w:shd w:val="clear" w:color="auto" w:fill="FFFFFF" w:themeFill="background1"/>
            <w:vAlign w:val="center"/>
            <w:tcPrChange w:id="2688" w:author="Brian Cullinan" w:date="2013-04-10T15:46:00Z">
              <w:tcPr>
                <w:tcW w:w="2867" w:type="dxa"/>
                <w:shd w:val="clear" w:color="auto" w:fill="FFFFFF" w:themeFill="background1"/>
                <w:vAlign w:val="center"/>
              </w:tcPr>
            </w:tcPrChange>
          </w:tcPr>
          <w:p w:rsidR="00625284" w:rsidRDefault="00625284">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689" w:author="Brian Cullinan" w:date="2013-04-10T15:42:00Z"/>
                <w:rFonts w:cstheme="minorHAnsi"/>
                <w:sz w:val="24"/>
                <w:szCs w:val="24"/>
              </w:rPr>
              <w:pPrChange w:id="2690" w:author="Brian Cullinan" w:date="2013-04-10T15:42:00Z">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pPr>
              </w:pPrChange>
            </w:pPr>
            <w:ins w:id="2691" w:author="Brian Cullinan" w:date="2013-04-10T15:42:00Z">
              <w:r>
                <w:rPr>
                  <w:rFonts w:cstheme="minorHAnsi"/>
                  <w:sz w:val="24"/>
                  <w:szCs w:val="24"/>
                </w:rPr>
                <w:t>+20000</w:t>
              </w:r>
            </w:ins>
          </w:p>
        </w:tc>
      </w:tr>
      <w:tr w:rsidR="00625284" w:rsidTr="0048070E">
        <w:trPr>
          <w:jc w:val="center"/>
          <w:ins w:id="2692" w:author="Brian Cullinan" w:date="2013-04-10T15:42:00Z"/>
          <w:trPrChange w:id="2693" w:author="Brian Cullinan" w:date="2013-04-10T15:46:00Z">
            <w:trPr>
              <w:jc w:val="center"/>
            </w:trPr>
          </w:trPrChange>
        </w:trPr>
        <w:tc>
          <w:tcPr>
            <w:cnfStyle w:val="001000000000" w:firstRow="0" w:lastRow="0" w:firstColumn="1" w:lastColumn="0" w:oddVBand="0" w:evenVBand="0" w:oddHBand="0" w:evenHBand="0" w:firstRowFirstColumn="0" w:firstRowLastColumn="0" w:lastRowFirstColumn="0" w:lastRowLastColumn="0"/>
            <w:tcW w:w="1972" w:type="dxa"/>
            <w:shd w:val="clear" w:color="auto" w:fill="EEECE1" w:themeFill="background2"/>
            <w:vAlign w:val="center"/>
            <w:tcPrChange w:id="2694" w:author="Brian Cullinan" w:date="2013-04-10T15:46:00Z">
              <w:tcPr>
                <w:tcW w:w="2086" w:type="dxa"/>
                <w:shd w:val="clear" w:color="auto" w:fill="EEECE1" w:themeFill="background2"/>
                <w:vAlign w:val="center"/>
              </w:tcPr>
            </w:tcPrChange>
          </w:tcPr>
          <w:p w:rsidR="00625284" w:rsidRPr="00CF7BDC" w:rsidRDefault="00625284" w:rsidP="00CF7BDC">
            <w:pPr>
              <w:autoSpaceDE w:val="0"/>
              <w:autoSpaceDN w:val="0"/>
              <w:adjustRightInd w:val="0"/>
              <w:rPr>
                <w:ins w:id="2695" w:author="Brian Cullinan" w:date="2013-04-10T15:42:00Z"/>
                <w:rFonts w:cstheme="minorHAnsi"/>
                <w:b w:val="0"/>
                <w:sz w:val="24"/>
                <w:szCs w:val="24"/>
              </w:rPr>
            </w:pPr>
            <w:ins w:id="2696" w:author="Brian Cullinan" w:date="2013-04-10T15:42:00Z">
              <w:r w:rsidRPr="00CF7BDC">
                <w:rPr>
                  <w:rFonts w:cstheme="minorHAnsi"/>
                  <w:b w:val="0"/>
                  <w:sz w:val="24"/>
                  <w:szCs w:val="24"/>
                </w:rPr>
                <w:t>False</w:t>
              </w:r>
            </w:ins>
          </w:p>
        </w:tc>
        <w:tc>
          <w:tcPr>
            <w:tcW w:w="2101" w:type="dxa"/>
            <w:shd w:val="clear" w:color="auto" w:fill="EEECE1" w:themeFill="background2"/>
            <w:vAlign w:val="center"/>
            <w:tcPrChange w:id="2697" w:author="Brian Cullinan" w:date="2013-04-10T15:46:00Z">
              <w:tcPr>
                <w:tcW w:w="2867" w:type="dxa"/>
                <w:shd w:val="clear" w:color="auto" w:fill="EEECE1" w:themeFill="background2"/>
                <w:vAlign w:val="center"/>
              </w:tcPr>
            </w:tcPrChange>
          </w:tcPr>
          <w:p w:rsidR="00625284" w:rsidRDefault="00625284"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698" w:author="Brian Cullinan" w:date="2013-04-10T15:42:00Z"/>
                <w:rFonts w:cstheme="minorHAnsi"/>
                <w:sz w:val="24"/>
                <w:szCs w:val="24"/>
              </w:rPr>
            </w:pPr>
            <w:ins w:id="2699" w:author="Brian Cullinan" w:date="2013-04-10T15:42:00Z">
              <w:r>
                <w:rPr>
                  <w:rFonts w:cstheme="minorHAnsi"/>
                  <w:sz w:val="24"/>
                  <w:szCs w:val="24"/>
                </w:rPr>
                <w:t>No Change</w:t>
              </w:r>
            </w:ins>
          </w:p>
        </w:tc>
      </w:tr>
    </w:tbl>
    <w:p w:rsidR="00B6666B" w:rsidRPr="00AD6D65" w:rsidDel="00094841" w:rsidRDefault="00B6666B" w:rsidP="00B6666B">
      <w:pPr>
        <w:autoSpaceDE w:val="0"/>
        <w:autoSpaceDN w:val="0"/>
        <w:adjustRightInd w:val="0"/>
        <w:spacing w:after="0" w:line="240" w:lineRule="auto"/>
        <w:ind w:left="720"/>
        <w:rPr>
          <w:del w:id="2700" w:author="Brian Cullinan" w:date="2013-04-10T15:40:00Z"/>
          <w:rFonts w:cstheme="minorHAnsi"/>
          <w:sz w:val="24"/>
          <w:szCs w:val="24"/>
        </w:rPr>
      </w:pPr>
      <w:del w:id="2701" w:author="Brian Cullinan" w:date="2013-04-10T15:40:00Z">
        <w:r w:rsidRPr="00AD6D65" w:rsidDel="00094841">
          <w:rPr>
            <w:rFonts w:cstheme="minorHAnsi"/>
            <w:sz w:val="24"/>
            <w:szCs w:val="24"/>
          </w:rPr>
          <w:delText>// Rule Set 8</w:delText>
        </w:r>
      </w:del>
    </w:p>
    <w:p w:rsidR="00B6666B" w:rsidRPr="00AD6D65" w:rsidDel="00094841" w:rsidRDefault="00B6666B" w:rsidP="00B6666B">
      <w:pPr>
        <w:autoSpaceDE w:val="0"/>
        <w:autoSpaceDN w:val="0"/>
        <w:adjustRightInd w:val="0"/>
        <w:spacing w:after="0" w:line="240" w:lineRule="auto"/>
        <w:ind w:left="720"/>
        <w:rPr>
          <w:del w:id="2702" w:author="Brian Cullinan" w:date="2013-04-10T15:40:00Z"/>
          <w:rFonts w:cstheme="minorHAnsi"/>
          <w:sz w:val="24"/>
          <w:szCs w:val="24"/>
        </w:rPr>
      </w:pPr>
      <w:del w:id="2703" w:author="Brian Cullinan" w:date="2013-04-10T15:40:00Z">
        <w:r w:rsidRPr="00AD6D65" w:rsidDel="00094841">
          <w:rPr>
            <w:rFonts w:cstheme="minorHAnsi"/>
            <w:sz w:val="24"/>
            <w:szCs w:val="24"/>
          </w:rPr>
          <w:delText>// ----------</w:delText>
        </w:r>
      </w:del>
    </w:p>
    <w:p w:rsidR="00B6666B" w:rsidRPr="00AD6D65" w:rsidDel="00094841" w:rsidRDefault="00B6666B" w:rsidP="00B6666B">
      <w:pPr>
        <w:autoSpaceDE w:val="0"/>
        <w:autoSpaceDN w:val="0"/>
        <w:adjustRightInd w:val="0"/>
        <w:spacing w:after="0" w:line="240" w:lineRule="auto"/>
        <w:ind w:left="720"/>
        <w:rPr>
          <w:del w:id="2704" w:author="Brian Cullinan" w:date="2013-04-10T15:40:00Z"/>
          <w:rFonts w:cstheme="minorHAnsi"/>
          <w:sz w:val="24"/>
          <w:szCs w:val="24"/>
        </w:rPr>
      </w:pPr>
      <w:del w:id="2705" w:author="Brian Cullinan" w:date="2013-04-10T15:40:00Z">
        <w:r w:rsidRPr="00AD6D65" w:rsidDel="00094841">
          <w:rPr>
            <w:rFonts w:cstheme="minorHAnsi"/>
            <w:sz w:val="24"/>
            <w:szCs w:val="24"/>
          </w:rPr>
          <w:delText>if (RingThickness &gt; 0 &amp;&amp; Math.Abs(NormalizedAreaZ) &gt;= .9m)</w:delText>
        </w:r>
      </w:del>
    </w:p>
    <w:p w:rsidR="00B6666B" w:rsidRPr="00AD6D65" w:rsidDel="00094841" w:rsidRDefault="00B6666B" w:rsidP="00B6666B">
      <w:pPr>
        <w:autoSpaceDE w:val="0"/>
        <w:autoSpaceDN w:val="0"/>
        <w:adjustRightInd w:val="0"/>
        <w:spacing w:after="0" w:line="240" w:lineRule="auto"/>
        <w:ind w:left="720"/>
        <w:rPr>
          <w:del w:id="2706" w:author="Brian Cullinan" w:date="2013-04-10T15:40:00Z"/>
          <w:rFonts w:cstheme="minorHAnsi"/>
          <w:sz w:val="24"/>
          <w:szCs w:val="24"/>
        </w:rPr>
      </w:pPr>
      <w:del w:id="2707" w:author="Brian Cullinan" w:date="2013-04-10T15:40:00Z">
        <w:r w:rsidRPr="00AD6D65" w:rsidDel="00094841">
          <w:rPr>
            <w:rFonts w:cstheme="minorHAnsi"/>
            <w:sz w:val="24"/>
            <w:szCs w:val="24"/>
          </w:rPr>
          <w:delText>{</w:delText>
        </w:r>
      </w:del>
    </w:p>
    <w:p w:rsidR="00B6666B" w:rsidRPr="00AD6D65" w:rsidDel="00094841" w:rsidRDefault="00B6666B" w:rsidP="00B6666B">
      <w:pPr>
        <w:autoSpaceDE w:val="0"/>
        <w:autoSpaceDN w:val="0"/>
        <w:adjustRightInd w:val="0"/>
        <w:spacing w:after="0" w:line="240" w:lineRule="auto"/>
        <w:ind w:left="720"/>
        <w:rPr>
          <w:del w:id="2708" w:author="Brian Cullinan" w:date="2013-04-10T15:40:00Z"/>
          <w:rFonts w:cstheme="minorHAnsi"/>
          <w:sz w:val="24"/>
          <w:szCs w:val="24"/>
        </w:rPr>
      </w:pPr>
      <w:del w:id="2709" w:author="Brian Cullinan" w:date="2013-04-10T15:40:00Z">
        <w:r w:rsidRPr="00AD6D65" w:rsidDel="00094841">
          <w:rPr>
            <w:rFonts w:cstheme="minorHAnsi"/>
            <w:sz w:val="24"/>
            <w:szCs w:val="24"/>
          </w:rPr>
          <w:delText xml:space="preserve">    SignificanceScore += 15000;</w:delText>
        </w:r>
      </w:del>
    </w:p>
    <w:p w:rsidR="00B6666B" w:rsidRPr="00AD6D65" w:rsidDel="00094841" w:rsidRDefault="00B6666B" w:rsidP="00B6666B">
      <w:pPr>
        <w:autoSpaceDE w:val="0"/>
        <w:autoSpaceDN w:val="0"/>
        <w:adjustRightInd w:val="0"/>
        <w:spacing w:after="0" w:line="240" w:lineRule="auto"/>
        <w:ind w:left="720"/>
        <w:rPr>
          <w:del w:id="2710" w:author="Brian Cullinan" w:date="2013-04-10T15:40:00Z"/>
          <w:rFonts w:cstheme="minorHAnsi"/>
          <w:sz w:val="24"/>
          <w:szCs w:val="24"/>
        </w:rPr>
      </w:pPr>
      <w:del w:id="2711" w:author="Brian Cullinan" w:date="2013-04-10T15:40:00Z">
        <w:r w:rsidRPr="00AD6D65" w:rsidDel="00094841">
          <w:rPr>
            <w:rFonts w:cstheme="minorHAnsi"/>
            <w:sz w:val="24"/>
            <w:szCs w:val="24"/>
          </w:rPr>
          <w:delText>}</w:delText>
        </w:r>
      </w:del>
    </w:p>
    <w:p w:rsidR="00094841" w:rsidRDefault="00094841" w:rsidP="00B6666B">
      <w:pPr>
        <w:autoSpaceDE w:val="0"/>
        <w:autoSpaceDN w:val="0"/>
        <w:adjustRightInd w:val="0"/>
        <w:spacing w:after="0" w:line="240" w:lineRule="auto"/>
        <w:ind w:left="720"/>
        <w:rPr>
          <w:ins w:id="2712" w:author="Brian Cullinan" w:date="2013-04-10T15:40:00Z"/>
          <w:rFonts w:cstheme="minorHAnsi"/>
          <w:sz w:val="24"/>
          <w:szCs w:val="24"/>
        </w:rPr>
      </w:pPr>
    </w:p>
    <w:p w:rsidR="00236E87" w:rsidRDefault="00236E87" w:rsidP="00B6666B">
      <w:pPr>
        <w:autoSpaceDE w:val="0"/>
        <w:autoSpaceDN w:val="0"/>
        <w:adjustRightInd w:val="0"/>
        <w:spacing w:after="0" w:line="240" w:lineRule="auto"/>
        <w:ind w:left="720"/>
        <w:rPr>
          <w:ins w:id="2713" w:author="Brian Cullinan" w:date="2013-04-10T15:43:00Z"/>
          <w:rFonts w:cstheme="minorHAnsi"/>
          <w:sz w:val="24"/>
          <w:szCs w:val="24"/>
        </w:rPr>
      </w:pPr>
      <w:ins w:id="2714" w:author="Brian Cullinan" w:date="2013-04-10T15:43:00Z">
        <w:r>
          <w:rPr>
            <w:rFonts w:cstheme="minorHAnsi"/>
            <w:sz w:val="24"/>
            <w:szCs w:val="24"/>
          </w:rPr>
          <w:t>Rule 10:</w:t>
        </w:r>
      </w:ins>
    </w:p>
    <w:tbl>
      <w:tblPr>
        <w:tblStyle w:val="LightList-Accent11"/>
        <w:tblW w:w="5503" w:type="dxa"/>
        <w:jc w:val="center"/>
        <w:tblInd w:w="9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2715" w:author="Brian Cullinan" w:date="2013-04-10T15:44:00Z">
          <w:tblPr>
            <w:tblStyle w:val="LightList-Accent11"/>
            <w:tblW w:w="9125" w:type="dxa"/>
            <w:jc w:val="center"/>
            <w:tblInd w:w="9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1450"/>
        <w:gridCol w:w="2020"/>
        <w:gridCol w:w="2033"/>
        <w:tblGridChange w:id="2716">
          <w:tblGrid>
            <w:gridCol w:w="976"/>
            <w:gridCol w:w="474"/>
            <w:gridCol w:w="636"/>
            <w:gridCol w:w="340"/>
            <w:gridCol w:w="1044"/>
            <w:gridCol w:w="702"/>
            <w:gridCol w:w="274"/>
            <w:gridCol w:w="1057"/>
            <w:gridCol w:w="976"/>
            <w:gridCol w:w="560"/>
          </w:tblGrid>
        </w:tblGridChange>
      </w:tblGrid>
      <w:tr w:rsidR="00236E87" w:rsidRPr="00CF7BDC" w:rsidTr="00236E87">
        <w:trPr>
          <w:cnfStyle w:val="100000000000" w:firstRow="1" w:lastRow="0" w:firstColumn="0" w:lastColumn="0" w:oddVBand="0" w:evenVBand="0" w:oddHBand="0" w:evenHBand="0" w:firstRowFirstColumn="0" w:firstRowLastColumn="0" w:lastRowFirstColumn="0" w:lastRowLastColumn="0"/>
          <w:jc w:val="center"/>
          <w:ins w:id="2717" w:author="Brian Cullinan" w:date="2013-04-10T15:43:00Z"/>
          <w:trPrChange w:id="2718" w:author="Brian Cullinan" w:date="2013-04-10T15:44:00Z">
            <w:trPr>
              <w:jc w:val="center"/>
            </w:trPr>
          </w:trPrChange>
        </w:trPr>
        <w:tc>
          <w:tcPr>
            <w:cnfStyle w:val="001000000000" w:firstRow="0" w:lastRow="0" w:firstColumn="1" w:lastColumn="0" w:oddVBand="0" w:evenVBand="0" w:oddHBand="0" w:evenHBand="0" w:firstRowFirstColumn="0" w:firstRowLastColumn="0" w:lastRowFirstColumn="0" w:lastRowLastColumn="0"/>
            <w:tcW w:w="1450" w:type="dxa"/>
            <w:vAlign w:val="center"/>
            <w:tcPrChange w:id="2719" w:author="Brian Cullinan" w:date="2013-04-10T15:44:00Z">
              <w:tcPr>
                <w:tcW w:w="2086" w:type="dxa"/>
                <w:gridSpan w:val="3"/>
                <w:vAlign w:val="center"/>
              </w:tcPr>
            </w:tcPrChange>
          </w:tcPr>
          <w:p w:rsidR="00236E87" w:rsidRDefault="00236E87" w:rsidP="00236E87">
            <w:pPr>
              <w:autoSpaceDE w:val="0"/>
              <w:autoSpaceDN w:val="0"/>
              <w:adjustRightInd w:val="0"/>
              <w:cnfStyle w:val="101000000000" w:firstRow="1" w:lastRow="0" w:firstColumn="1" w:lastColumn="0" w:oddVBand="0" w:evenVBand="0" w:oddHBand="0" w:evenHBand="0" w:firstRowFirstColumn="0" w:firstRowLastColumn="0" w:lastRowFirstColumn="0" w:lastRowLastColumn="0"/>
              <w:rPr>
                <w:ins w:id="2720" w:author="Brian Cullinan" w:date="2013-04-10T15:43:00Z"/>
                <w:rFonts w:cstheme="minorHAnsi"/>
                <w:sz w:val="24"/>
                <w:szCs w:val="24"/>
              </w:rPr>
            </w:pPr>
            <w:ins w:id="2721" w:author="Brian Cullinan" w:date="2013-04-10T15:43:00Z">
              <w:r>
                <w:rPr>
                  <w:rFonts w:cstheme="minorHAnsi"/>
                  <w:sz w:val="24"/>
                  <w:szCs w:val="24"/>
                </w:rPr>
                <w:t>Form2 &gt;= .9</w:t>
              </w:r>
            </w:ins>
          </w:p>
        </w:tc>
        <w:tc>
          <w:tcPr>
            <w:tcW w:w="2020" w:type="dxa"/>
            <w:vAlign w:val="center"/>
            <w:tcPrChange w:id="2722" w:author="Brian Cullinan" w:date="2013-04-10T15:44:00Z">
              <w:tcPr>
                <w:tcW w:w="2086" w:type="dxa"/>
                <w:gridSpan w:val="3"/>
                <w:vAlign w:val="center"/>
              </w:tcPr>
            </w:tcPrChange>
          </w:tcPr>
          <w:p w:rsidR="00236E87" w:rsidRPr="00CF7BDC" w:rsidRDefault="00236E87">
            <w:pPr>
              <w:autoSpaceDE w:val="0"/>
              <w:autoSpaceDN w:val="0"/>
              <w:adjustRightInd w:val="0"/>
              <w:cnfStyle w:val="100000000000" w:firstRow="1" w:lastRow="0" w:firstColumn="0" w:lastColumn="0" w:oddVBand="0" w:evenVBand="0" w:oddHBand="0" w:evenHBand="0" w:firstRowFirstColumn="0" w:firstRowLastColumn="0" w:lastRowFirstColumn="0" w:lastRowLastColumn="0"/>
              <w:rPr>
                <w:ins w:id="2723" w:author="Brian Cullinan" w:date="2013-04-10T15:43:00Z"/>
                <w:rFonts w:cstheme="minorHAnsi"/>
                <w:b w:val="0"/>
                <w:bCs w:val="0"/>
                <w:color w:val="auto"/>
                <w:sz w:val="24"/>
                <w:szCs w:val="24"/>
              </w:rPr>
              <w:pPrChange w:id="2724" w:author="Brian Cullinan" w:date="2013-04-10T15:43:00Z">
                <w:pPr>
                  <w:autoSpaceDE w:val="0"/>
                  <w:autoSpaceDN w:val="0"/>
                  <w:adjustRightInd w:val="0"/>
                  <w:spacing w:after="200" w:line="276" w:lineRule="auto"/>
                  <w:cnfStyle w:val="100000000000" w:firstRow="1" w:lastRow="0" w:firstColumn="0" w:lastColumn="0" w:oddVBand="0" w:evenVBand="0" w:oddHBand="0" w:evenHBand="0" w:firstRowFirstColumn="0" w:firstRowLastColumn="0" w:lastRowFirstColumn="0" w:lastRowLastColumn="0"/>
                </w:pPr>
              </w:pPrChange>
            </w:pPr>
            <w:ins w:id="2725" w:author="Brian Cullinan" w:date="2013-04-10T15:43:00Z">
              <w:r>
                <w:rPr>
                  <w:rFonts w:cstheme="minorHAnsi"/>
                  <w:sz w:val="24"/>
                  <w:szCs w:val="24"/>
                </w:rPr>
                <w:t>Form2</w:t>
              </w:r>
            </w:ins>
            <w:ins w:id="2726" w:author="Brian Cullinan" w:date="2013-04-10T15:44:00Z">
              <w:r>
                <w:rPr>
                  <w:rFonts w:cstheme="minorHAnsi"/>
                  <w:sz w:val="24"/>
                  <w:szCs w:val="24"/>
                </w:rPr>
                <w:t>Prime</w:t>
              </w:r>
            </w:ins>
            <w:ins w:id="2727" w:author="Brian Cullinan" w:date="2013-04-10T15:43:00Z">
              <w:r>
                <w:rPr>
                  <w:rFonts w:cstheme="minorHAnsi"/>
                  <w:sz w:val="24"/>
                  <w:szCs w:val="24"/>
                </w:rPr>
                <w:t xml:space="preserve"> &gt;= .9</w:t>
              </w:r>
            </w:ins>
          </w:p>
        </w:tc>
        <w:tc>
          <w:tcPr>
            <w:tcW w:w="2033" w:type="dxa"/>
            <w:vAlign w:val="center"/>
            <w:tcPrChange w:id="2728" w:author="Brian Cullinan" w:date="2013-04-10T15:44:00Z">
              <w:tcPr>
                <w:tcW w:w="2867" w:type="dxa"/>
                <w:gridSpan w:val="4"/>
                <w:vAlign w:val="center"/>
              </w:tcPr>
            </w:tcPrChange>
          </w:tcPr>
          <w:p w:rsidR="00236E87" w:rsidRPr="00CF7BDC" w:rsidRDefault="00236E87" w:rsidP="00CF7BDC">
            <w:pPr>
              <w:autoSpaceDE w:val="0"/>
              <w:autoSpaceDN w:val="0"/>
              <w:adjustRightInd w:val="0"/>
              <w:cnfStyle w:val="100000000000" w:firstRow="1" w:lastRow="0" w:firstColumn="0" w:lastColumn="0" w:oddVBand="0" w:evenVBand="0" w:oddHBand="0" w:evenHBand="0" w:firstRowFirstColumn="0" w:firstRowLastColumn="0" w:lastRowFirstColumn="0" w:lastRowLastColumn="0"/>
              <w:rPr>
                <w:ins w:id="2729" w:author="Brian Cullinan" w:date="2013-04-10T15:43:00Z"/>
                <w:rFonts w:cstheme="minorHAnsi"/>
                <w:sz w:val="24"/>
                <w:szCs w:val="24"/>
              </w:rPr>
            </w:pPr>
            <w:ins w:id="2730" w:author="Brian Cullinan" w:date="2013-04-10T15:43:00Z">
              <w:r w:rsidRPr="00CF7BDC">
                <w:rPr>
                  <w:rFonts w:cstheme="minorHAnsi"/>
                  <w:sz w:val="24"/>
                  <w:szCs w:val="24"/>
                </w:rPr>
                <w:t>Significance Score</w:t>
              </w:r>
            </w:ins>
          </w:p>
        </w:tc>
      </w:tr>
      <w:tr w:rsidR="00236E87" w:rsidTr="001D6664">
        <w:trPr>
          <w:cnfStyle w:val="000000100000" w:firstRow="0" w:lastRow="0" w:firstColumn="0" w:lastColumn="0" w:oddVBand="0" w:evenVBand="0" w:oddHBand="1" w:evenHBand="0" w:firstRowFirstColumn="0" w:firstRowLastColumn="0" w:lastRowFirstColumn="0" w:lastRowLastColumn="0"/>
          <w:jc w:val="center"/>
          <w:ins w:id="2731" w:author="Brian Cullinan" w:date="2013-04-10T15:43:00Z"/>
          <w:trPrChange w:id="2732" w:author="Brian Cullinan" w:date="2013-04-10T15:45:00Z">
            <w:trPr>
              <w:jc w:val="center"/>
            </w:trPr>
          </w:trPrChange>
        </w:trPr>
        <w:tc>
          <w:tcPr>
            <w:cnfStyle w:val="001000000000" w:firstRow="0" w:lastRow="0" w:firstColumn="1" w:lastColumn="0" w:oddVBand="0" w:evenVBand="0" w:oddHBand="0" w:evenHBand="0" w:firstRowFirstColumn="0" w:firstRowLastColumn="0" w:lastRowFirstColumn="0" w:lastRowLastColumn="0"/>
            <w:tcW w:w="1450" w:type="dxa"/>
            <w:tcBorders>
              <w:top w:val="none" w:sz="0" w:space="0" w:color="auto"/>
              <w:left w:val="none" w:sz="0" w:space="0" w:color="auto"/>
              <w:bottom w:val="none" w:sz="0" w:space="0" w:color="auto"/>
            </w:tcBorders>
            <w:vAlign w:val="center"/>
            <w:tcPrChange w:id="2733" w:author="Brian Cullinan" w:date="2013-04-10T15:45:00Z">
              <w:tcPr>
                <w:tcW w:w="2086" w:type="dxa"/>
                <w:gridSpan w:val="3"/>
                <w:vAlign w:val="center"/>
              </w:tcPr>
            </w:tcPrChange>
          </w:tcPr>
          <w:p w:rsidR="00236E87" w:rsidRPr="00CF7BDC" w:rsidRDefault="00236E87" w:rsidP="00CF7BDC">
            <w:pPr>
              <w:autoSpaceDE w:val="0"/>
              <w:autoSpaceDN w:val="0"/>
              <w:adjustRightInd w:val="0"/>
              <w:cnfStyle w:val="001000100000" w:firstRow="0" w:lastRow="0" w:firstColumn="1" w:lastColumn="0" w:oddVBand="0" w:evenVBand="0" w:oddHBand="1" w:evenHBand="0" w:firstRowFirstColumn="0" w:firstRowLastColumn="0" w:lastRowFirstColumn="0" w:lastRowLastColumn="0"/>
              <w:rPr>
                <w:ins w:id="2734" w:author="Brian Cullinan" w:date="2013-04-10T15:43:00Z"/>
                <w:rFonts w:cstheme="minorHAnsi"/>
                <w:b w:val="0"/>
                <w:sz w:val="24"/>
                <w:szCs w:val="24"/>
              </w:rPr>
            </w:pPr>
            <w:ins w:id="2735" w:author="Brian Cullinan" w:date="2013-04-10T15:43:00Z">
              <w:r w:rsidRPr="00CF7BDC">
                <w:rPr>
                  <w:rFonts w:cstheme="minorHAnsi"/>
                  <w:b w:val="0"/>
                  <w:sz w:val="24"/>
                  <w:szCs w:val="24"/>
                </w:rPr>
                <w:t>True</w:t>
              </w:r>
            </w:ins>
          </w:p>
        </w:tc>
        <w:tc>
          <w:tcPr>
            <w:tcW w:w="2020" w:type="dxa"/>
            <w:tcBorders>
              <w:top w:val="none" w:sz="0" w:space="0" w:color="auto"/>
              <w:bottom w:val="none" w:sz="0" w:space="0" w:color="auto"/>
            </w:tcBorders>
            <w:vAlign w:val="center"/>
            <w:tcPrChange w:id="2736" w:author="Brian Cullinan" w:date="2013-04-10T15:45:00Z">
              <w:tcPr>
                <w:tcW w:w="2086" w:type="dxa"/>
                <w:gridSpan w:val="3"/>
                <w:vAlign w:val="center"/>
              </w:tcPr>
            </w:tcPrChange>
          </w:tcPr>
          <w:p w:rsidR="00236E87" w:rsidRPr="00236E87" w:rsidRDefault="00236E87" w:rsidP="00CF7BDC">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rPr>
                <w:ins w:id="2737" w:author="Brian Cullinan" w:date="2013-04-10T15:43:00Z"/>
                <w:rFonts w:cstheme="minorHAnsi"/>
                <w:sz w:val="24"/>
                <w:szCs w:val="24"/>
                <w:rPrChange w:id="2738" w:author="Brian Cullinan" w:date="2013-04-10T15:43:00Z">
                  <w:rPr>
                    <w:ins w:id="2739" w:author="Brian Cullinan" w:date="2013-04-10T15:43:00Z"/>
                    <w:rFonts w:cstheme="minorHAnsi"/>
                    <w:b/>
                    <w:sz w:val="24"/>
                    <w:szCs w:val="24"/>
                  </w:rPr>
                </w:rPrChange>
              </w:rPr>
            </w:pPr>
            <w:ins w:id="2740" w:author="Brian Cullinan" w:date="2013-04-10T15:43:00Z">
              <w:r w:rsidRPr="00236E87">
                <w:rPr>
                  <w:rFonts w:cstheme="minorHAnsi"/>
                  <w:sz w:val="24"/>
                  <w:szCs w:val="24"/>
                  <w:rPrChange w:id="2741" w:author="Brian Cullinan" w:date="2013-04-10T15:43:00Z">
                    <w:rPr>
                      <w:rFonts w:cstheme="minorHAnsi"/>
                      <w:b/>
                      <w:sz w:val="24"/>
                      <w:szCs w:val="24"/>
                    </w:rPr>
                  </w:rPrChange>
                </w:rPr>
                <w:t>True</w:t>
              </w:r>
            </w:ins>
          </w:p>
        </w:tc>
        <w:tc>
          <w:tcPr>
            <w:tcW w:w="2033" w:type="dxa"/>
            <w:tcBorders>
              <w:top w:val="none" w:sz="0" w:space="0" w:color="auto"/>
              <w:bottom w:val="none" w:sz="0" w:space="0" w:color="auto"/>
              <w:right w:val="none" w:sz="0" w:space="0" w:color="auto"/>
            </w:tcBorders>
            <w:shd w:val="clear" w:color="auto" w:fill="FFFFFF" w:themeFill="background1"/>
            <w:vAlign w:val="center"/>
            <w:tcPrChange w:id="2742" w:author="Brian Cullinan" w:date="2013-04-10T15:45:00Z">
              <w:tcPr>
                <w:tcW w:w="2867" w:type="dxa"/>
                <w:gridSpan w:val="4"/>
                <w:shd w:val="clear" w:color="auto" w:fill="FFFFFF" w:themeFill="background1"/>
                <w:vAlign w:val="center"/>
              </w:tcPr>
            </w:tcPrChange>
          </w:tcPr>
          <w:p w:rsidR="00236E87" w:rsidRDefault="00236E87" w:rsidP="00CF7BDC">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743" w:author="Brian Cullinan" w:date="2013-04-10T15:43:00Z"/>
                <w:rFonts w:cstheme="minorHAnsi"/>
                <w:sz w:val="24"/>
                <w:szCs w:val="24"/>
              </w:rPr>
            </w:pPr>
            <w:ins w:id="2744" w:author="Brian Cullinan" w:date="2013-04-10T15:43:00Z">
              <w:r>
                <w:rPr>
                  <w:rFonts w:cstheme="minorHAnsi"/>
                  <w:sz w:val="24"/>
                  <w:szCs w:val="24"/>
                </w:rPr>
                <w:t>+100000</w:t>
              </w:r>
            </w:ins>
          </w:p>
        </w:tc>
      </w:tr>
      <w:tr w:rsidR="00236E87" w:rsidTr="00236E87">
        <w:trPr>
          <w:jc w:val="center"/>
          <w:ins w:id="2745" w:author="Brian Cullinan" w:date="2013-04-10T15:43:00Z"/>
          <w:trPrChange w:id="2746" w:author="Brian Cullinan" w:date="2013-04-10T15:44:00Z">
            <w:trPr>
              <w:jc w:val="center"/>
            </w:trPr>
          </w:trPrChange>
        </w:trPr>
        <w:tc>
          <w:tcPr>
            <w:cnfStyle w:val="001000000000" w:firstRow="0" w:lastRow="0" w:firstColumn="1" w:lastColumn="0" w:oddVBand="0" w:evenVBand="0" w:oddHBand="0" w:evenHBand="0" w:firstRowFirstColumn="0" w:firstRowLastColumn="0" w:lastRowFirstColumn="0" w:lastRowLastColumn="0"/>
            <w:tcW w:w="1450" w:type="dxa"/>
            <w:shd w:val="clear" w:color="auto" w:fill="FFFFFF" w:themeFill="background1"/>
            <w:vAlign w:val="center"/>
            <w:tcPrChange w:id="2747" w:author="Brian Cullinan" w:date="2013-04-10T15:44:00Z">
              <w:tcPr>
                <w:tcW w:w="2086" w:type="dxa"/>
                <w:gridSpan w:val="3"/>
                <w:shd w:val="clear" w:color="auto" w:fill="EEECE1" w:themeFill="background2"/>
                <w:vAlign w:val="center"/>
              </w:tcPr>
            </w:tcPrChange>
          </w:tcPr>
          <w:p w:rsidR="00236E87" w:rsidRPr="00CF7BDC" w:rsidRDefault="00236E87" w:rsidP="00CF7BDC">
            <w:pPr>
              <w:autoSpaceDE w:val="0"/>
              <w:autoSpaceDN w:val="0"/>
              <w:adjustRightInd w:val="0"/>
              <w:rPr>
                <w:ins w:id="2748" w:author="Brian Cullinan" w:date="2013-04-10T15:43:00Z"/>
                <w:rFonts w:cstheme="minorHAnsi"/>
                <w:b w:val="0"/>
                <w:sz w:val="24"/>
                <w:szCs w:val="24"/>
              </w:rPr>
            </w:pPr>
            <w:ins w:id="2749" w:author="Brian Cullinan" w:date="2013-04-10T15:44:00Z">
              <w:r>
                <w:rPr>
                  <w:rFonts w:cstheme="minorHAnsi"/>
                  <w:b w:val="0"/>
                  <w:sz w:val="24"/>
                  <w:szCs w:val="24"/>
                </w:rPr>
                <w:t>True</w:t>
              </w:r>
            </w:ins>
          </w:p>
        </w:tc>
        <w:tc>
          <w:tcPr>
            <w:tcW w:w="2020" w:type="dxa"/>
            <w:shd w:val="clear" w:color="auto" w:fill="EEECE1" w:themeFill="background2"/>
            <w:vAlign w:val="center"/>
            <w:tcPrChange w:id="2750" w:author="Brian Cullinan" w:date="2013-04-10T15:44:00Z">
              <w:tcPr>
                <w:tcW w:w="2086" w:type="dxa"/>
                <w:gridSpan w:val="3"/>
                <w:shd w:val="clear" w:color="auto" w:fill="EEECE1" w:themeFill="background2"/>
                <w:vAlign w:val="center"/>
              </w:tcPr>
            </w:tcPrChange>
          </w:tcPr>
          <w:p w:rsidR="00236E87" w:rsidRPr="00236E87" w:rsidRDefault="00236E87" w:rsidP="00CF7BDC">
            <w:pPr>
              <w:autoSpaceDE w:val="0"/>
              <w:autoSpaceDN w:val="0"/>
              <w:adjustRightInd w:val="0"/>
              <w:spacing w:after="200" w:line="276" w:lineRule="auto"/>
              <w:cnfStyle w:val="000000000000" w:firstRow="0" w:lastRow="0" w:firstColumn="0" w:lastColumn="0" w:oddVBand="0" w:evenVBand="0" w:oddHBand="0" w:evenHBand="0" w:firstRowFirstColumn="0" w:firstRowLastColumn="0" w:lastRowFirstColumn="0" w:lastRowLastColumn="0"/>
              <w:rPr>
                <w:ins w:id="2751" w:author="Brian Cullinan" w:date="2013-04-10T15:43:00Z"/>
                <w:rFonts w:cstheme="minorHAnsi"/>
                <w:sz w:val="24"/>
                <w:szCs w:val="24"/>
                <w:rPrChange w:id="2752" w:author="Brian Cullinan" w:date="2013-04-10T15:43:00Z">
                  <w:rPr>
                    <w:ins w:id="2753" w:author="Brian Cullinan" w:date="2013-04-10T15:43:00Z"/>
                    <w:rFonts w:cstheme="minorHAnsi"/>
                    <w:b/>
                    <w:sz w:val="24"/>
                    <w:szCs w:val="24"/>
                  </w:rPr>
                </w:rPrChange>
              </w:rPr>
            </w:pPr>
            <w:ins w:id="2754" w:author="Brian Cullinan" w:date="2013-04-10T15:43:00Z">
              <w:r w:rsidRPr="00236E87">
                <w:rPr>
                  <w:rFonts w:cstheme="minorHAnsi"/>
                  <w:sz w:val="24"/>
                  <w:szCs w:val="24"/>
                  <w:rPrChange w:id="2755" w:author="Brian Cullinan" w:date="2013-04-10T15:43:00Z">
                    <w:rPr>
                      <w:rFonts w:cstheme="minorHAnsi"/>
                      <w:b/>
                      <w:sz w:val="24"/>
                      <w:szCs w:val="24"/>
                    </w:rPr>
                  </w:rPrChange>
                </w:rPr>
                <w:t>False</w:t>
              </w:r>
            </w:ins>
          </w:p>
        </w:tc>
        <w:tc>
          <w:tcPr>
            <w:tcW w:w="2033" w:type="dxa"/>
            <w:shd w:val="clear" w:color="auto" w:fill="EEECE1" w:themeFill="background2"/>
            <w:vAlign w:val="center"/>
            <w:tcPrChange w:id="2756" w:author="Brian Cullinan" w:date="2013-04-10T15:44:00Z">
              <w:tcPr>
                <w:tcW w:w="2867" w:type="dxa"/>
                <w:gridSpan w:val="4"/>
                <w:shd w:val="clear" w:color="auto" w:fill="EEECE1" w:themeFill="background2"/>
                <w:vAlign w:val="center"/>
              </w:tcPr>
            </w:tcPrChange>
          </w:tcPr>
          <w:p w:rsidR="00236E87" w:rsidRDefault="00236E87"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757" w:author="Brian Cullinan" w:date="2013-04-10T15:43:00Z"/>
                <w:rFonts w:cstheme="minorHAnsi"/>
                <w:sz w:val="24"/>
                <w:szCs w:val="24"/>
              </w:rPr>
            </w:pPr>
            <w:ins w:id="2758" w:author="Brian Cullinan" w:date="2013-04-10T15:43:00Z">
              <w:r>
                <w:rPr>
                  <w:rFonts w:cstheme="minorHAnsi"/>
                  <w:sz w:val="24"/>
                  <w:szCs w:val="24"/>
                </w:rPr>
                <w:t>No Change</w:t>
              </w:r>
            </w:ins>
          </w:p>
        </w:tc>
      </w:tr>
      <w:tr w:rsidR="00236E87" w:rsidTr="001D6664">
        <w:tblPrEx>
          <w:tblPrExChange w:id="2759" w:author="Brian Cullinan" w:date="2013-04-10T15:45:00Z">
            <w:tblPrEx>
              <w:tblW w:w="5503" w:type="dxa"/>
            </w:tblPrEx>
          </w:tblPrExChange>
        </w:tblPrEx>
        <w:trPr>
          <w:cnfStyle w:val="000000100000" w:firstRow="0" w:lastRow="0" w:firstColumn="0" w:lastColumn="0" w:oddVBand="0" w:evenVBand="0" w:oddHBand="1" w:evenHBand="0" w:firstRowFirstColumn="0" w:firstRowLastColumn="0" w:lastRowFirstColumn="0" w:lastRowLastColumn="0"/>
          <w:jc w:val="center"/>
          <w:ins w:id="2760" w:author="Brian Cullinan" w:date="2013-04-10T15:44:00Z"/>
          <w:trPrChange w:id="2761" w:author="Brian Cullinan" w:date="2013-04-10T15:45: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1450" w:type="dxa"/>
            <w:tcBorders>
              <w:top w:val="none" w:sz="0" w:space="0" w:color="auto"/>
              <w:left w:val="none" w:sz="0" w:space="0" w:color="auto"/>
              <w:bottom w:val="none" w:sz="0" w:space="0" w:color="auto"/>
            </w:tcBorders>
            <w:shd w:val="clear" w:color="auto" w:fill="EEECE1" w:themeFill="background2"/>
            <w:vAlign w:val="center"/>
            <w:tcPrChange w:id="2762" w:author="Brian Cullinan" w:date="2013-04-10T15:45:00Z">
              <w:tcPr>
                <w:tcW w:w="1450" w:type="dxa"/>
                <w:gridSpan w:val="2"/>
                <w:shd w:val="clear" w:color="auto" w:fill="EEECE1" w:themeFill="background2"/>
                <w:vAlign w:val="center"/>
              </w:tcPr>
            </w:tcPrChange>
          </w:tcPr>
          <w:p w:rsidR="00236E87" w:rsidRDefault="00236E87" w:rsidP="00CF7BDC">
            <w:pPr>
              <w:autoSpaceDE w:val="0"/>
              <w:autoSpaceDN w:val="0"/>
              <w:adjustRightInd w:val="0"/>
              <w:cnfStyle w:val="001000100000" w:firstRow="0" w:lastRow="0" w:firstColumn="1" w:lastColumn="0" w:oddVBand="0" w:evenVBand="0" w:oddHBand="1" w:evenHBand="0" w:firstRowFirstColumn="0" w:firstRowLastColumn="0" w:lastRowFirstColumn="0" w:lastRowLastColumn="0"/>
              <w:rPr>
                <w:ins w:id="2763" w:author="Brian Cullinan" w:date="2013-04-10T15:44:00Z"/>
                <w:rFonts w:cstheme="minorHAnsi"/>
                <w:b w:val="0"/>
                <w:sz w:val="24"/>
                <w:szCs w:val="24"/>
              </w:rPr>
            </w:pPr>
            <w:ins w:id="2764" w:author="Brian Cullinan" w:date="2013-04-10T15:44:00Z">
              <w:r>
                <w:rPr>
                  <w:rFonts w:cstheme="minorHAnsi"/>
                  <w:b w:val="0"/>
                  <w:sz w:val="24"/>
                  <w:szCs w:val="24"/>
                </w:rPr>
                <w:t>False</w:t>
              </w:r>
            </w:ins>
          </w:p>
        </w:tc>
        <w:tc>
          <w:tcPr>
            <w:tcW w:w="2020" w:type="dxa"/>
            <w:tcBorders>
              <w:top w:val="none" w:sz="0" w:space="0" w:color="auto"/>
              <w:bottom w:val="none" w:sz="0" w:space="0" w:color="auto"/>
            </w:tcBorders>
            <w:shd w:val="clear" w:color="auto" w:fill="FFFFFF" w:themeFill="background1"/>
            <w:vAlign w:val="center"/>
            <w:tcPrChange w:id="2765" w:author="Brian Cullinan" w:date="2013-04-10T15:45:00Z">
              <w:tcPr>
                <w:tcW w:w="2020" w:type="dxa"/>
                <w:gridSpan w:val="3"/>
                <w:shd w:val="clear" w:color="auto" w:fill="EEECE1" w:themeFill="background2"/>
                <w:vAlign w:val="center"/>
              </w:tcPr>
            </w:tcPrChange>
          </w:tcPr>
          <w:p w:rsidR="00236E87" w:rsidRPr="00236E87" w:rsidRDefault="00236E87" w:rsidP="00CF7BDC">
            <w:pPr>
              <w:autoSpaceDE w:val="0"/>
              <w:autoSpaceDN w:val="0"/>
              <w:adjustRightInd w:val="0"/>
              <w:spacing w:after="200" w:line="276" w:lineRule="auto"/>
              <w:cnfStyle w:val="000000100000" w:firstRow="0" w:lastRow="0" w:firstColumn="0" w:lastColumn="0" w:oddVBand="0" w:evenVBand="0" w:oddHBand="1" w:evenHBand="0" w:firstRowFirstColumn="0" w:firstRowLastColumn="0" w:lastRowFirstColumn="0" w:lastRowLastColumn="0"/>
              <w:rPr>
                <w:ins w:id="2766" w:author="Brian Cullinan" w:date="2013-04-10T15:44:00Z"/>
                <w:rFonts w:cstheme="minorHAnsi"/>
                <w:sz w:val="24"/>
                <w:szCs w:val="24"/>
              </w:rPr>
            </w:pPr>
            <w:ins w:id="2767" w:author="Brian Cullinan" w:date="2013-04-10T15:44:00Z">
              <w:r>
                <w:rPr>
                  <w:rFonts w:cstheme="minorHAnsi"/>
                  <w:sz w:val="24"/>
                  <w:szCs w:val="24"/>
                </w:rPr>
                <w:t>True</w:t>
              </w:r>
            </w:ins>
          </w:p>
        </w:tc>
        <w:tc>
          <w:tcPr>
            <w:tcW w:w="2033" w:type="dxa"/>
            <w:tcBorders>
              <w:top w:val="none" w:sz="0" w:space="0" w:color="auto"/>
              <w:bottom w:val="none" w:sz="0" w:space="0" w:color="auto"/>
              <w:right w:val="none" w:sz="0" w:space="0" w:color="auto"/>
            </w:tcBorders>
            <w:shd w:val="clear" w:color="auto" w:fill="EEECE1" w:themeFill="background2"/>
            <w:vAlign w:val="center"/>
            <w:tcPrChange w:id="2768" w:author="Brian Cullinan" w:date="2013-04-10T15:45:00Z">
              <w:tcPr>
                <w:tcW w:w="2033" w:type="dxa"/>
                <w:gridSpan w:val="3"/>
                <w:shd w:val="clear" w:color="auto" w:fill="EEECE1" w:themeFill="background2"/>
                <w:vAlign w:val="center"/>
              </w:tcPr>
            </w:tcPrChange>
          </w:tcPr>
          <w:p w:rsidR="00236E87" w:rsidRDefault="00236E87" w:rsidP="00CF7BDC">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769" w:author="Brian Cullinan" w:date="2013-04-10T15:44:00Z"/>
                <w:rFonts w:cstheme="minorHAnsi"/>
                <w:sz w:val="24"/>
                <w:szCs w:val="24"/>
              </w:rPr>
            </w:pPr>
            <w:ins w:id="2770" w:author="Brian Cullinan" w:date="2013-04-10T15:44:00Z">
              <w:r>
                <w:rPr>
                  <w:rFonts w:cstheme="minorHAnsi"/>
                  <w:sz w:val="24"/>
                  <w:szCs w:val="24"/>
                </w:rPr>
                <w:t>No Change</w:t>
              </w:r>
            </w:ins>
          </w:p>
        </w:tc>
      </w:tr>
      <w:tr w:rsidR="00236E87" w:rsidTr="00236E87">
        <w:trPr>
          <w:jc w:val="center"/>
          <w:ins w:id="2771" w:author="Brian Cullinan" w:date="2013-04-10T15:44:00Z"/>
        </w:trPr>
        <w:tc>
          <w:tcPr>
            <w:cnfStyle w:val="001000000000" w:firstRow="0" w:lastRow="0" w:firstColumn="1" w:lastColumn="0" w:oddVBand="0" w:evenVBand="0" w:oddHBand="0" w:evenHBand="0" w:firstRowFirstColumn="0" w:firstRowLastColumn="0" w:lastRowFirstColumn="0" w:lastRowLastColumn="0"/>
            <w:tcW w:w="1450" w:type="dxa"/>
            <w:shd w:val="clear" w:color="auto" w:fill="EEECE1" w:themeFill="background2"/>
            <w:vAlign w:val="center"/>
          </w:tcPr>
          <w:p w:rsidR="00236E87" w:rsidRDefault="00236E87" w:rsidP="00CF7BDC">
            <w:pPr>
              <w:autoSpaceDE w:val="0"/>
              <w:autoSpaceDN w:val="0"/>
              <w:adjustRightInd w:val="0"/>
              <w:rPr>
                <w:ins w:id="2772" w:author="Brian Cullinan" w:date="2013-04-10T15:44:00Z"/>
                <w:rFonts w:cstheme="minorHAnsi"/>
                <w:b w:val="0"/>
                <w:sz w:val="24"/>
                <w:szCs w:val="24"/>
              </w:rPr>
            </w:pPr>
            <w:ins w:id="2773" w:author="Brian Cullinan" w:date="2013-04-10T15:44:00Z">
              <w:r>
                <w:rPr>
                  <w:rFonts w:cstheme="minorHAnsi"/>
                  <w:b w:val="0"/>
                  <w:sz w:val="24"/>
                  <w:szCs w:val="24"/>
                </w:rPr>
                <w:t>False</w:t>
              </w:r>
            </w:ins>
          </w:p>
        </w:tc>
        <w:tc>
          <w:tcPr>
            <w:tcW w:w="2020" w:type="dxa"/>
            <w:shd w:val="clear" w:color="auto" w:fill="EEECE1" w:themeFill="background2"/>
            <w:vAlign w:val="center"/>
          </w:tcPr>
          <w:p w:rsidR="00236E87" w:rsidRDefault="00236E87"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774" w:author="Brian Cullinan" w:date="2013-04-10T15:44:00Z"/>
                <w:rFonts w:cstheme="minorHAnsi"/>
                <w:sz w:val="24"/>
                <w:szCs w:val="24"/>
              </w:rPr>
            </w:pPr>
            <w:ins w:id="2775" w:author="Brian Cullinan" w:date="2013-04-10T15:44:00Z">
              <w:r>
                <w:rPr>
                  <w:rFonts w:cstheme="minorHAnsi"/>
                  <w:sz w:val="24"/>
                  <w:szCs w:val="24"/>
                </w:rPr>
                <w:t>False</w:t>
              </w:r>
            </w:ins>
          </w:p>
        </w:tc>
        <w:tc>
          <w:tcPr>
            <w:tcW w:w="2033" w:type="dxa"/>
            <w:shd w:val="clear" w:color="auto" w:fill="EEECE1" w:themeFill="background2"/>
            <w:vAlign w:val="center"/>
          </w:tcPr>
          <w:p w:rsidR="00236E87" w:rsidRDefault="00236E87"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776" w:author="Brian Cullinan" w:date="2013-04-10T15:44:00Z"/>
                <w:rFonts w:cstheme="minorHAnsi"/>
                <w:sz w:val="24"/>
                <w:szCs w:val="24"/>
              </w:rPr>
            </w:pPr>
            <w:ins w:id="2777" w:author="Brian Cullinan" w:date="2013-04-10T15:44:00Z">
              <w:r>
                <w:rPr>
                  <w:rFonts w:cstheme="minorHAnsi"/>
                  <w:sz w:val="24"/>
                  <w:szCs w:val="24"/>
                </w:rPr>
                <w:t>No Change</w:t>
              </w:r>
            </w:ins>
          </w:p>
        </w:tc>
      </w:tr>
    </w:tbl>
    <w:p w:rsidR="00B6666B" w:rsidRPr="00AD6D65" w:rsidDel="00236E87" w:rsidRDefault="00B6666B" w:rsidP="00B6666B">
      <w:pPr>
        <w:autoSpaceDE w:val="0"/>
        <w:autoSpaceDN w:val="0"/>
        <w:adjustRightInd w:val="0"/>
        <w:spacing w:after="0" w:line="240" w:lineRule="auto"/>
        <w:ind w:left="720"/>
        <w:rPr>
          <w:del w:id="2778" w:author="Brian Cullinan" w:date="2013-04-10T15:43:00Z"/>
          <w:rFonts w:cstheme="minorHAnsi"/>
          <w:sz w:val="24"/>
          <w:szCs w:val="24"/>
        </w:rPr>
      </w:pPr>
      <w:del w:id="2779" w:author="Brian Cullinan" w:date="2013-04-10T15:43:00Z">
        <w:r w:rsidRPr="00AD6D65" w:rsidDel="00236E87">
          <w:rPr>
            <w:rFonts w:cstheme="minorHAnsi"/>
            <w:sz w:val="24"/>
            <w:szCs w:val="24"/>
          </w:rPr>
          <w:delText>// Rule Set 9</w:delText>
        </w:r>
      </w:del>
    </w:p>
    <w:p w:rsidR="00B6666B" w:rsidRPr="00AD6D65" w:rsidDel="00236E87" w:rsidRDefault="00B6666B" w:rsidP="00B6666B">
      <w:pPr>
        <w:autoSpaceDE w:val="0"/>
        <w:autoSpaceDN w:val="0"/>
        <w:adjustRightInd w:val="0"/>
        <w:spacing w:after="0" w:line="240" w:lineRule="auto"/>
        <w:ind w:left="720"/>
        <w:rPr>
          <w:del w:id="2780" w:author="Brian Cullinan" w:date="2013-04-10T15:43:00Z"/>
          <w:rFonts w:cstheme="minorHAnsi"/>
          <w:sz w:val="24"/>
          <w:szCs w:val="24"/>
        </w:rPr>
      </w:pPr>
      <w:del w:id="2781" w:author="Brian Cullinan" w:date="2013-04-10T15:43:00Z">
        <w:r w:rsidRPr="00AD6D65" w:rsidDel="00236E87">
          <w:rPr>
            <w:rFonts w:cstheme="minorHAnsi"/>
            <w:sz w:val="24"/>
            <w:szCs w:val="24"/>
          </w:rPr>
          <w:delText>// ----------</w:delText>
        </w:r>
      </w:del>
    </w:p>
    <w:p w:rsidR="00B6666B" w:rsidRPr="00AD6D65" w:rsidDel="00236E87" w:rsidRDefault="00B6666B" w:rsidP="00B6666B">
      <w:pPr>
        <w:autoSpaceDE w:val="0"/>
        <w:autoSpaceDN w:val="0"/>
        <w:adjustRightInd w:val="0"/>
        <w:spacing w:after="0" w:line="240" w:lineRule="auto"/>
        <w:ind w:left="720"/>
        <w:rPr>
          <w:del w:id="2782" w:author="Brian Cullinan" w:date="2013-04-10T15:43:00Z"/>
          <w:rFonts w:cstheme="minorHAnsi"/>
          <w:sz w:val="24"/>
          <w:szCs w:val="24"/>
        </w:rPr>
      </w:pPr>
      <w:del w:id="2783" w:author="Brian Cullinan" w:date="2013-04-10T15:43:00Z">
        <w:r w:rsidRPr="00AD6D65" w:rsidDel="00236E87">
          <w:rPr>
            <w:rFonts w:cstheme="minorHAnsi"/>
            <w:sz w:val="24"/>
            <w:szCs w:val="24"/>
          </w:rPr>
          <w:delText>if (Form2Raw &gt; Form1_1Raw)</w:delText>
        </w:r>
      </w:del>
    </w:p>
    <w:p w:rsidR="00B6666B" w:rsidRPr="00AD6D65" w:rsidDel="00236E87" w:rsidRDefault="00B6666B" w:rsidP="00B6666B">
      <w:pPr>
        <w:autoSpaceDE w:val="0"/>
        <w:autoSpaceDN w:val="0"/>
        <w:adjustRightInd w:val="0"/>
        <w:spacing w:after="0" w:line="240" w:lineRule="auto"/>
        <w:ind w:left="720"/>
        <w:rPr>
          <w:del w:id="2784" w:author="Brian Cullinan" w:date="2013-04-10T15:43:00Z"/>
          <w:rFonts w:cstheme="minorHAnsi"/>
          <w:sz w:val="24"/>
          <w:szCs w:val="24"/>
        </w:rPr>
      </w:pPr>
      <w:del w:id="2785" w:author="Brian Cullinan" w:date="2013-04-10T15:43:00Z">
        <w:r w:rsidRPr="00AD6D65" w:rsidDel="00236E87">
          <w:rPr>
            <w:rFonts w:cstheme="minorHAnsi"/>
            <w:sz w:val="24"/>
            <w:szCs w:val="24"/>
          </w:rPr>
          <w:delText>{</w:delText>
        </w:r>
      </w:del>
    </w:p>
    <w:p w:rsidR="00B6666B" w:rsidRPr="00AD6D65" w:rsidDel="00236E87" w:rsidRDefault="00B6666B" w:rsidP="00B6666B">
      <w:pPr>
        <w:autoSpaceDE w:val="0"/>
        <w:autoSpaceDN w:val="0"/>
        <w:adjustRightInd w:val="0"/>
        <w:spacing w:after="0" w:line="240" w:lineRule="auto"/>
        <w:ind w:left="720"/>
        <w:rPr>
          <w:del w:id="2786" w:author="Brian Cullinan" w:date="2013-04-10T15:43:00Z"/>
          <w:rFonts w:cstheme="minorHAnsi"/>
          <w:sz w:val="24"/>
          <w:szCs w:val="24"/>
        </w:rPr>
      </w:pPr>
      <w:del w:id="2787" w:author="Brian Cullinan" w:date="2013-04-10T15:43:00Z">
        <w:r w:rsidRPr="00AD6D65" w:rsidDel="00236E87">
          <w:rPr>
            <w:rFonts w:cstheme="minorHAnsi"/>
            <w:sz w:val="24"/>
            <w:szCs w:val="24"/>
          </w:rPr>
          <w:delText xml:space="preserve">    SignificanceScore += 20000;</w:delText>
        </w:r>
      </w:del>
    </w:p>
    <w:p w:rsidR="00B6666B" w:rsidRPr="00AD6D65" w:rsidDel="00236E87" w:rsidRDefault="00B6666B" w:rsidP="00B6666B">
      <w:pPr>
        <w:autoSpaceDE w:val="0"/>
        <w:autoSpaceDN w:val="0"/>
        <w:adjustRightInd w:val="0"/>
        <w:spacing w:after="0" w:line="240" w:lineRule="auto"/>
        <w:ind w:left="720"/>
        <w:rPr>
          <w:del w:id="2788" w:author="Brian Cullinan" w:date="2013-04-10T15:43:00Z"/>
          <w:rFonts w:cstheme="minorHAnsi"/>
          <w:sz w:val="24"/>
          <w:szCs w:val="24"/>
        </w:rPr>
      </w:pPr>
      <w:del w:id="2789" w:author="Brian Cullinan" w:date="2013-04-10T15:43:00Z">
        <w:r w:rsidRPr="00AD6D65" w:rsidDel="00236E87">
          <w:rPr>
            <w:rFonts w:cstheme="minorHAnsi"/>
            <w:sz w:val="24"/>
            <w:szCs w:val="24"/>
          </w:rPr>
          <w:delText>}</w:delText>
        </w:r>
      </w:del>
    </w:p>
    <w:p w:rsidR="00236E87" w:rsidRDefault="00236E87" w:rsidP="00B6666B">
      <w:pPr>
        <w:autoSpaceDE w:val="0"/>
        <w:autoSpaceDN w:val="0"/>
        <w:adjustRightInd w:val="0"/>
        <w:spacing w:after="0" w:line="240" w:lineRule="auto"/>
        <w:ind w:left="720"/>
        <w:rPr>
          <w:ins w:id="2790" w:author="Brian Cullinan" w:date="2013-04-10T15:43:00Z"/>
          <w:rFonts w:cstheme="minorHAnsi"/>
          <w:sz w:val="24"/>
          <w:szCs w:val="24"/>
        </w:rPr>
      </w:pPr>
    </w:p>
    <w:p w:rsidR="007B59D3" w:rsidRDefault="007B59D3" w:rsidP="00B6666B">
      <w:pPr>
        <w:autoSpaceDE w:val="0"/>
        <w:autoSpaceDN w:val="0"/>
        <w:adjustRightInd w:val="0"/>
        <w:spacing w:after="0" w:line="240" w:lineRule="auto"/>
        <w:ind w:left="720"/>
        <w:rPr>
          <w:ins w:id="2791" w:author="Brian Cullinan" w:date="2013-04-10T15:45:00Z"/>
          <w:rFonts w:cstheme="minorHAnsi"/>
          <w:sz w:val="24"/>
          <w:szCs w:val="24"/>
        </w:rPr>
      </w:pPr>
      <w:ins w:id="2792" w:author="Brian Cullinan" w:date="2013-04-10T15:45:00Z">
        <w:r>
          <w:rPr>
            <w:rFonts w:cstheme="minorHAnsi"/>
            <w:sz w:val="24"/>
            <w:szCs w:val="24"/>
          </w:rPr>
          <w:t>Rule 11:</w:t>
        </w:r>
      </w:ins>
    </w:p>
    <w:tbl>
      <w:tblPr>
        <w:tblStyle w:val="LightList-Accent11"/>
        <w:tblW w:w="3020" w:type="dxa"/>
        <w:jc w:val="center"/>
        <w:tblInd w:w="2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2793" w:author="Brian Cullinan" w:date="2013-04-10T15:46:00Z">
          <w:tblPr>
            <w:tblStyle w:val="LightList-Accent11"/>
            <w:tblW w:w="4953" w:type="dxa"/>
            <w:jc w:val="center"/>
            <w:tblInd w:w="9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919"/>
        <w:gridCol w:w="2101"/>
        <w:tblGridChange w:id="2794">
          <w:tblGrid>
            <w:gridCol w:w="2086"/>
            <w:gridCol w:w="2867"/>
          </w:tblGrid>
        </w:tblGridChange>
      </w:tblGrid>
      <w:tr w:rsidR="007B59D3" w:rsidRPr="00CF7BDC" w:rsidTr="0087183D">
        <w:trPr>
          <w:cnfStyle w:val="100000000000" w:firstRow="1" w:lastRow="0" w:firstColumn="0" w:lastColumn="0" w:oddVBand="0" w:evenVBand="0" w:oddHBand="0" w:evenHBand="0" w:firstRowFirstColumn="0" w:firstRowLastColumn="0" w:lastRowFirstColumn="0" w:lastRowLastColumn="0"/>
          <w:jc w:val="center"/>
          <w:ins w:id="2795" w:author="Brian Cullinan" w:date="2013-04-10T15:45:00Z"/>
          <w:trPrChange w:id="2796" w:author="Brian Cullinan" w:date="2013-04-10T15:46:00Z">
            <w:trPr>
              <w:jc w:val="center"/>
            </w:trPr>
          </w:trPrChange>
        </w:trPr>
        <w:tc>
          <w:tcPr>
            <w:cnfStyle w:val="001000000000" w:firstRow="0" w:lastRow="0" w:firstColumn="1" w:lastColumn="0" w:oddVBand="0" w:evenVBand="0" w:oddHBand="0" w:evenHBand="0" w:firstRowFirstColumn="0" w:firstRowLastColumn="0" w:lastRowFirstColumn="0" w:lastRowLastColumn="0"/>
            <w:tcW w:w="919" w:type="dxa"/>
            <w:vAlign w:val="center"/>
            <w:tcPrChange w:id="2797" w:author="Brian Cullinan" w:date="2013-04-10T15:46:00Z">
              <w:tcPr>
                <w:tcW w:w="2086" w:type="dxa"/>
                <w:vAlign w:val="center"/>
              </w:tcPr>
            </w:tcPrChange>
          </w:tcPr>
          <w:p w:rsidR="007B59D3" w:rsidRPr="00CF7BDC" w:rsidRDefault="007B59D3">
            <w:pPr>
              <w:autoSpaceDE w:val="0"/>
              <w:autoSpaceDN w:val="0"/>
              <w:adjustRightInd w:val="0"/>
              <w:cnfStyle w:val="101000000000" w:firstRow="1" w:lastRow="0" w:firstColumn="1" w:lastColumn="0" w:oddVBand="0" w:evenVBand="0" w:oddHBand="0" w:evenHBand="0" w:firstRowFirstColumn="0" w:firstRowLastColumn="0" w:lastRowFirstColumn="0" w:lastRowLastColumn="0"/>
              <w:rPr>
                <w:ins w:id="2798" w:author="Brian Cullinan" w:date="2013-04-10T15:45:00Z"/>
                <w:rFonts w:cstheme="minorHAnsi"/>
                <w:b w:val="0"/>
                <w:bCs w:val="0"/>
                <w:color w:val="auto"/>
                <w:sz w:val="24"/>
                <w:szCs w:val="24"/>
              </w:rPr>
              <w:pPrChange w:id="2799" w:author="Brian Cullinan" w:date="2013-04-10T15:45:00Z">
                <w:pPr>
                  <w:autoSpaceDE w:val="0"/>
                  <w:autoSpaceDN w:val="0"/>
                  <w:adjustRightInd w:val="0"/>
                  <w:spacing w:after="200" w:line="276" w:lineRule="auto"/>
                  <w:cnfStyle w:val="101000000000" w:firstRow="1" w:lastRow="0" w:firstColumn="1" w:lastColumn="0" w:oddVBand="0" w:evenVBand="0" w:oddHBand="0" w:evenHBand="0" w:firstRowFirstColumn="0" w:firstRowLastColumn="0" w:lastRowFirstColumn="0" w:lastRowLastColumn="0"/>
                </w:pPr>
              </w:pPrChange>
            </w:pPr>
            <w:ins w:id="2800" w:author="Brian Cullinan" w:date="2013-04-10T15:45:00Z">
              <w:r>
                <w:rPr>
                  <w:rFonts w:cstheme="minorHAnsi"/>
                  <w:sz w:val="24"/>
                  <w:szCs w:val="24"/>
                </w:rPr>
                <w:t>AI4</w:t>
              </w:r>
              <w:r w:rsidRPr="00CF7BDC">
                <w:rPr>
                  <w:rFonts w:cstheme="minorHAnsi"/>
                  <w:sz w:val="24"/>
                  <w:szCs w:val="24"/>
                </w:rPr>
                <w:t xml:space="preserve"> &gt; </w:t>
              </w:r>
              <w:r>
                <w:rPr>
                  <w:rFonts w:cstheme="minorHAnsi"/>
                  <w:sz w:val="24"/>
                  <w:szCs w:val="24"/>
                </w:rPr>
                <w:t>0</w:t>
              </w:r>
            </w:ins>
          </w:p>
        </w:tc>
        <w:tc>
          <w:tcPr>
            <w:tcW w:w="2101" w:type="dxa"/>
            <w:vAlign w:val="center"/>
            <w:tcPrChange w:id="2801" w:author="Brian Cullinan" w:date="2013-04-10T15:46:00Z">
              <w:tcPr>
                <w:tcW w:w="2867" w:type="dxa"/>
                <w:vAlign w:val="center"/>
              </w:tcPr>
            </w:tcPrChange>
          </w:tcPr>
          <w:p w:rsidR="007B59D3" w:rsidRPr="00CF7BDC" w:rsidRDefault="007B59D3" w:rsidP="00CF7BDC">
            <w:pPr>
              <w:autoSpaceDE w:val="0"/>
              <w:autoSpaceDN w:val="0"/>
              <w:adjustRightInd w:val="0"/>
              <w:cnfStyle w:val="100000000000" w:firstRow="1" w:lastRow="0" w:firstColumn="0" w:lastColumn="0" w:oddVBand="0" w:evenVBand="0" w:oddHBand="0" w:evenHBand="0" w:firstRowFirstColumn="0" w:firstRowLastColumn="0" w:lastRowFirstColumn="0" w:lastRowLastColumn="0"/>
              <w:rPr>
                <w:ins w:id="2802" w:author="Brian Cullinan" w:date="2013-04-10T15:45:00Z"/>
                <w:rFonts w:cstheme="minorHAnsi"/>
                <w:sz w:val="24"/>
                <w:szCs w:val="24"/>
              </w:rPr>
            </w:pPr>
            <w:ins w:id="2803" w:author="Brian Cullinan" w:date="2013-04-10T15:45:00Z">
              <w:r w:rsidRPr="00CF7BDC">
                <w:rPr>
                  <w:rFonts w:cstheme="minorHAnsi"/>
                  <w:sz w:val="24"/>
                  <w:szCs w:val="24"/>
                </w:rPr>
                <w:t>Significance Score</w:t>
              </w:r>
            </w:ins>
          </w:p>
        </w:tc>
      </w:tr>
      <w:tr w:rsidR="007B59D3" w:rsidTr="0087183D">
        <w:trPr>
          <w:cnfStyle w:val="000000100000" w:firstRow="0" w:lastRow="0" w:firstColumn="0" w:lastColumn="0" w:oddVBand="0" w:evenVBand="0" w:oddHBand="1" w:evenHBand="0" w:firstRowFirstColumn="0" w:firstRowLastColumn="0" w:lastRowFirstColumn="0" w:lastRowLastColumn="0"/>
          <w:jc w:val="center"/>
          <w:ins w:id="2804" w:author="Brian Cullinan" w:date="2013-04-10T15:45:00Z"/>
          <w:trPrChange w:id="2805" w:author="Brian Cullinan" w:date="2013-04-10T15:46:00Z">
            <w:trPr>
              <w:jc w:val="center"/>
            </w:trPr>
          </w:trPrChange>
        </w:trPr>
        <w:tc>
          <w:tcPr>
            <w:cnfStyle w:val="001000000000" w:firstRow="0" w:lastRow="0" w:firstColumn="1" w:lastColumn="0" w:oddVBand="0" w:evenVBand="0" w:oddHBand="0" w:evenHBand="0" w:firstRowFirstColumn="0" w:firstRowLastColumn="0" w:lastRowFirstColumn="0" w:lastRowLastColumn="0"/>
            <w:tcW w:w="919" w:type="dxa"/>
            <w:tcBorders>
              <w:top w:val="none" w:sz="0" w:space="0" w:color="auto"/>
              <w:left w:val="none" w:sz="0" w:space="0" w:color="auto"/>
              <w:bottom w:val="none" w:sz="0" w:space="0" w:color="auto"/>
            </w:tcBorders>
            <w:vAlign w:val="center"/>
            <w:tcPrChange w:id="2806" w:author="Brian Cullinan" w:date="2013-04-10T15:46:00Z">
              <w:tcPr>
                <w:tcW w:w="2086" w:type="dxa"/>
                <w:tcBorders>
                  <w:top w:val="none" w:sz="0" w:space="0" w:color="auto"/>
                  <w:left w:val="none" w:sz="0" w:space="0" w:color="auto"/>
                  <w:bottom w:val="none" w:sz="0" w:space="0" w:color="auto"/>
                </w:tcBorders>
                <w:vAlign w:val="center"/>
              </w:tcPr>
            </w:tcPrChange>
          </w:tcPr>
          <w:p w:rsidR="007B59D3" w:rsidRPr="00CF7BDC" w:rsidRDefault="007B59D3" w:rsidP="00CF7BDC">
            <w:pPr>
              <w:autoSpaceDE w:val="0"/>
              <w:autoSpaceDN w:val="0"/>
              <w:adjustRightInd w:val="0"/>
              <w:cnfStyle w:val="001000100000" w:firstRow="0" w:lastRow="0" w:firstColumn="1" w:lastColumn="0" w:oddVBand="0" w:evenVBand="0" w:oddHBand="1" w:evenHBand="0" w:firstRowFirstColumn="0" w:firstRowLastColumn="0" w:lastRowFirstColumn="0" w:lastRowLastColumn="0"/>
              <w:rPr>
                <w:ins w:id="2807" w:author="Brian Cullinan" w:date="2013-04-10T15:45:00Z"/>
                <w:rFonts w:cstheme="minorHAnsi"/>
                <w:b w:val="0"/>
                <w:sz w:val="24"/>
                <w:szCs w:val="24"/>
              </w:rPr>
            </w:pPr>
            <w:ins w:id="2808" w:author="Brian Cullinan" w:date="2013-04-10T15:45:00Z">
              <w:r w:rsidRPr="00CF7BDC">
                <w:rPr>
                  <w:rFonts w:cstheme="minorHAnsi"/>
                  <w:b w:val="0"/>
                  <w:sz w:val="24"/>
                  <w:szCs w:val="24"/>
                </w:rPr>
                <w:t>True</w:t>
              </w:r>
            </w:ins>
          </w:p>
        </w:tc>
        <w:tc>
          <w:tcPr>
            <w:tcW w:w="2101" w:type="dxa"/>
            <w:tcBorders>
              <w:top w:val="none" w:sz="0" w:space="0" w:color="auto"/>
              <w:bottom w:val="none" w:sz="0" w:space="0" w:color="auto"/>
              <w:right w:val="none" w:sz="0" w:space="0" w:color="auto"/>
            </w:tcBorders>
            <w:shd w:val="clear" w:color="auto" w:fill="FFFFFF" w:themeFill="background1"/>
            <w:vAlign w:val="center"/>
            <w:tcPrChange w:id="2809" w:author="Brian Cullinan" w:date="2013-04-10T15:46:00Z">
              <w:tcPr>
                <w:tcW w:w="2867" w:type="dxa"/>
                <w:tcBorders>
                  <w:top w:val="none" w:sz="0" w:space="0" w:color="auto"/>
                  <w:bottom w:val="none" w:sz="0" w:space="0" w:color="auto"/>
                  <w:right w:val="none" w:sz="0" w:space="0" w:color="auto"/>
                </w:tcBorders>
                <w:shd w:val="clear" w:color="auto" w:fill="FFFFFF" w:themeFill="background1"/>
                <w:vAlign w:val="center"/>
              </w:tcPr>
            </w:tcPrChange>
          </w:tcPr>
          <w:p w:rsidR="007B59D3" w:rsidRDefault="007B59D3" w:rsidP="00CF7BDC">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810" w:author="Brian Cullinan" w:date="2013-04-10T15:45:00Z"/>
                <w:rFonts w:cstheme="minorHAnsi"/>
                <w:sz w:val="24"/>
                <w:szCs w:val="24"/>
              </w:rPr>
            </w:pPr>
            <w:ins w:id="2811" w:author="Brian Cullinan" w:date="2013-04-10T15:45:00Z">
              <w:r>
                <w:rPr>
                  <w:rFonts w:cstheme="minorHAnsi"/>
                  <w:sz w:val="24"/>
                  <w:szCs w:val="24"/>
                </w:rPr>
                <w:t>+10000</w:t>
              </w:r>
            </w:ins>
          </w:p>
        </w:tc>
      </w:tr>
      <w:tr w:rsidR="007B59D3" w:rsidTr="0087183D">
        <w:trPr>
          <w:jc w:val="center"/>
          <w:ins w:id="2812" w:author="Brian Cullinan" w:date="2013-04-10T15:45:00Z"/>
          <w:trPrChange w:id="2813" w:author="Brian Cullinan" w:date="2013-04-10T15:46:00Z">
            <w:trPr>
              <w:jc w:val="center"/>
            </w:trPr>
          </w:trPrChange>
        </w:trPr>
        <w:tc>
          <w:tcPr>
            <w:cnfStyle w:val="001000000000" w:firstRow="0" w:lastRow="0" w:firstColumn="1" w:lastColumn="0" w:oddVBand="0" w:evenVBand="0" w:oddHBand="0" w:evenHBand="0" w:firstRowFirstColumn="0" w:firstRowLastColumn="0" w:lastRowFirstColumn="0" w:lastRowLastColumn="0"/>
            <w:tcW w:w="919" w:type="dxa"/>
            <w:shd w:val="clear" w:color="auto" w:fill="EEECE1" w:themeFill="background2"/>
            <w:vAlign w:val="center"/>
            <w:tcPrChange w:id="2814" w:author="Brian Cullinan" w:date="2013-04-10T15:46:00Z">
              <w:tcPr>
                <w:tcW w:w="2086" w:type="dxa"/>
                <w:shd w:val="clear" w:color="auto" w:fill="EEECE1" w:themeFill="background2"/>
                <w:vAlign w:val="center"/>
              </w:tcPr>
            </w:tcPrChange>
          </w:tcPr>
          <w:p w:rsidR="007B59D3" w:rsidRPr="00CF7BDC" w:rsidRDefault="007B59D3" w:rsidP="00CF7BDC">
            <w:pPr>
              <w:autoSpaceDE w:val="0"/>
              <w:autoSpaceDN w:val="0"/>
              <w:adjustRightInd w:val="0"/>
              <w:rPr>
                <w:ins w:id="2815" w:author="Brian Cullinan" w:date="2013-04-10T15:45:00Z"/>
                <w:rFonts w:cstheme="minorHAnsi"/>
                <w:b w:val="0"/>
                <w:sz w:val="24"/>
                <w:szCs w:val="24"/>
              </w:rPr>
            </w:pPr>
            <w:ins w:id="2816" w:author="Brian Cullinan" w:date="2013-04-10T15:45:00Z">
              <w:r w:rsidRPr="00CF7BDC">
                <w:rPr>
                  <w:rFonts w:cstheme="minorHAnsi"/>
                  <w:b w:val="0"/>
                  <w:sz w:val="24"/>
                  <w:szCs w:val="24"/>
                </w:rPr>
                <w:t>False</w:t>
              </w:r>
            </w:ins>
          </w:p>
        </w:tc>
        <w:tc>
          <w:tcPr>
            <w:tcW w:w="2101" w:type="dxa"/>
            <w:shd w:val="clear" w:color="auto" w:fill="EEECE1" w:themeFill="background2"/>
            <w:vAlign w:val="center"/>
            <w:tcPrChange w:id="2817" w:author="Brian Cullinan" w:date="2013-04-10T15:46:00Z">
              <w:tcPr>
                <w:tcW w:w="2867" w:type="dxa"/>
                <w:shd w:val="clear" w:color="auto" w:fill="EEECE1" w:themeFill="background2"/>
                <w:vAlign w:val="center"/>
              </w:tcPr>
            </w:tcPrChange>
          </w:tcPr>
          <w:p w:rsidR="007B59D3" w:rsidRDefault="007B59D3"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818" w:author="Brian Cullinan" w:date="2013-04-10T15:45:00Z"/>
                <w:rFonts w:cstheme="minorHAnsi"/>
                <w:sz w:val="24"/>
                <w:szCs w:val="24"/>
              </w:rPr>
            </w:pPr>
            <w:ins w:id="2819" w:author="Brian Cullinan" w:date="2013-04-10T15:45:00Z">
              <w:r>
                <w:rPr>
                  <w:rFonts w:cstheme="minorHAnsi"/>
                  <w:sz w:val="24"/>
                  <w:szCs w:val="24"/>
                </w:rPr>
                <w:t>No Change</w:t>
              </w:r>
            </w:ins>
          </w:p>
        </w:tc>
      </w:tr>
    </w:tbl>
    <w:p w:rsidR="00B6666B" w:rsidRPr="00AD6D65" w:rsidDel="007B59D3" w:rsidRDefault="00B6666B" w:rsidP="00B6666B">
      <w:pPr>
        <w:autoSpaceDE w:val="0"/>
        <w:autoSpaceDN w:val="0"/>
        <w:adjustRightInd w:val="0"/>
        <w:spacing w:after="0" w:line="240" w:lineRule="auto"/>
        <w:ind w:left="720"/>
        <w:rPr>
          <w:del w:id="2820" w:author="Brian Cullinan" w:date="2013-04-10T15:45:00Z"/>
          <w:rFonts w:cstheme="minorHAnsi"/>
          <w:sz w:val="24"/>
          <w:szCs w:val="24"/>
        </w:rPr>
      </w:pPr>
      <w:del w:id="2821" w:author="Brian Cullinan" w:date="2013-04-10T15:45:00Z">
        <w:r w:rsidRPr="00AD6D65" w:rsidDel="007B59D3">
          <w:rPr>
            <w:rFonts w:cstheme="minorHAnsi"/>
            <w:sz w:val="24"/>
            <w:szCs w:val="24"/>
          </w:rPr>
          <w:delText>// Rule Set 10</w:delText>
        </w:r>
      </w:del>
    </w:p>
    <w:p w:rsidR="00B6666B" w:rsidRPr="00AD6D65" w:rsidDel="007B59D3" w:rsidRDefault="00B6666B" w:rsidP="00B6666B">
      <w:pPr>
        <w:autoSpaceDE w:val="0"/>
        <w:autoSpaceDN w:val="0"/>
        <w:adjustRightInd w:val="0"/>
        <w:spacing w:after="0" w:line="240" w:lineRule="auto"/>
        <w:ind w:left="720"/>
        <w:rPr>
          <w:del w:id="2822" w:author="Brian Cullinan" w:date="2013-04-10T15:45:00Z"/>
          <w:rFonts w:cstheme="minorHAnsi"/>
          <w:sz w:val="24"/>
          <w:szCs w:val="24"/>
        </w:rPr>
      </w:pPr>
      <w:del w:id="2823" w:author="Brian Cullinan" w:date="2013-04-10T15:45:00Z">
        <w:r w:rsidRPr="00AD6D65" w:rsidDel="007B59D3">
          <w:rPr>
            <w:rFonts w:cstheme="minorHAnsi"/>
            <w:sz w:val="24"/>
            <w:szCs w:val="24"/>
          </w:rPr>
          <w:delText>// ----------</w:delText>
        </w:r>
      </w:del>
    </w:p>
    <w:p w:rsidR="00B6666B" w:rsidRPr="00AD6D65" w:rsidDel="007B59D3" w:rsidRDefault="00B6666B" w:rsidP="00B6666B">
      <w:pPr>
        <w:autoSpaceDE w:val="0"/>
        <w:autoSpaceDN w:val="0"/>
        <w:adjustRightInd w:val="0"/>
        <w:spacing w:after="0" w:line="240" w:lineRule="auto"/>
        <w:ind w:left="720"/>
        <w:rPr>
          <w:del w:id="2824" w:author="Brian Cullinan" w:date="2013-04-10T15:45:00Z"/>
          <w:rFonts w:cstheme="minorHAnsi"/>
          <w:sz w:val="24"/>
          <w:szCs w:val="24"/>
        </w:rPr>
      </w:pPr>
      <w:del w:id="2825" w:author="Brian Cullinan" w:date="2013-04-10T15:45:00Z">
        <w:r w:rsidRPr="00AD6D65" w:rsidDel="007B59D3">
          <w:rPr>
            <w:rFonts w:cstheme="minorHAnsi"/>
            <w:sz w:val="24"/>
            <w:szCs w:val="24"/>
          </w:rPr>
          <w:delText>if (Math.Abs(Form2Z) &gt;= .9m &amp;&amp; Math.Abs(Form2PrimeZ) &gt;= .9m)</w:delText>
        </w:r>
      </w:del>
    </w:p>
    <w:p w:rsidR="00B6666B" w:rsidRPr="00AD6D65" w:rsidDel="007B59D3" w:rsidRDefault="00B6666B" w:rsidP="00B6666B">
      <w:pPr>
        <w:autoSpaceDE w:val="0"/>
        <w:autoSpaceDN w:val="0"/>
        <w:adjustRightInd w:val="0"/>
        <w:spacing w:after="0" w:line="240" w:lineRule="auto"/>
        <w:ind w:left="720"/>
        <w:rPr>
          <w:del w:id="2826" w:author="Brian Cullinan" w:date="2013-04-10T15:45:00Z"/>
          <w:rFonts w:cstheme="minorHAnsi"/>
          <w:sz w:val="24"/>
          <w:szCs w:val="24"/>
        </w:rPr>
      </w:pPr>
      <w:del w:id="2827" w:author="Brian Cullinan" w:date="2013-04-10T15:45:00Z">
        <w:r w:rsidRPr="00AD6D65" w:rsidDel="007B59D3">
          <w:rPr>
            <w:rFonts w:cstheme="minorHAnsi"/>
            <w:sz w:val="24"/>
            <w:szCs w:val="24"/>
          </w:rPr>
          <w:delText>{</w:delText>
        </w:r>
      </w:del>
    </w:p>
    <w:p w:rsidR="00B6666B" w:rsidRPr="00AD6D65" w:rsidDel="007B59D3" w:rsidRDefault="00B6666B" w:rsidP="00B6666B">
      <w:pPr>
        <w:autoSpaceDE w:val="0"/>
        <w:autoSpaceDN w:val="0"/>
        <w:adjustRightInd w:val="0"/>
        <w:spacing w:after="0" w:line="240" w:lineRule="auto"/>
        <w:ind w:left="720"/>
        <w:rPr>
          <w:del w:id="2828" w:author="Brian Cullinan" w:date="2013-04-10T15:45:00Z"/>
          <w:rFonts w:cstheme="minorHAnsi"/>
          <w:sz w:val="24"/>
          <w:szCs w:val="24"/>
        </w:rPr>
      </w:pPr>
      <w:del w:id="2829" w:author="Brian Cullinan" w:date="2013-04-10T15:45:00Z">
        <w:r w:rsidRPr="00AD6D65" w:rsidDel="007B59D3">
          <w:rPr>
            <w:rFonts w:cstheme="minorHAnsi"/>
            <w:sz w:val="24"/>
            <w:szCs w:val="24"/>
          </w:rPr>
          <w:delText xml:space="preserve">    SignificanceScore += 100000;</w:delText>
        </w:r>
      </w:del>
    </w:p>
    <w:p w:rsidR="00B6666B" w:rsidRPr="00AD6D65" w:rsidDel="007B59D3" w:rsidRDefault="00B6666B" w:rsidP="00B6666B">
      <w:pPr>
        <w:autoSpaceDE w:val="0"/>
        <w:autoSpaceDN w:val="0"/>
        <w:adjustRightInd w:val="0"/>
        <w:spacing w:after="0" w:line="240" w:lineRule="auto"/>
        <w:ind w:left="720"/>
        <w:rPr>
          <w:del w:id="2830" w:author="Brian Cullinan" w:date="2013-04-10T15:45:00Z"/>
          <w:rFonts w:cstheme="minorHAnsi"/>
          <w:sz w:val="24"/>
          <w:szCs w:val="24"/>
        </w:rPr>
      </w:pPr>
      <w:del w:id="2831" w:author="Brian Cullinan" w:date="2013-04-10T15:45:00Z">
        <w:r w:rsidRPr="00AD6D65" w:rsidDel="007B59D3">
          <w:rPr>
            <w:rFonts w:cstheme="minorHAnsi"/>
            <w:sz w:val="24"/>
            <w:szCs w:val="24"/>
          </w:rPr>
          <w:delText>}</w:delText>
        </w:r>
      </w:del>
    </w:p>
    <w:p w:rsidR="007B59D3" w:rsidRDefault="007B59D3" w:rsidP="00B6666B">
      <w:pPr>
        <w:autoSpaceDE w:val="0"/>
        <w:autoSpaceDN w:val="0"/>
        <w:adjustRightInd w:val="0"/>
        <w:spacing w:after="0" w:line="240" w:lineRule="auto"/>
        <w:ind w:left="720"/>
        <w:rPr>
          <w:ins w:id="2832" w:author="Brian Cullinan" w:date="2013-04-10T15:45:00Z"/>
          <w:rFonts w:cstheme="minorHAnsi"/>
          <w:sz w:val="24"/>
          <w:szCs w:val="24"/>
        </w:rPr>
      </w:pPr>
    </w:p>
    <w:p w:rsidR="008111C8" w:rsidRDefault="008111C8">
      <w:pPr>
        <w:rPr>
          <w:ins w:id="2833" w:author="Brian Cullinan" w:date="2013-04-10T15:47:00Z"/>
          <w:rFonts w:cstheme="minorHAnsi"/>
          <w:sz w:val="24"/>
          <w:szCs w:val="24"/>
        </w:rPr>
      </w:pPr>
      <w:ins w:id="2834" w:author="Brian Cullinan" w:date="2013-04-10T15:47:00Z">
        <w:r>
          <w:rPr>
            <w:rFonts w:cstheme="minorHAnsi"/>
            <w:sz w:val="24"/>
            <w:szCs w:val="24"/>
          </w:rPr>
          <w:br w:type="page"/>
        </w:r>
      </w:ins>
    </w:p>
    <w:p w:rsidR="008111C8" w:rsidRDefault="008111C8" w:rsidP="00B6666B">
      <w:pPr>
        <w:autoSpaceDE w:val="0"/>
        <w:autoSpaceDN w:val="0"/>
        <w:adjustRightInd w:val="0"/>
        <w:spacing w:after="0" w:line="240" w:lineRule="auto"/>
        <w:ind w:left="720"/>
        <w:rPr>
          <w:ins w:id="2835" w:author="Brian Cullinan" w:date="2013-04-10T15:46:00Z"/>
          <w:rFonts w:cstheme="minorHAnsi"/>
          <w:sz w:val="24"/>
          <w:szCs w:val="24"/>
        </w:rPr>
      </w:pPr>
      <w:ins w:id="2836" w:author="Brian Cullinan" w:date="2013-04-10T15:46:00Z">
        <w:r>
          <w:rPr>
            <w:rFonts w:cstheme="minorHAnsi"/>
            <w:sz w:val="24"/>
            <w:szCs w:val="24"/>
          </w:rPr>
          <w:t>Rule 12:</w:t>
        </w:r>
      </w:ins>
    </w:p>
    <w:tbl>
      <w:tblPr>
        <w:tblStyle w:val="LightList-Accent11"/>
        <w:tblW w:w="4180" w:type="dxa"/>
        <w:jc w:val="center"/>
        <w:tblInd w:w="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2837" w:author="Brian Cullinan" w:date="2013-04-10T15:47:00Z">
          <w:tblPr>
            <w:tblStyle w:val="LightList-Accent11"/>
            <w:tblW w:w="3400" w:type="dxa"/>
            <w:jc w:val="center"/>
            <w:tblInd w:w="1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2079"/>
        <w:gridCol w:w="2101"/>
        <w:tblGridChange w:id="2838">
          <w:tblGrid>
            <w:gridCol w:w="1299"/>
            <w:gridCol w:w="2101"/>
          </w:tblGrid>
        </w:tblGridChange>
      </w:tblGrid>
      <w:tr w:rsidR="008111C8" w:rsidRPr="00CF7BDC" w:rsidTr="008111C8">
        <w:trPr>
          <w:cnfStyle w:val="100000000000" w:firstRow="1" w:lastRow="0" w:firstColumn="0" w:lastColumn="0" w:oddVBand="0" w:evenVBand="0" w:oddHBand="0" w:evenHBand="0" w:firstRowFirstColumn="0" w:firstRowLastColumn="0" w:lastRowFirstColumn="0" w:lastRowLastColumn="0"/>
          <w:jc w:val="center"/>
          <w:ins w:id="2839" w:author="Brian Cullinan" w:date="2013-04-10T15:46:00Z"/>
          <w:trPrChange w:id="2840" w:author="Brian Cullinan" w:date="2013-04-10T15:47:00Z">
            <w:trPr>
              <w:jc w:val="center"/>
            </w:trPr>
          </w:trPrChange>
        </w:trPr>
        <w:tc>
          <w:tcPr>
            <w:cnfStyle w:val="001000000000" w:firstRow="0" w:lastRow="0" w:firstColumn="1" w:lastColumn="0" w:oddVBand="0" w:evenVBand="0" w:oddHBand="0" w:evenHBand="0" w:firstRowFirstColumn="0" w:firstRowLastColumn="0" w:lastRowFirstColumn="0" w:lastRowLastColumn="0"/>
            <w:tcW w:w="2079" w:type="dxa"/>
            <w:vAlign w:val="center"/>
            <w:tcPrChange w:id="2841" w:author="Brian Cullinan" w:date="2013-04-10T15:47:00Z">
              <w:tcPr>
                <w:tcW w:w="1299" w:type="dxa"/>
                <w:vAlign w:val="center"/>
              </w:tcPr>
            </w:tcPrChange>
          </w:tcPr>
          <w:p w:rsidR="008111C8" w:rsidRPr="00CF7BDC" w:rsidRDefault="008111C8">
            <w:pPr>
              <w:autoSpaceDE w:val="0"/>
              <w:autoSpaceDN w:val="0"/>
              <w:adjustRightInd w:val="0"/>
              <w:cnfStyle w:val="101000000000" w:firstRow="1" w:lastRow="0" w:firstColumn="1" w:lastColumn="0" w:oddVBand="0" w:evenVBand="0" w:oddHBand="0" w:evenHBand="0" w:firstRowFirstColumn="0" w:firstRowLastColumn="0" w:lastRowFirstColumn="0" w:lastRowLastColumn="0"/>
              <w:rPr>
                <w:ins w:id="2842" w:author="Brian Cullinan" w:date="2013-04-10T15:46:00Z"/>
                <w:rFonts w:cstheme="minorHAnsi"/>
                <w:b w:val="0"/>
                <w:bCs w:val="0"/>
                <w:color w:val="auto"/>
                <w:sz w:val="24"/>
                <w:szCs w:val="24"/>
              </w:rPr>
              <w:pPrChange w:id="2843" w:author="Brian Cullinan" w:date="2013-04-10T15:47:00Z">
                <w:pPr>
                  <w:autoSpaceDE w:val="0"/>
                  <w:autoSpaceDN w:val="0"/>
                  <w:adjustRightInd w:val="0"/>
                  <w:spacing w:after="200" w:line="276" w:lineRule="auto"/>
                  <w:cnfStyle w:val="101000000000" w:firstRow="1" w:lastRow="0" w:firstColumn="1" w:lastColumn="0" w:oddVBand="0" w:evenVBand="0" w:oddHBand="0" w:evenHBand="0" w:firstRowFirstColumn="0" w:firstRowLastColumn="0" w:lastRowFirstColumn="0" w:lastRowLastColumn="0"/>
                </w:pPr>
              </w:pPrChange>
            </w:pPr>
            <w:ins w:id="2844" w:author="Brian Cullinan" w:date="2013-04-10T15:47:00Z">
              <w:r>
                <w:rPr>
                  <w:rFonts w:cstheme="minorHAnsi"/>
                  <w:sz w:val="24"/>
                  <w:szCs w:val="24"/>
                </w:rPr>
                <w:t>Ring Thickness</w:t>
              </w:r>
            </w:ins>
            <w:ins w:id="2845" w:author="Brian Cullinan" w:date="2013-04-10T15:46:00Z">
              <w:r w:rsidRPr="00CF7BDC">
                <w:rPr>
                  <w:rFonts w:cstheme="minorHAnsi"/>
                  <w:sz w:val="24"/>
                  <w:szCs w:val="24"/>
                </w:rPr>
                <w:t xml:space="preserve"> </w:t>
              </w:r>
            </w:ins>
            <w:ins w:id="2846" w:author="Brian Cullinan" w:date="2013-04-10T15:47:00Z">
              <w:r>
                <w:rPr>
                  <w:rFonts w:cstheme="minorHAnsi"/>
                  <w:sz w:val="24"/>
                  <w:szCs w:val="24"/>
                </w:rPr>
                <w:t>=</w:t>
              </w:r>
            </w:ins>
            <w:ins w:id="2847" w:author="Brian Cullinan" w:date="2013-04-10T15:46:00Z">
              <w:r w:rsidRPr="00CF7BDC">
                <w:rPr>
                  <w:rFonts w:cstheme="minorHAnsi"/>
                  <w:sz w:val="24"/>
                  <w:szCs w:val="24"/>
                </w:rPr>
                <w:t xml:space="preserve"> </w:t>
              </w:r>
              <w:r>
                <w:rPr>
                  <w:rFonts w:cstheme="minorHAnsi"/>
                  <w:sz w:val="24"/>
                  <w:szCs w:val="24"/>
                </w:rPr>
                <w:t>0</w:t>
              </w:r>
            </w:ins>
          </w:p>
        </w:tc>
        <w:tc>
          <w:tcPr>
            <w:tcW w:w="2101" w:type="dxa"/>
            <w:vAlign w:val="center"/>
            <w:tcPrChange w:id="2848" w:author="Brian Cullinan" w:date="2013-04-10T15:47:00Z">
              <w:tcPr>
                <w:tcW w:w="2101" w:type="dxa"/>
                <w:vAlign w:val="center"/>
              </w:tcPr>
            </w:tcPrChange>
          </w:tcPr>
          <w:p w:rsidR="008111C8" w:rsidRPr="00CF7BDC" w:rsidRDefault="008111C8" w:rsidP="00CF7BDC">
            <w:pPr>
              <w:autoSpaceDE w:val="0"/>
              <w:autoSpaceDN w:val="0"/>
              <w:adjustRightInd w:val="0"/>
              <w:cnfStyle w:val="100000000000" w:firstRow="1" w:lastRow="0" w:firstColumn="0" w:lastColumn="0" w:oddVBand="0" w:evenVBand="0" w:oddHBand="0" w:evenHBand="0" w:firstRowFirstColumn="0" w:firstRowLastColumn="0" w:lastRowFirstColumn="0" w:lastRowLastColumn="0"/>
              <w:rPr>
                <w:ins w:id="2849" w:author="Brian Cullinan" w:date="2013-04-10T15:46:00Z"/>
                <w:rFonts w:cstheme="minorHAnsi"/>
                <w:sz w:val="24"/>
                <w:szCs w:val="24"/>
              </w:rPr>
            </w:pPr>
            <w:ins w:id="2850" w:author="Brian Cullinan" w:date="2013-04-10T15:46:00Z">
              <w:r w:rsidRPr="00CF7BDC">
                <w:rPr>
                  <w:rFonts w:cstheme="minorHAnsi"/>
                  <w:sz w:val="24"/>
                  <w:szCs w:val="24"/>
                </w:rPr>
                <w:t>Significance Score</w:t>
              </w:r>
            </w:ins>
          </w:p>
        </w:tc>
      </w:tr>
      <w:tr w:rsidR="008111C8" w:rsidTr="00BD4C3F">
        <w:trPr>
          <w:cnfStyle w:val="000000100000" w:firstRow="0" w:lastRow="0" w:firstColumn="0" w:lastColumn="0" w:oddVBand="0" w:evenVBand="0" w:oddHBand="1" w:evenHBand="0" w:firstRowFirstColumn="0" w:firstRowLastColumn="0" w:lastRowFirstColumn="0" w:lastRowLastColumn="0"/>
          <w:jc w:val="center"/>
          <w:ins w:id="2851" w:author="Brian Cullinan" w:date="2013-04-10T15:46:00Z"/>
          <w:trPrChange w:id="2852" w:author="Brian Cullinan" w:date="2013-04-10T15:47:00Z">
            <w:trPr>
              <w:jc w:val="center"/>
            </w:trPr>
          </w:trPrChange>
        </w:trPr>
        <w:tc>
          <w:tcPr>
            <w:cnfStyle w:val="001000000000" w:firstRow="0" w:lastRow="0" w:firstColumn="1" w:lastColumn="0" w:oddVBand="0" w:evenVBand="0" w:oddHBand="0" w:evenHBand="0" w:firstRowFirstColumn="0" w:firstRowLastColumn="0" w:lastRowFirstColumn="0" w:lastRowLastColumn="0"/>
            <w:tcW w:w="2079" w:type="dxa"/>
            <w:tcBorders>
              <w:top w:val="none" w:sz="0" w:space="0" w:color="auto"/>
              <w:left w:val="none" w:sz="0" w:space="0" w:color="auto"/>
              <w:bottom w:val="none" w:sz="0" w:space="0" w:color="auto"/>
            </w:tcBorders>
            <w:vAlign w:val="center"/>
            <w:tcPrChange w:id="2853" w:author="Brian Cullinan" w:date="2013-04-10T15:47:00Z">
              <w:tcPr>
                <w:tcW w:w="1299" w:type="dxa"/>
                <w:vAlign w:val="center"/>
              </w:tcPr>
            </w:tcPrChange>
          </w:tcPr>
          <w:p w:rsidR="008111C8" w:rsidRPr="00CF7BDC" w:rsidRDefault="008111C8" w:rsidP="00CF7BDC">
            <w:pPr>
              <w:autoSpaceDE w:val="0"/>
              <w:autoSpaceDN w:val="0"/>
              <w:adjustRightInd w:val="0"/>
              <w:cnfStyle w:val="001000100000" w:firstRow="0" w:lastRow="0" w:firstColumn="1" w:lastColumn="0" w:oddVBand="0" w:evenVBand="0" w:oddHBand="1" w:evenHBand="0" w:firstRowFirstColumn="0" w:firstRowLastColumn="0" w:lastRowFirstColumn="0" w:lastRowLastColumn="0"/>
              <w:rPr>
                <w:ins w:id="2854" w:author="Brian Cullinan" w:date="2013-04-10T15:46:00Z"/>
                <w:rFonts w:cstheme="minorHAnsi"/>
                <w:b w:val="0"/>
                <w:sz w:val="24"/>
                <w:szCs w:val="24"/>
              </w:rPr>
            </w:pPr>
            <w:ins w:id="2855" w:author="Brian Cullinan" w:date="2013-04-10T15:47:00Z">
              <w:r>
                <w:rPr>
                  <w:rFonts w:cstheme="minorHAnsi"/>
                  <w:b w:val="0"/>
                  <w:sz w:val="24"/>
                  <w:szCs w:val="24"/>
                </w:rPr>
                <w:t>True</w:t>
              </w:r>
            </w:ins>
          </w:p>
        </w:tc>
        <w:tc>
          <w:tcPr>
            <w:tcW w:w="2101" w:type="dxa"/>
            <w:tcBorders>
              <w:top w:val="none" w:sz="0" w:space="0" w:color="auto"/>
              <w:bottom w:val="none" w:sz="0" w:space="0" w:color="auto"/>
              <w:right w:val="none" w:sz="0" w:space="0" w:color="auto"/>
            </w:tcBorders>
            <w:shd w:val="clear" w:color="auto" w:fill="FFFFFF" w:themeFill="background1"/>
            <w:vAlign w:val="center"/>
            <w:tcPrChange w:id="2856" w:author="Brian Cullinan" w:date="2013-04-10T15:47:00Z">
              <w:tcPr>
                <w:tcW w:w="2101" w:type="dxa"/>
                <w:shd w:val="clear" w:color="auto" w:fill="FFFFFF" w:themeFill="background1"/>
                <w:vAlign w:val="center"/>
              </w:tcPr>
            </w:tcPrChange>
          </w:tcPr>
          <w:p w:rsidR="008111C8" w:rsidRDefault="008111C8" w:rsidP="00CF7BDC">
            <w:pPr>
              <w:autoSpaceDE w:val="0"/>
              <w:autoSpaceDN w:val="0"/>
              <w:adjustRightInd w:val="0"/>
              <w:cnfStyle w:val="000000100000" w:firstRow="0" w:lastRow="0" w:firstColumn="0" w:lastColumn="0" w:oddVBand="0" w:evenVBand="0" w:oddHBand="1" w:evenHBand="0" w:firstRowFirstColumn="0" w:firstRowLastColumn="0" w:lastRowFirstColumn="0" w:lastRowLastColumn="0"/>
              <w:rPr>
                <w:ins w:id="2857" w:author="Brian Cullinan" w:date="2013-04-10T15:46:00Z"/>
                <w:rFonts w:cstheme="minorHAnsi"/>
                <w:sz w:val="24"/>
                <w:szCs w:val="24"/>
              </w:rPr>
            </w:pPr>
            <w:ins w:id="2858" w:author="Brian Cullinan" w:date="2013-04-10T15:46:00Z">
              <w:r>
                <w:rPr>
                  <w:rFonts w:cstheme="minorHAnsi"/>
                  <w:sz w:val="24"/>
                  <w:szCs w:val="24"/>
                </w:rPr>
                <w:t>+</w:t>
              </w:r>
            </w:ins>
            <w:ins w:id="2859" w:author="Brian Cullinan" w:date="2013-04-10T15:47:00Z">
              <w:r>
                <w:rPr>
                  <w:rFonts w:cstheme="minorHAnsi"/>
                  <w:sz w:val="24"/>
                  <w:szCs w:val="24"/>
                </w:rPr>
                <w:t>8</w:t>
              </w:r>
            </w:ins>
            <w:ins w:id="2860" w:author="Brian Cullinan" w:date="2013-04-10T15:46:00Z">
              <w:r>
                <w:rPr>
                  <w:rFonts w:cstheme="minorHAnsi"/>
                  <w:sz w:val="24"/>
                  <w:szCs w:val="24"/>
                </w:rPr>
                <w:t>000</w:t>
              </w:r>
            </w:ins>
          </w:p>
        </w:tc>
      </w:tr>
      <w:tr w:rsidR="008111C8" w:rsidTr="008111C8">
        <w:trPr>
          <w:jc w:val="center"/>
          <w:ins w:id="2861" w:author="Brian Cullinan" w:date="2013-04-10T15:46:00Z"/>
          <w:trPrChange w:id="2862" w:author="Brian Cullinan" w:date="2013-04-10T15:47:00Z">
            <w:trPr>
              <w:jc w:val="center"/>
            </w:trPr>
          </w:trPrChange>
        </w:trPr>
        <w:tc>
          <w:tcPr>
            <w:cnfStyle w:val="001000000000" w:firstRow="0" w:lastRow="0" w:firstColumn="1" w:lastColumn="0" w:oddVBand="0" w:evenVBand="0" w:oddHBand="0" w:evenHBand="0" w:firstRowFirstColumn="0" w:firstRowLastColumn="0" w:lastRowFirstColumn="0" w:lastRowLastColumn="0"/>
            <w:tcW w:w="2079" w:type="dxa"/>
            <w:shd w:val="clear" w:color="auto" w:fill="EEECE1" w:themeFill="background2"/>
            <w:vAlign w:val="center"/>
            <w:tcPrChange w:id="2863" w:author="Brian Cullinan" w:date="2013-04-10T15:47:00Z">
              <w:tcPr>
                <w:tcW w:w="1299" w:type="dxa"/>
                <w:shd w:val="clear" w:color="auto" w:fill="EEECE1" w:themeFill="background2"/>
                <w:vAlign w:val="center"/>
              </w:tcPr>
            </w:tcPrChange>
          </w:tcPr>
          <w:p w:rsidR="008111C8" w:rsidRPr="00CF7BDC" w:rsidRDefault="008111C8" w:rsidP="00CF7BDC">
            <w:pPr>
              <w:autoSpaceDE w:val="0"/>
              <w:autoSpaceDN w:val="0"/>
              <w:adjustRightInd w:val="0"/>
              <w:rPr>
                <w:ins w:id="2864" w:author="Brian Cullinan" w:date="2013-04-10T15:46:00Z"/>
                <w:rFonts w:cstheme="minorHAnsi"/>
                <w:b w:val="0"/>
                <w:sz w:val="24"/>
                <w:szCs w:val="24"/>
              </w:rPr>
            </w:pPr>
            <w:ins w:id="2865" w:author="Brian Cullinan" w:date="2013-04-10T15:46:00Z">
              <w:r w:rsidRPr="00CF7BDC">
                <w:rPr>
                  <w:rFonts w:cstheme="minorHAnsi"/>
                  <w:b w:val="0"/>
                  <w:sz w:val="24"/>
                  <w:szCs w:val="24"/>
                </w:rPr>
                <w:t>False</w:t>
              </w:r>
            </w:ins>
          </w:p>
        </w:tc>
        <w:tc>
          <w:tcPr>
            <w:tcW w:w="2101" w:type="dxa"/>
            <w:shd w:val="clear" w:color="auto" w:fill="EEECE1" w:themeFill="background2"/>
            <w:vAlign w:val="center"/>
            <w:tcPrChange w:id="2866" w:author="Brian Cullinan" w:date="2013-04-10T15:47:00Z">
              <w:tcPr>
                <w:tcW w:w="2101" w:type="dxa"/>
                <w:shd w:val="clear" w:color="auto" w:fill="EEECE1" w:themeFill="background2"/>
                <w:vAlign w:val="center"/>
              </w:tcPr>
            </w:tcPrChange>
          </w:tcPr>
          <w:p w:rsidR="008111C8" w:rsidRDefault="008111C8" w:rsidP="00CF7BDC">
            <w:pPr>
              <w:autoSpaceDE w:val="0"/>
              <w:autoSpaceDN w:val="0"/>
              <w:adjustRightInd w:val="0"/>
              <w:cnfStyle w:val="000000000000" w:firstRow="0" w:lastRow="0" w:firstColumn="0" w:lastColumn="0" w:oddVBand="0" w:evenVBand="0" w:oddHBand="0" w:evenHBand="0" w:firstRowFirstColumn="0" w:firstRowLastColumn="0" w:lastRowFirstColumn="0" w:lastRowLastColumn="0"/>
              <w:rPr>
                <w:ins w:id="2867" w:author="Brian Cullinan" w:date="2013-04-10T15:46:00Z"/>
                <w:rFonts w:cstheme="minorHAnsi"/>
                <w:sz w:val="24"/>
                <w:szCs w:val="24"/>
              </w:rPr>
            </w:pPr>
            <w:ins w:id="2868" w:author="Brian Cullinan" w:date="2013-04-10T15:46:00Z">
              <w:r>
                <w:rPr>
                  <w:rFonts w:cstheme="minorHAnsi"/>
                  <w:sz w:val="24"/>
                  <w:szCs w:val="24"/>
                </w:rPr>
                <w:t>No Change</w:t>
              </w:r>
            </w:ins>
          </w:p>
        </w:tc>
      </w:tr>
    </w:tbl>
    <w:p w:rsidR="00B6666B" w:rsidRPr="00AD6D65" w:rsidDel="008111C8" w:rsidRDefault="00B6666B" w:rsidP="00B6666B">
      <w:pPr>
        <w:autoSpaceDE w:val="0"/>
        <w:autoSpaceDN w:val="0"/>
        <w:adjustRightInd w:val="0"/>
        <w:spacing w:after="0" w:line="240" w:lineRule="auto"/>
        <w:ind w:left="720"/>
        <w:rPr>
          <w:del w:id="2869" w:author="Brian Cullinan" w:date="2013-04-10T15:46:00Z"/>
          <w:rFonts w:cstheme="minorHAnsi"/>
          <w:sz w:val="24"/>
          <w:szCs w:val="24"/>
        </w:rPr>
      </w:pPr>
      <w:del w:id="2870" w:author="Brian Cullinan" w:date="2013-04-10T15:46:00Z">
        <w:r w:rsidRPr="00AD6D65" w:rsidDel="008111C8">
          <w:rPr>
            <w:rFonts w:cstheme="minorHAnsi"/>
            <w:sz w:val="24"/>
            <w:szCs w:val="24"/>
          </w:rPr>
          <w:delText>// Rule Set 11</w:delText>
        </w:r>
      </w:del>
    </w:p>
    <w:p w:rsidR="00B6666B" w:rsidRPr="00AD6D65" w:rsidDel="008111C8" w:rsidRDefault="00B6666B" w:rsidP="00B6666B">
      <w:pPr>
        <w:autoSpaceDE w:val="0"/>
        <w:autoSpaceDN w:val="0"/>
        <w:adjustRightInd w:val="0"/>
        <w:spacing w:after="0" w:line="240" w:lineRule="auto"/>
        <w:ind w:left="720"/>
        <w:rPr>
          <w:del w:id="2871" w:author="Brian Cullinan" w:date="2013-04-10T15:46:00Z"/>
          <w:rFonts w:cstheme="minorHAnsi"/>
          <w:sz w:val="24"/>
          <w:szCs w:val="24"/>
        </w:rPr>
      </w:pPr>
      <w:del w:id="2872" w:author="Brian Cullinan" w:date="2013-04-10T15:46:00Z">
        <w:r w:rsidRPr="00AD6D65" w:rsidDel="008111C8">
          <w:rPr>
            <w:rFonts w:cstheme="minorHAnsi"/>
            <w:sz w:val="24"/>
            <w:szCs w:val="24"/>
          </w:rPr>
          <w:delText>// ----------</w:delText>
        </w:r>
      </w:del>
    </w:p>
    <w:p w:rsidR="00B6666B" w:rsidRPr="00AD6D65" w:rsidDel="008111C8" w:rsidRDefault="00B6666B" w:rsidP="00B6666B">
      <w:pPr>
        <w:autoSpaceDE w:val="0"/>
        <w:autoSpaceDN w:val="0"/>
        <w:adjustRightInd w:val="0"/>
        <w:spacing w:after="0" w:line="240" w:lineRule="auto"/>
        <w:ind w:left="720"/>
        <w:rPr>
          <w:del w:id="2873" w:author="Brian Cullinan" w:date="2013-04-10T15:46:00Z"/>
          <w:rFonts w:cstheme="minorHAnsi"/>
          <w:sz w:val="24"/>
          <w:szCs w:val="24"/>
        </w:rPr>
      </w:pPr>
      <w:del w:id="2874" w:author="Brian Cullinan" w:date="2013-04-10T15:46:00Z">
        <w:r w:rsidRPr="00AD6D65" w:rsidDel="008111C8">
          <w:rPr>
            <w:rFonts w:cstheme="minorHAnsi"/>
            <w:sz w:val="24"/>
            <w:szCs w:val="24"/>
          </w:rPr>
          <w:delText>if (Ai4 &gt; 0)</w:delText>
        </w:r>
      </w:del>
    </w:p>
    <w:p w:rsidR="00B6666B" w:rsidRPr="00AD6D65" w:rsidDel="008111C8" w:rsidRDefault="00B6666B" w:rsidP="00B6666B">
      <w:pPr>
        <w:autoSpaceDE w:val="0"/>
        <w:autoSpaceDN w:val="0"/>
        <w:adjustRightInd w:val="0"/>
        <w:spacing w:after="0" w:line="240" w:lineRule="auto"/>
        <w:ind w:left="720"/>
        <w:rPr>
          <w:del w:id="2875" w:author="Brian Cullinan" w:date="2013-04-10T15:46:00Z"/>
          <w:rFonts w:cstheme="minorHAnsi"/>
          <w:sz w:val="24"/>
          <w:szCs w:val="24"/>
        </w:rPr>
      </w:pPr>
      <w:del w:id="2876" w:author="Brian Cullinan" w:date="2013-04-10T15:46:00Z">
        <w:r w:rsidRPr="00AD6D65" w:rsidDel="008111C8">
          <w:rPr>
            <w:rFonts w:cstheme="minorHAnsi"/>
            <w:sz w:val="24"/>
            <w:szCs w:val="24"/>
          </w:rPr>
          <w:delText>{</w:delText>
        </w:r>
      </w:del>
    </w:p>
    <w:p w:rsidR="00B6666B" w:rsidRPr="00AD6D65" w:rsidDel="008111C8" w:rsidRDefault="00B6666B" w:rsidP="00B6666B">
      <w:pPr>
        <w:autoSpaceDE w:val="0"/>
        <w:autoSpaceDN w:val="0"/>
        <w:adjustRightInd w:val="0"/>
        <w:spacing w:after="0" w:line="240" w:lineRule="auto"/>
        <w:ind w:left="720"/>
        <w:rPr>
          <w:del w:id="2877" w:author="Brian Cullinan" w:date="2013-04-10T15:46:00Z"/>
          <w:rFonts w:cstheme="minorHAnsi"/>
          <w:sz w:val="24"/>
          <w:szCs w:val="24"/>
        </w:rPr>
      </w:pPr>
      <w:del w:id="2878" w:author="Brian Cullinan" w:date="2013-04-10T15:46:00Z">
        <w:r w:rsidRPr="00AD6D65" w:rsidDel="008111C8">
          <w:rPr>
            <w:rFonts w:cstheme="minorHAnsi"/>
            <w:sz w:val="24"/>
            <w:szCs w:val="24"/>
          </w:rPr>
          <w:delText xml:space="preserve">    SignificanceScore += 10000;</w:delText>
        </w:r>
      </w:del>
    </w:p>
    <w:p w:rsidR="00B6666B" w:rsidRPr="00AD6D65" w:rsidDel="008111C8" w:rsidRDefault="00B6666B" w:rsidP="00B6666B">
      <w:pPr>
        <w:autoSpaceDE w:val="0"/>
        <w:autoSpaceDN w:val="0"/>
        <w:adjustRightInd w:val="0"/>
        <w:spacing w:after="0" w:line="240" w:lineRule="auto"/>
        <w:ind w:left="720"/>
        <w:rPr>
          <w:del w:id="2879" w:author="Brian Cullinan" w:date="2013-04-10T15:46:00Z"/>
          <w:rFonts w:cstheme="minorHAnsi"/>
          <w:sz w:val="24"/>
          <w:szCs w:val="24"/>
        </w:rPr>
      </w:pPr>
      <w:del w:id="2880" w:author="Brian Cullinan" w:date="2013-04-10T15:46:00Z">
        <w:r w:rsidRPr="00AD6D65" w:rsidDel="008111C8">
          <w:rPr>
            <w:rFonts w:cstheme="minorHAnsi"/>
            <w:sz w:val="24"/>
            <w:szCs w:val="24"/>
          </w:rPr>
          <w:delText>}</w:delText>
        </w:r>
      </w:del>
    </w:p>
    <w:p w:rsidR="008111C8" w:rsidRDefault="008111C8" w:rsidP="00B6666B">
      <w:pPr>
        <w:autoSpaceDE w:val="0"/>
        <w:autoSpaceDN w:val="0"/>
        <w:adjustRightInd w:val="0"/>
        <w:spacing w:after="0" w:line="240" w:lineRule="auto"/>
        <w:ind w:left="720"/>
        <w:rPr>
          <w:ins w:id="2881" w:author="Brian Cullinan" w:date="2013-04-10T15:46:00Z"/>
          <w:rFonts w:cstheme="minorHAnsi"/>
          <w:sz w:val="24"/>
          <w:szCs w:val="24"/>
        </w:rPr>
      </w:pPr>
    </w:p>
    <w:p w:rsidR="00B6666B" w:rsidRPr="00AD6D65" w:rsidDel="008111C8" w:rsidRDefault="00B6666B" w:rsidP="00B6666B">
      <w:pPr>
        <w:autoSpaceDE w:val="0"/>
        <w:autoSpaceDN w:val="0"/>
        <w:adjustRightInd w:val="0"/>
        <w:spacing w:after="0" w:line="240" w:lineRule="auto"/>
        <w:ind w:left="720"/>
        <w:rPr>
          <w:del w:id="2882" w:author="Brian Cullinan" w:date="2013-04-10T15:47:00Z"/>
          <w:rFonts w:cstheme="minorHAnsi"/>
          <w:sz w:val="24"/>
          <w:szCs w:val="24"/>
        </w:rPr>
      </w:pPr>
      <w:del w:id="2883" w:author="Brian Cullinan" w:date="2013-04-10T15:47:00Z">
        <w:r w:rsidRPr="00AD6D65" w:rsidDel="008111C8">
          <w:rPr>
            <w:rFonts w:cstheme="minorHAnsi"/>
            <w:sz w:val="24"/>
            <w:szCs w:val="24"/>
          </w:rPr>
          <w:delText>// Rule Set 12</w:delText>
        </w:r>
      </w:del>
    </w:p>
    <w:p w:rsidR="00B6666B" w:rsidRPr="00AD6D65" w:rsidDel="008111C8" w:rsidRDefault="00B6666B" w:rsidP="00B6666B">
      <w:pPr>
        <w:autoSpaceDE w:val="0"/>
        <w:autoSpaceDN w:val="0"/>
        <w:adjustRightInd w:val="0"/>
        <w:spacing w:after="0" w:line="240" w:lineRule="auto"/>
        <w:ind w:left="720"/>
        <w:rPr>
          <w:del w:id="2884" w:author="Brian Cullinan" w:date="2013-04-10T15:47:00Z"/>
          <w:rFonts w:cstheme="minorHAnsi"/>
          <w:sz w:val="24"/>
          <w:szCs w:val="24"/>
        </w:rPr>
      </w:pPr>
      <w:del w:id="2885" w:author="Brian Cullinan" w:date="2013-04-10T15:47:00Z">
        <w:r w:rsidRPr="00AD6D65" w:rsidDel="008111C8">
          <w:rPr>
            <w:rFonts w:cstheme="minorHAnsi"/>
            <w:sz w:val="24"/>
            <w:szCs w:val="24"/>
          </w:rPr>
          <w:delText>// ----------</w:delText>
        </w:r>
      </w:del>
    </w:p>
    <w:p w:rsidR="00B6666B" w:rsidRPr="00AD6D65" w:rsidDel="008111C8" w:rsidRDefault="00B6666B" w:rsidP="00B6666B">
      <w:pPr>
        <w:autoSpaceDE w:val="0"/>
        <w:autoSpaceDN w:val="0"/>
        <w:adjustRightInd w:val="0"/>
        <w:spacing w:after="0" w:line="240" w:lineRule="auto"/>
        <w:ind w:left="720"/>
        <w:rPr>
          <w:del w:id="2886" w:author="Brian Cullinan" w:date="2013-04-10T15:47:00Z"/>
          <w:rFonts w:cstheme="minorHAnsi"/>
          <w:sz w:val="24"/>
          <w:szCs w:val="24"/>
        </w:rPr>
      </w:pPr>
      <w:del w:id="2887" w:author="Brian Cullinan" w:date="2013-04-10T15:47:00Z">
        <w:r w:rsidRPr="00AD6D65" w:rsidDel="008111C8">
          <w:rPr>
            <w:rFonts w:cstheme="minorHAnsi"/>
            <w:sz w:val="24"/>
            <w:szCs w:val="24"/>
          </w:rPr>
          <w:delText>if (RingThickness == 0)</w:delText>
        </w:r>
      </w:del>
    </w:p>
    <w:p w:rsidR="00B6666B" w:rsidRPr="00AD6D65" w:rsidDel="008111C8" w:rsidRDefault="00B6666B" w:rsidP="00B6666B">
      <w:pPr>
        <w:autoSpaceDE w:val="0"/>
        <w:autoSpaceDN w:val="0"/>
        <w:adjustRightInd w:val="0"/>
        <w:spacing w:after="0" w:line="240" w:lineRule="auto"/>
        <w:ind w:left="720"/>
        <w:rPr>
          <w:del w:id="2888" w:author="Brian Cullinan" w:date="2013-04-10T15:47:00Z"/>
          <w:rFonts w:cstheme="minorHAnsi"/>
          <w:sz w:val="24"/>
          <w:szCs w:val="24"/>
        </w:rPr>
      </w:pPr>
      <w:del w:id="2889" w:author="Brian Cullinan" w:date="2013-04-10T15:47:00Z">
        <w:r w:rsidRPr="00AD6D65" w:rsidDel="008111C8">
          <w:rPr>
            <w:rFonts w:cstheme="minorHAnsi"/>
            <w:sz w:val="24"/>
            <w:szCs w:val="24"/>
          </w:rPr>
          <w:delText>{</w:delText>
        </w:r>
      </w:del>
    </w:p>
    <w:p w:rsidR="00B6666B" w:rsidRPr="00AD6D65" w:rsidDel="008111C8" w:rsidRDefault="00B6666B" w:rsidP="00B6666B">
      <w:pPr>
        <w:autoSpaceDE w:val="0"/>
        <w:autoSpaceDN w:val="0"/>
        <w:adjustRightInd w:val="0"/>
        <w:spacing w:after="0" w:line="240" w:lineRule="auto"/>
        <w:ind w:left="720"/>
        <w:rPr>
          <w:del w:id="2890" w:author="Brian Cullinan" w:date="2013-04-10T15:47:00Z"/>
          <w:rFonts w:cstheme="minorHAnsi"/>
          <w:sz w:val="24"/>
          <w:szCs w:val="24"/>
        </w:rPr>
      </w:pPr>
      <w:del w:id="2891" w:author="Brian Cullinan" w:date="2013-04-10T15:47:00Z">
        <w:r w:rsidRPr="00AD6D65" w:rsidDel="008111C8">
          <w:rPr>
            <w:rFonts w:cstheme="minorHAnsi"/>
            <w:sz w:val="24"/>
            <w:szCs w:val="24"/>
          </w:rPr>
          <w:delText xml:space="preserve">    SignificanceScore += 8000;</w:delText>
        </w:r>
      </w:del>
    </w:p>
    <w:p w:rsidR="00DC3155" w:rsidRPr="00AD6D65" w:rsidDel="008111C8" w:rsidRDefault="00B6666B" w:rsidP="00B6666B">
      <w:pPr>
        <w:autoSpaceDE w:val="0"/>
        <w:autoSpaceDN w:val="0"/>
        <w:adjustRightInd w:val="0"/>
        <w:spacing w:after="0" w:line="240" w:lineRule="auto"/>
        <w:ind w:left="720"/>
        <w:rPr>
          <w:del w:id="2892" w:author="Brian Cullinan" w:date="2013-04-10T15:47:00Z"/>
          <w:rFonts w:cstheme="minorHAnsi"/>
          <w:sz w:val="24"/>
          <w:szCs w:val="24"/>
        </w:rPr>
      </w:pPr>
      <w:del w:id="2893" w:author="Brian Cullinan" w:date="2013-04-10T15:47:00Z">
        <w:r w:rsidRPr="00AD6D65" w:rsidDel="008111C8">
          <w:rPr>
            <w:rFonts w:cstheme="minorHAnsi"/>
            <w:sz w:val="24"/>
            <w:szCs w:val="24"/>
          </w:rPr>
          <w:delText>}</w:delText>
        </w:r>
      </w:del>
    </w:p>
    <w:p w:rsidR="00DC3155" w:rsidRPr="00AD6D65" w:rsidDel="008111C8" w:rsidRDefault="00DC3155">
      <w:pPr>
        <w:rPr>
          <w:del w:id="2894" w:author="Brian Cullinan" w:date="2013-04-10T15:47:00Z"/>
          <w:rFonts w:cstheme="minorHAnsi"/>
          <w:sz w:val="24"/>
          <w:szCs w:val="24"/>
        </w:rPr>
        <w:pPrChange w:id="2895" w:author="Brian Cullinan" w:date="2013-04-10T15:47:00Z">
          <w:pPr>
            <w:ind w:left="627"/>
          </w:pPr>
        </w:pPrChange>
      </w:pPr>
    </w:p>
    <w:p w:rsidR="00B47813" w:rsidRPr="00AD6D65" w:rsidRDefault="00B6666B">
      <w:pPr>
        <w:rPr>
          <w:rFonts w:cstheme="minorHAnsi"/>
          <w:sz w:val="24"/>
          <w:szCs w:val="24"/>
        </w:rPr>
      </w:pPr>
      <w:r w:rsidRPr="00AD6D65">
        <w:rPr>
          <w:rFonts w:cstheme="minorHAnsi"/>
          <w:sz w:val="24"/>
          <w:szCs w:val="24"/>
        </w:rPr>
        <w:t>Once the significance score has been calculated, the final score can be determined using the following formulae:</w:t>
      </w:r>
    </w:p>
    <w:p w:rsidR="00B6666B" w:rsidRPr="00AD6D65" w:rsidRDefault="00B6666B">
      <w:pPr>
        <w:rPr>
          <w:rFonts w:cstheme="minorHAnsi"/>
          <w:sz w:val="24"/>
          <w:szCs w:val="24"/>
        </w:rPr>
      </w:pPr>
      <w:r w:rsidRPr="00AD6D65">
        <w:rPr>
          <w:rFonts w:cstheme="minorHAnsi"/>
          <w:sz w:val="24"/>
          <w:szCs w:val="24"/>
        </w:rPr>
        <w:tab/>
      </w:r>
      <w:r w:rsidRPr="00AD6D65">
        <w:rPr>
          <w:rFonts w:cstheme="minorHAnsi"/>
          <w:b/>
          <w:sz w:val="24"/>
          <w:szCs w:val="24"/>
        </w:rPr>
        <w:t xml:space="preserve">EPIC </w:t>
      </w:r>
      <w:del w:id="2896" w:author="Brian Cullinan" w:date="2013-04-10T15:48:00Z">
        <w:r w:rsidRPr="00AD6D65" w:rsidDel="00C41D8F">
          <w:rPr>
            <w:rFonts w:cstheme="minorHAnsi"/>
            <w:b/>
            <w:sz w:val="24"/>
            <w:szCs w:val="24"/>
          </w:rPr>
          <w:delText xml:space="preserve">Score </w:delText>
        </w:r>
      </w:del>
      <w:r w:rsidRPr="00AD6D65">
        <w:rPr>
          <w:rFonts w:cstheme="minorHAnsi"/>
          <w:b/>
          <w:sz w:val="24"/>
          <w:szCs w:val="24"/>
        </w:rPr>
        <w:t>Total Score</w:t>
      </w:r>
      <w:r w:rsidRPr="00AD6D65">
        <w:rPr>
          <w:rFonts w:cstheme="minorHAnsi"/>
          <w:sz w:val="24"/>
          <w:szCs w:val="24"/>
        </w:rPr>
        <w:t xml:space="preserve"> = (EPIC Base Score + Significance</w:t>
      </w:r>
      <w:ins w:id="2897" w:author="Brian Cullinan" w:date="2013-04-10T15:48:00Z">
        <w:r w:rsidR="00C41D8F">
          <w:rPr>
            <w:rFonts w:cstheme="minorHAnsi"/>
            <w:sz w:val="24"/>
            <w:szCs w:val="24"/>
          </w:rPr>
          <w:t xml:space="preserve"> </w:t>
        </w:r>
      </w:ins>
      <w:r w:rsidRPr="00AD6D65">
        <w:rPr>
          <w:rFonts w:cstheme="minorHAnsi"/>
          <w:sz w:val="24"/>
          <w:szCs w:val="24"/>
        </w:rPr>
        <w:t xml:space="preserve">Score) </w:t>
      </w:r>
      <w:del w:id="2898" w:author="Brian Cullinan" w:date="2013-04-10T15:48:00Z">
        <w:r w:rsidRPr="00AD6D65" w:rsidDel="00DF0079">
          <w:rPr>
            <w:rFonts w:cstheme="minorHAnsi"/>
            <w:sz w:val="24"/>
            <w:szCs w:val="24"/>
          </w:rPr>
          <w:delText xml:space="preserve"> </w:delText>
        </w:r>
      </w:del>
      <w:r w:rsidRPr="00AD6D65">
        <w:rPr>
          <w:rFonts w:cstheme="minorHAnsi"/>
          <w:sz w:val="24"/>
          <w:szCs w:val="24"/>
        </w:rPr>
        <w:t>/</w:t>
      </w:r>
      <w:ins w:id="2899" w:author="Brian Cullinan" w:date="2013-04-10T15:48:00Z">
        <w:r w:rsidR="00DF0079">
          <w:rPr>
            <w:rFonts w:cstheme="minorHAnsi"/>
            <w:sz w:val="24"/>
            <w:szCs w:val="24"/>
          </w:rPr>
          <w:t xml:space="preserve"> </w:t>
        </w:r>
      </w:ins>
      <w:r w:rsidRPr="00AD6D65">
        <w:rPr>
          <w:rFonts w:cstheme="minorHAnsi"/>
          <w:sz w:val="24"/>
          <w:szCs w:val="24"/>
        </w:rPr>
        <w:t>100</w:t>
      </w:r>
    </w:p>
    <w:p w:rsidR="00B6666B" w:rsidRPr="00AD6D65" w:rsidRDefault="00B6666B">
      <w:pPr>
        <w:rPr>
          <w:rFonts w:cstheme="minorHAnsi"/>
          <w:sz w:val="24"/>
          <w:szCs w:val="24"/>
        </w:rPr>
      </w:pPr>
      <w:r w:rsidRPr="00AD6D65">
        <w:rPr>
          <w:rFonts w:cstheme="minorHAnsi"/>
          <w:sz w:val="24"/>
          <w:szCs w:val="24"/>
        </w:rPr>
        <w:t>The final step in determining the EPIC score is to perform a scaling with the range of 0 – 25, by applying the EPIC Total Score to the following transformation table:</w:t>
      </w:r>
    </w:p>
    <w:tbl>
      <w:tblPr>
        <w:tblStyle w:val="LightList-Accent11"/>
        <w:tblW w:w="6804" w:type="dxa"/>
        <w:jc w:val="center"/>
        <w:tblInd w:w="1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2900" w:author="Brian Cullinan" w:date="2013-04-10T15:49:00Z">
          <w:tblPr>
            <w:tblStyle w:val="LightList-Accent11"/>
            <w:tblW w:w="6804" w:type="dxa"/>
            <w:jc w:val="center"/>
            <w:tblInd w:w="1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3675"/>
        <w:gridCol w:w="3129"/>
        <w:tblGridChange w:id="2901">
          <w:tblGrid>
            <w:gridCol w:w="1224"/>
            <w:gridCol w:w="2451"/>
            <w:gridCol w:w="1224"/>
            <w:gridCol w:w="1905"/>
            <w:gridCol w:w="1224"/>
          </w:tblGrid>
        </w:tblGridChange>
      </w:tblGrid>
      <w:tr w:rsidR="00B6666B" w:rsidRPr="00AD6D65" w:rsidTr="00C61597">
        <w:trPr>
          <w:cnfStyle w:val="100000000000" w:firstRow="1" w:lastRow="0" w:firstColumn="0" w:lastColumn="0" w:oddVBand="0" w:evenVBand="0" w:oddHBand="0" w:evenHBand="0" w:firstRowFirstColumn="0" w:firstRowLastColumn="0" w:lastRowFirstColumn="0" w:lastRowLastColumn="0"/>
          <w:trHeight w:val="70"/>
          <w:tblHeader/>
          <w:jc w:val="center"/>
          <w:trPrChange w:id="2902" w:author="Brian Cullinan" w:date="2013-04-10T15:49:00Z">
            <w:trPr>
              <w:gridAfter w:val="0"/>
              <w:trHeight w:val="519"/>
              <w:tblHeader/>
              <w:jc w:val="center"/>
            </w:trPr>
          </w:trPrChange>
        </w:trPr>
        <w:tc>
          <w:tcPr>
            <w:cnfStyle w:val="001000000000" w:firstRow="0" w:lastRow="0" w:firstColumn="1" w:lastColumn="0" w:oddVBand="0" w:evenVBand="0" w:oddHBand="0" w:evenHBand="0" w:firstRowFirstColumn="0" w:firstRowLastColumn="0" w:lastRowFirstColumn="0" w:lastRowLastColumn="0"/>
            <w:tcW w:w="3675" w:type="dxa"/>
            <w:vAlign w:val="center"/>
            <w:tcPrChange w:id="2903" w:author="Brian Cullinan" w:date="2013-04-10T15:49:00Z">
              <w:tcPr>
                <w:tcW w:w="3675" w:type="dxa"/>
                <w:gridSpan w:val="2"/>
                <w:vAlign w:val="center"/>
              </w:tcPr>
            </w:tcPrChange>
          </w:tcPr>
          <w:p w:rsidR="00B6666B" w:rsidRPr="00AD6D65" w:rsidRDefault="00B6666B" w:rsidP="00AD6580">
            <w:pPr>
              <w:jc w:val="center"/>
              <w:cnfStyle w:val="101000000000" w:firstRow="1" w:lastRow="0" w:firstColumn="1"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 xml:space="preserve">EPIC </w:t>
            </w:r>
            <w:ins w:id="2904" w:author="Brian Cullinan" w:date="2013-04-10T15:49:00Z">
              <w:r w:rsidR="006A0EF0">
                <w:rPr>
                  <w:rFonts w:cstheme="minorHAnsi"/>
                  <w:sz w:val="24"/>
                  <w:szCs w:val="24"/>
                </w:rPr>
                <w:t xml:space="preserve">Total </w:t>
              </w:r>
            </w:ins>
            <w:r w:rsidRPr="00AD6D65">
              <w:rPr>
                <w:rFonts w:cstheme="minorHAnsi"/>
                <w:sz w:val="24"/>
                <w:szCs w:val="24"/>
              </w:rPr>
              <w:t>Score Between</w:t>
            </w:r>
          </w:p>
        </w:tc>
        <w:tc>
          <w:tcPr>
            <w:tcW w:w="3129" w:type="dxa"/>
            <w:vAlign w:val="center"/>
            <w:tcPrChange w:id="2905" w:author="Brian Cullinan" w:date="2013-04-10T15:49:00Z">
              <w:tcPr>
                <w:tcW w:w="3129" w:type="dxa"/>
                <w:gridSpan w:val="2"/>
              </w:tcPr>
            </w:tcPrChange>
          </w:tcPr>
          <w:p w:rsidR="00B6666B" w:rsidRPr="00AD6D65" w:rsidRDefault="00B6666B">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auto"/>
                <w:sz w:val="24"/>
                <w:szCs w:val="24"/>
              </w:rPr>
              <w:pPrChange w:id="2906" w:author="Brian Cullinan" w:date="2013-04-09T15:11:00Z">
                <w:pPr>
                  <w:spacing w:after="200" w:line="276" w:lineRule="auto"/>
                  <w:jc w:val="center"/>
                  <w:cnfStyle w:val="100000000000" w:firstRow="1" w:lastRow="0" w:firstColumn="0" w:lastColumn="0" w:oddVBand="0" w:evenVBand="0" w:oddHBand="0" w:evenHBand="0" w:firstRowFirstColumn="0" w:firstRowLastColumn="0" w:lastRowFirstColumn="0" w:lastRowLastColumn="0"/>
                </w:pPr>
              </w:pPrChange>
            </w:pPr>
            <w:r w:rsidRPr="00AD6D65">
              <w:rPr>
                <w:rFonts w:cstheme="minorHAnsi"/>
                <w:sz w:val="24"/>
                <w:szCs w:val="24"/>
              </w:rPr>
              <w:t>Score</w:t>
            </w:r>
          </w:p>
        </w:tc>
      </w:tr>
      <w:tr w:rsidR="00B6666B" w:rsidRPr="00AD6D65" w:rsidTr="00B6666B">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6666B" w:rsidRPr="00FE502F" w:rsidRDefault="00B6666B" w:rsidP="00B6666B">
            <w:pPr>
              <w:spacing w:after="200" w:line="276" w:lineRule="auto"/>
              <w:rPr>
                <w:rFonts w:cstheme="minorHAnsi"/>
                <w:b w:val="0"/>
                <w:sz w:val="24"/>
                <w:szCs w:val="24"/>
              </w:rPr>
            </w:pPr>
            <w:r w:rsidRPr="009336F3">
              <w:rPr>
                <w:rFonts w:cstheme="minorHAnsi"/>
                <w:sz w:val="24"/>
                <w:szCs w:val="24"/>
              </w:rPr>
              <w:t>0 - 99</w:t>
            </w:r>
          </w:p>
        </w:tc>
        <w:tc>
          <w:tcPr>
            <w:tcW w:w="3129" w:type="dxa"/>
            <w:tcBorders>
              <w:top w:val="none" w:sz="0" w:space="0" w:color="auto"/>
              <w:bottom w:val="none" w:sz="0" w:space="0" w:color="auto"/>
              <w:right w:val="none" w:sz="0" w:space="0" w:color="auto"/>
            </w:tcBorders>
          </w:tcPr>
          <w:p w:rsidR="00B6666B" w:rsidRPr="009336F3" w:rsidRDefault="00B6666B" w:rsidP="00AD6580">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Change w:id="2907" w:author="Brian Cullinan" w:date="2013-04-10T16:07:00Z">
                  <w:rPr>
                    <w:rFonts w:cstheme="minorHAnsi"/>
                    <w:b/>
                    <w:sz w:val="24"/>
                    <w:szCs w:val="24"/>
                  </w:rPr>
                </w:rPrChange>
              </w:rPr>
            </w:pPr>
            <w:r w:rsidRPr="009336F3">
              <w:rPr>
                <w:rFonts w:cstheme="minorHAnsi"/>
                <w:sz w:val="24"/>
                <w:szCs w:val="24"/>
                <w:rPrChange w:id="2908" w:author="Brian Cullinan" w:date="2013-04-10T16:07:00Z">
                  <w:rPr>
                    <w:rFonts w:cstheme="minorHAnsi"/>
                    <w:b/>
                    <w:sz w:val="24"/>
                    <w:szCs w:val="24"/>
                  </w:rPr>
                </w:rPrChange>
              </w:rPr>
              <w:t>0</w:t>
            </w:r>
          </w:p>
        </w:tc>
      </w:tr>
      <w:tr w:rsidR="00B6666B" w:rsidRPr="00AD6D65" w:rsidTr="00B6666B">
        <w:trPr>
          <w:trHeight w:val="267"/>
          <w:jc w:val="center"/>
        </w:trPr>
        <w:tc>
          <w:tcPr>
            <w:cnfStyle w:val="001000000000" w:firstRow="0" w:lastRow="0" w:firstColumn="1" w:lastColumn="0" w:oddVBand="0" w:evenVBand="0" w:oddHBand="0" w:evenHBand="0" w:firstRowFirstColumn="0" w:firstRowLastColumn="0" w:lastRowFirstColumn="0" w:lastRowLastColumn="0"/>
            <w:tcW w:w="3675" w:type="dxa"/>
          </w:tcPr>
          <w:p w:rsidR="00B6666B" w:rsidRPr="00FE502F" w:rsidRDefault="00B6666B" w:rsidP="00B6666B">
            <w:pPr>
              <w:spacing w:after="200" w:line="276" w:lineRule="auto"/>
              <w:rPr>
                <w:rFonts w:cstheme="minorHAnsi"/>
                <w:b w:val="0"/>
                <w:sz w:val="24"/>
                <w:szCs w:val="24"/>
              </w:rPr>
            </w:pPr>
            <w:r w:rsidRPr="009336F3">
              <w:rPr>
                <w:rFonts w:cstheme="minorHAnsi"/>
                <w:sz w:val="24"/>
                <w:szCs w:val="24"/>
              </w:rPr>
              <w:t>100 - 199</w:t>
            </w:r>
          </w:p>
        </w:tc>
        <w:tc>
          <w:tcPr>
            <w:tcW w:w="3129" w:type="dxa"/>
          </w:tcPr>
          <w:p w:rsidR="00B6666B" w:rsidRPr="009336F3" w:rsidRDefault="00B6666B" w:rsidP="00AD6580">
            <w:pPr>
              <w:spacing w:after="200"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Change w:id="2909" w:author="Brian Cullinan" w:date="2013-04-10T16:07:00Z">
                  <w:rPr>
                    <w:rFonts w:cstheme="minorHAnsi"/>
                    <w:b/>
                    <w:sz w:val="24"/>
                    <w:szCs w:val="24"/>
                  </w:rPr>
                </w:rPrChange>
              </w:rPr>
            </w:pPr>
            <w:r w:rsidRPr="009336F3">
              <w:rPr>
                <w:rFonts w:cstheme="minorHAnsi"/>
                <w:sz w:val="24"/>
                <w:szCs w:val="24"/>
                <w:rPrChange w:id="2910" w:author="Brian Cullinan" w:date="2013-04-10T16:07:00Z">
                  <w:rPr>
                    <w:rFonts w:cstheme="minorHAnsi"/>
                    <w:b/>
                    <w:sz w:val="24"/>
                    <w:szCs w:val="24"/>
                  </w:rPr>
                </w:rPrChange>
              </w:rPr>
              <w:t>1</w:t>
            </w:r>
          </w:p>
        </w:tc>
      </w:tr>
      <w:tr w:rsidR="00B6666B" w:rsidRPr="00AD6D65" w:rsidTr="00B6666B">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6666B" w:rsidRPr="00FE502F" w:rsidRDefault="00B6666B" w:rsidP="00B6666B">
            <w:pPr>
              <w:spacing w:after="200" w:line="276" w:lineRule="auto"/>
              <w:rPr>
                <w:rFonts w:cstheme="minorHAnsi"/>
                <w:b w:val="0"/>
                <w:sz w:val="24"/>
                <w:szCs w:val="24"/>
              </w:rPr>
            </w:pPr>
            <w:r w:rsidRPr="009336F3">
              <w:rPr>
                <w:rFonts w:cstheme="minorHAnsi"/>
                <w:sz w:val="24"/>
                <w:szCs w:val="24"/>
              </w:rPr>
              <w:t>200 - 299</w:t>
            </w:r>
          </w:p>
        </w:tc>
        <w:tc>
          <w:tcPr>
            <w:tcW w:w="3129" w:type="dxa"/>
            <w:tcBorders>
              <w:top w:val="none" w:sz="0" w:space="0" w:color="auto"/>
              <w:bottom w:val="none" w:sz="0" w:space="0" w:color="auto"/>
              <w:right w:val="none" w:sz="0" w:space="0" w:color="auto"/>
            </w:tcBorders>
          </w:tcPr>
          <w:p w:rsidR="00B6666B" w:rsidRPr="009336F3" w:rsidRDefault="00B6666B" w:rsidP="00AD6580">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Change w:id="2911" w:author="Brian Cullinan" w:date="2013-04-10T16:07:00Z">
                  <w:rPr>
                    <w:rFonts w:cstheme="minorHAnsi"/>
                    <w:b/>
                    <w:sz w:val="24"/>
                    <w:szCs w:val="24"/>
                  </w:rPr>
                </w:rPrChange>
              </w:rPr>
            </w:pPr>
            <w:r w:rsidRPr="009336F3">
              <w:rPr>
                <w:rFonts w:cstheme="minorHAnsi"/>
                <w:sz w:val="24"/>
                <w:szCs w:val="24"/>
                <w:rPrChange w:id="2912" w:author="Brian Cullinan" w:date="2013-04-10T16:07:00Z">
                  <w:rPr>
                    <w:rFonts w:cstheme="minorHAnsi"/>
                    <w:b/>
                    <w:sz w:val="24"/>
                    <w:szCs w:val="24"/>
                  </w:rPr>
                </w:rPrChange>
              </w:rPr>
              <w:t>2</w:t>
            </w:r>
          </w:p>
        </w:tc>
      </w:tr>
      <w:tr w:rsidR="00B6666B" w:rsidRPr="00AD6D65" w:rsidTr="00B6666B">
        <w:trPr>
          <w:trHeight w:val="251"/>
          <w:jc w:val="center"/>
        </w:trPr>
        <w:tc>
          <w:tcPr>
            <w:cnfStyle w:val="001000000000" w:firstRow="0" w:lastRow="0" w:firstColumn="1" w:lastColumn="0" w:oddVBand="0" w:evenVBand="0" w:oddHBand="0" w:evenHBand="0" w:firstRowFirstColumn="0" w:firstRowLastColumn="0" w:lastRowFirstColumn="0" w:lastRowLastColumn="0"/>
            <w:tcW w:w="3675" w:type="dxa"/>
          </w:tcPr>
          <w:p w:rsidR="00B6666B" w:rsidRPr="00FE502F" w:rsidRDefault="00B6666B" w:rsidP="00B6666B">
            <w:pPr>
              <w:spacing w:after="200" w:line="276" w:lineRule="auto"/>
              <w:rPr>
                <w:rFonts w:cstheme="minorHAnsi"/>
                <w:b w:val="0"/>
                <w:sz w:val="24"/>
                <w:szCs w:val="24"/>
              </w:rPr>
            </w:pPr>
            <w:r w:rsidRPr="009336F3">
              <w:rPr>
                <w:rFonts w:cstheme="minorHAnsi"/>
                <w:sz w:val="24"/>
                <w:szCs w:val="24"/>
              </w:rPr>
              <w:t>300 - 399</w:t>
            </w:r>
          </w:p>
        </w:tc>
        <w:tc>
          <w:tcPr>
            <w:tcW w:w="3129" w:type="dxa"/>
          </w:tcPr>
          <w:p w:rsidR="00B6666B" w:rsidRPr="009336F3" w:rsidRDefault="00B6666B" w:rsidP="00AD6580">
            <w:pPr>
              <w:spacing w:after="200"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Change w:id="2913" w:author="Brian Cullinan" w:date="2013-04-10T16:07:00Z">
                  <w:rPr>
                    <w:rFonts w:cstheme="minorHAnsi"/>
                    <w:b/>
                    <w:sz w:val="24"/>
                    <w:szCs w:val="24"/>
                  </w:rPr>
                </w:rPrChange>
              </w:rPr>
            </w:pPr>
            <w:r w:rsidRPr="009336F3">
              <w:rPr>
                <w:rFonts w:cstheme="minorHAnsi"/>
                <w:sz w:val="24"/>
                <w:szCs w:val="24"/>
                <w:rPrChange w:id="2914" w:author="Brian Cullinan" w:date="2013-04-10T16:07:00Z">
                  <w:rPr>
                    <w:rFonts w:cstheme="minorHAnsi"/>
                    <w:b/>
                    <w:sz w:val="24"/>
                    <w:szCs w:val="24"/>
                  </w:rPr>
                </w:rPrChange>
              </w:rPr>
              <w:t>3</w:t>
            </w:r>
          </w:p>
        </w:tc>
      </w:tr>
      <w:tr w:rsidR="00B6666B" w:rsidRPr="00AD6D65" w:rsidTr="00B6666B">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6666B" w:rsidRPr="00FE502F" w:rsidRDefault="00B6666B" w:rsidP="00AD6580">
            <w:pPr>
              <w:spacing w:after="200" w:line="276" w:lineRule="auto"/>
              <w:rPr>
                <w:rFonts w:cstheme="minorHAnsi"/>
                <w:b w:val="0"/>
                <w:sz w:val="24"/>
                <w:szCs w:val="24"/>
              </w:rPr>
            </w:pPr>
            <w:r w:rsidRPr="009336F3">
              <w:rPr>
                <w:rFonts w:cstheme="minorHAnsi"/>
                <w:sz w:val="24"/>
                <w:szCs w:val="24"/>
              </w:rPr>
              <w:t>400 - 499</w:t>
            </w:r>
          </w:p>
        </w:tc>
        <w:tc>
          <w:tcPr>
            <w:tcW w:w="3129" w:type="dxa"/>
            <w:tcBorders>
              <w:top w:val="none" w:sz="0" w:space="0" w:color="auto"/>
              <w:bottom w:val="none" w:sz="0" w:space="0" w:color="auto"/>
              <w:right w:val="none" w:sz="0" w:space="0" w:color="auto"/>
            </w:tcBorders>
          </w:tcPr>
          <w:p w:rsidR="00B6666B" w:rsidRPr="009336F3" w:rsidRDefault="00B6666B" w:rsidP="00AD6580">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Change w:id="2915" w:author="Brian Cullinan" w:date="2013-04-10T16:07:00Z">
                  <w:rPr>
                    <w:rFonts w:cstheme="minorHAnsi"/>
                    <w:b/>
                    <w:sz w:val="24"/>
                    <w:szCs w:val="24"/>
                  </w:rPr>
                </w:rPrChange>
              </w:rPr>
            </w:pPr>
            <w:r w:rsidRPr="009336F3">
              <w:rPr>
                <w:rFonts w:cstheme="minorHAnsi"/>
                <w:sz w:val="24"/>
                <w:szCs w:val="24"/>
                <w:rPrChange w:id="2916" w:author="Brian Cullinan" w:date="2013-04-10T16:07:00Z">
                  <w:rPr>
                    <w:rFonts w:cstheme="minorHAnsi"/>
                    <w:b/>
                    <w:sz w:val="24"/>
                    <w:szCs w:val="24"/>
                  </w:rPr>
                </w:rPrChange>
              </w:rPr>
              <w:t>4</w:t>
            </w:r>
          </w:p>
        </w:tc>
      </w:tr>
      <w:tr w:rsidR="00B6666B" w:rsidRPr="00AD6D65" w:rsidTr="00B6666B">
        <w:trPr>
          <w:trHeight w:val="297"/>
          <w:jc w:val="center"/>
        </w:trPr>
        <w:tc>
          <w:tcPr>
            <w:cnfStyle w:val="001000000000" w:firstRow="0" w:lastRow="0" w:firstColumn="1" w:lastColumn="0" w:oddVBand="0" w:evenVBand="0" w:oddHBand="0" w:evenHBand="0" w:firstRowFirstColumn="0" w:firstRowLastColumn="0" w:lastRowFirstColumn="0" w:lastRowLastColumn="0"/>
            <w:tcW w:w="3675" w:type="dxa"/>
          </w:tcPr>
          <w:p w:rsidR="00B6666B" w:rsidRPr="00FE502F" w:rsidRDefault="00B6666B" w:rsidP="00AD6580">
            <w:pPr>
              <w:spacing w:after="200" w:line="276" w:lineRule="auto"/>
              <w:rPr>
                <w:rFonts w:cstheme="minorHAnsi"/>
                <w:b w:val="0"/>
                <w:sz w:val="24"/>
                <w:szCs w:val="24"/>
              </w:rPr>
            </w:pPr>
            <w:r w:rsidRPr="009336F3">
              <w:rPr>
                <w:rFonts w:cstheme="minorHAnsi"/>
                <w:sz w:val="24"/>
                <w:szCs w:val="24"/>
              </w:rPr>
              <w:t>500 - 599</w:t>
            </w:r>
          </w:p>
        </w:tc>
        <w:tc>
          <w:tcPr>
            <w:tcW w:w="3129" w:type="dxa"/>
          </w:tcPr>
          <w:p w:rsidR="00B6666B" w:rsidRPr="009336F3" w:rsidRDefault="00B6666B" w:rsidP="00AD6580">
            <w:pPr>
              <w:spacing w:after="200"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Change w:id="2917" w:author="Brian Cullinan" w:date="2013-04-10T16:07:00Z">
                  <w:rPr>
                    <w:rFonts w:cstheme="minorHAnsi"/>
                    <w:b/>
                    <w:sz w:val="24"/>
                    <w:szCs w:val="24"/>
                  </w:rPr>
                </w:rPrChange>
              </w:rPr>
            </w:pPr>
            <w:r w:rsidRPr="009336F3">
              <w:rPr>
                <w:rFonts w:cstheme="minorHAnsi"/>
                <w:sz w:val="24"/>
                <w:szCs w:val="24"/>
                <w:rPrChange w:id="2918" w:author="Brian Cullinan" w:date="2013-04-10T16:07:00Z">
                  <w:rPr>
                    <w:rFonts w:cstheme="minorHAnsi"/>
                    <w:b/>
                    <w:sz w:val="24"/>
                    <w:szCs w:val="24"/>
                  </w:rPr>
                </w:rPrChange>
              </w:rPr>
              <w:t>5</w:t>
            </w:r>
          </w:p>
        </w:tc>
      </w:tr>
      <w:tr w:rsidR="00B6666B" w:rsidRPr="00AD6D65" w:rsidTr="00B6666B">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6666B" w:rsidRPr="00FE502F" w:rsidRDefault="00B6666B" w:rsidP="00AD6580">
            <w:pPr>
              <w:spacing w:after="200" w:line="276" w:lineRule="auto"/>
              <w:rPr>
                <w:rFonts w:cstheme="minorHAnsi"/>
                <w:b w:val="0"/>
                <w:sz w:val="24"/>
                <w:szCs w:val="24"/>
              </w:rPr>
            </w:pPr>
            <w:r w:rsidRPr="009336F3">
              <w:rPr>
                <w:rFonts w:cstheme="minorHAnsi"/>
                <w:sz w:val="24"/>
                <w:szCs w:val="24"/>
              </w:rPr>
              <w:t>600 - 699</w:t>
            </w:r>
          </w:p>
        </w:tc>
        <w:tc>
          <w:tcPr>
            <w:tcW w:w="3129" w:type="dxa"/>
            <w:tcBorders>
              <w:top w:val="none" w:sz="0" w:space="0" w:color="auto"/>
              <w:bottom w:val="none" w:sz="0" w:space="0" w:color="auto"/>
              <w:right w:val="none" w:sz="0" w:space="0" w:color="auto"/>
            </w:tcBorders>
          </w:tcPr>
          <w:p w:rsidR="00B6666B" w:rsidRPr="009336F3" w:rsidRDefault="00B6666B" w:rsidP="00AD6580">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Change w:id="2919" w:author="Brian Cullinan" w:date="2013-04-10T16:07:00Z">
                  <w:rPr>
                    <w:rFonts w:cstheme="minorHAnsi"/>
                    <w:b/>
                    <w:sz w:val="24"/>
                    <w:szCs w:val="24"/>
                  </w:rPr>
                </w:rPrChange>
              </w:rPr>
            </w:pPr>
            <w:r w:rsidRPr="009336F3">
              <w:rPr>
                <w:rFonts w:cstheme="minorHAnsi"/>
                <w:sz w:val="24"/>
                <w:szCs w:val="24"/>
                <w:rPrChange w:id="2920" w:author="Brian Cullinan" w:date="2013-04-10T16:07:00Z">
                  <w:rPr>
                    <w:rFonts w:cstheme="minorHAnsi"/>
                    <w:b/>
                    <w:sz w:val="24"/>
                    <w:szCs w:val="24"/>
                  </w:rPr>
                </w:rPrChange>
              </w:rPr>
              <w:t>6</w:t>
            </w:r>
          </w:p>
        </w:tc>
      </w:tr>
      <w:tr w:rsidR="00B6666B" w:rsidRPr="00AD6D65" w:rsidTr="00B6666B">
        <w:trPr>
          <w:trHeight w:val="251"/>
          <w:jc w:val="center"/>
        </w:trPr>
        <w:tc>
          <w:tcPr>
            <w:cnfStyle w:val="001000000000" w:firstRow="0" w:lastRow="0" w:firstColumn="1" w:lastColumn="0" w:oddVBand="0" w:evenVBand="0" w:oddHBand="0" w:evenHBand="0" w:firstRowFirstColumn="0" w:firstRowLastColumn="0" w:lastRowFirstColumn="0" w:lastRowLastColumn="0"/>
            <w:tcW w:w="3675" w:type="dxa"/>
          </w:tcPr>
          <w:p w:rsidR="00B6666B" w:rsidRPr="00FE502F" w:rsidRDefault="00B6666B" w:rsidP="00AD6580">
            <w:pPr>
              <w:spacing w:after="200" w:line="276" w:lineRule="auto"/>
              <w:rPr>
                <w:rFonts w:cstheme="minorHAnsi"/>
                <w:b w:val="0"/>
                <w:sz w:val="24"/>
                <w:szCs w:val="24"/>
              </w:rPr>
            </w:pPr>
            <w:r w:rsidRPr="009336F3">
              <w:rPr>
                <w:rFonts w:cstheme="minorHAnsi"/>
                <w:sz w:val="24"/>
                <w:szCs w:val="24"/>
              </w:rPr>
              <w:t>700 - 799</w:t>
            </w:r>
          </w:p>
        </w:tc>
        <w:tc>
          <w:tcPr>
            <w:tcW w:w="3129" w:type="dxa"/>
          </w:tcPr>
          <w:p w:rsidR="00B6666B" w:rsidRPr="009336F3" w:rsidRDefault="00B6666B" w:rsidP="00AD6580">
            <w:pPr>
              <w:spacing w:after="200"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Change w:id="2921" w:author="Brian Cullinan" w:date="2013-04-10T16:07:00Z">
                  <w:rPr>
                    <w:rFonts w:cstheme="minorHAnsi"/>
                    <w:b/>
                    <w:sz w:val="24"/>
                    <w:szCs w:val="24"/>
                  </w:rPr>
                </w:rPrChange>
              </w:rPr>
            </w:pPr>
            <w:r w:rsidRPr="009336F3">
              <w:rPr>
                <w:rFonts w:cstheme="minorHAnsi"/>
                <w:sz w:val="24"/>
                <w:szCs w:val="24"/>
                <w:rPrChange w:id="2922" w:author="Brian Cullinan" w:date="2013-04-10T16:07:00Z">
                  <w:rPr>
                    <w:rFonts w:cstheme="minorHAnsi"/>
                    <w:b/>
                    <w:sz w:val="24"/>
                    <w:szCs w:val="24"/>
                  </w:rPr>
                </w:rPrChange>
              </w:rPr>
              <w:t>7</w:t>
            </w:r>
          </w:p>
        </w:tc>
      </w:tr>
      <w:tr w:rsidR="00B6666B" w:rsidRPr="00AD6D65" w:rsidTr="00B6666B">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6666B" w:rsidRPr="00FE502F" w:rsidRDefault="00B6666B" w:rsidP="00AD6580">
            <w:pPr>
              <w:spacing w:after="200" w:line="276" w:lineRule="auto"/>
              <w:rPr>
                <w:rFonts w:cstheme="minorHAnsi"/>
                <w:b w:val="0"/>
                <w:sz w:val="24"/>
                <w:szCs w:val="24"/>
              </w:rPr>
            </w:pPr>
            <w:r w:rsidRPr="009336F3">
              <w:rPr>
                <w:rFonts w:cstheme="minorHAnsi"/>
                <w:sz w:val="24"/>
                <w:szCs w:val="24"/>
              </w:rPr>
              <w:t>800 - 899</w:t>
            </w:r>
          </w:p>
        </w:tc>
        <w:tc>
          <w:tcPr>
            <w:tcW w:w="3129" w:type="dxa"/>
            <w:tcBorders>
              <w:top w:val="none" w:sz="0" w:space="0" w:color="auto"/>
              <w:bottom w:val="none" w:sz="0" w:space="0" w:color="auto"/>
              <w:right w:val="none" w:sz="0" w:space="0" w:color="auto"/>
            </w:tcBorders>
          </w:tcPr>
          <w:p w:rsidR="00B6666B" w:rsidRPr="009336F3" w:rsidRDefault="00B6666B" w:rsidP="00AD6580">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Change w:id="2923" w:author="Brian Cullinan" w:date="2013-04-10T16:07:00Z">
                  <w:rPr>
                    <w:rFonts w:cstheme="minorHAnsi"/>
                    <w:b/>
                    <w:sz w:val="24"/>
                    <w:szCs w:val="24"/>
                  </w:rPr>
                </w:rPrChange>
              </w:rPr>
            </w:pPr>
            <w:r w:rsidRPr="009336F3">
              <w:rPr>
                <w:rFonts w:cstheme="minorHAnsi"/>
                <w:sz w:val="24"/>
                <w:szCs w:val="24"/>
                <w:rPrChange w:id="2924" w:author="Brian Cullinan" w:date="2013-04-10T16:07:00Z">
                  <w:rPr>
                    <w:rFonts w:cstheme="minorHAnsi"/>
                    <w:b/>
                    <w:sz w:val="24"/>
                    <w:szCs w:val="24"/>
                  </w:rPr>
                </w:rPrChange>
              </w:rPr>
              <w:t>8</w:t>
            </w:r>
          </w:p>
        </w:tc>
      </w:tr>
      <w:tr w:rsidR="00B6666B" w:rsidRPr="00AD6D65" w:rsidTr="00B6666B">
        <w:trPr>
          <w:trHeight w:val="267"/>
          <w:jc w:val="center"/>
        </w:trPr>
        <w:tc>
          <w:tcPr>
            <w:cnfStyle w:val="001000000000" w:firstRow="0" w:lastRow="0" w:firstColumn="1" w:lastColumn="0" w:oddVBand="0" w:evenVBand="0" w:oddHBand="0" w:evenHBand="0" w:firstRowFirstColumn="0" w:firstRowLastColumn="0" w:lastRowFirstColumn="0" w:lastRowLastColumn="0"/>
            <w:tcW w:w="3675" w:type="dxa"/>
          </w:tcPr>
          <w:p w:rsidR="00B6666B" w:rsidRPr="00FE502F" w:rsidRDefault="00B6666B" w:rsidP="00AD6580">
            <w:pPr>
              <w:spacing w:after="200" w:line="276" w:lineRule="auto"/>
              <w:rPr>
                <w:rFonts w:cstheme="minorHAnsi"/>
                <w:b w:val="0"/>
                <w:sz w:val="24"/>
                <w:szCs w:val="24"/>
              </w:rPr>
            </w:pPr>
            <w:r w:rsidRPr="009336F3">
              <w:rPr>
                <w:rFonts w:cstheme="minorHAnsi"/>
                <w:sz w:val="24"/>
                <w:szCs w:val="24"/>
              </w:rPr>
              <w:t>900 - 999</w:t>
            </w:r>
          </w:p>
        </w:tc>
        <w:tc>
          <w:tcPr>
            <w:tcW w:w="3129" w:type="dxa"/>
          </w:tcPr>
          <w:p w:rsidR="00B6666B" w:rsidRPr="009336F3" w:rsidRDefault="00B6666B" w:rsidP="00AD6580">
            <w:pPr>
              <w:spacing w:after="200"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Change w:id="2925" w:author="Brian Cullinan" w:date="2013-04-10T16:07:00Z">
                  <w:rPr>
                    <w:rFonts w:cstheme="minorHAnsi"/>
                    <w:b/>
                    <w:sz w:val="24"/>
                    <w:szCs w:val="24"/>
                  </w:rPr>
                </w:rPrChange>
              </w:rPr>
            </w:pPr>
            <w:r w:rsidRPr="009336F3">
              <w:rPr>
                <w:rFonts w:cstheme="minorHAnsi"/>
                <w:sz w:val="24"/>
                <w:szCs w:val="24"/>
                <w:rPrChange w:id="2926" w:author="Brian Cullinan" w:date="2013-04-10T16:07:00Z">
                  <w:rPr>
                    <w:rFonts w:cstheme="minorHAnsi"/>
                    <w:b/>
                    <w:sz w:val="24"/>
                    <w:szCs w:val="24"/>
                  </w:rPr>
                </w:rPrChange>
              </w:rPr>
              <w:t>9</w:t>
            </w:r>
          </w:p>
        </w:tc>
      </w:tr>
      <w:tr w:rsidR="00B6666B" w:rsidRPr="00AD6D65" w:rsidTr="00B6666B">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6666B" w:rsidRPr="00FE502F" w:rsidRDefault="00B6666B" w:rsidP="00AD6580">
            <w:pPr>
              <w:spacing w:after="200" w:line="276" w:lineRule="auto"/>
              <w:rPr>
                <w:rFonts w:cstheme="minorHAnsi"/>
                <w:b w:val="0"/>
                <w:sz w:val="24"/>
                <w:szCs w:val="24"/>
              </w:rPr>
            </w:pPr>
            <w:r w:rsidRPr="009336F3">
              <w:rPr>
                <w:rFonts w:cstheme="minorHAnsi"/>
                <w:sz w:val="24"/>
                <w:szCs w:val="24"/>
              </w:rPr>
              <w:t>1000 - 1099</w:t>
            </w:r>
          </w:p>
        </w:tc>
        <w:tc>
          <w:tcPr>
            <w:tcW w:w="3129" w:type="dxa"/>
            <w:tcBorders>
              <w:top w:val="none" w:sz="0" w:space="0" w:color="auto"/>
              <w:bottom w:val="none" w:sz="0" w:space="0" w:color="auto"/>
              <w:right w:val="none" w:sz="0" w:space="0" w:color="auto"/>
            </w:tcBorders>
          </w:tcPr>
          <w:p w:rsidR="00B6666B" w:rsidRPr="009336F3" w:rsidRDefault="00B6666B" w:rsidP="00AD6580">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Change w:id="2927" w:author="Brian Cullinan" w:date="2013-04-10T16:07:00Z">
                  <w:rPr>
                    <w:rFonts w:cstheme="minorHAnsi"/>
                    <w:b/>
                    <w:sz w:val="24"/>
                    <w:szCs w:val="24"/>
                  </w:rPr>
                </w:rPrChange>
              </w:rPr>
            </w:pPr>
            <w:r w:rsidRPr="009336F3">
              <w:rPr>
                <w:rFonts w:cstheme="minorHAnsi"/>
                <w:sz w:val="24"/>
                <w:szCs w:val="24"/>
                <w:rPrChange w:id="2928" w:author="Brian Cullinan" w:date="2013-04-10T16:07:00Z">
                  <w:rPr>
                    <w:rFonts w:cstheme="minorHAnsi"/>
                    <w:b/>
                    <w:sz w:val="24"/>
                    <w:szCs w:val="24"/>
                  </w:rPr>
                </w:rPrChange>
              </w:rPr>
              <w:t>10</w:t>
            </w:r>
          </w:p>
        </w:tc>
      </w:tr>
      <w:tr w:rsidR="00B6666B" w:rsidRPr="00AD6D65" w:rsidTr="00B6666B">
        <w:trPr>
          <w:trHeight w:val="251"/>
          <w:jc w:val="center"/>
        </w:trPr>
        <w:tc>
          <w:tcPr>
            <w:cnfStyle w:val="001000000000" w:firstRow="0" w:lastRow="0" w:firstColumn="1" w:lastColumn="0" w:oddVBand="0" w:evenVBand="0" w:oddHBand="0" w:evenHBand="0" w:firstRowFirstColumn="0" w:firstRowLastColumn="0" w:lastRowFirstColumn="0" w:lastRowLastColumn="0"/>
            <w:tcW w:w="3675" w:type="dxa"/>
          </w:tcPr>
          <w:p w:rsidR="00B6666B" w:rsidRPr="00FE502F" w:rsidRDefault="00B6666B" w:rsidP="00AD6580">
            <w:pPr>
              <w:spacing w:after="200" w:line="276" w:lineRule="auto"/>
              <w:rPr>
                <w:rFonts w:cstheme="minorHAnsi"/>
                <w:b w:val="0"/>
                <w:sz w:val="24"/>
                <w:szCs w:val="24"/>
              </w:rPr>
            </w:pPr>
            <w:r w:rsidRPr="009336F3">
              <w:rPr>
                <w:rFonts w:cstheme="minorHAnsi"/>
                <w:sz w:val="24"/>
                <w:szCs w:val="24"/>
              </w:rPr>
              <w:t>1100 - 1199</w:t>
            </w:r>
          </w:p>
        </w:tc>
        <w:tc>
          <w:tcPr>
            <w:tcW w:w="3129" w:type="dxa"/>
          </w:tcPr>
          <w:p w:rsidR="00B6666B" w:rsidRPr="009336F3" w:rsidRDefault="00B6666B" w:rsidP="00AD6580">
            <w:pPr>
              <w:spacing w:after="200"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Change w:id="2929" w:author="Brian Cullinan" w:date="2013-04-10T16:07:00Z">
                  <w:rPr>
                    <w:rFonts w:cstheme="minorHAnsi"/>
                    <w:b/>
                    <w:sz w:val="24"/>
                    <w:szCs w:val="24"/>
                  </w:rPr>
                </w:rPrChange>
              </w:rPr>
            </w:pPr>
            <w:r w:rsidRPr="009336F3">
              <w:rPr>
                <w:rFonts w:cstheme="minorHAnsi"/>
                <w:sz w:val="24"/>
                <w:szCs w:val="24"/>
                <w:rPrChange w:id="2930" w:author="Brian Cullinan" w:date="2013-04-10T16:07:00Z">
                  <w:rPr>
                    <w:rFonts w:cstheme="minorHAnsi"/>
                    <w:b/>
                    <w:sz w:val="24"/>
                    <w:szCs w:val="24"/>
                  </w:rPr>
                </w:rPrChange>
              </w:rPr>
              <w:t>11</w:t>
            </w:r>
          </w:p>
        </w:tc>
      </w:tr>
      <w:tr w:rsidR="00B6666B" w:rsidRPr="00AD6D65" w:rsidTr="00B6666B">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6666B" w:rsidRPr="00FE502F" w:rsidRDefault="00B6666B" w:rsidP="00AD6580">
            <w:pPr>
              <w:spacing w:after="200" w:line="276" w:lineRule="auto"/>
              <w:rPr>
                <w:rFonts w:cstheme="minorHAnsi"/>
                <w:b w:val="0"/>
                <w:sz w:val="24"/>
                <w:szCs w:val="24"/>
              </w:rPr>
            </w:pPr>
            <w:r w:rsidRPr="009336F3">
              <w:rPr>
                <w:rFonts w:cstheme="minorHAnsi"/>
                <w:sz w:val="24"/>
                <w:szCs w:val="24"/>
              </w:rPr>
              <w:t xml:space="preserve">1200 - </w:t>
            </w:r>
            <w:r w:rsidR="00B21463" w:rsidRPr="009336F3">
              <w:rPr>
                <w:rFonts w:cstheme="minorHAnsi"/>
                <w:sz w:val="24"/>
                <w:szCs w:val="24"/>
              </w:rPr>
              <w:t>1349</w:t>
            </w:r>
          </w:p>
        </w:tc>
        <w:tc>
          <w:tcPr>
            <w:tcW w:w="3129" w:type="dxa"/>
            <w:tcBorders>
              <w:top w:val="none" w:sz="0" w:space="0" w:color="auto"/>
              <w:bottom w:val="none" w:sz="0" w:space="0" w:color="auto"/>
              <w:right w:val="none" w:sz="0" w:space="0" w:color="auto"/>
            </w:tcBorders>
          </w:tcPr>
          <w:p w:rsidR="00B6666B" w:rsidRPr="009336F3" w:rsidRDefault="00B21463" w:rsidP="00AD6580">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Change w:id="2931" w:author="Brian Cullinan" w:date="2013-04-10T16:07:00Z">
                  <w:rPr>
                    <w:rFonts w:cstheme="minorHAnsi"/>
                    <w:b/>
                    <w:sz w:val="24"/>
                    <w:szCs w:val="24"/>
                  </w:rPr>
                </w:rPrChange>
              </w:rPr>
            </w:pPr>
            <w:r w:rsidRPr="009336F3">
              <w:rPr>
                <w:rFonts w:cstheme="minorHAnsi"/>
                <w:sz w:val="24"/>
                <w:szCs w:val="24"/>
                <w:rPrChange w:id="2932" w:author="Brian Cullinan" w:date="2013-04-10T16:07:00Z">
                  <w:rPr>
                    <w:rFonts w:cstheme="minorHAnsi"/>
                    <w:b/>
                    <w:sz w:val="24"/>
                    <w:szCs w:val="24"/>
                  </w:rPr>
                </w:rPrChange>
              </w:rPr>
              <w:t>12</w:t>
            </w:r>
          </w:p>
        </w:tc>
      </w:tr>
      <w:tr w:rsidR="00B6666B" w:rsidRPr="00AD6D65" w:rsidTr="00B6666B">
        <w:trPr>
          <w:trHeight w:val="267"/>
          <w:jc w:val="center"/>
        </w:trPr>
        <w:tc>
          <w:tcPr>
            <w:cnfStyle w:val="001000000000" w:firstRow="0" w:lastRow="0" w:firstColumn="1" w:lastColumn="0" w:oddVBand="0" w:evenVBand="0" w:oddHBand="0" w:evenHBand="0" w:firstRowFirstColumn="0" w:firstRowLastColumn="0" w:lastRowFirstColumn="0" w:lastRowLastColumn="0"/>
            <w:tcW w:w="3675" w:type="dxa"/>
          </w:tcPr>
          <w:p w:rsidR="00B6666B" w:rsidRPr="00FE502F" w:rsidRDefault="00B21463" w:rsidP="00AD6580">
            <w:pPr>
              <w:spacing w:after="200" w:line="276" w:lineRule="auto"/>
              <w:rPr>
                <w:rFonts w:cstheme="minorHAnsi"/>
                <w:b w:val="0"/>
                <w:sz w:val="24"/>
                <w:szCs w:val="24"/>
              </w:rPr>
            </w:pPr>
            <w:r w:rsidRPr="009336F3">
              <w:rPr>
                <w:rFonts w:cstheme="minorHAnsi"/>
                <w:sz w:val="24"/>
                <w:szCs w:val="24"/>
              </w:rPr>
              <w:t>1350 - 1449</w:t>
            </w:r>
          </w:p>
        </w:tc>
        <w:tc>
          <w:tcPr>
            <w:tcW w:w="3129" w:type="dxa"/>
          </w:tcPr>
          <w:p w:rsidR="00B6666B" w:rsidRPr="009336F3" w:rsidRDefault="00B21463" w:rsidP="00AD6580">
            <w:pPr>
              <w:spacing w:after="200"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Change w:id="2933" w:author="Brian Cullinan" w:date="2013-04-10T16:07:00Z">
                  <w:rPr>
                    <w:rFonts w:cstheme="minorHAnsi"/>
                    <w:b/>
                    <w:sz w:val="24"/>
                    <w:szCs w:val="24"/>
                  </w:rPr>
                </w:rPrChange>
              </w:rPr>
            </w:pPr>
            <w:r w:rsidRPr="009336F3">
              <w:rPr>
                <w:rFonts w:cstheme="minorHAnsi"/>
                <w:sz w:val="24"/>
                <w:szCs w:val="24"/>
                <w:rPrChange w:id="2934" w:author="Brian Cullinan" w:date="2013-04-10T16:07:00Z">
                  <w:rPr>
                    <w:rFonts w:cstheme="minorHAnsi"/>
                    <w:b/>
                    <w:sz w:val="24"/>
                    <w:szCs w:val="24"/>
                  </w:rPr>
                </w:rPrChange>
              </w:rPr>
              <w:t>13</w:t>
            </w:r>
          </w:p>
        </w:tc>
      </w:tr>
      <w:tr w:rsidR="00B6666B" w:rsidRPr="00AD6D65" w:rsidTr="00B6666B">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6666B" w:rsidRPr="00FE502F" w:rsidRDefault="00B21463" w:rsidP="00AD6580">
            <w:pPr>
              <w:spacing w:after="200" w:line="276" w:lineRule="auto"/>
              <w:rPr>
                <w:rFonts w:cstheme="minorHAnsi"/>
                <w:b w:val="0"/>
                <w:sz w:val="24"/>
                <w:szCs w:val="24"/>
              </w:rPr>
            </w:pPr>
            <w:r w:rsidRPr="009336F3">
              <w:rPr>
                <w:rFonts w:cstheme="minorHAnsi"/>
                <w:sz w:val="24"/>
                <w:szCs w:val="24"/>
              </w:rPr>
              <w:t>1450 - 1549</w:t>
            </w:r>
          </w:p>
        </w:tc>
        <w:tc>
          <w:tcPr>
            <w:tcW w:w="3129" w:type="dxa"/>
            <w:tcBorders>
              <w:top w:val="none" w:sz="0" w:space="0" w:color="auto"/>
              <w:bottom w:val="none" w:sz="0" w:space="0" w:color="auto"/>
              <w:right w:val="none" w:sz="0" w:space="0" w:color="auto"/>
            </w:tcBorders>
          </w:tcPr>
          <w:p w:rsidR="00B6666B" w:rsidRPr="009336F3" w:rsidRDefault="00B21463" w:rsidP="00AD6580">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Change w:id="2935" w:author="Brian Cullinan" w:date="2013-04-10T16:07:00Z">
                  <w:rPr>
                    <w:rFonts w:cstheme="minorHAnsi"/>
                    <w:b/>
                    <w:sz w:val="24"/>
                    <w:szCs w:val="24"/>
                  </w:rPr>
                </w:rPrChange>
              </w:rPr>
            </w:pPr>
            <w:r w:rsidRPr="009336F3">
              <w:rPr>
                <w:rFonts w:cstheme="minorHAnsi"/>
                <w:sz w:val="24"/>
                <w:szCs w:val="24"/>
                <w:rPrChange w:id="2936" w:author="Brian Cullinan" w:date="2013-04-10T16:07:00Z">
                  <w:rPr>
                    <w:rFonts w:cstheme="minorHAnsi"/>
                    <w:b/>
                    <w:sz w:val="24"/>
                    <w:szCs w:val="24"/>
                  </w:rPr>
                </w:rPrChange>
              </w:rPr>
              <w:t>14</w:t>
            </w:r>
          </w:p>
        </w:tc>
      </w:tr>
      <w:tr w:rsidR="00B6666B" w:rsidRPr="00AD6D65" w:rsidTr="00B6666B">
        <w:trPr>
          <w:trHeight w:val="251"/>
          <w:jc w:val="center"/>
        </w:trPr>
        <w:tc>
          <w:tcPr>
            <w:cnfStyle w:val="001000000000" w:firstRow="0" w:lastRow="0" w:firstColumn="1" w:lastColumn="0" w:oddVBand="0" w:evenVBand="0" w:oddHBand="0" w:evenHBand="0" w:firstRowFirstColumn="0" w:firstRowLastColumn="0" w:lastRowFirstColumn="0" w:lastRowLastColumn="0"/>
            <w:tcW w:w="3675" w:type="dxa"/>
          </w:tcPr>
          <w:p w:rsidR="00B6666B" w:rsidRPr="00FE502F" w:rsidRDefault="00B21463" w:rsidP="00AD6580">
            <w:pPr>
              <w:spacing w:after="200" w:line="276" w:lineRule="auto"/>
              <w:rPr>
                <w:rFonts w:cstheme="minorHAnsi"/>
                <w:b w:val="0"/>
                <w:sz w:val="24"/>
                <w:szCs w:val="24"/>
              </w:rPr>
            </w:pPr>
            <w:r w:rsidRPr="009336F3">
              <w:rPr>
                <w:rFonts w:cstheme="minorHAnsi"/>
                <w:sz w:val="24"/>
                <w:szCs w:val="24"/>
              </w:rPr>
              <w:t>1550 – 1649</w:t>
            </w:r>
          </w:p>
        </w:tc>
        <w:tc>
          <w:tcPr>
            <w:tcW w:w="3129" w:type="dxa"/>
          </w:tcPr>
          <w:p w:rsidR="00B6666B" w:rsidRPr="009336F3" w:rsidRDefault="00B21463" w:rsidP="00AD6580">
            <w:pPr>
              <w:spacing w:after="200"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Change w:id="2937" w:author="Brian Cullinan" w:date="2013-04-10T16:07:00Z">
                  <w:rPr>
                    <w:rFonts w:cstheme="minorHAnsi"/>
                    <w:b/>
                    <w:sz w:val="24"/>
                    <w:szCs w:val="24"/>
                  </w:rPr>
                </w:rPrChange>
              </w:rPr>
            </w:pPr>
            <w:r w:rsidRPr="009336F3">
              <w:rPr>
                <w:rFonts w:cstheme="minorHAnsi"/>
                <w:sz w:val="24"/>
                <w:szCs w:val="24"/>
                <w:rPrChange w:id="2938" w:author="Brian Cullinan" w:date="2013-04-10T16:07:00Z">
                  <w:rPr>
                    <w:rFonts w:cstheme="minorHAnsi"/>
                    <w:b/>
                    <w:sz w:val="24"/>
                    <w:szCs w:val="24"/>
                  </w:rPr>
                </w:rPrChange>
              </w:rPr>
              <w:t>15</w:t>
            </w:r>
          </w:p>
        </w:tc>
      </w:tr>
      <w:tr w:rsidR="00B6666B" w:rsidRPr="00AD6D65" w:rsidTr="00B6666B">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6666B" w:rsidRPr="00FE502F" w:rsidRDefault="00B21463" w:rsidP="00AD6580">
            <w:pPr>
              <w:spacing w:after="200" w:line="276" w:lineRule="auto"/>
              <w:rPr>
                <w:rFonts w:cstheme="minorHAnsi"/>
                <w:b w:val="0"/>
                <w:sz w:val="24"/>
                <w:szCs w:val="24"/>
              </w:rPr>
            </w:pPr>
            <w:r w:rsidRPr="009336F3">
              <w:rPr>
                <w:rFonts w:cstheme="minorHAnsi"/>
                <w:sz w:val="24"/>
                <w:szCs w:val="24"/>
              </w:rPr>
              <w:t>1650 - 1799</w:t>
            </w:r>
          </w:p>
        </w:tc>
        <w:tc>
          <w:tcPr>
            <w:tcW w:w="3129" w:type="dxa"/>
            <w:tcBorders>
              <w:top w:val="none" w:sz="0" w:space="0" w:color="auto"/>
              <w:bottom w:val="none" w:sz="0" w:space="0" w:color="auto"/>
              <w:right w:val="none" w:sz="0" w:space="0" w:color="auto"/>
            </w:tcBorders>
          </w:tcPr>
          <w:p w:rsidR="00B6666B" w:rsidRPr="009336F3" w:rsidRDefault="00B21463" w:rsidP="00AD6580">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Change w:id="2939" w:author="Brian Cullinan" w:date="2013-04-10T16:07:00Z">
                  <w:rPr>
                    <w:rFonts w:cstheme="minorHAnsi"/>
                    <w:b/>
                    <w:sz w:val="24"/>
                    <w:szCs w:val="24"/>
                  </w:rPr>
                </w:rPrChange>
              </w:rPr>
            </w:pPr>
            <w:r w:rsidRPr="009336F3">
              <w:rPr>
                <w:rFonts w:cstheme="minorHAnsi"/>
                <w:sz w:val="24"/>
                <w:szCs w:val="24"/>
                <w:rPrChange w:id="2940" w:author="Brian Cullinan" w:date="2013-04-10T16:07:00Z">
                  <w:rPr>
                    <w:rFonts w:cstheme="minorHAnsi"/>
                    <w:b/>
                    <w:sz w:val="24"/>
                    <w:szCs w:val="24"/>
                  </w:rPr>
                </w:rPrChange>
              </w:rPr>
              <w:t>16</w:t>
            </w:r>
          </w:p>
        </w:tc>
      </w:tr>
      <w:tr w:rsidR="00B6666B" w:rsidRPr="00AD6D65" w:rsidTr="00B6666B">
        <w:trPr>
          <w:trHeight w:val="267"/>
          <w:jc w:val="center"/>
        </w:trPr>
        <w:tc>
          <w:tcPr>
            <w:cnfStyle w:val="001000000000" w:firstRow="0" w:lastRow="0" w:firstColumn="1" w:lastColumn="0" w:oddVBand="0" w:evenVBand="0" w:oddHBand="0" w:evenHBand="0" w:firstRowFirstColumn="0" w:firstRowLastColumn="0" w:lastRowFirstColumn="0" w:lastRowLastColumn="0"/>
            <w:tcW w:w="3675" w:type="dxa"/>
          </w:tcPr>
          <w:p w:rsidR="00B6666B" w:rsidRPr="00FE502F" w:rsidRDefault="00B21463" w:rsidP="00B21463">
            <w:pPr>
              <w:spacing w:after="200" w:line="276" w:lineRule="auto"/>
              <w:rPr>
                <w:rFonts w:cstheme="minorHAnsi"/>
                <w:b w:val="0"/>
                <w:sz w:val="24"/>
                <w:szCs w:val="24"/>
              </w:rPr>
            </w:pPr>
            <w:r w:rsidRPr="009336F3">
              <w:rPr>
                <w:rFonts w:cstheme="minorHAnsi"/>
                <w:sz w:val="24"/>
                <w:szCs w:val="24"/>
              </w:rPr>
              <w:t>1800 - 1899</w:t>
            </w:r>
          </w:p>
        </w:tc>
        <w:tc>
          <w:tcPr>
            <w:tcW w:w="3129" w:type="dxa"/>
          </w:tcPr>
          <w:p w:rsidR="00B6666B" w:rsidRPr="009336F3" w:rsidRDefault="00B21463" w:rsidP="00AD6580">
            <w:pPr>
              <w:spacing w:after="200"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Change w:id="2941" w:author="Brian Cullinan" w:date="2013-04-10T16:07:00Z">
                  <w:rPr>
                    <w:rFonts w:cstheme="minorHAnsi"/>
                    <w:b/>
                    <w:sz w:val="24"/>
                    <w:szCs w:val="24"/>
                  </w:rPr>
                </w:rPrChange>
              </w:rPr>
            </w:pPr>
            <w:r w:rsidRPr="009336F3">
              <w:rPr>
                <w:rFonts w:cstheme="minorHAnsi"/>
                <w:sz w:val="24"/>
                <w:szCs w:val="24"/>
                <w:rPrChange w:id="2942" w:author="Brian Cullinan" w:date="2013-04-10T16:07:00Z">
                  <w:rPr>
                    <w:rFonts w:cstheme="minorHAnsi"/>
                    <w:b/>
                    <w:sz w:val="24"/>
                    <w:szCs w:val="24"/>
                  </w:rPr>
                </w:rPrChange>
              </w:rPr>
              <w:t>17</w:t>
            </w:r>
          </w:p>
        </w:tc>
      </w:tr>
      <w:tr w:rsidR="00B6666B" w:rsidRPr="00AD6D65" w:rsidTr="00B6666B">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6666B" w:rsidRPr="00FE502F" w:rsidRDefault="00B21463" w:rsidP="00AD6580">
            <w:pPr>
              <w:spacing w:after="200" w:line="276" w:lineRule="auto"/>
              <w:rPr>
                <w:rFonts w:cstheme="minorHAnsi"/>
                <w:b w:val="0"/>
                <w:sz w:val="24"/>
                <w:szCs w:val="24"/>
              </w:rPr>
            </w:pPr>
            <w:r w:rsidRPr="009336F3">
              <w:rPr>
                <w:rFonts w:cstheme="minorHAnsi"/>
                <w:sz w:val="24"/>
                <w:szCs w:val="24"/>
              </w:rPr>
              <w:t>1900 - 1999</w:t>
            </w:r>
          </w:p>
        </w:tc>
        <w:tc>
          <w:tcPr>
            <w:tcW w:w="3129" w:type="dxa"/>
            <w:tcBorders>
              <w:top w:val="none" w:sz="0" w:space="0" w:color="auto"/>
              <w:bottom w:val="none" w:sz="0" w:space="0" w:color="auto"/>
              <w:right w:val="none" w:sz="0" w:space="0" w:color="auto"/>
            </w:tcBorders>
          </w:tcPr>
          <w:p w:rsidR="00B6666B" w:rsidRPr="009336F3" w:rsidRDefault="00B21463" w:rsidP="00AD6580">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Change w:id="2943" w:author="Brian Cullinan" w:date="2013-04-10T16:07:00Z">
                  <w:rPr>
                    <w:rFonts w:cstheme="minorHAnsi"/>
                    <w:b/>
                    <w:sz w:val="24"/>
                    <w:szCs w:val="24"/>
                  </w:rPr>
                </w:rPrChange>
              </w:rPr>
            </w:pPr>
            <w:r w:rsidRPr="009336F3">
              <w:rPr>
                <w:rFonts w:cstheme="minorHAnsi"/>
                <w:sz w:val="24"/>
                <w:szCs w:val="24"/>
                <w:rPrChange w:id="2944" w:author="Brian Cullinan" w:date="2013-04-10T16:07:00Z">
                  <w:rPr>
                    <w:rFonts w:cstheme="minorHAnsi"/>
                    <w:b/>
                    <w:sz w:val="24"/>
                    <w:szCs w:val="24"/>
                  </w:rPr>
                </w:rPrChange>
              </w:rPr>
              <w:t>18</w:t>
            </w:r>
          </w:p>
        </w:tc>
      </w:tr>
      <w:tr w:rsidR="00B21463" w:rsidRPr="00AD6D65" w:rsidTr="00B6666B">
        <w:trPr>
          <w:trHeight w:val="251"/>
          <w:jc w:val="center"/>
        </w:trPr>
        <w:tc>
          <w:tcPr>
            <w:cnfStyle w:val="001000000000" w:firstRow="0" w:lastRow="0" w:firstColumn="1" w:lastColumn="0" w:oddVBand="0" w:evenVBand="0" w:oddHBand="0" w:evenHBand="0" w:firstRowFirstColumn="0" w:firstRowLastColumn="0" w:lastRowFirstColumn="0" w:lastRowLastColumn="0"/>
            <w:tcW w:w="3675" w:type="dxa"/>
          </w:tcPr>
          <w:p w:rsidR="00B21463" w:rsidRPr="00FE502F" w:rsidRDefault="00B21463" w:rsidP="00AD6580">
            <w:pPr>
              <w:spacing w:after="200" w:line="276" w:lineRule="auto"/>
              <w:rPr>
                <w:rFonts w:cstheme="minorHAnsi"/>
                <w:b w:val="0"/>
                <w:sz w:val="24"/>
                <w:szCs w:val="24"/>
              </w:rPr>
            </w:pPr>
            <w:r w:rsidRPr="009336F3">
              <w:rPr>
                <w:rFonts w:cstheme="minorHAnsi"/>
                <w:sz w:val="24"/>
                <w:szCs w:val="24"/>
              </w:rPr>
              <w:t>2000 - 2149</w:t>
            </w:r>
          </w:p>
        </w:tc>
        <w:tc>
          <w:tcPr>
            <w:tcW w:w="3129" w:type="dxa"/>
          </w:tcPr>
          <w:p w:rsidR="00B21463" w:rsidRPr="009336F3" w:rsidRDefault="00B21463" w:rsidP="00AD6580">
            <w:pPr>
              <w:spacing w:after="200"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Change w:id="2945" w:author="Brian Cullinan" w:date="2013-04-10T16:07:00Z">
                  <w:rPr>
                    <w:rFonts w:cstheme="minorHAnsi"/>
                    <w:b/>
                    <w:sz w:val="24"/>
                    <w:szCs w:val="24"/>
                  </w:rPr>
                </w:rPrChange>
              </w:rPr>
            </w:pPr>
            <w:r w:rsidRPr="009336F3">
              <w:rPr>
                <w:rFonts w:cstheme="minorHAnsi"/>
                <w:sz w:val="24"/>
                <w:szCs w:val="24"/>
                <w:rPrChange w:id="2946" w:author="Brian Cullinan" w:date="2013-04-10T16:07:00Z">
                  <w:rPr>
                    <w:rFonts w:cstheme="minorHAnsi"/>
                    <w:b/>
                    <w:sz w:val="24"/>
                    <w:szCs w:val="24"/>
                  </w:rPr>
                </w:rPrChange>
              </w:rPr>
              <w:t>19</w:t>
            </w:r>
          </w:p>
        </w:tc>
      </w:tr>
      <w:tr w:rsidR="00B21463" w:rsidRPr="00AD6D65" w:rsidTr="00B6666B">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21463" w:rsidRPr="00FE502F" w:rsidRDefault="00B21463" w:rsidP="00AD6580">
            <w:pPr>
              <w:spacing w:after="200" w:line="276" w:lineRule="auto"/>
              <w:rPr>
                <w:rFonts w:cstheme="minorHAnsi"/>
                <w:b w:val="0"/>
                <w:sz w:val="24"/>
                <w:szCs w:val="24"/>
              </w:rPr>
            </w:pPr>
            <w:r w:rsidRPr="009336F3">
              <w:rPr>
                <w:rFonts w:cstheme="minorHAnsi"/>
                <w:sz w:val="24"/>
                <w:szCs w:val="24"/>
              </w:rPr>
              <w:t>2150 - 2299</w:t>
            </w:r>
          </w:p>
        </w:tc>
        <w:tc>
          <w:tcPr>
            <w:tcW w:w="3129" w:type="dxa"/>
            <w:tcBorders>
              <w:top w:val="none" w:sz="0" w:space="0" w:color="auto"/>
              <w:bottom w:val="none" w:sz="0" w:space="0" w:color="auto"/>
              <w:right w:val="none" w:sz="0" w:space="0" w:color="auto"/>
            </w:tcBorders>
          </w:tcPr>
          <w:p w:rsidR="00B21463" w:rsidRPr="009336F3" w:rsidRDefault="00B21463" w:rsidP="00AD6580">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Change w:id="2947" w:author="Brian Cullinan" w:date="2013-04-10T16:07:00Z">
                  <w:rPr>
                    <w:rFonts w:cstheme="minorHAnsi"/>
                    <w:b/>
                    <w:sz w:val="24"/>
                    <w:szCs w:val="24"/>
                  </w:rPr>
                </w:rPrChange>
              </w:rPr>
            </w:pPr>
            <w:r w:rsidRPr="009336F3">
              <w:rPr>
                <w:rFonts w:cstheme="minorHAnsi"/>
                <w:sz w:val="24"/>
                <w:szCs w:val="24"/>
                <w:rPrChange w:id="2948" w:author="Brian Cullinan" w:date="2013-04-10T16:07:00Z">
                  <w:rPr>
                    <w:rFonts w:cstheme="minorHAnsi"/>
                    <w:b/>
                    <w:sz w:val="24"/>
                    <w:szCs w:val="24"/>
                  </w:rPr>
                </w:rPrChange>
              </w:rPr>
              <w:t>20</w:t>
            </w:r>
          </w:p>
        </w:tc>
      </w:tr>
      <w:tr w:rsidR="00B21463" w:rsidRPr="00AD6D65" w:rsidTr="00B6666B">
        <w:trPr>
          <w:trHeight w:val="251"/>
          <w:jc w:val="center"/>
        </w:trPr>
        <w:tc>
          <w:tcPr>
            <w:cnfStyle w:val="001000000000" w:firstRow="0" w:lastRow="0" w:firstColumn="1" w:lastColumn="0" w:oddVBand="0" w:evenVBand="0" w:oddHBand="0" w:evenHBand="0" w:firstRowFirstColumn="0" w:firstRowLastColumn="0" w:lastRowFirstColumn="0" w:lastRowLastColumn="0"/>
            <w:tcW w:w="3675" w:type="dxa"/>
          </w:tcPr>
          <w:p w:rsidR="00B21463" w:rsidRPr="00FE502F" w:rsidRDefault="00B21463" w:rsidP="00B21463">
            <w:pPr>
              <w:spacing w:after="200" w:line="276" w:lineRule="auto"/>
              <w:rPr>
                <w:rFonts w:cstheme="minorHAnsi"/>
                <w:b w:val="0"/>
                <w:sz w:val="24"/>
                <w:szCs w:val="24"/>
              </w:rPr>
            </w:pPr>
            <w:r w:rsidRPr="009336F3">
              <w:rPr>
                <w:rFonts w:cstheme="minorHAnsi"/>
                <w:sz w:val="24"/>
                <w:szCs w:val="24"/>
              </w:rPr>
              <w:t>2300 - 2449</w:t>
            </w:r>
          </w:p>
        </w:tc>
        <w:tc>
          <w:tcPr>
            <w:tcW w:w="3129" w:type="dxa"/>
          </w:tcPr>
          <w:p w:rsidR="00B21463" w:rsidRPr="009336F3" w:rsidRDefault="00B21463" w:rsidP="00AD6580">
            <w:pPr>
              <w:spacing w:after="200"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Change w:id="2949" w:author="Brian Cullinan" w:date="2013-04-10T16:07:00Z">
                  <w:rPr>
                    <w:rFonts w:cstheme="minorHAnsi"/>
                    <w:b/>
                    <w:sz w:val="24"/>
                    <w:szCs w:val="24"/>
                  </w:rPr>
                </w:rPrChange>
              </w:rPr>
            </w:pPr>
            <w:r w:rsidRPr="009336F3">
              <w:rPr>
                <w:rFonts w:cstheme="minorHAnsi"/>
                <w:sz w:val="24"/>
                <w:szCs w:val="24"/>
                <w:rPrChange w:id="2950" w:author="Brian Cullinan" w:date="2013-04-10T16:07:00Z">
                  <w:rPr>
                    <w:rFonts w:cstheme="minorHAnsi"/>
                    <w:b/>
                    <w:sz w:val="24"/>
                    <w:szCs w:val="24"/>
                  </w:rPr>
                </w:rPrChange>
              </w:rPr>
              <w:t>21</w:t>
            </w:r>
          </w:p>
        </w:tc>
      </w:tr>
      <w:tr w:rsidR="00B21463" w:rsidRPr="00AD6D65" w:rsidTr="00B6666B">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21463" w:rsidRPr="00FE502F" w:rsidRDefault="00B21463" w:rsidP="00AD6580">
            <w:pPr>
              <w:spacing w:after="200" w:line="276" w:lineRule="auto"/>
              <w:rPr>
                <w:rFonts w:cstheme="minorHAnsi"/>
                <w:b w:val="0"/>
                <w:sz w:val="24"/>
                <w:szCs w:val="24"/>
              </w:rPr>
            </w:pPr>
            <w:r w:rsidRPr="009336F3">
              <w:rPr>
                <w:rFonts w:cstheme="minorHAnsi"/>
                <w:sz w:val="24"/>
                <w:szCs w:val="24"/>
              </w:rPr>
              <w:t>2450 - 2599</w:t>
            </w:r>
          </w:p>
        </w:tc>
        <w:tc>
          <w:tcPr>
            <w:tcW w:w="3129" w:type="dxa"/>
            <w:tcBorders>
              <w:top w:val="none" w:sz="0" w:space="0" w:color="auto"/>
              <w:bottom w:val="none" w:sz="0" w:space="0" w:color="auto"/>
              <w:right w:val="none" w:sz="0" w:space="0" w:color="auto"/>
            </w:tcBorders>
          </w:tcPr>
          <w:p w:rsidR="00B21463" w:rsidRPr="009336F3" w:rsidRDefault="00B21463" w:rsidP="00AD6580">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Change w:id="2951" w:author="Brian Cullinan" w:date="2013-04-10T16:07:00Z">
                  <w:rPr>
                    <w:rFonts w:cstheme="minorHAnsi"/>
                    <w:b/>
                    <w:sz w:val="24"/>
                    <w:szCs w:val="24"/>
                  </w:rPr>
                </w:rPrChange>
              </w:rPr>
            </w:pPr>
            <w:r w:rsidRPr="009336F3">
              <w:rPr>
                <w:rFonts w:cstheme="minorHAnsi"/>
                <w:sz w:val="24"/>
                <w:szCs w:val="24"/>
                <w:rPrChange w:id="2952" w:author="Brian Cullinan" w:date="2013-04-10T16:07:00Z">
                  <w:rPr>
                    <w:rFonts w:cstheme="minorHAnsi"/>
                    <w:b/>
                    <w:sz w:val="24"/>
                    <w:szCs w:val="24"/>
                  </w:rPr>
                </w:rPrChange>
              </w:rPr>
              <w:t>22</w:t>
            </w:r>
          </w:p>
        </w:tc>
      </w:tr>
      <w:tr w:rsidR="00B21463" w:rsidRPr="00AD6D65" w:rsidTr="00B6666B">
        <w:trPr>
          <w:trHeight w:val="251"/>
          <w:jc w:val="center"/>
        </w:trPr>
        <w:tc>
          <w:tcPr>
            <w:cnfStyle w:val="001000000000" w:firstRow="0" w:lastRow="0" w:firstColumn="1" w:lastColumn="0" w:oddVBand="0" w:evenVBand="0" w:oddHBand="0" w:evenHBand="0" w:firstRowFirstColumn="0" w:firstRowLastColumn="0" w:lastRowFirstColumn="0" w:lastRowLastColumn="0"/>
            <w:tcW w:w="3675" w:type="dxa"/>
          </w:tcPr>
          <w:p w:rsidR="00B21463" w:rsidRPr="00FE502F" w:rsidRDefault="00B21463" w:rsidP="00AD6580">
            <w:pPr>
              <w:spacing w:after="200" w:line="276" w:lineRule="auto"/>
              <w:rPr>
                <w:rFonts w:cstheme="minorHAnsi"/>
                <w:b w:val="0"/>
                <w:sz w:val="24"/>
                <w:szCs w:val="24"/>
              </w:rPr>
            </w:pPr>
            <w:r w:rsidRPr="009336F3">
              <w:rPr>
                <w:rFonts w:cstheme="minorHAnsi"/>
                <w:sz w:val="24"/>
                <w:szCs w:val="24"/>
              </w:rPr>
              <w:t>2600 - 2749</w:t>
            </w:r>
          </w:p>
        </w:tc>
        <w:tc>
          <w:tcPr>
            <w:tcW w:w="3129" w:type="dxa"/>
          </w:tcPr>
          <w:p w:rsidR="00B21463" w:rsidRPr="009336F3" w:rsidRDefault="00B21463" w:rsidP="00AD6580">
            <w:pPr>
              <w:spacing w:after="200"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Change w:id="2953" w:author="Brian Cullinan" w:date="2013-04-10T16:07:00Z">
                  <w:rPr>
                    <w:rFonts w:cstheme="minorHAnsi"/>
                    <w:b/>
                    <w:sz w:val="24"/>
                    <w:szCs w:val="24"/>
                  </w:rPr>
                </w:rPrChange>
              </w:rPr>
            </w:pPr>
            <w:r w:rsidRPr="009336F3">
              <w:rPr>
                <w:rFonts w:cstheme="minorHAnsi"/>
                <w:sz w:val="24"/>
                <w:szCs w:val="24"/>
                <w:rPrChange w:id="2954" w:author="Brian Cullinan" w:date="2013-04-10T16:07:00Z">
                  <w:rPr>
                    <w:rFonts w:cstheme="minorHAnsi"/>
                    <w:b/>
                    <w:sz w:val="24"/>
                    <w:szCs w:val="24"/>
                  </w:rPr>
                </w:rPrChange>
              </w:rPr>
              <w:t>23</w:t>
            </w:r>
          </w:p>
        </w:tc>
      </w:tr>
      <w:tr w:rsidR="00B21463" w:rsidRPr="00AD6D65" w:rsidTr="00B6666B">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21463" w:rsidRPr="00FE502F" w:rsidRDefault="00B21463" w:rsidP="00AD6580">
            <w:pPr>
              <w:spacing w:after="200" w:line="276" w:lineRule="auto"/>
              <w:rPr>
                <w:rFonts w:cstheme="minorHAnsi"/>
                <w:b w:val="0"/>
                <w:sz w:val="24"/>
                <w:szCs w:val="24"/>
              </w:rPr>
            </w:pPr>
            <w:r w:rsidRPr="009336F3">
              <w:rPr>
                <w:rFonts w:cstheme="minorHAnsi"/>
                <w:sz w:val="24"/>
                <w:szCs w:val="24"/>
              </w:rPr>
              <w:t>2750 - 3000</w:t>
            </w:r>
          </w:p>
        </w:tc>
        <w:tc>
          <w:tcPr>
            <w:tcW w:w="3129" w:type="dxa"/>
            <w:tcBorders>
              <w:top w:val="none" w:sz="0" w:space="0" w:color="auto"/>
              <w:bottom w:val="none" w:sz="0" w:space="0" w:color="auto"/>
              <w:right w:val="none" w:sz="0" w:space="0" w:color="auto"/>
            </w:tcBorders>
          </w:tcPr>
          <w:p w:rsidR="00B21463" w:rsidRPr="009336F3" w:rsidRDefault="00B21463" w:rsidP="00AD6580">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Change w:id="2955" w:author="Brian Cullinan" w:date="2013-04-10T16:07:00Z">
                  <w:rPr>
                    <w:rFonts w:cstheme="minorHAnsi"/>
                    <w:b/>
                    <w:sz w:val="24"/>
                    <w:szCs w:val="24"/>
                  </w:rPr>
                </w:rPrChange>
              </w:rPr>
            </w:pPr>
            <w:r w:rsidRPr="009336F3">
              <w:rPr>
                <w:rFonts w:cstheme="minorHAnsi"/>
                <w:sz w:val="24"/>
                <w:szCs w:val="24"/>
                <w:rPrChange w:id="2956" w:author="Brian Cullinan" w:date="2013-04-10T16:07:00Z">
                  <w:rPr>
                    <w:rFonts w:cstheme="minorHAnsi"/>
                    <w:b/>
                    <w:sz w:val="24"/>
                    <w:szCs w:val="24"/>
                  </w:rPr>
                </w:rPrChange>
              </w:rPr>
              <w:t>24</w:t>
            </w:r>
          </w:p>
        </w:tc>
      </w:tr>
      <w:tr w:rsidR="00B6666B" w:rsidRPr="00AD6D65" w:rsidTr="00B6666B">
        <w:trPr>
          <w:trHeight w:val="285"/>
          <w:jc w:val="center"/>
        </w:trPr>
        <w:tc>
          <w:tcPr>
            <w:cnfStyle w:val="001000000000" w:firstRow="0" w:lastRow="0" w:firstColumn="1" w:lastColumn="0" w:oddVBand="0" w:evenVBand="0" w:oddHBand="0" w:evenHBand="0" w:firstRowFirstColumn="0" w:firstRowLastColumn="0" w:lastRowFirstColumn="0" w:lastRowLastColumn="0"/>
            <w:tcW w:w="3675" w:type="dxa"/>
          </w:tcPr>
          <w:p w:rsidR="00B6666B" w:rsidRPr="00FE502F" w:rsidRDefault="00B21463" w:rsidP="00AD6580">
            <w:pPr>
              <w:spacing w:after="200" w:line="276" w:lineRule="auto"/>
              <w:rPr>
                <w:rFonts w:cstheme="minorHAnsi"/>
                <w:b w:val="0"/>
                <w:sz w:val="24"/>
                <w:szCs w:val="24"/>
              </w:rPr>
            </w:pPr>
            <w:r w:rsidRPr="009336F3">
              <w:rPr>
                <w:rFonts w:cstheme="minorHAnsi"/>
                <w:sz w:val="24"/>
                <w:szCs w:val="24"/>
              </w:rPr>
              <w:t>3000+</w:t>
            </w:r>
          </w:p>
        </w:tc>
        <w:tc>
          <w:tcPr>
            <w:tcW w:w="3129" w:type="dxa"/>
          </w:tcPr>
          <w:p w:rsidR="00B6666B" w:rsidRPr="009336F3" w:rsidRDefault="00B21463" w:rsidP="00AD6580">
            <w:pPr>
              <w:spacing w:after="200"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Change w:id="2957" w:author="Brian Cullinan" w:date="2013-04-10T16:07:00Z">
                  <w:rPr>
                    <w:rFonts w:cstheme="minorHAnsi"/>
                    <w:b/>
                    <w:sz w:val="24"/>
                    <w:szCs w:val="24"/>
                  </w:rPr>
                </w:rPrChange>
              </w:rPr>
            </w:pPr>
            <w:r w:rsidRPr="009336F3">
              <w:rPr>
                <w:rFonts w:cstheme="minorHAnsi"/>
                <w:sz w:val="24"/>
                <w:szCs w:val="24"/>
                <w:rPrChange w:id="2958" w:author="Brian Cullinan" w:date="2013-04-10T16:07:00Z">
                  <w:rPr>
                    <w:rFonts w:cstheme="minorHAnsi"/>
                    <w:b/>
                    <w:sz w:val="24"/>
                    <w:szCs w:val="24"/>
                  </w:rPr>
                </w:rPrChange>
              </w:rPr>
              <w:t>25</w:t>
            </w:r>
          </w:p>
        </w:tc>
      </w:tr>
    </w:tbl>
    <w:p w:rsidR="00B6666B" w:rsidRPr="00AD6D65" w:rsidRDefault="00B6666B">
      <w:pPr>
        <w:rPr>
          <w:rFonts w:cstheme="minorHAnsi"/>
          <w:sz w:val="24"/>
          <w:szCs w:val="24"/>
        </w:rPr>
      </w:pPr>
    </w:p>
    <w:p w:rsidR="00B9300C" w:rsidRPr="00AD6D65" w:rsidRDefault="00B6666B" w:rsidP="00B9300C">
      <w:pPr>
        <w:rPr>
          <w:rFonts w:cstheme="minorHAnsi"/>
          <w:b/>
          <w:sz w:val="24"/>
          <w:szCs w:val="24"/>
          <w:u w:val="single"/>
        </w:rPr>
      </w:pPr>
      <w:r w:rsidRPr="00AD6D65">
        <w:rPr>
          <w:rFonts w:cstheme="minorHAnsi"/>
          <w:sz w:val="24"/>
          <w:szCs w:val="24"/>
        </w:rPr>
        <w:t xml:space="preserve"> </w:t>
      </w:r>
      <w:r w:rsidR="00B9300C" w:rsidRPr="00AD6D65">
        <w:rPr>
          <w:rFonts w:cstheme="minorHAnsi"/>
          <w:b/>
          <w:sz w:val="24"/>
          <w:szCs w:val="24"/>
          <w:u w:val="single"/>
        </w:rPr>
        <w:t>Logistic Regression Score Calculation</w:t>
      </w:r>
    </w:p>
    <w:p w:rsidR="00B5635D" w:rsidRPr="00AD6D65" w:rsidRDefault="00B9300C">
      <w:pPr>
        <w:rPr>
          <w:rFonts w:cstheme="minorHAnsi"/>
          <w:sz w:val="24"/>
          <w:szCs w:val="24"/>
        </w:rPr>
      </w:pPr>
      <w:r w:rsidRPr="00AD6D65">
        <w:rPr>
          <w:rFonts w:cstheme="minorHAnsi"/>
          <w:sz w:val="24"/>
          <w:szCs w:val="24"/>
        </w:rPr>
        <w:t xml:space="preserve">The </w:t>
      </w:r>
      <w:r w:rsidR="00FF42AC" w:rsidRPr="00AD6D65">
        <w:rPr>
          <w:rFonts w:cstheme="minorHAnsi"/>
          <w:sz w:val="24"/>
          <w:szCs w:val="24"/>
        </w:rPr>
        <w:t xml:space="preserve">logistic regression score calculation relies on the same </w:t>
      </w:r>
      <w:r w:rsidR="008D47FE" w:rsidRPr="00AD6D65">
        <w:rPr>
          <w:rFonts w:cstheme="minorHAnsi"/>
          <w:sz w:val="24"/>
          <w:szCs w:val="24"/>
        </w:rPr>
        <w:t xml:space="preserve">coefficient </w:t>
      </w:r>
      <w:r w:rsidR="00FF42AC" w:rsidRPr="00AD6D65">
        <w:rPr>
          <w:rFonts w:cstheme="minorHAnsi"/>
          <w:sz w:val="24"/>
          <w:szCs w:val="24"/>
        </w:rPr>
        <w:t xml:space="preserve">raw data described in the first part of this document, but performs radically different mathematical transformations in order to achieve a score. </w:t>
      </w:r>
      <w:r w:rsidR="00B5635D" w:rsidRPr="00AD6D65">
        <w:rPr>
          <w:rFonts w:cstheme="minorHAnsi"/>
          <w:sz w:val="24"/>
          <w:szCs w:val="24"/>
        </w:rPr>
        <w:t xml:space="preserve"> The score comprises of five (5) different factors that when added together and transformed create the base LR score.</w:t>
      </w:r>
    </w:p>
    <w:p w:rsidR="00B5635D" w:rsidRPr="00AD6D65" w:rsidRDefault="00B5635D">
      <w:pPr>
        <w:rPr>
          <w:rFonts w:cstheme="minorHAnsi"/>
          <w:sz w:val="24"/>
          <w:szCs w:val="24"/>
        </w:rPr>
      </w:pPr>
      <w:r w:rsidRPr="00AD6D65">
        <w:rPr>
          <w:rFonts w:cstheme="minorHAnsi"/>
          <w:sz w:val="24"/>
          <w:szCs w:val="24"/>
        </w:rPr>
        <w:t xml:space="preserve">The five factors are CV Factor, GI Factor, Liver Factor, Respiratory Factor and Kidney Factor. Each of </w:t>
      </w:r>
      <w:r w:rsidR="001F596F" w:rsidRPr="00AD6D65">
        <w:rPr>
          <w:rFonts w:cstheme="minorHAnsi"/>
          <w:sz w:val="24"/>
          <w:szCs w:val="24"/>
        </w:rPr>
        <w:t xml:space="preserve">these factors </w:t>
      </w:r>
      <w:r w:rsidRPr="00AD6D65">
        <w:rPr>
          <w:rFonts w:cstheme="minorHAnsi"/>
          <w:sz w:val="24"/>
          <w:szCs w:val="24"/>
        </w:rPr>
        <w:t xml:space="preserve">are calculated </w:t>
      </w:r>
      <w:r w:rsidR="00B52D75" w:rsidRPr="00AD6D65">
        <w:rPr>
          <w:rFonts w:cstheme="minorHAnsi"/>
          <w:sz w:val="24"/>
          <w:szCs w:val="24"/>
        </w:rPr>
        <w:t>for each coefficient using the appropriate multiplier for the specific factor</w:t>
      </w:r>
      <w:proofErr w:type="gramStart"/>
      <w:r w:rsidR="00B52D75" w:rsidRPr="00AD6D65">
        <w:rPr>
          <w:rFonts w:cstheme="minorHAnsi"/>
          <w:sz w:val="24"/>
          <w:szCs w:val="24"/>
        </w:rPr>
        <w:t>.</w:t>
      </w:r>
      <w:r w:rsidRPr="00AD6D65">
        <w:rPr>
          <w:rFonts w:cstheme="minorHAnsi"/>
          <w:sz w:val="24"/>
          <w:szCs w:val="24"/>
        </w:rPr>
        <w:t>.</w:t>
      </w:r>
      <w:proofErr w:type="gramEnd"/>
    </w:p>
    <w:p w:rsidR="00B5635D" w:rsidRPr="00AD6D65" w:rsidRDefault="00F27526">
      <w:pPr>
        <w:rPr>
          <w:rFonts w:cstheme="minorHAnsi"/>
          <w:sz w:val="24"/>
          <w:szCs w:val="24"/>
        </w:rPr>
      </w:pPr>
      <w:r w:rsidRPr="00AD6D65">
        <w:rPr>
          <w:rFonts w:cstheme="minorHAnsi"/>
          <w:sz w:val="24"/>
          <w:szCs w:val="24"/>
        </w:rPr>
        <w:t>The factors that are used in the calculation can be found in the following document</w:t>
      </w:r>
      <w:r w:rsidR="008C3DA7" w:rsidRPr="00AD6D65">
        <w:rPr>
          <w:rFonts w:cstheme="minorHAnsi"/>
          <w:sz w:val="24"/>
          <w:szCs w:val="24"/>
        </w:rPr>
        <w:t>:</w:t>
      </w:r>
      <w:r w:rsidRPr="00AD6D65">
        <w:rPr>
          <w:rFonts w:cstheme="minorHAnsi"/>
          <w:sz w:val="24"/>
          <w:szCs w:val="24"/>
        </w:rPr>
        <w:t xml:space="preserve"> </w:t>
      </w:r>
      <w:r w:rsidR="00AD6D65" w:rsidRPr="00AD6D65">
        <w:rPr>
          <w:rFonts w:cstheme="minorHAnsi"/>
          <w:sz w:val="24"/>
          <w:szCs w:val="24"/>
        </w:rPr>
        <w:t xml:space="preserve">EPIC Score Development Study.  </w:t>
      </w:r>
    </w:p>
    <w:p w:rsidR="00A775E4" w:rsidRPr="00AD6D65" w:rsidRDefault="00FF42AC" w:rsidP="00A775E4">
      <w:pPr>
        <w:rPr>
          <w:rFonts w:cstheme="minorHAnsi"/>
          <w:sz w:val="24"/>
          <w:szCs w:val="24"/>
        </w:rPr>
      </w:pPr>
      <w:r w:rsidRPr="00AD6D65">
        <w:rPr>
          <w:rFonts w:cstheme="minorHAnsi"/>
          <w:sz w:val="24"/>
          <w:szCs w:val="24"/>
        </w:rPr>
        <w:t xml:space="preserve">The </w:t>
      </w:r>
      <w:r w:rsidR="00B5635D" w:rsidRPr="00AD6D65">
        <w:rPr>
          <w:rFonts w:cstheme="minorHAnsi"/>
          <w:sz w:val="24"/>
          <w:szCs w:val="24"/>
        </w:rPr>
        <w:t xml:space="preserve">basic calculation to create the score involves performing a transformation (in some cases) on the raw data value and then multiplying it by a predetermined factor. </w:t>
      </w:r>
      <w:r w:rsidR="00F27526" w:rsidRPr="00AD6D65">
        <w:rPr>
          <w:rFonts w:cstheme="minorHAnsi"/>
          <w:sz w:val="24"/>
          <w:szCs w:val="24"/>
        </w:rPr>
        <w:t xml:space="preserve"> </w:t>
      </w:r>
    </w:p>
    <w:p w:rsidR="00E76E62" w:rsidRPr="00AD6D65" w:rsidDel="00762C96" w:rsidRDefault="00E76E62" w:rsidP="00A775E4">
      <w:pPr>
        <w:rPr>
          <w:del w:id="2959" w:author="Brian Cullinan" w:date="2013-04-10T15:50:00Z"/>
          <w:rFonts w:cstheme="minorHAnsi"/>
          <w:sz w:val="24"/>
          <w:szCs w:val="24"/>
        </w:rPr>
      </w:pPr>
    </w:p>
    <w:tbl>
      <w:tblPr>
        <w:tblStyle w:val="LightList-Accent11"/>
        <w:tblW w:w="9270" w:type="dxa"/>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2960" w:author="Brian Cullinan" w:date="2013-04-10T15:52:00Z">
          <w:tblPr>
            <w:tblStyle w:val="LightList-Accent11"/>
            <w:tblW w:w="9018"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2964"/>
        <w:gridCol w:w="2616"/>
        <w:gridCol w:w="3690"/>
        <w:tblGridChange w:id="2961">
          <w:tblGrid>
            <w:gridCol w:w="2514"/>
            <w:gridCol w:w="2346"/>
            <w:gridCol w:w="4158"/>
          </w:tblGrid>
        </w:tblGridChange>
      </w:tblGrid>
      <w:tr w:rsidR="00FF42AC" w:rsidRPr="00AD6D65" w:rsidTr="00B40E63">
        <w:trPr>
          <w:cnfStyle w:val="100000000000" w:firstRow="1" w:lastRow="0" w:firstColumn="0" w:lastColumn="0" w:oddVBand="0" w:evenVBand="0" w:oddHBand="0" w:evenHBand="0" w:firstRowFirstColumn="0" w:firstRowLastColumn="0" w:lastRowFirstColumn="0" w:lastRowLastColumn="0"/>
          <w:trHeight w:val="170"/>
          <w:jc w:val="center"/>
          <w:trPrChange w:id="2962" w:author="Brian Cullinan" w:date="2013-04-10T15:52:00Z">
            <w:trPr>
              <w:trHeight w:val="519"/>
            </w:trPr>
          </w:trPrChange>
        </w:trPr>
        <w:tc>
          <w:tcPr>
            <w:cnfStyle w:val="001000000000" w:firstRow="0" w:lastRow="0" w:firstColumn="1" w:lastColumn="0" w:oddVBand="0" w:evenVBand="0" w:oddHBand="0" w:evenHBand="0" w:firstRowFirstColumn="0" w:firstRowLastColumn="0" w:lastRowFirstColumn="0" w:lastRowLastColumn="0"/>
            <w:tcW w:w="2964" w:type="dxa"/>
            <w:vAlign w:val="center"/>
            <w:tcPrChange w:id="2963" w:author="Brian Cullinan" w:date="2013-04-10T15:52:00Z">
              <w:tcPr>
                <w:tcW w:w="2514" w:type="dxa"/>
                <w:vAlign w:val="center"/>
              </w:tcPr>
            </w:tcPrChange>
          </w:tcPr>
          <w:p w:rsidR="00FF42AC" w:rsidRPr="00AD6D65" w:rsidRDefault="00FF42AC" w:rsidP="00AD6580">
            <w:pPr>
              <w:jc w:val="center"/>
              <w:cnfStyle w:val="101000000000" w:firstRow="1" w:lastRow="0" w:firstColumn="1"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ClearView Scan Coefficient</w:t>
            </w:r>
          </w:p>
        </w:tc>
        <w:tc>
          <w:tcPr>
            <w:tcW w:w="2616" w:type="dxa"/>
            <w:vAlign w:val="center"/>
            <w:tcPrChange w:id="2964" w:author="Brian Cullinan" w:date="2013-04-10T15:52:00Z">
              <w:tcPr>
                <w:tcW w:w="2346" w:type="dxa"/>
                <w:vAlign w:val="center"/>
              </w:tcPr>
            </w:tcPrChange>
          </w:tcPr>
          <w:p w:rsidR="00FF42AC" w:rsidRPr="00AD6D65" w:rsidRDefault="00FF42AC" w:rsidP="00AD6580">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Variable Name</w:t>
            </w:r>
          </w:p>
        </w:tc>
        <w:tc>
          <w:tcPr>
            <w:tcW w:w="3690" w:type="dxa"/>
            <w:vAlign w:val="center"/>
            <w:tcPrChange w:id="2965" w:author="Brian Cullinan" w:date="2013-04-10T15:52:00Z">
              <w:tcPr>
                <w:tcW w:w="4158" w:type="dxa"/>
                <w:vAlign w:val="center"/>
              </w:tcPr>
            </w:tcPrChange>
          </w:tcPr>
          <w:p w:rsidR="00FF42AC" w:rsidRPr="00AD6D65" w:rsidRDefault="00FF42AC" w:rsidP="00AD6580">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Data Transformation</w:t>
            </w:r>
          </w:p>
        </w:tc>
      </w:tr>
      <w:tr w:rsidR="00B5635D" w:rsidRPr="00AD6D65" w:rsidTr="00B041CC">
        <w:trPr>
          <w:cnfStyle w:val="000000100000" w:firstRow="0" w:lastRow="0" w:firstColumn="0" w:lastColumn="0" w:oddVBand="0" w:evenVBand="0" w:oddHBand="1" w:evenHBand="0" w:firstRowFirstColumn="0" w:firstRowLastColumn="0" w:lastRowFirstColumn="0" w:lastRowLastColumn="0"/>
          <w:trHeight w:val="267"/>
          <w:jc w:val="center"/>
          <w:trPrChange w:id="2966" w:author="Brian Cullinan" w:date="2013-04-10T15:53:00Z">
            <w:trPr>
              <w:trHeight w:val="267"/>
            </w:trPr>
          </w:trPrChange>
        </w:trPr>
        <w:tc>
          <w:tcPr>
            <w:cnfStyle w:val="001000000000" w:firstRow="0" w:lastRow="0" w:firstColumn="1" w:lastColumn="0" w:oddVBand="0" w:evenVBand="0" w:oddHBand="0" w:evenHBand="0" w:firstRowFirstColumn="0" w:firstRowLastColumn="0" w:lastRowFirstColumn="0" w:lastRowLastColumn="0"/>
            <w:tcW w:w="2964" w:type="dxa"/>
            <w:tcBorders>
              <w:top w:val="none" w:sz="0" w:space="0" w:color="auto"/>
              <w:left w:val="none" w:sz="0" w:space="0" w:color="auto"/>
              <w:bottom w:val="none" w:sz="0" w:space="0" w:color="auto"/>
            </w:tcBorders>
            <w:tcPrChange w:id="2967" w:author="Brian Cullinan" w:date="2013-04-10T15:53:00Z">
              <w:tcPr>
                <w:tcW w:w="2514" w:type="dxa"/>
                <w:tcBorders>
                  <w:top w:val="none" w:sz="0" w:space="0" w:color="auto"/>
                  <w:left w:val="none" w:sz="0" w:space="0" w:color="auto"/>
                  <w:bottom w:val="none" w:sz="0" w:space="0" w:color="auto"/>
                </w:tcBorders>
              </w:tcPr>
            </w:tcPrChange>
          </w:tcPr>
          <w:p w:rsidR="00B5635D" w:rsidRPr="00AD6D65" w:rsidRDefault="00B5635D" w:rsidP="00AD6580">
            <w:pPr>
              <w:cnfStyle w:val="001000100000" w:firstRow="0" w:lastRow="0" w:firstColumn="1" w:lastColumn="0" w:oddVBand="0" w:evenVBand="0" w:oddHBand="1" w:evenHBand="0" w:firstRowFirstColumn="0" w:firstRowLastColumn="0" w:lastRowFirstColumn="0" w:lastRowLastColumn="0"/>
              <w:rPr>
                <w:rFonts w:cstheme="minorHAnsi"/>
                <w:b w:val="0"/>
                <w:sz w:val="24"/>
                <w:szCs w:val="24"/>
              </w:rPr>
            </w:pPr>
            <w:r w:rsidRPr="00AD6D65">
              <w:rPr>
                <w:rFonts w:cstheme="minorHAnsi"/>
                <w:sz w:val="24"/>
                <w:szCs w:val="24"/>
              </w:rPr>
              <w:t>Age</w:t>
            </w:r>
          </w:p>
        </w:tc>
        <w:tc>
          <w:tcPr>
            <w:tcW w:w="2616" w:type="dxa"/>
            <w:tcBorders>
              <w:top w:val="none" w:sz="0" w:space="0" w:color="auto"/>
              <w:bottom w:val="none" w:sz="0" w:space="0" w:color="auto"/>
            </w:tcBorders>
            <w:tcPrChange w:id="2968" w:author="Brian Cullinan" w:date="2013-04-10T15:53:00Z">
              <w:tcPr>
                <w:tcW w:w="2346" w:type="dxa"/>
                <w:tcBorders>
                  <w:top w:val="none" w:sz="0" w:space="0" w:color="auto"/>
                  <w:bottom w:val="none" w:sz="0" w:space="0" w:color="auto"/>
                </w:tcBorders>
              </w:tcPr>
            </w:tcPrChange>
          </w:tcPr>
          <w:p w:rsidR="00B5635D" w:rsidRPr="00AD6D65" w:rsidRDefault="00B5635D"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Age</w:t>
            </w:r>
          </w:p>
        </w:tc>
        <w:tc>
          <w:tcPr>
            <w:tcW w:w="3690" w:type="dxa"/>
            <w:tcBorders>
              <w:top w:val="none" w:sz="0" w:space="0" w:color="auto"/>
              <w:bottom w:val="none" w:sz="0" w:space="0" w:color="auto"/>
              <w:right w:val="none" w:sz="0" w:space="0" w:color="auto"/>
            </w:tcBorders>
            <w:shd w:val="clear" w:color="auto" w:fill="EEECE1" w:themeFill="background2"/>
            <w:tcPrChange w:id="2969" w:author="Brian Cullinan" w:date="2013-04-10T15:53:00Z">
              <w:tcPr>
                <w:tcW w:w="4158" w:type="dxa"/>
                <w:tcBorders>
                  <w:top w:val="none" w:sz="0" w:space="0" w:color="auto"/>
                  <w:bottom w:val="none" w:sz="0" w:space="0" w:color="auto"/>
                  <w:right w:val="none" w:sz="0" w:space="0" w:color="auto"/>
                </w:tcBorders>
              </w:tcPr>
            </w:tcPrChange>
          </w:tcPr>
          <w:p w:rsidR="00B5635D"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FF42AC" w:rsidRPr="00AD6D65" w:rsidTr="00B041CC">
        <w:trPr>
          <w:trHeight w:val="267"/>
          <w:jc w:val="center"/>
          <w:trPrChange w:id="2970" w:author="Brian Cullinan" w:date="2013-04-10T15:53:00Z">
            <w:trPr>
              <w:trHeight w:val="267"/>
            </w:trPr>
          </w:trPrChange>
        </w:trPr>
        <w:tc>
          <w:tcPr>
            <w:cnfStyle w:val="001000000000" w:firstRow="0" w:lastRow="0" w:firstColumn="1" w:lastColumn="0" w:oddVBand="0" w:evenVBand="0" w:oddHBand="0" w:evenHBand="0" w:firstRowFirstColumn="0" w:firstRowLastColumn="0" w:lastRowFirstColumn="0" w:lastRowLastColumn="0"/>
            <w:tcW w:w="2964" w:type="dxa"/>
            <w:tcPrChange w:id="2971" w:author="Brian Cullinan" w:date="2013-04-10T15:53:00Z">
              <w:tcPr>
                <w:tcW w:w="2514" w:type="dxa"/>
              </w:tcPr>
            </w:tcPrChange>
          </w:tcPr>
          <w:p w:rsidR="00FF42AC" w:rsidRPr="00AD6D65" w:rsidRDefault="00FF42AC" w:rsidP="00AD6580">
            <w:pPr>
              <w:rPr>
                <w:rFonts w:cstheme="minorHAnsi"/>
                <w:b w:val="0"/>
                <w:sz w:val="24"/>
                <w:szCs w:val="24"/>
              </w:rPr>
            </w:pPr>
            <w:r w:rsidRPr="00AD6D65">
              <w:rPr>
                <w:rFonts w:cstheme="minorHAnsi"/>
                <w:sz w:val="24"/>
                <w:szCs w:val="24"/>
              </w:rPr>
              <w:t>Average Intensity</w:t>
            </w:r>
          </w:p>
        </w:tc>
        <w:tc>
          <w:tcPr>
            <w:tcW w:w="2616" w:type="dxa"/>
            <w:tcPrChange w:id="2972" w:author="Brian Cullinan" w:date="2013-04-10T15:53:00Z">
              <w:tcPr>
                <w:tcW w:w="2346" w:type="dxa"/>
              </w:tcPr>
            </w:tcPrChange>
          </w:tcPr>
          <w:p w:rsidR="00FF42AC" w:rsidRPr="00AD6D65" w:rsidRDefault="00FF42AC"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AI</w:t>
            </w:r>
          </w:p>
        </w:tc>
        <w:tc>
          <w:tcPr>
            <w:tcW w:w="3690" w:type="dxa"/>
            <w:shd w:val="clear" w:color="auto" w:fill="EEECE1" w:themeFill="background2"/>
            <w:tcPrChange w:id="2973" w:author="Brian Cullinan" w:date="2013-04-10T15:53:00Z">
              <w:tcPr>
                <w:tcW w:w="4158" w:type="dxa"/>
              </w:tcPr>
            </w:tcPrChange>
          </w:tcPr>
          <w:p w:rsidR="00FF42AC" w:rsidRPr="00AD6D65" w:rsidRDefault="00E76E62"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8C3DA7" w:rsidRPr="00AD6D65" w:rsidTr="00B041CC">
        <w:trPr>
          <w:cnfStyle w:val="000000100000" w:firstRow="0" w:lastRow="0" w:firstColumn="0" w:lastColumn="0" w:oddVBand="0" w:evenVBand="0" w:oddHBand="1" w:evenHBand="0" w:firstRowFirstColumn="0" w:firstRowLastColumn="0" w:lastRowFirstColumn="0" w:lastRowLastColumn="0"/>
          <w:trHeight w:val="297"/>
          <w:jc w:val="center"/>
          <w:trPrChange w:id="2974" w:author="Brian Cullinan" w:date="2013-04-10T15:53:00Z">
            <w:trPr>
              <w:trHeight w:val="297"/>
            </w:trPr>
          </w:trPrChange>
        </w:trPr>
        <w:tc>
          <w:tcPr>
            <w:cnfStyle w:val="001000000000" w:firstRow="0" w:lastRow="0" w:firstColumn="1" w:lastColumn="0" w:oddVBand="0" w:evenVBand="0" w:oddHBand="0" w:evenHBand="0" w:firstRowFirstColumn="0" w:firstRowLastColumn="0" w:lastRowFirstColumn="0" w:lastRowLastColumn="0"/>
            <w:tcW w:w="2964" w:type="dxa"/>
            <w:tcBorders>
              <w:top w:val="none" w:sz="0" w:space="0" w:color="auto"/>
              <w:left w:val="none" w:sz="0" w:space="0" w:color="auto"/>
              <w:bottom w:val="none" w:sz="0" w:space="0" w:color="auto"/>
            </w:tcBorders>
            <w:tcPrChange w:id="2975" w:author="Brian Cullinan" w:date="2013-04-10T15:53:00Z">
              <w:tcPr>
                <w:tcW w:w="2514" w:type="dxa"/>
                <w:tcBorders>
                  <w:top w:val="none" w:sz="0" w:space="0" w:color="auto"/>
                  <w:left w:val="none" w:sz="0" w:space="0" w:color="auto"/>
                  <w:bottom w:val="none" w:sz="0" w:space="0" w:color="auto"/>
                </w:tcBorders>
              </w:tcPr>
            </w:tcPrChange>
          </w:tcPr>
          <w:p w:rsidR="008C3DA7" w:rsidRPr="00AD6D65" w:rsidRDefault="008C3DA7" w:rsidP="008C3DA7">
            <w:pPr>
              <w:cnfStyle w:val="001000100000" w:firstRow="0" w:lastRow="0" w:firstColumn="1" w:lastColumn="0" w:oddVBand="0" w:evenVBand="0" w:oddHBand="1" w:evenHBand="0" w:firstRowFirstColumn="0" w:firstRowLastColumn="0" w:lastRowFirstColumn="0" w:lastRowLastColumn="0"/>
              <w:rPr>
                <w:rFonts w:cstheme="minorHAnsi"/>
                <w:b w:val="0"/>
                <w:sz w:val="24"/>
                <w:szCs w:val="24"/>
              </w:rPr>
            </w:pPr>
            <w:r w:rsidRPr="00AD6D65">
              <w:rPr>
                <w:rFonts w:cstheme="minorHAnsi"/>
                <w:sz w:val="24"/>
                <w:szCs w:val="24"/>
              </w:rPr>
              <w:t>AI * Normalized Area</w:t>
            </w:r>
          </w:p>
        </w:tc>
        <w:tc>
          <w:tcPr>
            <w:tcW w:w="2616" w:type="dxa"/>
            <w:tcBorders>
              <w:top w:val="none" w:sz="0" w:space="0" w:color="auto"/>
              <w:bottom w:val="none" w:sz="0" w:space="0" w:color="auto"/>
            </w:tcBorders>
            <w:tcPrChange w:id="2976" w:author="Brian Cullinan" w:date="2013-04-10T15:53:00Z">
              <w:tcPr>
                <w:tcW w:w="2346" w:type="dxa"/>
                <w:tcBorders>
                  <w:top w:val="none" w:sz="0" w:space="0" w:color="auto"/>
                  <w:bottom w:val="none" w:sz="0" w:space="0" w:color="auto"/>
                </w:tcBorders>
              </w:tcPr>
            </w:tcPrChange>
          </w:tcPr>
          <w:p w:rsidR="008C3DA7" w:rsidRPr="00AD6D65" w:rsidRDefault="008C3DA7"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AI* NORMALIZEDAREA</w:t>
            </w:r>
          </w:p>
        </w:tc>
        <w:tc>
          <w:tcPr>
            <w:tcW w:w="3690" w:type="dxa"/>
            <w:tcBorders>
              <w:top w:val="none" w:sz="0" w:space="0" w:color="auto"/>
              <w:bottom w:val="none" w:sz="0" w:space="0" w:color="auto"/>
              <w:right w:val="none" w:sz="0" w:space="0" w:color="auto"/>
            </w:tcBorders>
            <w:shd w:val="clear" w:color="auto" w:fill="EEECE1" w:themeFill="background2"/>
            <w:tcPrChange w:id="2977" w:author="Brian Cullinan" w:date="2013-04-10T15:53:00Z">
              <w:tcPr>
                <w:tcW w:w="4158" w:type="dxa"/>
                <w:tcBorders>
                  <w:top w:val="none" w:sz="0" w:space="0" w:color="auto"/>
                  <w:bottom w:val="none" w:sz="0" w:space="0" w:color="auto"/>
                  <w:right w:val="none" w:sz="0" w:space="0" w:color="auto"/>
                </w:tcBorders>
              </w:tcPr>
            </w:tcPrChange>
          </w:tcPr>
          <w:p w:rsidR="008C3DA7"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b/>
                <w:sz w:val="24"/>
                <w:szCs w:val="24"/>
              </w:rPr>
              <w:t>None</w:t>
            </w:r>
          </w:p>
        </w:tc>
      </w:tr>
      <w:tr w:rsidR="00FF42AC" w:rsidRPr="00AD6D65" w:rsidTr="00B40E63">
        <w:trPr>
          <w:trHeight w:val="297"/>
          <w:jc w:val="center"/>
          <w:trPrChange w:id="2978" w:author="Brian Cullinan" w:date="2013-04-10T15:52:00Z">
            <w:trPr>
              <w:trHeight w:val="297"/>
            </w:trPr>
          </w:trPrChange>
        </w:trPr>
        <w:tc>
          <w:tcPr>
            <w:cnfStyle w:val="001000000000" w:firstRow="0" w:lastRow="0" w:firstColumn="1" w:lastColumn="0" w:oddVBand="0" w:evenVBand="0" w:oddHBand="0" w:evenHBand="0" w:firstRowFirstColumn="0" w:firstRowLastColumn="0" w:lastRowFirstColumn="0" w:lastRowLastColumn="0"/>
            <w:tcW w:w="2964" w:type="dxa"/>
            <w:tcPrChange w:id="2979" w:author="Brian Cullinan" w:date="2013-04-10T15:52:00Z">
              <w:tcPr>
                <w:tcW w:w="2514" w:type="dxa"/>
              </w:tcPr>
            </w:tcPrChange>
          </w:tcPr>
          <w:p w:rsidR="00FF42AC" w:rsidRPr="00AD6D65" w:rsidRDefault="00FF42AC" w:rsidP="00AD6580">
            <w:pPr>
              <w:rPr>
                <w:rFonts w:cstheme="minorHAnsi"/>
                <w:b w:val="0"/>
                <w:sz w:val="24"/>
                <w:szCs w:val="24"/>
              </w:rPr>
            </w:pPr>
            <w:r w:rsidRPr="00AD6D65">
              <w:rPr>
                <w:rFonts w:cstheme="minorHAnsi"/>
                <w:sz w:val="24"/>
                <w:szCs w:val="24"/>
              </w:rPr>
              <w:t>Break</w:t>
            </w:r>
          </w:p>
        </w:tc>
        <w:tc>
          <w:tcPr>
            <w:tcW w:w="2616" w:type="dxa"/>
            <w:tcPrChange w:id="2980" w:author="Brian Cullinan" w:date="2013-04-10T15:52:00Z">
              <w:tcPr>
                <w:tcW w:w="2346" w:type="dxa"/>
              </w:tcPr>
            </w:tcPrChange>
          </w:tcPr>
          <w:p w:rsidR="00FF42AC" w:rsidRPr="00AD6D65" w:rsidRDefault="00FF42AC"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del w:id="2981" w:author="Brian Cullinan" w:date="2013-04-10T15:56:00Z">
              <w:r w:rsidRPr="00AD6D65" w:rsidDel="00781D01">
                <w:rPr>
                  <w:rFonts w:cstheme="minorHAnsi"/>
                  <w:sz w:val="24"/>
                  <w:szCs w:val="24"/>
                </w:rPr>
                <w:delText>BREAKCOEFFICIENT</w:delText>
              </w:r>
            </w:del>
          </w:p>
        </w:tc>
        <w:tc>
          <w:tcPr>
            <w:tcW w:w="3690" w:type="dxa"/>
            <w:tcPrChange w:id="2982" w:author="Brian Cullinan" w:date="2013-04-10T15:52:00Z">
              <w:tcPr>
                <w:tcW w:w="4158" w:type="dxa"/>
              </w:tcPr>
            </w:tcPrChange>
          </w:tcPr>
          <w:p w:rsidR="00FF42AC" w:rsidRPr="00AD6D65" w:rsidRDefault="00FF42AC"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 xml:space="preserve">if </w:t>
            </w:r>
            <w:del w:id="2983" w:author="Brian Cullinan" w:date="2013-04-10T15:56:00Z">
              <w:r w:rsidRPr="00AD6D65" w:rsidDel="00781D01">
                <w:rPr>
                  <w:rFonts w:cstheme="minorHAnsi"/>
                  <w:sz w:val="24"/>
                  <w:szCs w:val="24"/>
                </w:rPr>
                <w:delText>BREAK</w:delText>
              </w:r>
            </w:del>
            <w:ins w:id="2984" w:author="Brian Cullinan" w:date="2013-04-10T15:56:00Z">
              <w:r w:rsidR="00781D01">
                <w:rPr>
                  <w:rFonts w:cstheme="minorHAnsi"/>
                  <w:sz w:val="24"/>
                  <w:szCs w:val="24"/>
                </w:rPr>
                <w:t>Break</w:t>
              </w:r>
            </w:ins>
            <w:del w:id="2985" w:author="Brian Cullinan" w:date="2013-04-10T15:56:00Z">
              <w:r w:rsidRPr="00AD6D65" w:rsidDel="00781D01">
                <w:rPr>
                  <w:rFonts w:cstheme="minorHAnsi"/>
                  <w:sz w:val="24"/>
                  <w:szCs w:val="24"/>
                </w:rPr>
                <w:delText>COEFFICIENT</w:delText>
              </w:r>
            </w:del>
            <w:r w:rsidRPr="00AD6D65">
              <w:rPr>
                <w:rFonts w:cstheme="minorHAnsi"/>
                <w:sz w:val="24"/>
                <w:szCs w:val="24"/>
              </w:rPr>
              <w:t xml:space="preserve"> = 0 then</w:t>
            </w:r>
            <w:ins w:id="2986" w:author="Brian Cullinan" w:date="2013-04-10T15:57:00Z">
              <w:r w:rsidR="009336F3">
                <w:rPr>
                  <w:rFonts w:cstheme="minorHAnsi"/>
                  <w:sz w:val="24"/>
                  <w:szCs w:val="24"/>
                </w:rPr>
                <w:t xml:space="preserve"> </w:t>
              </w:r>
            </w:ins>
            <w:del w:id="2987" w:author="Brian Cullinan" w:date="2013-04-10T15:57:00Z">
              <w:r w:rsidRPr="00AD6D65" w:rsidDel="009336F3">
                <w:rPr>
                  <w:rFonts w:cstheme="minorHAnsi"/>
                  <w:sz w:val="24"/>
                  <w:szCs w:val="24"/>
                </w:rPr>
                <w:delText xml:space="preserve"> </w:delText>
              </w:r>
            </w:del>
            <w:r w:rsidRPr="00AD6D65">
              <w:rPr>
                <w:rFonts w:cstheme="minorHAnsi"/>
                <w:sz w:val="24"/>
                <w:szCs w:val="24"/>
              </w:rPr>
              <w:t>BREAKBIN = 0</w:t>
            </w:r>
          </w:p>
          <w:p w:rsidR="00FF42AC" w:rsidRPr="00AD6D65" w:rsidRDefault="00FF42AC">
            <w:pPr>
              <w:cnfStyle w:val="000000000000" w:firstRow="0" w:lastRow="0" w:firstColumn="0" w:lastColumn="0" w:oddVBand="0" w:evenVBand="0" w:oddHBand="0" w:evenHBand="0" w:firstRowFirstColumn="0" w:firstRowLastColumn="0" w:lastRowFirstColumn="0" w:lastRowLastColumn="0"/>
              <w:rPr>
                <w:rFonts w:cstheme="minorHAnsi"/>
                <w:sz w:val="24"/>
                <w:szCs w:val="24"/>
              </w:rPr>
              <w:pPrChange w:id="2988" w:author="Brian Cullinan" w:date="2013-04-10T15:57:00Z">
                <w:pPr>
                  <w:spacing w:after="200" w:line="276" w:lineRule="auto"/>
                  <w:cnfStyle w:val="000000000000" w:firstRow="0" w:lastRow="0" w:firstColumn="0" w:lastColumn="0" w:oddVBand="0" w:evenVBand="0" w:oddHBand="0" w:evenHBand="0" w:firstRowFirstColumn="0" w:firstRowLastColumn="0" w:lastRowFirstColumn="0" w:lastRowLastColumn="0"/>
                </w:pPr>
              </w:pPrChange>
            </w:pPr>
            <w:r w:rsidRPr="00AD6D65">
              <w:rPr>
                <w:rFonts w:cstheme="minorHAnsi"/>
                <w:sz w:val="24"/>
                <w:szCs w:val="24"/>
              </w:rPr>
              <w:t xml:space="preserve">else if </w:t>
            </w:r>
            <w:del w:id="2989" w:author="Brian Cullinan" w:date="2013-04-10T15:57:00Z">
              <w:r w:rsidRPr="00AD6D65" w:rsidDel="009336F3">
                <w:rPr>
                  <w:rFonts w:cstheme="minorHAnsi"/>
                  <w:sz w:val="24"/>
                  <w:szCs w:val="24"/>
                </w:rPr>
                <w:delText xml:space="preserve">BREAKCOEFFICIENT </w:delText>
              </w:r>
            </w:del>
            <w:ins w:id="2990" w:author="Brian Cullinan" w:date="2013-04-10T15:57:00Z">
              <w:r w:rsidR="009336F3">
                <w:rPr>
                  <w:rFonts w:cstheme="minorHAnsi"/>
                  <w:sz w:val="24"/>
                  <w:szCs w:val="24"/>
                </w:rPr>
                <w:t xml:space="preserve">Break </w:t>
              </w:r>
            </w:ins>
            <w:r w:rsidRPr="00AD6D65">
              <w:rPr>
                <w:rFonts w:cstheme="minorHAnsi"/>
                <w:sz w:val="24"/>
                <w:szCs w:val="24"/>
              </w:rPr>
              <w:t>&gt; 0 then BREAKBIN = 1</w:t>
            </w:r>
          </w:p>
        </w:tc>
      </w:tr>
      <w:tr w:rsidR="00FF42AC" w:rsidRPr="00AD6D65" w:rsidTr="00B041CC">
        <w:trPr>
          <w:cnfStyle w:val="000000100000" w:firstRow="0" w:lastRow="0" w:firstColumn="0" w:lastColumn="0" w:oddVBand="0" w:evenVBand="0" w:oddHBand="1" w:evenHBand="0" w:firstRowFirstColumn="0" w:firstRowLastColumn="0" w:lastRowFirstColumn="0" w:lastRowLastColumn="0"/>
          <w:trHeight w:val="267"/>
          <w:jc w:val="center"/>
          <w:trPrChange w:id="2991" w:author="Brian Cullinan" w:date="2013-04-10T15:53:00Z">
            <w:trPr>
              <w:trHeight w:val="267"/>
            </w:trPr>
          </w:trPrChange>
        </w:trPr>
        <w:tc>
          <w:tcPr>
            <w:cnfStyle w:val="001000000000" w:firstRow="0" w:lastRow="0" w:firstColumn="1" w:lastColumn="0" w:oddVBand="0" w:evenVBand="0" w:oddHBand="0" w:evenHBand="0" w:firstRowFirstColumn="0" w:firstRowLastColumn="0" w:lastRowFirstColumn="0" w:lastRowLastColumn="0"/>
            <w:tcW w:w="2964" w:type="dxa"/>
            <w:tcBorders>
              <w:top w:val="none" w:sz="0" w:space="0" w:color="auto"/>
              <w:left w:val="none" w:sz="0" w:space="0" w:color="auto"/>
              <w:bottom w:val="none" w:sz="0" w:space="0" w:color="auto"/>
            </w:tcBorders>
            <w:tcPrChange w:id="2992" w:author="Brian Cullinan" w:date="2013-04-10T15:53:00Z">
              <w:tcPr>
                <w:tcW w:w="2514" w:type="dxa"/>
                <w:tcBorders>
                  <w:top w:val="none" w:sz="0" w:space="0" w:color="auto"/>
                  <w:left w:val="none" w:sz="0" w:space="0" w:color="auto"/>
                  <w:bottom w:val="none" w:sz="0" w:space="0" w:color="auto"/>
                </w:tcBorders>
              </w:tcPr>
            </w:tcPrChange>
          </w:tcPr>
          <w:p w:rsidR="00FF42AC" w:rsidRPr="00AD6D65" w:rsidRDefault="00FF42AC" w:rsidP="00AD6580">
            <w:pPr>
              <w:cnfStyle w:val="001000100000" w:firstRow="0" w:lastRow="0" w:firstColumn="1" w:lastColumn="0" w:oddVBand="0" w:evenVBand="0" w:oddHBand="1" w:evenHBand="0" w:firstRowFirstColumn="0" w:firstRowLastColumn="0" w:lastRowFirstColumn="0" w:lastRowLastColumn="0"/>
              <w:rPr>
                <w:rFonts w:cstheme="minorHAnsi"/>
                <w:b w:val="0"/>
                <w:sz w:val="24"/>
                <w:szCs w:val="24"/>
              </w:rPr>
            </w:pPr>
            <w:r w:rsidRPr="00AD6D65">
              <w:rPr>
                <w:rFonts w:cstheme="minorHAnsi"/>
                <w:sz w:val="24"/>
                <w:szCs w:val="24"/>
              </w:rPr>
              <w:t>Entropy</w:t>
            </w:r>
          </w:p>
        </w:tc>
        <w:tc>
          <w:tcPr>
            <w:tcW w:w="2616" w:type="dxa"/>
            <w:tcBorders>
              <w:top w:val="none" w:sz="0" w:space="0" w:color="auto"/>
              <w:bottom w:val="none" w:sz="0" w:space="0" w:color="auto"/>
            </w:tcBorders>
            <w:tcPrChange w:id="2993" w:author="Brian Cullinan" w:date="2013-04-10T15:53:00Z">
              <w:tcPr>
                <w:tcW w:w="2346" w:type="dxa"/>
                <w:tcBorders>
                  <w:top w:val="none" w:sz="0" w:space="0" w:color="auto"/>
                  <w:bottom w:val="none" w:sz="0" w:space="0" w:color="auto"/>
                </w:tcBorders>
              </w:tcPr>
            </w:tcPrChange>
          </w:tcPr>
          <w:p w:rsidR="00FF42AC" w:rsidRPr="00AD6D65" w:rsidRDefault="00FF42AC"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ENTROPY</w:t>
            </w:r>
          </w:p>
        </w:tc>
        <w:tc>
          <w:tcPr>
            <w:tcW w:w="3690" w:type="dxa"/>
            <w:tcBorders>
              <w:top w:val="none" w:sz="0" w:space="0" w:color="auto"/>
              <w:bottom w:val="none" w:sz="0" w:space="0" w:color="auto"/>
              <w:right w:val="none" w:sz="0" w:space="0" w:color="auto"/>
            </w:tcBorders>
            <w:shd w:val="clear" w:color="auto" w:fill="EEECE1" w:themeFill="background2"/>
            <w:tcPrChange w:id="2994" w:author="Brian Cullinan" w:date="2013-04-10T15:53:00Z">
              <w:tcPr>
                <w:tcW w:w="4158" w:type="dxa"/>
                <w:tcBorders>
                  <w:top w:val="none" w:sz="0" w:space="0" w:color="auto"/>
                  <w:bottom w:val="none" w:sz="0" w:space="0" w:color="auto"/>
                  <w:right w:val="none" w:sz="0" w:space="0" w:color="auto"/>
                </w:tcBorders>
              </w:tcPr>
            </w:tcPrChange>
          </w:tcPr>
          <w:p w:rsidR="00FF42AC"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8C3DA7" w:rsidRPr="00AD6D65" w:rsidTr="00B40E63">
        <w:trPr>
          <w:trHeight w:val="251"/>
          <w:jc w:val="center"/>
          <w:trPrChange w:id="2995" w:author="Brian Cullinan" w:date="2013-04-10T15:52:00Z">
            <w:trPr>
              <w:trHeight w:val="251"/>
            </w:trPr>
          </w:trPrChange>
        </w:trPr>
        <w:tc>
          <w:tcPr>
            <w:cnfStyle w:val="001000000000" w:firstRow="0" w:lastRow="0" w:firstColumn="1" w:lastColumn="0" w:oddVBand="0" w:evenVBand="0" w:oddHBand="0" w:evenHBand="0" w:firstRowFirstColumn="0" w:firstRowLastColumn="0" w:lastRowFirstColumn="0" w:lastRowLastColumn="0"/>
            <w:tcW w:w="2964" w:type="dxa"/>
            <w:tcPrChange w:id="2996" w:author="Brian Cullinan" w:date="2013-04-10T15:52:00Z">
              <w:tcPr>
                <w:tcW w:w="2514" w:type="dxa"/>
              </w:tcPr>
            </w:tcPrChange>
          </w:tcPr>
          <w:p w:rsidR="008C3DA7" w:rsidRPr="00AD6D65" w:rsidRDefault="00801AEB" w:rsidP="00AD6580">
            <w:pPr>
              <w:rPr>
                <w:rFonts w:cstheme="minorHAnsi"/>
                <w:b w:val="0"/>
                <w:sz w:val="24"/>
                <w:szCs w:val="24"/>
              </w:rPr>
            </w:pPr>
            <w:r w:rsidRPr="00AD6D65">
              <w:rPr>
                <w:rFonts w:cstheme="minorHAnsi"/>
                <w:sz w:val="24"/>
                <w:szCs w:val="24"/>
              </w:rPr>
              <w:t>Entropy * Form2</w:t>
            </w:r>
          </w:p>
        </w:tc>
        <w:tc>
          <w:tcPr>
            <w:tcW w:w="2616" w:type="dxa"/>
            <w:tcPrChange w:id="2997" w:author="Brian Cullinan" w:date="2013-04-10T15:52:00Z">
              <w:tcPr>
                <w:tcW w:w="2346" w:type="dxa"/>
              </w:tcPr>
            </w:tcPrChange>
          </w:tcPr>
          <w:p w:rsidR="008C3DA7" w:rsidRPr="00AD6D65" w:rsidRDefault="00801AEB"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ENTROPY_LF2</w:t>
            </w:r>
          </w:p>
        </w:tc>
        <w:tc>
          <w:tcPr>
            <w:tcW w:w="3690" w:type="dxa"/>
            <w:tcPrChange w:id="2998" w:author="Brian Cullinan" w:date="2013-04-10T15:52:00Z">
              <w:tcPr>
                <w:tcW w:w="4158" w:type="dxa"/>
              </w:tcPr>
            </w:tcPrChange>
          </w:tcPr>
          <w:p w:rsidR="008C3DA7" w:rsidRPr="00AD6D65" w:rsidRDefault="00801AEB"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LOG(FORM2)</w:t>
            </w:r>
          </w:p>
        </w:tc>
      </w:tr>
      <w:tr w:rsidR="00801AEB" w:rsidRPr="00AD6D65" w:rsidTr="00B40E63">
        <w:trPr>
          <w:cnfStyle w:val="000000100000" w:firstRow="0" w:lastRow="0" w:firstColumn="0" w:lastColumn="0" w:oddVBand="0" w:evenVBand="0" w:oddHBand="1" w:evenHBand="0" w:firstRowFirstColumn="0" w:firstRowLastColumn="0" w:lastRowFirstColumn="0" w:lastRowLastColumn="0"/>
          <w:trHeight w:val="251"/>
          <w:jc w:val="center"/>
          <w:trPrChange w:id="2999" w:author="Brian Cullinan" w:date="2013-04-10T15:52:00Z">
            <w:trPr>
              <w:trHeight w:val="251"/>
            </w:trPr>
          </w:trPrChange>
        </w:trPr>
        <w:tc>
          <w:tcPr>
            <w:cnfStyle w:val="001000000000" w:firstRow="0" w:lastRow="0" w:firstColumn="1" w:lastColumn="0" w:oddVBand="0" w:evenVBand="0" w:oddHBand="0" w:evenHBand="0" w:firstRowFirstColumn="0" w:firstRowLastColumn="0" w:lastRowFirstColumn="0" w:lastRowLastColumn="0"/>
            <w:tcW w:w="2964" w:type="dxa"/>
            <w:tcBorders>
              <w:top w:val="none" w:sz="0" w:space="0" w:color="auto"/>
              <w:left w:val="none" w:sz="0" w:space="0" w:color="auto"/>
              <w:bottom w:val="none" w:sz="0" w:space="0" w:color="auto"/>
            </w:tcBorders>
            <w:tcPrChange w:id="3000" w:author="Brian Cullinan" w:date="2013-04-10T15:52:00Z">
              <w:tcPr>
                <w:tcW w:w="2514" w:type="dxa"/>
                <w:tcBorders>
                  <w:top w:val="none" w:sz="0" w:space="0" w:color="auto"/>
                  <w:left w:val="none" w:sz="0" w:space="0" w:color="auto"/>
                  <w:bottom w:val="none" w:sz="0" w:space="0" w:color="auto"/>
                </w:tcBorders>
              </w:tcPr>
            </w:tcPrChange>
          </w:tcPr>
          <w:p w:rsidR="00801AEB" w:rsidRPr="00AD6D65" w:rsidRDefault="00801AEB" w:rsidP="00AD6580">
            <w:pPr>
              <w:cnfStyle w:val="001000100000" w:firstRow="0" w:lastRow="0" w:firstColumn="1" w:lastColumn="0" w:oddVBand="0" w:evenVBand="0" w:oddHBand="1" w:evenHBand="0" w:firstRowFirstColumn="0" w:firstRowLastColumn="0" w:lastRowFirstColumn="0" w:lastRowLastColumn="0"/>
              <w:rPr>
                <w:rFonts w:cstheme="minorHAnsi"/>
                <w:b w:val="0"/>
                <w:sz w:val="24"/>
                <w:szCs w:val="24"/>
              </w:rPr>
            </w:pPr>
            <w:r w:rsidRPr="00AD6D65">
              <w:rPr>
                <w:rFonts w:cstheme="minorHAnsi"/>
                <w:sz w:val="24"/>
                <w:szCs w:val="24"/>
              </w:rPr>
              <w:t>Entropy * Form</w:t>
            </w:r>
          </w:p>
        </w:tc>
        <w:tc>
          <w:tcPr>
            <w:tcW w:w="2616" w:type="dxa"/>
            <w:tcBorders>
              <w:top w:val="none" w:sz="0" w:space="0" w:color="auto"/>
              <w:bottom w:val="none" w:sz="0" w:space="0" w:color="auto"/>
            </w:tcBorders>
            <w:tcPrChange w:id="3001" w:author="Brian Cullinan" w:date="2013-04-10T15:52:00Z">
              <w:tcPr>
                <w:tcW w:w="2346" w:type="dxa"/>
                <w:tcBorders>
                  <w:top w:val="none" w:sz="0" w:space="0" w:color="auto"/>
                  <w:bottom w:val="none" w:sz="0" w:space="0" w:color="auto"/>
                </w:tcBorders>
              </w:tcPr>
            </w:tcPrChange>
          </w:tcPr>
          <w:p w:rsidR="00801AEB" w:rsidRPr="00AD6D65" w:rsidRDefault="00801AEB"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ENTROPY_FORM1</w:t>
            </w:r>
          </w:p>
        </w:tc>
        <w:tc>
          <w:tcPr>
            <w:tcW w:w="3690" w:type="dxa"/>
            <w:tcBorders>
              <w:top w:val="none" w:sz="0" w:space="0" w:color="auto"/>
              <w:bottom w:val="none" w:sz="0" w:space="0" w:color="auto"/>
              <w:right w:val="none" w:sz="0" w:space="0" w:color="auto"/>
            </w:tcBorders>
            <w:tcPrChange w:id="3002" w:author="Brian Cullinan" w:date="2013-04-10T15:52:00Z">
              <w:tcPr>
                <w:tcW w:w="4158" w:type="dxa"/>
                <w:tcBorders>
                  <w:top w:val="none" w:sz="0" w:space="0" w:color="auto"/>
                  <w:bottom w:val="none" w:sz="0" w:space="0" w:color="auto"/>
                  <w:right w:val="none" w:sz="0" w:space="0" w:color="auto"/>
                </w:tcBorders>
              </w:tcPr>
            </w:tcPrChange>
          </w:tcPr>
          <w:p w:rsidR="00801AEB" w:rsidRPr="00AD6D65" w:rsidRDefault="00801AEB"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LOG(FORM)</w:t>
            </w:r>
          </w:p>
        </w:tc>
      </w:tr>
      <w:tr w:rsidR="00FF42AC" w:rsidRPr="00AD6D65" w:rsidTr="00B041CC">
        <w:trPr>
          <w:trHeight w:val="251"/>
          <w:jc w:val="center"/>
          <w:trPrChange w:id="3003" w:author="Brian Cullinan" w:date="2013-04-10T15:53:00Z">
            <w:trPr>
              <w:trHeight w:val="251"/>
            </w:trPr>
          </w:trPrChange>
        </w:trPr>
        <w:tc>
          <w:tcPr>
            <w:cnfStyle w:val="001000000000" w:firstRow="0" w:lastRow="0" w:firstColumn="1" w:lastColumn="0" w:oddVBand="0" w:evenVBand="0" w:oddHBand="0" w:evenHBand="0" w:firstRowFirstColumn="0" w:firstRowLastColumn="0" w:lastRowFirstColumn="0" w:lastRowLastColumn="0"/>
            <w:tcW w:w="2964" w:type="dxa"/>
            <w:tcPrChange w:id="3004" w:author="Brian Cullinan" w:date="2013-04-10T15:53:00Z">
              <w:tcPr>
                <w:tcW w:w="2514" w:type="dxa"/>
              </w:tcPr>
            </w:tcPrChange>
          </w:tcPr>
          <w:p w:rsidR="00FF42AC" w:rsidRPr="00AD6D65" w:rsidRDefault="00FF42AC" w:rsidP="00AD6580">
            <w:pPr>
              <w:rPr>
                <w:rFonts w:cstheme="minorHAnsi"/>
                <w:b w:val="0"/>
                <w:sz w:val="24"/>
                <w:szCs w:val="24"/>
              </w:rPr>
            </w:pPr>
            <w:r w:rsidRPr="00AD6D65">
              <w:rPr>
                <w:rFonts w:cstheme="minorHAnsi"/>
                <w:sz w:val="24"/>
                <w:szCs w:val="24"/>
              </w:rPr>
              <w:t>Fractal</w:t>
            </w:r>
          </w:p>
        </w:tc>
        <w:tc>
          <w:tcPr>
            <w:tcW w:w="2616" w:type="dxa"/>
            <w:tcPrChange w:id="3005" w:author="Brian Cullinan" w:date="2013-04-10T15:53:00Z">
              <w:tcPr>
                <w:tcW w:w="2346" w:type="dxa"/>
              </w:tcPr>
            </w:tcPrChange>
          </w:tcPr>
          <w:p w:rsidR="00FF42AC" w:rsidRPr="00AD6D65" w:rsidRDefault="00FF42AC"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FRACTALCOEFFICIENT</w:t>
            </w:r>
          </w:p>
        </w:tc>
        <w:tc>
          <w:tcPr>
            <w:tcW w:w="3690" w:type="dxa"/>
            <w:shd w:val="clear" w:color="auto" w:fill="EEECE1" w:themeFill="background2"/>
            <w:tcPrChange w:id="3006" w:author="Brian Cullinan" w:date="2013-04-10T15:53:00Z">
              <w:tcPr>
                <w:tcW w:w="4158" w:type="dxa"/>
              </w:tcPr>
            </w:tcPrChange>
          </w:tcPr>
          <w:p w:rsidR="00FF42AC" w:rsidRPr="00AD6D65" w:rsidRDefault="00E76E62"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801AEB" w:rsidRPr="00AD6D65" w:rsidTr="00B041CC">
        <w:trPr>
          <w:cnfStyle w:val="000000100000" w:firstRow="0" w:lastRow="0" w:firstColumn="0" w:lastColumn="0" w:oddVBand="0" w:evenVBand="0" w:oddHBand="1" w:evenHBand="0" w:firstRowFirstColumn="0" w:firstRowLastColumn="0" w:lastRowFirstColumn="0" w:lastRowLastColumn="0"/>
          <w:trHeight w:val="267"/>
          <w:jc w:val="center"/>
          <w:trPrChange w:id="3007" w:author="Brian Cullinan" w:date="2013-04-10T15:53:00Z">
            <w:trPr>
              <w:trHeight w:val="267"/>
            </w:trPr>
          </w:trPrChange>
        </w:trPr>
        <w:tc>
          <w:tcPr>
            <w:cnfStyle w:val="001000000000" w:firstRow="0" w:lastRow="0" w:firstColumn="1" w:lastColumn="0" w:oddVBand="0" w:evenVBand="0" w:oddHBand="0" w:evenHBand="0" w:firstRowFirstColumn="0" w:firstRowLastColumn="0" w:lastRowFirstColumn="0" w:lastRowLastColumn="0"/>
            <w:tcW w:w="2964" w:type="dxa"/>
            <w:tcBorders>
              <w:top w:val="none" w:sz="0" w:space="0" w:color="auto"/>
              <w:left w:val="none" w:sz="0" w:space="0" w:color="auto"/>
              <w:bottom w:val="none" w:sz="0" w:space="0" w:color="auto"/>
            </w:tcBorders>
            <w:tcPrChange w:id="3008" w:author="Brian Cullinan" w:date="2013-04-10T15:53:00Z">
              <w:tcPr>
                <w:tcW w:w="2514" w:type="dxa"/>
                <w:tcBorders>
                  <w:top w:val="none" w:sz="0" w:space="0" w:color="auto"/>
                  <w:left w:val="none" w:sz="0" w:space="0" w:color="auto"/>
                  <w:bottom w:val="none" w:sz="0" w:space="0" w:color="auto"/>
                </w:tcBorders>
              </w:tcPr>
            </w:tcPrChange>
          </w:tcPr>
          <w:p w:rsidR="00801AEB" w:rsidRPr="00AD6D65" w:rsidRDefault="00801AEB" w:rsidP="00AD6580">
            <w:pPr>
              <w:cnfStyle w:val="001000100000" w:firstRow="0" w:lastRow="0" w:firstColumn="1" w:lastColumn="0" w:oddVBand="0" w:evenVBand="0" w:oddHBand="1" w:evenHBand="0" w:firstRowFirstColumn="0" w:firstRowLastColumn="0" w:lastRowFirstColumn="0" w:lastRowLastColumn="0"/>
              <w:rPr>
                <w:rFonts w:cstheme="minorHAnsi"/>
                <w:b w:val="0"/>
                <w:sz w:val="24"/>
                <w:szCs w:val="24"/>
              </w:rPr>
            </w:pPr>
            <w:r w:rsidRPr="00AD6D65">
              <w:rPr>
                <w:rFonts w:cstheme="minorHAnsi"/>
                <w:sz w:val="24"/>
                <w:szCs w:val="24"/>
              </w:rPr>
              <w:t>Intercept</w:t>
            </w:r>
          </w:p>
        </w:tc>
        <w:tc>
          <w:tcPr>
            <w:tcW w:w="2616" w:type="dxa"/>
            <w:tcBorders>
              <w:top w:val="none" w:sz="0" w:space="0" w:color="auto"/>
              <w:bottom w:val="none" w:sz="0" w:space="0" w:color="auto"/>
            </w:tcBorders>
            <w:tcPrChange w:id="3009" w:author="Brian Cullinan" w:date="2013-04-10T15:53:00Z">
              <w:tcPr>
                <w:tcW w:w="2346" w:type="dxa"/>
                <w:tcBorders>
                  <w:top w:val="none" w:sz="0" w:space="0" w:color="auto"/>
                  <w:bottom w:val="none" w:sz="0" w:space="0" w:color="auto"/>
                </w:tcBorders>
              </w:tcPr>
            </w:tcPrChange>
          </w:tcPr>
          <w:p w:rsidR="00801AEB" w:rsidRPr="00AD6D65" w:rsidRDefault="00801AEB"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INTERCEPT</w:t>
            </w:r>
          </w:p>
        </w:tc>
        <w:tc>
          <w:tcPr>
            <w:tcW w:w="3690" w:type="dxa"/>
            <w:tcBorders>
              <w:top w:val="none" w:sz="0" w:space="0" w:color="auto"/>
              <w:bottom w:val="none" w:sz="0" w:space="0" w:color="auto"/>
              <w:right w:val="none" w:sz="0" w:space="0" w:color="auto"/>
            </w:tcBorders>
            <w:shd w:val="clear" w:color="auto" w:fill="EEECE1" w:themeFill="background2"/>
            <w:tcPrChange w:id="3010" w:author="Brian Cullinan" w:date="2013-04-10T15:53:00Z">
              <w:tcPr>
                <w:tcW w:w="4158" w:type="dxa"/>
                <w:tcBorders>
                  <w:top w:val="none" w:sz="0" w:space="0" w:color="auto"/>
                  <w:bottom w:val="none" w:sz="0" w:space="0" w:color="auto"/>
                  <w:right w:val="none" w:sz="0" w:space="0" w:color="auto"/>
                </w:tcBorders>
              </w:tcPr>
            </w:tcPrChange>
          </w:tcPr>
          <w:p w:rsidR="00801AEB"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FF42AC" w:rsidRPr="00AD6D65" w:rsidTr="00B40E63">
        <w:trPr>
          <w:trHeight w:val="267"/>
          <w:jc w:val="center"/>
          <w:trPrChange w:id="3011" w:author="Brian Cullinan" w:date="2013-04-10T15:52:00Z">
            <w:trPr>
              <w:trHeight w:val="267"/>
            </w:trPr>
          </w:trPrChange>
        </w:trPr>
        <w:tc>
          <w:tcPr>
            <w:cnfStyle w:val="001000000000" w:firstRow="0" w:lastRow="0" w:firstColumn="1" w:lastColumn="0" w:oddVBand="0" w:evenVBand="0" w:oddHBand="0" w:evenHBand="0" w:firstRowFirstColumn="0" w:firstRowLastColumn="0" w:lastRowFirstColumn="0" w:lastRowLastColumn="0"/>
            <w:tcW w:w="2964" w:type="dxa"/>
            <w:tcPrChange w:id="3012" w:author="Brian Cullinan" w:date="2013-04-10T15:52:00Z">
              <w:tcPr>
                <w:tcW w:w="2514" w:type="dxa"/>
              </w:tcPr>
            </w:tcPrChange>
          </w:tcPr>
          <w:p w:rsidR="00FF42AC" w:rsidRPr="00AD6D65" w:rsidRDefault="00FF42AC" w:rsidP="00AD6580">
            <w:pPr>
              <w:rPr>
                <w:rFonts w:cstheme="minorHAnsi"/>
                <w:b w:val="0"/>
                <w:sz w:val="24"/>
                <w:szCs w:val="24"/>
              </w:rPr>
            </w:pPr>
            <w:r w:rsidRPr="00AD6D65">
              <w:rPr>
                <w:rFonts w:cstheme="minorHAnsi"/>
                <w:sz w:val="24"/>
                <w:szCs w:val="24"/>
              </w:rPr>
              <w:t>Form</w:t>
            </w:r>
          </w:p>
        </w:tc>
        <w:tc>
          <w:tcPr>
            <w:tcW w:w="2616" w:type="dxa"/>
            <w:tcPrChange w:id="3013" w:author="Brian Cullinan" w:date="2013-04-10T15:52:00Z">
              <w:tcPr>
                <w:tcW w:w="2346" w:type="dxa"/>
              </w:tcPr>
            </w:tcPrChange>
          </w:tcPr>
          <w:p w:rsidR="00FF42AC" w:rsidRPr="00AD6D65" w:rsidRDefault="00FF42AC"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FORM1</w:t>
            </w:r>
          </w:p>
        </w:tc>
        <w:tc>
          <w:tcPr>
            <w:tcW w:w="3690" w:type="dxa"/>
            <w:tcPrChange w:id="3014" w:author="Brian Cullinan" w:date="2013-04-10T15:52:00Z">
              <w:tcPr>
                <w:tcW w:w="4158" w:type="dxa"/>
              </w:tcPr>
            </w:tcPrChange>
          </w:tcPr>
          <w:p w:rsidR="00FF42AC" w:rsidRPr="00AD6D65" w:rsidRDefault="00801AEB"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LOG(FORM)</w:t>
            </w:r>
          </w:p>
        </w:tc>
      </w:tr>
      <w:tr w:rsidR="00FF42AC" w:rsidRPr="00AD6D65" w:rsidTr="00B40E63">
        <w:trPr>
          <w:cnfStyle w:val="000000100000" w:firstRow="0" w:lastRow="0" w:firstColumn="0" w:lastColumn="0" w:oddVBand="0" w:evenVBand="0" w:oddHBand="1" w:evenHBand="0" w:firstRowFirstColumn="0" w:firstRowLastColumn="0" w:lastRowFirstColumn="0" w:lastRowLastColumn="0"/>
          <w:trHeight w:val="267"/>
          <w:jc w:val="center"/>
          <w:trPrChange w:id="3015" w:author="Brian Cullinan" w:date="2013-04-10T15:52:00Z">
            <w:trPr>
              <w:trHeight w:val="267"/>
            </w:trPr>
          </w:trPrChange>
        </w:trPr>
        <w:tc>
          <w:tcPr>
            <w:cnfStyle w:val="001000000000" w:firstRow="0" w:lastRow="0" w:firstColumn="1" w:lastColumn="0" w:oddVBand="0" w:evenVBand="0" w:oddHBand="0" w:evenHBand="0" w:firstRowFirstColumn="0" w:firstRowLastColumn="0" w:lastRowFirstColumn="0" w:lastRowLastColumn="0"/>
            <w:tcW w:w="2964" w:type="dxa"/>
            <w:tcBorders>
              <w:top w:val="none" w:sz="0" w:space="0" w:color="auto"/>
              <w:left w:val="none" w:sz="0" w:space="0" w:color="auto"/>
              <w:bottom w:val="none" w:sz="0" w:space="0" w:color="auto"/>
            </w:tcBorders>
            <w:tcPrChange w:id="3016" w:author="Brian Cullinan" w:date="2013-04-10T15:52:00Z">
              <w:tcPr>
                <w:tcW w:w="2514" w:type="dxa"/>
                <w:tcBorders>
                  <w:top w:val="none" w:sz="0" w:space="0" w:color="auto"/>
                  <w:left w:val="none" w:sz="0" w:space="0" w:color="auto"/>
                  <w:bottom w:val="none" w:sz="0" w:space="0" w:color="auto"/>
                </w:tcBorders>
              </w:tcPr>
            </w:tcPrChange>
          </w:tcPr>
          <w:p w:rsidR="00FF42AC" w:rsidRPr="00AD6D65" w:rsidRDefault="00FF42AC" w:rsidP="00A775E4">
            <w:pPr>
              <w:cnfStyle w:val="001000100000" w:firstRow="0" w:lastRow="0" w:firstColumn="1" w:lastColumn="0" w:oddVBand="0" w:evenVBand="0" w:oddHBand="1" w:evenHBand="0" w:firstRowFirstColumn="0" w:firstRowLastColumn="0" w:lastRowFirstColumn="0" w:lastRowLastColumn="0"/>
              <w:rPr>
                <w:rFonts w:cstheme="minorHAnsi"/>
                <w:b w:val="0"/>
                <w:sz w:val="24"/>
                <w:szCs w:val="24"/>
              </w:rPr>
            </w:pPr>
            <w:r w:rsidRPr="00AD6D65">
              <w:rPr>
                <w:rFonts w:cstheme="minorHAnsi"/>
                <w:sz w:val="24"/>
                <w:szCs w:val="24"/>
              </w:rPr>
              <w:t>Form2</w:t>
            </w:r>
          </w:p>
        </w:tc>
        <w:tc>
          <w:tcPr>
            <w:tcW w:w="2616" w:type="dxa"/>
            <w:tcBorders>
              <w:top w:val="none" w:sz="0" w:space="0" w:color="auto"/>
              <w:bottom w:val="none" w:sz="0" w:space="0" w:color="auto"/>
            </w:tcBorders>
            <w:tcPrChange w:id="3017" w:author="Brian Cullinan" w:date="2013-04-10T15:52:00Z">
              <w:tcPr>
                <w:tcW w:w="2346" w:type="dxa"/>
                <w:tcBorders>
                  <w:top w:val="none" w:sz="0" w:space="0" w:color="auto"/>
                  <w:bottom w:val="none" w:sz="0" w:space="0" w:color="auto"/>
                </w:tcBorders>
              </w:tcPr>
            </w:tcPrChange>
          </w:tcPr>
          <w:p w:rsidR="00FF42AC" w:rsidRPr="00AD6D65" w:rsidRDefault="00FF42AC"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FORM2</w:t>
            </w:r>
          </w:p>
        </w:tc>
        <w:tc>
          <w:tcPr>
            <w:tcW w:w="3690" w:type="dxa"/>
            <w:tcBorders>
              <w:top w:val="none" w:sz="0" w:space="0" w:color="auto"/>
              <w:bottom w:val="none" w:sz="0" w:space="0" w:color="auto"/>
              <w:right w:val="none" w:sz="0" w:space="0" w:color="auto"/>
            </w:tcBorders>
            <w:tcPrChange w:id="3018" w:author="Brian Cullinan" w:date="2013-04-10T15:52:00Z">
              <w:tcPr>
                <w:tcW w:w="4158" w:type="dxa"/>
                <w:tcBorders>
                  <w:top w:val="none" w:sz="0" w:space="0" w:color="auto"/>
                  <w:bottom w:val="none" w:sz="0" w:space="0" w:color="auto"/>
                  <w:right w:val="none" w:sz="0" w:space="0" w:color="auto"/>
                </w:tcBorders>
              </w:tcPr>
            </w:tcPrChange>
          </w:tcPr>
          <w:p w:rsidR="00FF42AC" w:rsidRPr="00AD6D65" w:rsidRDefault="00FF42AC"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LOG(FORM2)</w:t>
            </w:r>
          </w:p>
        </w:tc>
      </w:tr>
      <w:tr w:rsidR="00A775E4" w:rsidRPr="00AD6D65" w:rsidTr="00B40E63">
        <w:trPr>
          <w:trHeight w:val="251"/>
          <w:jc w:val="center"/>
          <w:trPrChange w:id="3019" w:author="Brian Cullinan" w:date="2013-04-10T15:52:00Z">
            <w:trPr>
              <w:trHeight w:val="251"/>
            </w:trPr>
          </w:trPrChange>
        </w:trPr>
        <w:tc>
          <w:tcPr>
            <w:cnfStyle w:val="001000000000" w:firstRow="0" w:lastRow="0" w:firstColumn="1" w:lastColumn="0" w:oddVBand="0" w:evenVBand="0" w:oddHBand="0" w:evenHBand="0" w:firstRowFirstColumn="0" w:firstRowLastColumn="0" w:lastRowFirstColumn="0" w:lastRowLastColumn="0"/>
            <w:tcW w:w="2964" w:type="dxa"/>
            <w:tcPrChange w:id="3020" w:author="Brian Cullinan" w:date="2013-04-10T15:52:00Z">
              <w:tcPr>
                <w:tcW w:w="2514" w:type="dxa"/>
              </w:tcPr>
            </w:tcPrChange>
          </w:tcPr>
          <w:p w:rsidR="00A775E4" w:rsidRPr="00AD6D65" w:rsidRDefault="00A775E4" w:rsidP="00AD6580">
            <w:pPr>
              <w:rPr>
                <w:rFonts w:cstheme="minorHAnsi"/>
                <w:b w:val="0"/>
                <w:sz w:val="24"/>
                <w:szCs w:val="24"/>
              </w:rPr>
            </w:pPr>
            <w:r w:rsidRPr="00AD6D65">
              <w:rPr>
                <w:rFonts w:cstheme="minorHAnsi"/>
                <w:sz w:val="24"/>
                <w:szCs w:val="24"/>
                <w:highlight w:val="yellow"/>
              </w:rPr>
              <w:t>Form * Form2</w:t>
            </w:r>
          </w:p>
        </w:tc>
        <w:tc>
          <w:tcPr>
            <w:tcW w:w="2616" w:type="dxa"/>
            <w:tcPrChange w:id="3021" w:author="Brian Cullinan" w:date="2013-04-10T15:52:00Z">
              <w:tcPr>
                <w:tcW w:w="2346" w:type="dxa"/>
              </w:tcPr>
            </w:tcPrChange>
          </w:tcPr>
          <w:p w:rsidR="00A775E4" w:rsidRPr="00AD6D65" w:rsidRDefault="00A775E4"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FORM_FORM2</w:t>
            </w:r>
          </w:p>
        </w:tc>
        <w:tc>
          <w:tcPr>
            <w:tcW w:w="3690" w:type="dxa"/>
            <w:tcPrChange w:id="3022" w:author="Brian Cullinan" w:date="2013-04-10T15:52:00Z">
              <w:tcPr>
                <w:tcW w:w="4158" w:type="dxa"/>
              </w:tcPr>
            </w:tcPrChange>
          </w:tcPr>
          <w:p w:rsidR="00A775E4" w:rsidRPr="00AD6D65" w:rsidRDefault="00A775E4"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LOG(FORM) * LOG(FORM2)</w:t>
            </w:r>
          </w:p>
        </w:tc>
      </w:tr>
      <w:tr w:rsidR="00FF42AC" w:rsidRPr="00AD6D65" w:rsidTr="00B40E63">
        <w:trPr>
          <w:cnfStyle w:val="000000100000" w:firstRow="0" w:lastRow="0" w:firstColumn="0" w:lastColumn="0" w:oddVBand="0" w:evenVBand="0" w:oddHBand="1" w:evenHBand="0" w:firstRowFirstColumn="0" w:firstRowLastColumn="0" w:lastRowFirstColumn="0" w:lastRowLastColumn="0"/>
          <w:trHeight w:val="251"/>
          <w:jc w:val="center"/>
          <w:trPrChange w:id="3023" w:author="Brian Cullinan" w:date="2013-04-10T15:52:00Z">
            <w:trPr>
              <w:trHeight w:val="251"/>
            </w:trPr>
          </w:trPrChange>
        </w:trPr>
        <w:tc>
          <w:tcPr>
            <w:cnfStyle w:val="001000000000" w:firstRow="0" w:lastRow="0" w:firstColumn="1" w:lastColumn="0" w:oddVBand="0" w:evenVBand="0" w:oddHBand="0" w:evenHBand="0" w:firstRowFirstColumn="0" w:firstRowLastColumn="0" w:lastRowFirstColumn="0" w:lastRowLastColumn="0"/>
            <w:tcW w:w="2964" w:type="dxa"/>
            <w:tcBorders>
              <w:top w:val="none" w:sz="0" w:space="0" w:color="auto"/>
              <w:left w:val="none" w:sz="0" w:space="0" w:color="auto"/>
              <w:bottom w:val="none" w:sz="0" w:space="0" w:color="auto"/>
            </w:tcBorders>
            <w:tcPrChange w:id="3024" w:author="Brian Cullinan" w:date="2013-04-10T15:52:00Z">
              <w:tcPr>
                <w:tcW w:w="2514" w:type="dxa"/>
                <w:tcBorders>
                  <w:top w:val="none" w:sz="0" w:space="0" w:color="auto"/>
                  <w:left w:val="none" w:sz="0" w:space="0" w:color="auto"/>
                  <w:bottom w:val="none" w:sz="0" w:space="0" w:color="auto"/>
                </w:tcBorders>
              </w:tcPr>
            </w:tcPrChange>
          </w:tcPr>
          <w:p w:rsidR="00FF42AC" w:rsidRPr="00AD6D65" w:rsidRDefault="00FF42AC" w:rsidP="00AD6580">
            <w:pPr>
              <w:cnfStyle w:val="001000100000" w:firstRow="0" w:lastRow="0" w:firstColumn="1" w:lastColumn="0" w:oddVBand="0" w:evenVBand="0" w:oddHBand="1" w:evenHBand="0" w:firstRowFirstColumn="0" w:firstRowLastColumn="0" w:lastRowFirstColumn="0" w:lastRowLastColumn="0"/>
              <w:rPr>
                <w:rFonts w:cstheme="minorHAnsi"/>
                <w:b w:val="0"/>
                <w:sz w:val="24"/>
                <w:szCs w:val="24"/>
              </w:rPr>
            </w:pPr>
            <w:r w:rsidRPr="00AD6D65">
              <w:rPr>
                <w:rFonts w:cstheme="minorHAnsi"/>
                <w:sz w:val="24"/>
                <w:szCs w:val="24"/>
              </w:rPr>
              <w:t>NS Integer</w:t>
            </w:r>
          </w:p>
        </w:tc>
        <w:tc>
          <w:tcPr>
            <w:tcW w:w="2616" w:type="dxa"/>
            <w:tcBorders>
              <w:top w:val="none" w:sz="0" w:space="0" w:color="auto"/>
              <w:bottom w:val="none" w:sz="0" w:space="0" w:color="auto"/>
            </w:tcBorders>
            <w:tcPrChange w:id="3025" w:author="Brian Cullinan" w:date="2013-04-10T15:52:00Z">
              <w:tcPr>
                <w:tcW w:w="2346" w:type="dxa"/>
                <w:tcBorders>
                  <w:top w:val="none" w:sz="0" w:space="0" w:color="auto"/>
                  <w:bottom w:val="none" w:sz="0" w:space="0" w:color="auto"/>
                </w:tcBorders>
              </w:tcPr>
            </w:tcPrChange>
          </w:tcPr>
          <w:p w:rsidR="00FF42AC" w:rsidRPr="00AD6D65" w:rsidRDefault="00FF42AC"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NSINTEGER</w:t>
            </w:r>
          </w:p>
        </w:tc>
        <w:tc>
          <w:tcPr>
            <w:tcW w:w="3690" w:type="dxa"/>
            <w:tcBorders>
              <w:top w:val="none" w:sz="0" w:space="0" w:color="auto"/>
              <w:bottom w:val="none" w:sz="0" w:space="0" w:color="auto"/>
              <w:right w:val="none" w:sz="0" w:space="0" w:color="auto"/>
            </w:tcBorders>
            <w:tcPrChange w:id="3026" w:author="Brian Cullinan" w:date="2013-04-10T15:52:00Z">
              <w:tcPr>
                <w:tcW w:w="4158" w:type="dxa"/>
                <w:tcBorders>
                  <w:top w:val="none" w:sz="0" w:space="0" w:color="auto"/>
                  <w:bottom w:val="none" w:sz="0" w:space="0" w:color="auto"/>
                  <w:right w:val="none" w:sz="0" w:space="0" w:color="auto"/>
                </w:tcBorders>
              </w:tcPr>
            </w:tcPrChange>
          </w:tcPr>
          <w:p w:rsidR="00FF42AC" w:rsidRPr="00AD6D65" w:rsidRDefault="00FF42AC"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sz w:val="24"/>
                <w:szCs w:val="24"/>
              </w:rPr>
              <w:t>LOG(NSINTEGER + 5)</w:t>
            </w:r>
          </w:p>
        </w:tc>
      </w:tr>
      <w:tr w:rsidR="00FF42AC" w:rsidRPr="00AD6D65" w:rsidTr="00B041CC">
        <w:trPr>
          <w:trHeight w:val="251"/>
          <w:jc w:val="center"/>
          <w:trPrChange w:id="3027" w:author="Brian Cullinan" w:date="2013-04-10T15:53:00Z">
            <w:trPr>
              <w:trHeight w:val="251"/>
            </w:trPr>
          </w:trPrChange>
        </w:trPr>
        <w:tc>
          <w:tcPr>
            <w:cnfStyle w:val="001000000000" w:firstRow="0" w:lastRow="0" w:firstColumn="1" w:lastColumn="0" w:oddVBand="0" w:evenVBand="0" w:oddHBand="0" w:evenHBand="0" w:firstRowFirstColumn="0" w:firstRowLastColumn="0" w:lastRowFirstColumn="0" w:lastRowLastColumn="0"/>
            <w:tcW w:w="2964" w:type="dxa"/>
            <w:tcPrChange w:id="3028" w:author="Brian Cullinan" w:date="2013-04-10T15:53:00Z">
              <w:tcPr>
                <w:tcW w:w="2514" w:type="dxa"/>
              </w:tcPr>
            </w:tcPrChange>
          </w:tcPr>
          <w:p w:rsidR="00FF42AC" w:rsidRPr="00AD6D65" w:rsidRDefault="00FF42AC" w:rsidP="00AD6580">
            <w:pPr>
              <w:rPr>
                <w:rFonts w:cstheme="minorHAnsi"/>
                <w:b w:val="0"/>
                <w:sz w:val="24"/>
                <w:szCs w:val="24"/>
              </w:rPr>
            </w:pPr>
            <w:r w:rsidRPr="00AD6D65">
              <w:rPr>
                <w:rFonts w:cstheme="minorHAnsi"/>
                <w:sz w:val="24"/>
                <w:szCs w:val="24"/>
              </w:rPr>
              <w:t>Normalized Area</w:t>
            </w:r>
          </w:p>
        </w:tc>
        <w:tc>
          <w:tcPr>
            <w:tcW w:w="2616" w:type="dxa"/>
            <w:tcPrChange w:id="3029" w:author="Brian Cullinan" w:date="2013-04-10T15:53:00Z">
              <w:tcPr>
                <w:tcW w:w="2346" w:type="dxa"/>
              </w:tcPr>
            </w:tcPrChange>
          </w:tcPr>
          <w:p w:rsidR="00FF42AC" w:rsidRPr="00AD6D65" w:rsidRDefault="00FF42AC"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NORMALIZEDAREA</w:t>
            </w:r>
          </w:p>
        </w:tc>
        <w:tc>
          <w:tcPr>
            <w:tcW w:w="3690" w:type="dxa"/>
            <w:shd w:val="clear" w:color="auto" w:fill="EEECE1" w:themeFill="background2"/>
            <w:tcPrChange w:id="3030" w:author="Brian Cullinan" w:date="2013-04-10T15:53:00Z">
              <w:tcPr>
                <w:tcW w:w="4158" w:type="dxa"/>
              </w:tcPr>
            </w:tcPrChange>
          </w:tcPr>
          <w:p w:rsidR="00FF42AC" w:rsidRPr="00AD6D65" w:rsidRDefault="00E76E62"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FF42AC" w:rsidRPr="00AD6D65" w:rsidTr="00B041CC">
        <w:trPr>
          <w:cnfStyle w:val="000000100000" w:firstRow="0" w:lastRow="0" w:firstColumn="0" w:lastColumn="0" w:oddVBand="0" w:evenVBand="0" w:oddHBand="1" w:evenHBand="0" w:firstRowFirstColumn="0" w:firstRowLastColumn="0" w:lastRowFirstColumn="0" w:lastRowLastColumn="0"/>
          <w:trHeight w:val="267"/>
          <w:jc w:val="center"/>
          <w:trPrChange w:id="3031" w:author="Brian Cullinan" w:date="2013-04-10T15:53:00Z">
            <w:trPr>
              <w:trHeight w:val="267"/>
            </w:trPr>
          </w:trPrChange>
        </w:trPr>
        <w:tc>
          <w:tcPr>
            <w:cnfStyle w:val="001000000000" w:firstRow="0" w:lastRow="0" w:firstColumn="1" w:lastColumn="0" w:oddVBand="0" w:evenVBand="0" w:oddHBand="0" w:evenHBand="0" w:firstRowFirstColumn="0" w:firstRowLastColumn="0" w:lastRowFirstColumn="0" w:lastRowLastColumn="0"/>
            <w:tcW w:w="2964" w:type="dxa"/>
            <w:tcBorders>
              <w:top w:val="none" w:sz="0" w:space="0" w:color="auto"/>
              <w:left w:val="none" w:sz="0" w:space="0" w:color="auto"/>
              <w:bottom w:val="none" w:sz="0" w:space="0" w:color="auto"/>
            </w:tcBorders>
            <w:tcPrChange w:id="3032" w:author="Brian Cullinan" w:date="2013-04-10T15:53:00Z">
              <w:tcPr>
                <w:tcW w:w="2514" w:type="dxa"/>
                <w:tcBorders>
                  <w:top w:val="none" w:sz="0" w:space="0" w:color="auto"/>
                  <w:left w:val="none" w:sz="0" w:space="0" w:color="auto"/>
                  <w:bottom w:val="none" w:sz="0" w:space="0" w:color="auto"/>
                </w:tcBorders>
              </w:tcPr>
            </w:tcPrChange>
          </w:tcPr>
          <w:p w:rsidR="00FF42AC" w:rsidRPr="00AD6D65" w:rsidRDefault="00FF42AC" w:rsidP="00AD6580">
            <w:pPr>
              <w:cnfStyle w:val="001000100000" w:firstRow="0" w:lastRow="0" w:firstColumn="1" w:lastColumn="0" w:oddVBand="0" w:evenVBand="0" w:oddHBand="1" w:evenHBand="0" w:firstRowFirstColumn="0" w:firstRowLastColumn="0" w:lastRowFirstColumn="0" w:lastRowLastColumn="0"/>
              <w:rPr>
                <w:rFonts w:cstheme="minorHAnsi"/>
                <w:b w:val="0"/>
                <w:sz w:val="24"/>
                <w:szCs w:val="24"/>
              </w:rPr>
            </w:pPr>
            <w:r w:rsidRPr="00AD6D65">
              <w:rPr>
                <w:rFonts w:cstheme="minorHAnsi"/>
                <w:sz w:val="24"/>
                <w:szCs w:val="24"/>
              </w:rPr>
              <w:t>Ring Intensity</w:t>
            </w:r>
          </w:p>
        </w:tc>
        <w:tc>
          <w:tcPr>
            <w:tcW w:w="2616" w:type="dxa"/>
            <w:tcBorders>
              <w:top w:val="none" w:sz="0" w:space="0" w:color="auto"/>
              <w:bottom w:val="none" w:sz="0" w:space="0" w:color="auto"/>
            </w:tcBorders>
            <w:tcPrChange w:id="3033" w:author="Brian Cullinan" w:date="2013-04-10T15:53:00Z">
              <w:tcPr>
                <w:tcW w:w="2346" w:type="dxa"/>
                <w:tcBorders>
                  <w:top w:val="none" w:sz="0" w:space="0" w:color="auto"/>
                  <w:bottom w:val="none" w:sz="0" w:space="0" w:color="auto"/>
                </w:tcBorders>
              </w:tcPr>
            </w:tcPrChange>
          </w:tcPr>
          <w:p w:rsidR="00FF42AC" w:rsidRPr="00AD6D65" w:rsidRDefault="00FF42AC"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RINGINTENSITY</w:t>
            </w:r>
          </w:p>
        </w:tc>
        <w:tc>
          <w:tcPr>
            <w:tcW w:w="3690" w:type="dxa"/>
            <w:tcBorders>
              <w:top w:val="none" w:sz="0" w:space="0" w:color="auto"/>
              <w:bottom w:val="none" w:sz="0" w:space="0" w:color="auto"/>
              <w:right w:val="none" w:sz="0" w:space="0" w:color="auto"/>
            </w:tcBorders>
            <w:shd w:val="clear" w:color="auto" w:fill="EEECE1" w:themeFill="background2"/>
            <w:tcPrChange w:id="3034" w:author="Brian Cullinan" w:date="2013-04-10T15:53:00Z">
              <w:tcPr>
                <w:tcW w:w="4158" w:type="dxa"/>
                <w:tcBorders>
                  <w:top w:val="none" w:sz="0" w:space="0" w:color="auto"/>
                  <w:bottom w:val="none" w:sz="0" w:space="0" w:color="auto"/>
                  <w:right w:val="none" w:sz="0" w:space="0" w:color="auto"/>
                </w:tcBorders>
              </w:tcPr>
            </w:tcPrChange>
          </w:tcPr>
          <w:p w:rsidR="00FF42AC"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FF42AC" w:rsidRPr="00AD6D65" w:rsidTr="00B041CC">
        <w:trPr>
          <w:trHeight w:val="251"/>
          <w:jc w:val="center"/>
          <w:trPrChange w:id="3035" w:author="Brian Cullinan" w:date="2013-04-10T15:53:00Z">
            <w:trPr>
              <w:trHeight w:val="251"/>
            </w:trPr>
          </w:trPrChange>
        </w:trPr>
        <w:tc>
          <w:tcPr>
            <w:cnfStyle w:val="001000000000" w:firstRow="0" w:lastRow="0" w:firstColumn="1" w:lastColumn="0" w:oddVBand="0" w:evenVBand="0" w:oddHBand="0" w:evenHBand="0" w:firstRowFirstColumn="0" w:firstRowLastColumn="0" w:lastRowFirstColumn="0" w:lastRowLastColumn="0"/>
            <w:tcW w:w="2964" w:type="dxa"/>
            <w:tcPrChange w:id="3036" w:author="Brian Cullinan" w:date="2013-04-10T15:53:00Z">
              <w:tcPr>
                <w:tcW w:w="2514" w:type="dxa"/>
              </w:tcPr>
            </w:tcPrChange>
          </w:tcPr>
          <w:p w:rsidR="00FF42AC" w:rsidRPr="00AD6D65" w:rsidRDefault="00FF42AC" w:rsidP="00AD6580">
            <w:pPr>
              <w:rPr>
                <w:rFonts w:cstheme="minorHAnsi"/>
                <w:b w:val="0"/>
                <w:sz w:val="24"/>
                <w:szCs w:val="24"/>
              </w:rPr>
            </w:pPr>
            <w:r w:rsidRPr="00AD6D65">
              <w:rPr>
                <w:rFonts w:cstheme="minorHAnsi"/>
                <w:sz w:val="24"/>
                <w:szCs w:val="24"/>
              </w:rPr>
              <w:t>Ring Thickness</w:t>
            </w:r>
          </w:p>
        </w:tc>
        <w:tc>
          <w:tcPr>
            <w:tcW w:w="2616" w:type="dxa"/>
            <w:tcPrChange w:id="3037" w:author="Brian Cullinan" w:date="2013-04-10T15:53:00Z">
              <w:tcPr>
                <w:tcW w:w="2346" w:type="dxa"/>
              </w:tcPr>
            </w:tcPrChange>
          </w:tcPr>
          <w:p w:rsidR="00FF42AC" w:rsidRPr="00AD6D65" w:rsidRDefault="00FF42AC"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RINGTHICKNESS</w:t>
            </w:r>
          </w:p>
        </w:tc>
        <w:tc>
          <w:tcPr>
            <w:tcW w:w="3690" w:type="dxa"/>
            <w:shd w:val="clear" w:color="auto" w:fill="EEECE1" w:themeFill="background2"/>
            <w:tcPrChange w:id="3038" w:author="Brian Cullinan" w:date="2013-04-10T15:53:00Z">
              <w:tcPr>
                <w:tcW w:w="4158" w:type="dxa"/>
              </w:tcPr>
            </w:tcPrChange>
          </w:tcPr>
          <w:p w:rsidR="00FF42AC" w:rsidRPr="00AD6D65" w:rsidRDefault="00E76E62"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FF42AC" w:rsidRPr="00AD6D65" w:rsidTr="00B041CC">
        <w:trPr>
          <w:cnfStyle w:val="000000100000" w:firstRow="0" w:lastRow="0" w:firstColumn="0" w:lastColumn="0" w:oddVBand="0" w:evenVBand="0" w:oddHBand="1" w:evenHBand="0" w:firstRowFirstColumn="0" w:firstRowLastColumn="0" w:lastRowFirstColumn="0" w:lastRowLastColumn="0"/>
          <w:trHeight w:val="285"/>
          <w:jc w:val="center"/>
          <w:trPrChange w:id="3039" w:author="Brian Cullinan" w:date="2013-04-10T15:53:00Z">
            <w:trPr>
              <w:trHeight w:val="285"/>
            </w:trPr>
          </w:trPrChange>
        </w:trPr>
        <w:tc>
          <w:tcPr>
            <w:cnfStyle w:val="001000000000" w:firstRow="0" w:lastRow="0" w:firstColumn="1" w:lastColumn="0" w:oddVBand="0" w:evenVBand="0" w:oddHBand="0" w:evenHBand="0" w:firstRowFirstColumn="0" w:firstRowLastColumn="0" w:lastRowFirstColumn="0" w:lastRowLastColumn="0"/>
            <w:tcW w:w="2964" w:type="dxa"/>
            <w:tcBorders>
              <w:top w:val="none" w:sz="0" w:space="0" w:color="auto"/>
              <w:left w:val="none" w:sz="0" w:space="0" w:color="auto"/>
              <w:bottom w:val="none" w:sz="0" w:space="0" w:color="auto"/>
            </w:tcBorders>
            <w:tcPrChange w:id="3040" w:author="Brian Cullinan" w:date="2013-04-10T15:53:00Z">
              <w:tcPr>
                <w:tcW w:w="2514" w:type="dxa"/>
                <w:tcBorders>
                  <w:top w:val="none" w:sz="0" w:space="0" w:color="auto"/>
                  <w:left w:val="none" w:sz="0" w:space="0" w:color="auto"/>
                  <w:bottom w:val="none" w:sz="0" w:space="0" w:color="auto"/>
                </w:tcBorders>
              </w:tcPr>
            </w:tcPrChange>
          </w:tcPr>
          <w:p w:rsidR="00FF42AC" w:rsidRPr="00AD6D65" w:rsidRDefault="00A775E4" w:rsidP="00AD6580">
            <w:pPr>
              <w:cnfStyle w:val="001000100000" w:firstRow="0" w:lastRow="0" w:firstColumn="1" w:lastColumn="0" w:oddVBand="0" w:evenVBand="0" w:oddHBand="1" w:evenHBand="0" w:firstRowFirstColumn="0" w:firstRowLastColumn="0" w:lastRowFirstColumn="0" w:lastRowLastColumn="0"/>
              <w:rPr>
                <w:rFonts w:cstheme="minorHAnsi"/>
                <w:b w:val="0"/>
                <w:sz w:val="24"/>
                <w:szCs w:val="24"/>
              </w:rPr>
            </w:pPr>
            <w:r w:rsidRPr="00AD6D65">
              <w:rPr>
                <w:rFonts w:cstheme="minorHAnsi"/>
                <w:sz w:val="24"/>
                <w:szCs w:val="24"/>
              </w:rPr>
              <w:t>Male</w:t>
            </w:r>
          </w:p>
        </w:tc>
        <w:tc>
          <w:tcPr>
            <w:tcW w:w="2616" w:type="dxa"/>
            <w:tcBorders>
              <w:top w:val="none" w:sz="0" w:space="0" w:color="auto"/>
              <w:bottom w:val="none" w:sz="0" w:space="0" w:color="auto"/>
            </w:tcBorders>
            <w:tcPrChange w:id="3041" w:author="Brian Cullinan" w:date="2013-04-10T15:53:00Z">
              <w:tcPr>
                <w:tcW w:w="2346" w:type="dxa"/>
                <w:tcBorders>
                  <w:top w:val="none" w:sz="0" w:space="0" w:color="auto"/>
                  <w:bottom w:val="none" w:sz="0" w:space="0" w:color="auto"/>
                </w:tcBorders>
              </w:tcPr>
            </w:tcPrChange>
          </w:tcPr>
          <w:p w:rsidR="00FF42AC" w:rsidRPr="00AD6D65" w:rsidRDefault="00A775E4"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MALE</w:t>
            </w:r>
          </w:p>
        </w:tc>
        <w:tc>
          <w:tcPr>
            <w:tcW w:w="3690" w:type="dxa"/>
            <w:tcBorders>
              <w:top w:val="none" w:sz="0" w:space="0" w:color="auto"/>
              <w:bottom w:val="none" w:sz="0" w:space="0" w:color="auto"/>
              <w:right w:val="none" w:sz="0" w:space="0" w:color="auto"/>
            </w:tcBorders>
            <w:shd w:val="clear" w:color="auto" w:fill="EEECE1" w:themeFill="background2"/>
            <w:tcPrChange w:id="3042" w:author="Brian Cullinan" w:date="2013-04-10T15:53:00Z">
              <w:tcPr>
                <w:tcW w:w="4158" w:type="dxa"/>
                <w:tcBorders>
                  <w:top w:val="none" w:sz="0" w:space="0" w:color="auto"/>
                  <w:bottom w:val="none" w:sz="0" w:space="0" w:color="auto"/>
                  <w:right w:val="none" w:sz="0" w:space="0" w:color="auto"/>
                </w:tcBorders>
              </w:tcPr>
            </w:tcPrChange>
          </w:tcPr>
          <w:p w:rsidR="00FF42AC"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None</w:t>
            </w:r>
          </w:p>
        </w:tc>
      </w:tr>
    </w:tbl>
    <w:p w:rsidR="00FF42AC" w:rsidRPr="00AD6D65" w:rsidDel="00EA629E" w:rsidRDefault="00FF42AC">
      <w:pPr>
        <w:rPr>
          <w:del w:id="3043" w:author="Brian Cullinan" w:date="2013-04-10T15:50:00Z"/>
          <w:rFonts w:cstheme="minorHAnsi"/>
          <w:sz w:val="24"/>
          <w:szCs w:val="24"/>
        </w:rPr>
      </w:pPr>
    </w:p>
    <w:p w:rsidR="00B47813" w:rsidRPr="00AD6D65" w:rsidRDefault="00A775E4" w:rsidP="00A775E4">
      <w:pPr>
        <w:pStyle w:val="ListParagraph"/>
        <w:numPr>
          <w:ilvl w:val="0"/>
          <w:numId w:val="2"/>
        </w:numPr>
        <w:rPr>
          <w:rFonts w:asciiTheme="minorHAnsi" w:hAnsiTheme="minorHAnsi" w:cstheme="minorHAnsi"/>
          <w:sz w:val="24"/>
          <w:szCs w:val="24"/>
        </w:rPr>
      </w:pPr>
      <w:r w:rsidRPr="00AD6D65">
        <w:rPr>
          <w:rFonts w:asciiTheme="minorHAnsi" w:hAnsiTheme="minorHAnsi" w:cstheme="minorHAnsi"/>
          <w:sz w:val="24"/>
          <w:szCs w:val="24"/>
          <w:highlight w:val="yellow"/>
        </w:rPr>
        <w:t>Only used on non-capacitive barrier images</w:t>
      </w:r>
    </w:p>
    <w:p w:rsidR="00B47813" w:rsidRPr="00AD6D65" w:rsidRDefault="00A775E4">
      <w:pPr>
        <w:rPr>
          <w:rFonts w:cstheme="minorHAnsi"/>
          <w:sz w:val="24"/>
          <w:szCs w:val="24"/>
        </w:rPr>
      </w:pPr>
      <w:r w:rsidRPr="00AD6D65">
        <w:rPr>
          <w:rFonts w:cstheme="minorHAnsi"/>
          <w:sz w:val="24"/>
          <w:szCs w:val="24"/>
        </w:rPr>
        <w:t>The following calculation is done five times</w:t>
      </w:r>
      <w:r w:rsidR="008D47FE" w:rsidRPr="00AD6D65">
        <w:rPr>
          <w:rFonts w:cstheme="minorHAnsi"/>
          <w:sz w:val="24"/>
          <w:szCs w:val="24"/>
        </w:rPr>
        <w:t xml:space="preserve"> (once for each of the five organ systems, cardiovascular, gastrointestinal, renal, hepatic, and respiratory)</w:t>
      </w:r>
      <w:r w:rsidRPr="00AD6D65">
        <w:rPr>
          <w:rFonts w:cstheme="minorHAnsi"/>
          <w:sz w:val="24"/>
          <w:szCs w:val="24"/>
        </w:rPr>
        <w:t xml:space="preserve"> for each image, replacing the multiplication factors with the appropriate values for each of the five factor groups</w:t>
      </w:r>
      <w:r w:rsidR="008D47FE" w:rsidRPr="00AD6D65">
        <w:rPr>
          <w:rFonts w:cstheme="minorHAnsi"/>
          <w:sz w:val="24"/>
          <w:szCs w:val="24"/>
        </w:rPr>
        <w:t xml:space="preserve">.  The code below implements the calculations described in the table above. </w:t>
      </w:r>
      <w:r w:rsidR="00AD6D65" w:rsidRPr="00AD6D65">
        <w:rPr>
          <w:rFonts w:cstheme="minorHAnsi"/>
          <w:sz w:val="24"/>
          <w:szCs w:val="24"/>
        </w:rPr>
        <w:t>Specific variables</w:t>
      </w:r>
      <w:r w:rsidR="008D47FE" w:rsidRPr="00AD6D65">
        <w:rPr>
          <w:rFonts w:cstheme="minorHAnsi"/>
          <w:sz w:val="24"/>
          <w:szCs w:val="24"/>
        </w:rPr>
        <w:t xml:space="preserve"> in the equation are normalized before use.</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AgeFactor</w:t>
      </w:r>
      <w:proofErr w:type="spellEnd"/>
      <w:r w:rsidRPr="00AD6D65">
        <w:rPr>
          <w:rFonts w:cstheme="minorHAnsi"/>
          <w:sz w:val="24"/>
          <w:szCs w:val="24"/>
        </w:rPr>
        <w:t xml:space="preserve"> = (</w:t>
      </w:r>
      <w:proofErr w:type="spellStart"/>
      <w:r w:rsidRPr="00AD6D65">
        <w:rPr>
          <w:rFonts w:cstheme="minorHAnsi"/>
          <w:color w:val="800080"/>
          <w:sz w:val="24"/>
          <w:szCs w:val="24"/>
        </w:rPr>
        <w:t>SubjectAge</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Age</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AiFactor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AverageIntensity</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Ai</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Ai_NaFactor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AverageIntensity</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NormalizedArea</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AiNa</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BreakBinFactor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sz w:val="24"/>
          <w:szCs w:val="24"/>
        </w:rPr>
        <w:t>BreakVar</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BreakBin</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EntropyFactor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Entropy</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Ent</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r w:rsidRPr="00AD6D65">
        <w:rPr>
          <w:rFonts w:cstheme="minorHAnsi"/>
          <w:b/>
          <w:bCs/>
          <w:sz w:val="24"/>
          <w:szCs w:val="24"/>
        </w:rPr>
        <w:t>Entropy_Lf2Factor</w:t>
      </w:r>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Entropy</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Log</w:t>
      </w:r>
      <w:proofErr w:type="spellEnd"/>
      <w:r w:rsidRPr="00AD6D65">
        <w:rPr>
          <w:rFonts w:cstheme="minorHAnsi"/>
          <w:sz w:val="24"/>
          <w:szCs w:val="24"/>
        </w:rPr>
        <w:t>(</w:t>
      </w:r>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Form2</w:t>
      </w:r>
      <w:r w:rsidRPr="00AD6D65">
        <w:rPr>
          <w:rFonts w:cstheme="minorHAnsi"/>
          <w:sz w:val="24"/>
          <w:szCs w:val="24"/>
        </w:rPr>
        <w:t>.</w:t>
      </w:r>
      <w:r w:rsidRPr="00AD6D65">
        <w:rPr>
          <w:rFonts w:cstheme="minorHAnsi"/>
          <w:color w:val="800080"/>
          <w:sz w:val="24"/>
          <w:szCs w:val="24"/>
        </w:rPr>
        <w:t>Value</w:t>
      </w:r>
      <w:r w:rsidRPr="00AD6D65">
        <w:rPr>
          <w:rFonts w:cstheme="minorHAnsi"/>
          <w:sz w:val="24"/>
          <w:szCs w:val="24"/>
        </w:rPr>
        <w:t xml:space="preserve">))) * </w:t>
      </w:r>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EntLf2</w:t>
      </w:r>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Entropy_LformFactor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Entropy</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Log</w:t>
      </w:r>
      <w:proofErr w:type="spellEnd"/>
      <w:r w:rsidRPr="00AD6D65">
        <w:rPr>
          <w:rFonts w:cstheme="minorHAnsi"/>
          <w:sz w:val="24"/>
          <w:szCs w:val="24"/>
        </w:rPr>
        <w:t>(</w:t>
      </w:r>
      <w:proofErr w:type="spellStart"/>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FormCoefficient</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EntLform</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FractalFactor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FractalCoefficient</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Fr</w:t>
      </w:r>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InterceptFactor</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Intercept</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r w:rsidRPr="00AD6D65">
        <w:rPr>
          <w:rFonts w:cstheme="minorHAnsi"/>
          <w:b/>
          <w:bCs/>
          <w:sz w:val="24"/>
          <w:szCs w:val="24"/>
        </w:rPr>
        <w:t>Lf2Factor</w:t>
      </w:r>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Log</w:t>
      </w:r>
      <w:proofErr w:type="spellEnd"/>
      <w:r w:rsidRPr="00AD6D65">
        <w:rPr>
          <w:rFonts w:cstheme="minorHAnsi"/>
          <w:sz w:val="24"/>
          <w:szCs w:val="24"/>
        </w:rPr>
        <w:t>(</w:t>
      </w:r>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Form2</w:t>
      </w:r>
      <w:r w:rsidRPr="00AD6D65">
        <w:rPr>
          <w:rFonts w:cstheme="minorHAnsi"/>
          <w:sz w:val="24"/>
          <w:szCs w:val="24"/>
        </w:rPr>
        <w:t>.</w:t>
      </w:r>
      <w:r w:rsidRPr="00AD6D65">
        <w:rPr>
          <w:rFonts w:cstheme="minorHAnsi"/>
          <w:color w:val="800080"/>
          <w:sz w:val="24"/>
          <w:szCs w:val="24"/>
        </w:rPr>
        <w:t>Value</w:t>
      </w:r>
      <w:r w:rsidRPr="00AD6D65">
        <w:rPr>
          <w:rFonts w:cstheme="minorHAnsi"/>
          <w:sz w:val="24"/>
          <w:szCs w:val="24"/>
        </w:rPr>
        <w:t xml:space="preserve">)) * </w:t>
      </w:r>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Lf2</w:t>
      </w:r>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LformFactor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Log</w:t>
      </w:r>
      <w:proofErr w:type="spellEnd"/>
      <w:r w:rsidRPr="00AD6D65">
        <w:rPr>
          <w:rFonts w:cstheme="minorHAnsi"/>
          <w:sz w:val="24"/>
          <w:szCs w:val="24"/>
        </w:rPr>
        <w:t>(</w:t>
      </w:r>
      <w:proofErr w:type="spellStart"/>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FormCoefficient</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Lform</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gramStart"/>
      <w:r w:rsidRPr="00AD6D65">
        <w:rPr>
          <w:rFonts w:cstheme="minorHAnsi"/>
          <w:color w:val="0000FF"/>
          <w:sz w:val="24"/>
          <w:szCs w:val="24"/>
        </w:rPr>
        <w:t>if</w:t>
      </w:r>
      <w:proofErr w:type="gramEnd"/>
      <w:r w:rsidRPr="00AD6D65">
        <w:rPr>
          <w:rFonts w:cstheme="minorHAnsi"/>
          <w:sz w:val="24"/>
          <w:szCs w:val="24"/>
        </w:rPr>
        <w:t xml:space="preserve"> (!</w:t>
      </w:r>
      <w:proofErr w:type="spellStart"/>
      <w:r w:rsidRPr="00AD6D65">
        <w:rPr>
          <w:rFonts w:cstheme="minorHAnsi"/>
          <w:color w:val="800080"/>
          <w:sz w:val="24"/>
          <w:szCs w:val="24"/>
        </w:rPr>
        <w:t>IsFiltered</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r w:rsidRPr="00AD6D65">
        <w:rPr>
          <w:rFonts w:cstheme="minorHAnsi"/>
          <w:b/>
          <w:bCs/>
          <w:sz w:val="24"/>
          <w:szCs w:val="24"/>
        </w:rPr>
        <w:t>Lform_Lf2Factor</w:t>
      </w:r>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Log</w:t>
      </w:r>
      <w:proofErr w:type="spellEnd"/>
      <w:r w:rsidRPr="00AD6D65">
        <w:rPr>
          <w:rFonts w:cstheme="minorHAnsi"/>
          <w:sz w:val="24"/>
          <w:szCs w:val="24"/>
        </w:rPr>
        <w:t>(</w:t>
      </w:r>
      <w:proofErr w:type="spellStart"/>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FormCoefficient</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Log</w:t>
      </w:r>
      <w:proofErr w:type="spellEnd"/>
      <w:r w:rsidRPr="00AD6D65">
        <w:rPr>
          <w:rFonts w:cstheme="minorHAnsi"/>
          <w:sz w:val="24"/>
          <w:szCs w:val="24"/>
        </w:rPr>
        <w:t>(</w:t>
      </w:r>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Form2</w:t>
      </w:r>
      <w:r w:rsidRPr="00AD6D65">
        <w:rPr>
          <w:rFonts w:cstheme="minorHAnsi"/>
          <w:sz w:val="24"/>
          <w:szCs w:val="24"/>
        </w:rPr>
        <w:t>.</w:t>
      </w:r>
      <w:r w:rsidRPr="00AD6D65">
        <w:rPr>
          <w:rFonts w:cstheme="minorHAnsi"/>
          <w:color w:val="800080"/>
          <w:sz w:val="24"/>
          <w:szCs w:val="24"/>
        </w:rPr>
        <w:t>Value</w:t>
      </w:r>
      <w:r w:rsidRPr="00AD6D65">
        <w:rPr>
          <w:rFonts w:cstheme="minorHAnsi"/>
          <w:sz w:val="24"/>
          <w:szCs w:val="24"/>
        </w:rPr>
        <w:t xml:space="preserve">))) * </w:t>
      </w:r>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LformLf2</w:t>
      </w:r>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gramStart"/>
      <w:r w:rsidRPr="00AD6D65">
        <w:rPr>
          <w:rFonts w:cstheme="minorHAnsi"/>
          <w:color w:val="0000FF"/>
          <w:sz w:val="24"/>
          <w:szCs w:val="24"/>
        </w:rPr>
        <w:t>else</w:t>
      </w:r>
      <w:proofErr w:type="gramEnd"/>
    </w:p>
    <w:p w:rsidR="00A775E4" w:rsidRPr="00AD6D65" w:rsidRDefault="00A775E4" w:rsidP="00A775E4">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r w:rsidRPr="00AD6D65">
        <w:rPr>
          <w:rFonts w:cstheme="minorHAnsi"/>
          <w:b/>
          <w:bCs/>
          <w:sz w:val="24"/>
          <w:szCs w:val="24"/>
        </w:rPr>
        <w:t>Lform_Lf2Factor</w:t>
      </w:r>
      <w:r w:rsidRPr="00AD6D65">
        <w:rPr>
          <w:rFonts w:cstheme="minorHAnsi"/>
          <w:sz w:val="24"/>
          <w:szCs w:val="24"/>
        </w:rPr>
        <w:t xml:space="preserve"> = 0;</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LnsFactor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Log</w:t>
      </w:r>
      <w:proofErr w:type="spellEnd"/>
      <w:r w:rsidRPr="00AD6D65">
        <w:rPr>
          <w:rFonts w:cstheme="minorHAnsi"/>
          <w:sz w:val="24"/>
          <w:szCs w:val="24"/>
        </w:rPr>
        <w:t>(</w:t>
      </w:r>
      <w:proofErr w:type="spellStart"/>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JsInteger</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+ 5.0))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Lns</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MaleFactor</w:t>
      </w:r>
      <w:proofErr w:type="spellEnd"/>
      <w:r w:rsidRPr="00AD6D65">
        <w:rPr>
          <w:rFonts w:cstheme="minorHAnsi"/>
          <w:sz w:val="24"/>
          <w:szCs w:val="24"/>
        </w:rPr>
        <w:t xml:space="preserve"> = (</w:t>
      </w:r>
      <w:proofErr w:type="spellStart"/>
      <w:r w:rsidRPr="00AD6D65">
        <w:rPr>
          <w:rFonts w:cstheme="minorHAnsi"/>
          <w:sz w:val="24"/>
          <w:szCs w:val="24"/>
        </w:rPr>
        <w:t>MaleVar</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Male</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NaFactor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NormalizedArea</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Na</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RinFactor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RingIntensity</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Rin</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RthFactor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RingThickness</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Rth</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TotalScoreValue</w:t>
      </w:r>
      <w:proofErr w:type="spellEnd"/>
      <w:r w:rsidRPr="00AD6D65">
        <w:rPr>
          <w:rFonts w:cstheme="minorHAnsi"/>
          <w:sz w:val="24"/>
          <w:szCs w:val="24"/>
        </w:rPr>
        <w:t xml:space="preserve"> = </w:t>
      </w:r>
      <w:proofErr w:type="spellStart"/>
      <w:r w:rsidRPr="00AD6D65">
        <w:rPr>
          <w:rFonts w:cstheme="minorHAnsi"/>
          <w:b/>
          <w:bCs/>
          <w:sz w:val="24"/>
          <w:szCs w:val="24"/>
        </w:rPr>
        <w:t>AgeFactor</w:t>
      </w:r>
      <w:proofErr w:type="spellEnd"/>
      <w:r w:rsidRPr="00AD6D65">
        <w:rPr>
          <w:rFonts w:cstheme="minorHAnsi"/>
          <w:sz w:val="24"/>
          <w:szCs w:val="24"/>
        </w:rPr>
        <w:t xml:space="preserve"> + </w:t>
      </w:r>
      <w:proofErr w:type="spellStart"/>
      <w:r w:rsidRPr="00AD6D65">
        <w:rPr>
          <w:rFonts w:cstheme="minorHAnsi"/>
          <w:b/>
          <w:bCs/>
          <w:sz w:val="24"/>
          <w:szCs w:val="24"/>
        </w:rPr>
        <w:t>AiFactor</w:t>
      </w:r>
      <w:proofErr w:type="spellEnd"/>
      <w:r w:rsidRPr="00AD6D65">
        <w:rPr>
          <w:rFonts w:cstheme="minorHAnsi"/>
          <w:sz w:val="24"/>
          <w:szCs w:val="24"/>
        </w:rPr>
        <w:t xml:space="preserve"> + </w:t>
      </w:r>
      <w:proofErr w:type="spellStart"/>
      <w:r w:rsidRPr="00AD6D65">
        <w:rPr>
          <w:rFonts w:cstheme="minorHAnsi"/>
          <w:b/>
          <w:bCs/>
          <w:sz w:val="24"/>
          <w:szCs w:val="24"/>
        </w:rPr>
        <w:t>Ai_NaFactor</w:t>
      </w:r>
      <w:proofErr w:type="spellEnd"/>
      <w:r w:rsidRPr="00AD6D65">
        <w:rPr>
          <w:rFonts w:cstheme="minorHAnsi"/>
          <w:sz w:val="24"/>
          <w:szCs w:val="24"/>
        </w:rPr>
        <w:t xml:space="preserve"> + </w:t>
      </w:r>
      <w:proofErr w:type="spellStart"/>
      <w:r w:rsidRPr="00AD6D65">
        <w:rPr>
          <w:rFonts w:cstheme="minorHAnsi"/>
          <w:b/>
          <w:bCs/>
          <w:sz w:val="24"/>
          <w:szCs w:val="24"/>
        </w:rPr>
        <w:t>BreakBinFactor</w:t>
      </w:r>
      <w:proofErr w:type="spellEnd"/>
      <w:r w:rsidRPr="00AD6D65">
        <w:rPr>
          <w:rFonts w:cstheme="minorHAnsi"/>
          <w:sz w:val="24"/>
          <w:szCs w:val="24"/>
        </w:rPr>
        <w:t xml:space="preserve"> + </w:t>
      </w:r>
      <w:proofErr w:type="spellStart"/>
      <w:r w:rsidRPr="00AD6D65">
        <w:rPr>
          <w:rFonts w:cstheme="minorHAnsi"/>
          <w:b/>
          <w:bCs/>
          <w:sz w:val="24"/>
          <w:szCs w:val="24"/>
        </w:rPr>
        <w:t>EntropyFactor</w:t>
      </w:r>
      <w:proofErr w:type="spellEnd"/>
      <w:r w:rsidRPr="00AD6D65">
        <w:rPr>
          <w:rFonts w:cstheme="minorHAnsi"/>
          <w:sz w:val="24"/>
          <w:szCs w:val="24"/>
        </w:rPr>
        <w:t xml:space="preserve"> + </w:t>
      </w:r>
      <w:r w:rsidRPr="00AD6D65">
        <w:rPr>
          <w:rFonts w:cstheme="minorHAnsi"/>
          <w:b/>
          <w:bCs/>
          <w:sz w:val="24"/>
          <w:szCs w:val="24"/>
        </w:rPr>
        <w:t>Entropy_Lf2Factor</w:t>
      </w:r>
      <w:r w:rsidRPr="00AD6D65">
        <w:rPr>
          <w:rFonts w:cstheme="minorHAnsi"/>
          <w:sz w:val="24"/>
          <w:szCs w:val="24"/>
        </w:rPr>
        <w:t xml:space="preserve"> + </w:t>
      </w:r>
      <w:proofErr w:type="spellStart"/>
      <w:r w:rsidRPr="00AD6D65">
        <w:rPr>
          <w:rFonts w:cstheme="minorHAnsi"/>
          <w:b/>
          <w:bCs/>
          <w:sz w:val="24"/>
          <w:szCs w:val="24"/>
        </w:rPr>
        <w:t>Entropy_LformFactor</w:t>
      </w:r>
      <w:proofErr w:type="spellEnd"/>
      <w:r w:rsidRPr="00AD6D65">
        <w:rPr>
          <w:rFonts w:cstheme="minorHAnsi"/>
          <w:sz w:val="24"/>
          <w:szCs w:val="24"/>
        </w:rPr>
        <w:t xml:space="preserve"> + </w:t>
      </w:r>
      <w:proofErr w:type="spellStart"/>
      <w:r w:rsidRPr="00AD6D65">
        <w:rPr>
          <w:rFonts w:cstheme="minorHAnsi"/>
          <w:b/>
          <w:bCs/>
          <w:sz w:val="24"/>
          <w:szCs w:val="24"/>
        </w:rPr>
        <w:t>FractalFactor</w:t>
      </w:r>
      <w:proofErr w:type="spellEnd"/>
      <w:r w:rsidRPr="00AD6D65">
        <w:rPr>
          <w:rFonts w:cstheme="minorHAnsi"/>
          <w:sz w:val="24"/>
          <w:szCs w:val="24"/>
        </w:rPr>
        <w:t xml:space="preserve"> + </w:t>
      </w:r>
      <w:proofErr w:type="spellStart"/>
      <w:r w:rsidRPr="00AD6D65">
        <w:rPr>
          <w:rFonts w:cstheme="minorHAnsi"/>
          <w:b/>
          <w:bCs/>
          <w:sz w:val="24"/>
          <w:szCs w:val="24"/>
        </w:rPr>
        <w:t>InterceptFactor</w:t>
      </w:r>
      <w:proofErr w:type="spellEnd"/>
      <w:r w:rsidRPr="00AD6D65">
        <w:rPr>
          <w:rFonts w:cstheme="minorHAnsi"/>
          <w:sz w:val="24"/>
          <w:szCs w:val="24"/>
        </w:rPr>
        <w:t xml:space="preserve"> + </w:t>
      </w:r>
      <w:r w:rsidRPr="00AD6D65">
        <w:rPr>
          <w:rFonts w:cstheme="minorHAnsi"/>
          <w:b/>
          <w:bCs/>
          <w:sz w:val="24"/>
          <w:szCs w:val="24"/>
        </w:rPr>
        <w:t>Lf2Factor</w:t>
      </w:r>
      <w:r w:rsidRPr="00AD6D65">
        <w:rPr>
          <w:rFonts w:cstheme="minorHAnsi"/>
          <w:sz w:val="24"/>
          <w:szCs w:val="24"/>
        </w:rPr>
        <w:t xml:space="preserve"> + </w:t>
      </w:r>
      <w:proofErr w:type="spellStart"/>
      <w:r w:rsidRPr="00AD6D65">
        <w:rPr>
          <w:rFonts w:cstheme="minorHAnsi"/>
          <w:b/>
          <w:bCs/>
          <w:sz w:val="24"/>
          <w:szCs w:val="24"/>
        </w:rPr>
        <w:t>LformFactor</w:t>
      </w:r>
      <w:proofErr w:type="spellEnd"/>
      <w:r w:rsidRPr="00AD6D65">
        <w:rPr>
          <w:rFonts w:cstheme="minorHAnsi"/>
          <w:sz w:val="24"/>
          <w:szCs w:val="24"/>
        </w:rPr>
        <w:t xml:space="preserve"> + </w:t>
      </w:r>
      <w:r w:rsidRPr="00AD6D65">
        <w:rPr>
          <w:rFonts w:cstheme="minorHAnsi"/>
          <w:b/>
          <w:bCs/>
          <w:sz w:val="24"/>
          <w:szCs w:val="24"/>
        </w:rPr>
        <w:t>Lform_Lf2Factor</w:t>
      </w:r>
      <w:r w:rsidRPr="00AD6D65">
        <w:rPr>
          <w:rFonts w:cstheme="minorHAnsi"/>
          <w:sz w:val="24"/>
          <w:szCs w:val="24"/>
        </w:rPr>
        <w:t xml:space="preserve"> + </w:t>
      </w:r>
      <w:proofErr w:type="spellStart"/>
      <w:r w:rsidRPr="00AD6D65">
        <w:rPr>
          <w:rFonts w:cstheme="minorHAnsi"/>
          <w:b/>
          <w:bCs/>
          <w:sz w:val="24"/>
          <w:szCs w:val="24"/>
        </w:rPr>
        <w:t>LnsFactor</w:t>
      </w:r>
      <w:proofErr w:type="spellEnd"/>
      <w:r w:rsidRPr="00AD6D65">
        <w:rPr>
          <w:rFonts w:cstheme="minorHAnsi"/>
          <w:sz w:val="24"/>
          <w:szCs w:val="24"/>
        </w:rPr>
        <w:t xml:space="preserve"> +</w:t>
      </w:r>
    </w:p>
    <w:p w:rsidR="00A775E4" w:rsidRPr="00AD6D65" w:rsidRDefault="00A775E4" w:rsidP="00A775E4">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r w:rsidRPr="00AD6D65">
        <w:rPr>
          <w:rFonts w:cstheme="minorHAnsi"/>
          <w:b/>
          <w:bCs/>
          <w:sz w:val="24"/>
          <w:szCs w:val="24"/>
        </w:rPr>
        <w:t>MaleFactor</w:t>
      </w:r>
      <w:proofErr w:type="spellEnd"/>
      <w:r w:rsidRPr="00AD6D65">
        <w:rPr>
          <w:rFonts w:cstheme="minorHAnsi"/>
          <w:sz w:val="24"/>
          <w:szCs w:val="24"/>
        </w:rPr>
        <w:t xml:space="preserve"> + </w:t>
      </w:r>
      <w:proofErr w:type="spellStart"/>
      <w:r w:rsidRPr="00AD6D65">
        <w:rPr>
          <w:rFonts w:cstheme="minorHAnsi"/>
          <w:b/>
          <w:bCs/>
          <w:sz w:val="24"/>
          <w:szCs w:val="24"/>
        </w:rPr>
        <w:t>NaFactor</w:t>
      </w:r>
      <w:proofErr w:type="spellEnd"/>
      <w:r w:rsidRPr="00AD6D65">
        <w:rPr>
          <w:rFonts w:cstheme="minorHAnsi"/>
          <w:sz w:val="24"/>
          <w:szCs w:val="24"/>
        </w:rPr>
        <w:t xml:space="preserve"> + </w:t>
      </w:r>
      <w:proofErr w:type="spellStart"/>
      <w:r w:rsidRPr="00AD6D65">
        <w:rPr>
          <w:rFonts w:cstheme="minorHAnsi"/>
          <w:b/>
          <w:bCs/>
          <w:sz w:val="24"/>
          <w:szCs w:val="24"/>
        </w:rPr>
        <w:t>RinFactor</w:t>
      </w:r>
      <w:proofErr w:type="spellEnd"/>
      <w:r w:rsidRPr="00AD6D65">
        <w:rPr>
          <w:rFonts w:cstheme="minorHAnsi"/>
          <w:sz w:val="24"/>
          <w:szCs w:val="24"/>
        </w:rPr>
        <w:t xml:space="preserve"> + </w:t>
      </w:r>
      <w:proofErr w:type="spellStart"/>
      <w:r w:rsidRPr="00AD6D65">
        <w:rPr>
          <w:rFonts w:cstheme="minorHAnsi"/>
          <w:b/>
          <w:bCs/>
          <w:sz w:val="24"/>
          <w:szCs w:val="24"/>
        </w:rPr>
        <w:t>RthFactor</w:t>
      </w:r>
      <w:proofErr w:type="spellEnd"/>
      <w:r w:rsidRPr="00AD6D65">
        <w:rPr>
          <w:rFonts w:cstheme="minorHAnsi"/>
          <w:sz w:val="24"/>
          <w:szCs w:val="24"/>
        </w:rPr>
        <w:t>;</w:t>
      </w:r>
    </w:p>
    <w:p w:rsidR="00C85144" w:rsidRPr="00AD6D65" w:rsidRDefault="00C85144" w:rsidP="00C85144">
      <w:pPr>
        <w:autoSpaceDE w:val="0"/>
        <w:autoSpaceDN w:val="0"/>
        <w:adjustRightInd w:val="0"/>
        <w:spacing w:after="0" w:line="240" w:lineRule="auto"/>
        <w:ind w:left="720"/>
        <w:rPr>
          <w:rFonts w:cstheme="minorHAnsi"/>
          <w:b/>
          <w:bCs/>
          <w:sz w:val="24"/>
          <w:szCs w:val="24"/>
        </w:rPr>
      </w:pPr>
    </w:p>
    <w:p w:rsidR="00C85144" w:rsidRPr="00AD6D65" w:rsidRDefault="00C85144" w:rsidP="00C8514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TransformedTotalScore</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Exp</w:t>
      </w:r>
      <w:proofErr w:type="spellEnd"/>
      <w:r w:rsidRPr="00AD6D65">
        <w:rPr>
          <w:rFonts w:cstheme="minorHAnsi"/>
          <w:sz w:val="24"/>
          <w:szCs w:val="24"/>
        </w:rPr>
        <w:t>(</w:t>
      </w:r>
      <w:proofErr w:type="spell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ToDouble</w:t>
      </w:r>
      <w:proofErr w:type="spellEnd"/>
      <w:r w:rsidRPr="00AD6D65">
        <w:rPr>
          <w:rFonts w:cstheme="minorHAnsi"/>
          <w:sz w:val="24"/>
          <w:szCs w:val="24"/>
        </w:rPr>
        <w:t>(</w:t>
      </w:r>
      <w:proofErr w:type="spellStart"/>
      <w:r w:rsidRPr="00AD6D65">
        <w:rPr>
          <w:rFonts w:cstheme="minorHAnsi"/>
          <w:b/>
          <w:bCs/>
          <w:sz w:val="24"/>
          <w:szCs w:val="24"/>
        </w:rPr>
        <w:t>TotalScoreValue</w:t>
      </w:r>
      <w:proofErr w:type="spellEnd"/>
      <w:r w:rsidRPr="00AD6D65">
        <w:rPr>
          <w:rFonts w:cstheme="minorHAnsi"/>
          <w:sz w:val="24"/>
          <w:szCs w:val="24"/>
        </w:rPr>
        <w:t xml:space="preserve">)) / (1 + </w:t>
      </w:r>
      <w:proofErr w:type="spellStart"/>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Exp</w:t>
      </w:r>
      <w:proofErr w:type="spellEnd"/>
      <w:r w:rsidRPr="00AD6D65">
        <w:rPr>
          <w:rFonts w:cstheme="minorHAnsi"/>
          <w:sz w:val="24"/>
          <w:szCs w:val="24"/>
        </w:rPr>
        <w:t>(</w:t>
      </w:r>
      <w:proofErr w:type="spell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ToDouble</w:t>
      </w:r>
      <w:proofErr w:type="spellEnd"/>
      <w:r w:rsidRPr="00AD6D65">
        <w:rPr>
          <w:rFonts w:cstheme="minorHAnsi"/>
          <w:sz w:val="24"/>
          <w:szCs w:val="24"/>
        </w:rPr>
        <w:t>(</w:t>
      </w:r>
      <w:proofErr w:type="spellStart"/>
      <w:r w:rsidRPr="00AD6D65">
        <w:rPr>
          <w:rFonts w:cstheme="minorHAnsi"/>
          <w:b/>
          <w:bCs/>
          <w:sz w:val="24"/>
          <w:szCs w:val="24"/>
        </w:rPr>
        <w:t>TotalScoreValue</w:t>
      </w:r>
      <w:proofErr w:type="spellEnd"/>
      <w:r w:rsidRPr="00AD6D65">
        <w:rPr>
          <w:rFonts w:cstheme="minorHAnsi"/>
          <w:sz w:val="24"/>
          <w:szCs w:val="24"/>
        </w:rPr>
        <w:t>))));</w:t>
      </w:r>
    </w:p>
    <w:p w:rsidR="00A775E4" w:rsidRPr="00AD6D65" w:rsidRDefault="00A775E4">
      <w:pPr>
        <w:rPr>
          <w:rFonts w:cstheme="minorHAnsi"/>
          <w:sz w:val="24"/>
          <w:szCs w:val="24"/>
        </w:rPr>
      </w:pPr>
    </w:p>
    <w:p w:rsidR="001A3747" w:rsidRPr="00AD6D65" w:rsidRDefault="00A775E4">
      <w:pPr>
        <w:rPr>
          <w:rFonts w:cstheme="minorHAnsi"/>
          <w:sz w:val="24"/>
          <w:szCs w:val="24"/>
        </w:rPr>
      </w:pPr>
      <w:r w:rsidRPr="00AD6D65">
        <w:rPr>
          <w:rFonts w:cstheme="minorHAnsi"/>
          <w:sz w:val="24"/>
          <w:szCs w:val="24"/>
        </w:rPr>
        <w:t>The total score is value is obtained by adding together</w:t>
      </w:r>
      <w:r w:rsidR="00C85144" w:rsidRPr="00AD6D65">
        <w:rPr>
          <w:rFonts w:cstheme="minorHAnsi"/>
          <w:sz w:val="24"/>
          <w:szCs w:val="24"/>
        </w:rPr>
        <w:t xml:space="preserve"> the 5 totals that were created, one for each of the factors for the given sector.</w:t>
      </w:r>
    </w:p>
    <w:p w:rsidR="00C85144" w:rsidRPr="00AD6D65" w:rsidRDefault="00C85144">
      <w:pPr>
        <w:rPr>
          <w:rFonts w:cstheme="minorHAnsi"/>
          <w:sz w:val="24"/>
          <w:szCs w:val="24"/>
        </w:rPr>
      </w:pPr>
      <w:r w:rsidRPr="00AD6D65">
        <w:rPr>
          <w:rFonts w:cstheme="minorHAnsi"/>
          <w:sz w:val="24"/>
          <w:szCs w:val="24"/>
        </w:rPr>
        <w:t>Once that total is obtained, the following formula is used to convert the value to the final LR score for the given sector:</w:t>
      </w:r>
    </w:p>
    <w:p w:rsidR="00C85144" w:rsidRPr="00AD6D65" w:rsidRDefault="00C85144">
      <w:pPr>
        <w:rPr>
          <w:rFonts w:cstheme="minorHAnsi"/>
          <w:sz w:val="24"/>
          <w:szCs w:val="24"/>
        </w:rPr>
      </w:pPr>
      <w:r w:rsidRPr="00AD6D65">
        <w:rPr>
          <w:rFonts w:cstheme="minorHAnsi"/>
          <w:sz w:val="24"/>
          <w:szCs w:val="24"/>
        </w:rPr>
        <w:tab/>
        <w:t xml:space="preserve">LR Score </w:t>
      </w:r>
      <w:proofErr w:type="gramStart"/>
      <w:r w:rsidRPr="00AD6D65">
        <w:rPr>
          <w:rFonts w:cstheme="minorHAnsi"/>
          <w:sz w:val="24"/>
          <w:szCs w:val="24"/>
        </w:rPr>
        <w:t>=(</w:t>
      </w:r>
      <w:proofErr w:type="gramEnd"/>
      <w:r w:rsidRPr="00AD6D65">
        <w:rPr>
          <w:rFonts w:cstheme="minorHAnsi"/>
          <w:sz w:val="24"/>
          <w:szCs w:val="24"/>
        </w:rPr>
        <w:t xml:space="preserve"> (Summation of the 5 scores) / 3.5) * 35</w:t>
      </w:r>
    </w:p>
    <w:p w:rsidR="00132599" w:rsidRPr="00AD6D65" w:rsidRDefault="00C85144" w:rsidP="00C85144">
      <w:pPr>
        <w:ind w:left="720"/>
        <w:rPr>
          <w:rFonts w:cstheme="minorHAnsi"/>
          <w:sz w:val="24"/>
          <w:szCs w:val="24"/>
        </w:rPr>
      </w:pPr>
      <w:r w:rsidRPr="00AD6D65">
        <w:rPr>
          <w:rFonts w:cstheme="minorHAnsi"/>
          <w:sz w:val="24"/>
          <w:szCs w:val="24"/>
        </w:rPr>
        <w:t>* If the value is above 25 it is set at 25.</w:t>
      </w:r>
    </w:p>
    <w:p w:rsidR="004C13EC" w:rsidRPr="00AD6D65" w:rsidRDefault="00E851C7">
      <w:pPr>
        <w:rPr>
          <w:rFonts w:cstheme="minorHAnsi"/>
          <w:sz w:val="24"/>
          <w:szCs w:val="24"/>
        </w:rPr>
      </w:pPr>
      <w:r w:rsidRPr="00AD6D65">
        <w:rPr>
          <w:rFonts w:cstheme="minorHAnsi"/>
          <w:sz w:val="24"/>
          <w:szCs w:val="24"/>
        </w:rPr>
        <w:t>This process is repeated for all sectors and for all 20 images.</w:t>
      </w:r>
    </w:p>
    <w:p w:rsidR="006E15D3" w:rsidRPr="00AD6D65" w:rsidRDefault="006E15D3">
      <w:pPr>
        <w:rPr>
          <w:rFonts w:cstheme="minorHAnsi"/>
          <w:b/>
          <w:sz w:val="24"/>
          <w:szCs w:val="24"/>
          <w:u w:val="single"/>
        </w:rPr>
      </w:pPr>
      <w:r w:rsidRPr="00AD6D65">
        <w:rPr>
          <w:rFonts w:cstheme="minorHAnsi"/>
          <w:b/>
          <w:sz w:val="24"/>
          <w:szCs w:val="24"/>
          <w:u w:val="single"/>
        </w:rPr>
        <w:t>Naive/Bayes Score Calculation</w:t>
      </w:r>
    </w:p>
    <w:p w:rsidR="006E15D3" w:rsidRPr="00AD6D65" w:rsidRDefault="006E15D3" w:rsidP="006E15D3">
      <w:pPr>
        <w:rPr>
          <w:rFonts w:cstheme="minorHAnsi"/>
          <w:sz w:val="24"/>
          <w:szCs w:val="24"/>
        </w:rPr>
      </w:pPr>
      <w:r w:rsidRPr="00AD6D65">
        <w:rPr>
          <w:rFonts w:cstheme="minorHAnsi"/>
          <w:sz w:val="24"/>
          <w:szCs w:val="24"/>
        </w:rPr>
        <w:t>The NB score calculation relies on the same raw data described in the first part of this document, but performs radically different mathematical transformations in order to achieve a score.  The score comprises of five (5) different factors that when added together and transformed create the NB score.</w:t>
      </w:r>
    </w:p>
    <w:p w:rsidR="006E15D3" w:rsidRPr="00AD6D65" w:rsidRDefault="006E15D3">
      <w:pPr>
        <w:rPr>
          <w:rFonts w:cstheme="minorHAnsi"/>
          <w:sz w:val="24"/>
          <w:szCs w:val="24"/>
        </w:rPr>
      </w:pPr>
      <w:r w:rsidRPr="00AD6D65">
        <w:rPr>
          <w:rFonts w:cstheme="minorHAnsi"/>
          <w:sz w:val="24"/>
          <w:szCs w:val="24"/>
        </w:rPr>
        <w:t>The calculation relies on a total of 1482 a set of pre-calculated static factors that are used in the calculation.</w:t>
      </w:r>
    </w:p>
    <w:p w:rsidR="00E851C7" w:rsidRPr="00AD6D65" w:rsidRDefault="00D15A65">
      <w:pPr>
        <w:rPr>
          <w:rFonts w:cstheme="minorHAnsi"/>
          <w:sz w:val="24"/>
          <w:szCs w:val="24"/>
        </w:rPr>
      </w:pPr>
      <w:r w:rsidRPr="00AD6D65">
        <w:rPr>
          <w:rFonts w:cstheme="minorHAnsi"/>
          <w:sz w:val="24"/>
          <w:szCs w:val="24"/>
        </w:rPr>
        <w:t xml:space="preserve">The values used in the calculation </w:t>
      </w:r>
      <w:r w:rsidR="0004189D" w:rsidRPr="00AD6D65">
        <w:rPr>
          <w:rFonts w:cstheme="minorHAnsi"/>
          <w:sz w:val="24"/>
          <w:szCs w:val="24"/>
        </w:rPr>
        <w:t>were developed and the development was documented in an engineering study, EPIC ClearView Algorithm Development Report, ENG-025.</w:t>
      </w:r>
      <w:r w:rsidR="006E15D3" w:rsidRPr="00AD6D65">
        <w:rPr>
          <w:rFonts w:cstheme="minorHAnsi"/>
          <w:sz w:val="24"/>
          <w:szCs w:val="24"/>
        </w:rPr>
        <w:t xml:space="preserve"> </w:t>
      </w:r>
    </w:p>
    <w:p w:rsidR="00C14278" w:rsidRPr="00AD6D65" w:rsidRDefault="00C14278">
      <w:pPr>
        <w:rPr>
          <w:rFonts w:cstheme="minorHAnsi"/>
          <w:sz w:val="24"/>
          <w:szCs w:val="24"/>
        </w:rPr>
      </w:pPr>
      <w:r w:rsidRPr="00AD6D65">
        <w:rPr>
          <w:rFonts w:cstheme="minorHAnsi"/>
          <w:sz w:val="24"/>
          <w:szCs w:val="24"/>
        </w:rPr>
        <w:t>The transformations used in the calculations are below:</w:t>
      </w:r>
    </w:p>
    <w:tbl>
      <w:tblPr>
        <w:tblStyle w:val="LightList-Accent11"/>
        <w:tblW w:w="7740" w:type="dxa"/>
        <w:jc w:val="center"/>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3044" w:author="Brian Cullinan" w:date="2013-04-10T15:52:00Z">
          <w:tblPr>
            <w:tblStyle w:val="LightList-Accent11"/>
            <w:tblW w:w="919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2970"/>
        <w:gridCol w:w="2430"/>
        <w:gridCol w:w="2340"/>
        <w:tblGridChange w:id="3045">
          <w:tblGrid>
            <w:gridCol w:w="2448"/>
            <w:gridCol w:w="2430"/>
            <w:gridCol w:w="4320"/>
          </w:tblGrid>
        </w:tblGridChange>
      </w:tblGrid>
      <w:tr w:rsidR="00D15A65" w:rsidRPr="00AD6D65" w:rsidTr="008306AE">
        <w:trPr>
          <w:cnfStyle w:val="100000000000" w:firstRow="1" w:lastRow="0" w:firstColumn="0" w:lastColumn="0" w:oddVBand="0" w:evenVBand="0" w:oddHBand="0" w:evenHBand="0" w:firstRowFirstColumn="0" w:firstRowLastColumn="0" w:lastRowFirstColumn="0" w:lastRowLastColumn="0"/>
          <w:trHeight w:val="70"/>
          <w:tblHeader/>
          <w:jc w:val="center"/>
          <w:trPrChange w:id="3046" w:author="Brian Cullinan" w:date="2013-04-10T15:52:00Z">
            <w:trPr>
              <w:trHeight w:val="519"/>
              <w:tblHeader/>
            </w:trPr>
          </w:trPrChange>
        </w:trPr>
        <w:tc>
          <w:tcPr>
            <w:cnfStyle w:val="001000000000" w:firstRow="0" w:lastRow="0" w:firstColumn="1" w:lastColumn="0" w:oddVBand="0" w:evenVBand="0" w:oddHBand="0" w:evenHBand="0" w:firstRowFirstColumn="0" w:firstRowLastColumn="0" w:lastRowFirstColumn="0" w:lastRowLastColumn="0"/>
            <w:tcW w:w="2970" w:type="dxa"/>
            <w:vAlign w:val="center"/>
            <w:tcPrChange w:id="3047" w:author="Brian Cullinan" w:date="2013-04-10T15:52:00Z">
              <w:tcPr>
                <w:tcW w:w="2448" w:type="dxa"/>
                <w:vAlign w:val="center"/>
              </w:tcPr>
            </w:tcPrChange>
          </w:tcPr>
          <w:p w:rsidR="00D15A65" w:rsidRPr="00AD6D65" w:rsidRDefault="00D15A65" w:rsidP="00AD6580">
            <w:pPr>
              <w:jc w:val="center"/>
              <w:cnfStyle w:val="101000000000" w:firstRow="1" w:lastRow="0" w:firstColumn="1"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ClearView Scan Coefficient</w:t>
            </w:r>
          </w:p>
        </w:tc>
        <w:tc>
          <w:tcPr>
            <w:tcW w:w="2430" w:type="dxa"/>
            <w:vAlign w:val="center"/>
            <w:tcPrChange w:id="3048" w:author="Brian Cullinan" w:date="2013-04-10T15:52:00Z">
              <w:tcPr>
                <w:tcW w:w="2430" w:type="dxa"/>
                <w:vAlign w:val="center"/>
              </w:tcPr>
            </w:tcPrChange>
          </w:tcPr>
          <w:p w:rsidR="00D15A65" w:rsidRPr="00AD6D65" w:rsidRDefault="00D15A65" w:rsidP="00AD6580">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Variable Name</w:t>
            </w:r>
          </w:p>
        </w:tc>
        <w:tc>
          <w:tcPr>
            <w:tcW w:w="2340" w:type="dxa"/>
            <w:vAlign w:val="center"/>
            <w:tcPrChange w:id="3049" w:author="Brian Cullinan" w:date="2013-04-10T15:52:00Z">
              <w:tcPr>
                <w:tcW w:w="4320" w:type="dxa"/>
                <w:vAlign w:val="center"/>
              </w:tcPr>
            </w:tcPrChange>
          </w:tcPr>
          <w:p w:rsidR="00D15A65" w:rsidRPr="00AD6D65" w:rsidRDefault="00D15A65" w:rsidP="00AD6580">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Data Transformation</w:t>
            </w:r>
          </w:p>
        </w:tc>
      </w:tr>
      <w:tr w:rsidR="00D15A65" w:rsidRPr="00AD6D65" w:rsidTr="00B041CC">
        <w:trPr>
          <w:cnfStyle w:val="000000100000" w:firstRow="0" w:lastRow="0" w:firstColumn="0" w:lastColumn="0" w:oddVBand="0" w:evenVBand="0" w:oddHBand="1" w:evenHBand="0" w:firstRowFirstColumn="0" w:firstRowLastColumn="0" w:lastRowFirstColumn="0" w:lastRowLastColumn="0"/>
          <w:trHeight w:val="267"/>
          <w:jc w:val="center"/>
          <w:trPrChange w:id="3050" w:author="Brian Cullinan" w:date="2013-04-10T15:53:00Z">
            <w:trPr>
              <w:trHeight w:val="267"/>
            </w:trPr>
          </w:trPrChange>
        </w:trPr>
        <w:tc>
          <w:tcPr>
            <w:cnfStyle w:val="001000000000" w:firstRow="0" w:lastRow="0" w:firstColumn="1" w:lastColumn="0" w:oddVBand="0" w:evenVBand="0" w:oddHBand="0" w:evenHBand="0" w:firstRowFirstColumn="0" w:firstRowLastColumn="0" w:lastRowFirstColumn="0" w:lastRowLastColumn="0"/>
            <w:tcW w:w="2970" w:type="dxa"/>
            <w:tcBorders>
              <w:top w:val="none" w:sz="0" w:space="0" w:color="auto"/>
              <w:left w:val="none" w:sz="0" w:space="0" w:color="auto"/>
              <w:bottom w:val="none" w:sz="0" w:space="0" w:color="auto"/>
            </w:tcBorders>
            <w:tcPrChange w:id="3051" w:author="Brian Cullinan" w:date="2013-04-10T15:53:00Z">
              <w:tcPr>
                <w:tcW w:w="2448" w:type="dxa"/>
                <w:tcBorders>
                  <w:top w:val="none" w:sz="0" w:space="0" w:color="auto"/>
                  <w:left w:val="none" w:sz="0" w:space="0" w:color="auto"/>
                  <w:bottom w:val="none" w:sz="0" w:space="0" w:color="auto"/>
                </w:tcBorders>
              </w:tcPr>
            </w:tcPrChange>
          </w:tcPr>
          <w:p w:rsidR="00D15A65" w:rsidRPr="00AD6D65" w:rsidRDefault="00D15A65" w:rsidP="00AD6580">
            <w:pPr>
              <w:cnfStyle w:val="001000100000" w:firstRow="0" w:lastRow="0" w:firstColumn="1" w:lastColumn="0" w:oddVBand="0" w:evenVBand="0" w:oddHBand="1" w:evenHBand="0" w:firstRowFirstColumn="0" w:firstRowLastColumn="0" w:lastRowFirstColumn="0" w:lastRowLastColumn="0"/>
              <w:rPr>
                <w:rFonts w:cstheme="minorHAnsi"/>
                <w:b w:val="0"/>
                <w:sz w:val="24"/>
                <w:szCs w:val="24"/>
              </w:rPr>
            </w:pPr>
            <w:r w:rsidRPr="00AD6D65">
              <w:rPr>
                <w:rFonts w:cstheme="minorHAnsi"/>
                <w:sz w:val="24"/>
                <w:szCs w:val="24"/>
              </w:rPr>
              <w:t>Average Intensity</w:t>
            </w:r>
          </w:p>
        </w:tc>
        <w:tc>
          <w:tcPr>
            <w:tcW w:w="2430" w:type="dxa"/>
            <w:tcBorders>
              <w:top w:val="none" w:sz="0" w:space="0" w:color="auto"/>
              <w:bottom w:val="none" w:sz="0" w:space="0" w:color="auto"/>
            </w:tcBorders>
            <w:tcPrChange w:id="3052" w:author="Brian Cullinan" w:date="2013-04-10T15:53:00Z">
              <w:tcPr>
                <w:tcW w:w="2430" w:type="dxa"/>
                <w:tcBorders>
                  <w:top w:val="none" w:sz="0" w:space="0" w:color="auto"/>
                  <w:bottom w:val="none" w:sz="0" w:space="0" w:color="auto"/>
                </w:tcBorders>
              </w:tcPr>
            </w:tcPrChange>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AI</w:t>
            </w:r>
          </w:p>
        </w:tc>
        <w:tc>
          <w:tcPr>
            <w:tcW w:w="2340" w:type="dxa"/>
            <w:tcBorders>
              <w:top w:val="none" w:sz="0" w:space="0" w:color="auto"/>
              <w:bottom w:val="none" w:sz="0" w:space="0" w:color="auto"/>
              <w:right w:val="none" w:sz="0" w:space="0" w:color="auto"/>
            </w:tcBorders>
            <w:shd w:val="clear" w:color="auto" w:fill="EEECE1" w:themeFill="background2"/>
            <w:tcPrChange w:id="3053" w:author="Brian Cullinan" w:date="2013-04-10T15:53:00Z">
              <w:tcPr>
                <w:tcW w:w="4320" w:type="dxa"/>
                <w:tcBorders>
                  <w:top w:val="none" w:sz="0" w:space="0" w:color="auto"/>
                  <w:bottom w:val="none" w:sz="0" w:space="0" w:color="auto"/>
                  <w:right w:val="none" w:sz="0" w:space="0" w:color="auto"/>
                </w:tcBorders>
              </w:tcPr>
            </w:tcPrChange>
          </w:tcPr>
          <w:p w:rsidR="00D15A65"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D15A65" w:rsidRPr="00AD6D65" w:rsidTr="00B041CC">
        <w:trPr>
          <w:trHeight w:val="267"/>
          <w:jc w:val="center"/>
          <w:trPrChange w:id="3054" w:author="Brian Cullinan" w:date="2013-04-10T15:53:00Z">
            <w:trPr>
              <w:trHeight w:val="267"/>
            </w:trPr>
          </w:trPrChange>
        </w:trPr>
        <w:tc>
          <w:tcPr>
            <w:cnfStyle w:val="001000000000" w:firstRow="0" w:lastRow="0" w:firstColumn="1" w:lastColumn="0" w:oddVBand="0" w:evenVBand="0" w:oddHBand="0" w:evenHBand="0" w:firstRowFirstColumn="0" w:firstRowLastColumn="0" w:lastRowFirstColumn="0" w:lastRowLastColumn="0"/>
            <w:tcW w:w="2970" w:type="dxa"/>
            <w:tcPrChange w:id="3055" w:author="Brian Cullinan" w:date="2013-04-10T15:53:00Z">
              <w:tcPr>
                <w:tcW w:w="2448" w:type="dxa"/>
              </w:tcPr>
            </w:tcPrChange>
          </w:tcPr>
          <w:p w:rsidR="00D15A65" w:rsidRPr="00AD6D65" w:rsidRDefault="00D15A65" w:rsidP="00AD6580">
            <w:pPr>
              <w:rPr>
                <w:rFonts w:cstheme="minorHAnsi"/>
                <w:sz w:val="24"/>
                <w:szCs w:val="24"/>
              </w:rPr>
            </w:pPr>
            <w:r w:rsidRPr="00AD6D65">
              <w:rPr>
                <w:rFonts w:cstheme="minorHAnsi"/>
                <w:sz w:val="24"/>
                <w:szCs w:val="24"/>
              </w:rPr>
              <w:t>Average Intensity (1)</w:t>
            </w:r>
          </w:p>
        </w:tc>
        <w:tc>
          <w:tcPr>
            <w:tcW w:w="2430" w:type="dxa"/>
            <w:tcPrChange w:id="3056" w:author="Brian Cullinan" w:date="2013-04-10T15:53:00Z">
              <w:tcPr>
                <w:tcW w:w="2430" w:type="dxa"/>
              </w:tcPr>
            </w:tcPrChange>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AI1</w:t>
            </w:r>
          </w:p>
        </w:tc>
        <w:tc>
          <w:tcPr>
            <w:tcW w:w="2340" w:type="dxa"/>
            <w:shd w:val="clear" w:color="auto" w:fill="EEECE1" w:themeFill="background2"/>
            <w:tcPrChange w:id="3057" w:author="Brian Cullinan" w:date="2013-04-10T15:53:00Z">
              <w:tcPr>
                <w:tcW w:w="4320" w:type="dxa"/>
              </w:tcPr>
            </w:tcPrChange>
          </w:tcPr>
          <w:p w:rsidR="00D15A65" w:rsidRPr="00AD6D65" w:rsidRDefault="00E76E62"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D15A65" w:rsidRPr="00AD6D65" w:rsidTr="00B041CC">
        <w:trPr>
          <w:cnfStyle w:val="000000100000" w:firstRow="0" w:lastRow="0" w:firstColumn="0" w:lastColumn="0" w:oddVBand="0" w:evenVBand="0" w:oddHBand="1" w:evenHBand="0" w:firstRowFirstColumn="0" w:firstRowLastColumn="0" w:lastRowFirstColumn="0" w:lastRowLastColumn="0"/>
          <w:trHeight w:val="267"/>
          <w:jc w:val="center"/>
          <w:trPrChange w:id="3058" w:author="Brian Cullinan" w:date="2013-04-10T15:53:00Z">
            <w:trPr>
              <w:trHeight w:val="267"/>
            </w:trPr>
          </w:trPrChange>
        </w:trPr>
        <w:tc>
          <w:tcPr>
            <w:cnfStyle w:val="001000000000" w:firstRow="0" w:lastRow="0" w:firstColumn="1" w:lastColumn="0" w:oddVBand="0" w:evenVBand="0" w:oddHBand="0" w:evenHBand="0" w:firstRowFirstColumn="0" w:firstRowLastColumn="0" w:lastRowFirstColumn="0" w:lastRowLastColumn="0"/>
            <w:tcW w:w="2970" w:type="dxa"/>
            <w:tcBorders>
              <w:top w:val="none" w:sz="0" w:space="0" w:color="auto"/>
              <w:left w:val="none" w:sz="0" w:space="0" w:color="auto"/>
              <w:bottom w:val="none" w:sz="0" w:space="0" w:color="auto"/>
            </w:tcBorders>
            <w:tcPrChange w:id="3059" w:author="Brian Cullinan" w:date="2013-04-10T15:53:00Z">
              <w:tcPr>
                <w:tcW w:w="2448" w:type="dxa"/>
                <w:tcBorders>
                  <w:top w:val="none" w:sz="0" w:space="0" w:color="auto"/>
                  <w:left w:val="none" w:sz="0" w:space="0" w:color="auto"/>
                  <w:bottom w:val="none" w:sz="0" w:space="0" w:color="auto"/>
                </w:tcBorders>
              </w:tcPr>
            </w:tcPrChange>
          </w:tcPr>
          <w:p w:rsidR="00D15A65" w:rsidRPr="00AD6D65" w:rsidRDefault="00D15A65" w:rsidP="00AD6580">
            <w:pPr>
              <w:cnfStyle w:val="001000100000" w:firstRow="0" w:lastRow="0" w:firstColumn="1"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Average Intensity (2)</w:t>
            </w:r>
          </w:p>
        </w:tc>
        <w:tc>
          <w:tcPr>
            <w:tcW w:w="2430" w:type="dxa"/>
            <w:tcBorders>
              <w:top w:val="none" w:sz="0" w:space="0" w:color="auto"/>
              <w:bottom w:val="none" w:sz="0" w:space="0" w:color="auto"/>
            </w:tcBorders>
            <w:tcPrChange w:id="3060" w:author="Brian Cullinan" w:date="2013-04-10T15:53:00Z">
              <w:tcPr>
                <w:tcW w:w="2430" w:type="dxa"/>
                <w:tcBorders>
                  <w:top w:val="none" w:sz="0" w:space="0" w:color="auto"/>
                  <w:bottom w:val="none" w:sz="0" w:space="0" w:color="auto"/>
                </w:tcBorders>
              </w:tcPr>
            </w:tcPrChange>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AI2</w:t>
            </w:r>
          </w:p>
        </w:tc>
        <w:tc>
          <w:tcPr>
            <w:tcW w:w="2340" w:type="dxa"/>
            <w:tcBorders>
              <w:top w:val="none" w:sz="0" w:space="0" w:color="auto"/>
              <w:bottom w:val="none" w:sz="0" w:space="0" w:color="auto"/>
              <w:right w:val="none" w:sz="0" w:space="0" w:color="auto"/>
            </w:tcBorders>
            <w:shd w:val="clear" w:color="auto" w:fill="EEECE1" w:themeFill="background2"/>
            <w:tcPrChange w:id="3061" w:author="Brian Cullinan" w:date="2013-04-10T15:53:00Z">
              <w:tcPr>
                <w:tcW w:w="4320" w:type="dxa"/>
                <w:tcBorders>
                  <w:top w:val="none" w:sz="0" w:space="0" w:color="auto"/>
                  <w:bottom w:val="none" w:sz="0" w:space="0" w:color="auto"/>
                  <w:right w:val="none" w:sz="0" w:space="0" w:color="auto"/>
                </w:tcBorders>
              </w:tcPr>
            </w:tcPrChange>
          </w:tcPr>
          <w:p w:rsidR="00D15A65"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D15A65" w:rsidRPr="00AD6D65" w:rsidTr="008306AE">
        <w:trPr>
          <w:trHeight w:val="251"/>
          <w:jc w:val="center"/>
          <w:trPrChange w:id="3062" w:author="Brian Cullinan" w:date="2013-04-10T15:52:00Z">
            <w:trPr>
              <w:trHeight w:val="251"/>
            </w:trPr>
          </w:trPrChange>
        </w:trPr>
        <w:tc>
          <w:tcPr>
            <w:cnfStyle w:val="001000000000" w:firstRow="0" w:lastRow="0" w:firstColumn="1" w:lastColumn="0" w:oddVBand="0" w:evenVBand="0" w:oddHBand="0" w:evenHBand="0" w:firstRowFirstColumn="0" w:firstRowLastColumn="0" w:lastRowFirstColumn="0" w:lastRowLastColumn="0"/>
            <w:tcW w:w="2970" w:type="dxa"/>
            <w:tcPrChange w:id="3063" w:author="Brian Cullinan" w:date="2013-04-10T15:52:00Z">
              <w:tcPr>
                <w:tcW w:w="2448" w:type="dxa"/>
              </w:tcPr>
            </w:tcPrChange>
          </w:tcPr>
          <w:p w:rsidR="00D15A65" w:rsidRPr="00AD6D65" w:rsidRDefault="00D15A65" w:rsidP="00AD6580">
            <w:pPr>
              <w:rPr>
                <w:rFonts w:cstheme="minorHAnsi"/>
                <w:sz w:val="24"/>
                <w:szCs w:val="24"/>
              </w:rPr>
            </w:pPr>
            <w:r w:rsidRPr="00AD6D65">
              <w:rPr>
                <w:rFonts w:cstheme="minorHAnsi"/>
                <w:sz w:val="24"/>
                <w:szCs w:val="24"/>
              </w:rPr>
              <w:t>Average Intensity (3)</w:t>
            </w:r>
          </w:p>
        </w:tc>
        <w:tc>
          <w:tcPr>
            <w:tcW w:w="2430" w:type="dxa"/>
            <w:tcPrChange w:id="3064" w:author="Brian Cullinan" w:date="2013-04-10T15:52:00Z">
              <w:tcPr>
                <w:tcW w:w="2430" w:type="dxa"/>
              </w:tcPr>
            </w:tcPrChange>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AI3</w:t>
            </w:r>
          </w:p>
        </w:tc>
        <w:tc>
          <w:tcPr>
            <w:tcW w:w="2340" w:type="dxa"/>
            <w:tcPrChange w:id="3065" w:author="Brian Cullinan" w:date="2013-04-10T15:52:00Z">
              <w:tcPr>
                <w:tcW w:w="4320" w:type="dxa"/>
              </w:tcPr>
            </w:tcPrChange>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LOG(AI3 + 5)</w:t>
            </w:r>
          </w:p>
        </w:tc>
      </w:tr>
      <w:tr w:rsidR="00D15A65" w:rsidRPr="00AD6D65" w:rsidTr="008306AE">
        <w:trPr>
          <w:cnfStyle w:val="000000100000" w:firstRow="0" w:lastRow="0" w:firstColumn="0" w:lastColumn="0" w:oddVBand="0" w:evenVBand="0" w:oddHBand="1" w:evenHBand="0" w:firstRowFirstColumn="0" w:firstRowLastColumn="0" w:lastRowFirstColumn="0" w:lastRowLastColumn="0"/>
          <w:trHeight w:val="267"/>
          <w:jc w:val="center"/>
          <w:trPrChange w:id="3066" w:author="Brian Cullinan" w:date="2013-04-10T15:52:00Z">
            <w:trPr>
              <w:trHeight w:val="267"/>
            </w:trPr>
          </w:trPrChange>
        </w:trPr>
        <w:tc>
          <w:tcPr>
            <w:cnfStyle w:val="001000000000" w:firstRow="0" w:lastRow="0" w:firstColumn="1" w:lastColumn="0" w:oddVBand="0" w:evenVBand="0" w:oddHBand="0" w:evenHBand="0" w:firstRowFirstColumn="0" w:firstRowLastColumn="0" w:lastRowFirstColumn="0" w:lastRowLastColumn="0"/>
            <w:tcW w:w="2970" w:type="dxa"/>
            <w:tcBorders>
              <w:top w:val="none" w:sz="0" w:space="0" w:color="auto"/>
              <w:left w:val="none" w:sz="0" w:space="0" w:color="auto"/>
              <w:bottom w:val="none" w:sz="0" w:space="0" w:color="auto"/>
            </w:tcBorders>
            <w:tcPrChange w:id="3067" w:author="Brian Cullinan" w:date="2013-04-10T15:52:00Z">
              <w:tcPr>
                <w:tcW w:w="2448" w:type="dxa"/>
                <w:tcBorders>
                  <w:top w:val="none" w:sz="0" w:space="0" w:color="auto"/>
                  <w:left w:val="none" w:sz="0" w:space="0" w:color="auto"/>
                  <w:bottom w:val="none" w:sz="0" w:space="0" w:color="auto"/>
                </w:tcBorders>
              </w:tcPr>
            </w:tcPrChange>
          </w:tcPr>
          <w:p w:rsidR="00D15A65" w:rsidRPr="00AD6D65" w:rsidRDefault="00D15A65" w:rsidP="00AD6580">
            <w:pPr>
              <w:cnfStyle w:val="001000100000" w:firstRow="0" w:lastRow="0" w:firstColumn="1"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Average Intensity (4)</w:t>
            </w:r>
          </w:p>
        </w:tc>
        <w:tc>
          <w:tcPr>
            <w:tcW w:w="2430" w:type="dxa"/>
            <w:tcBorders>
              <w:top w:val="none" w:sz="0" w:space="0" w:color="auto"/>
              <w:bottom w:val="none" w:sz="0" w:space="0" w:color="auto"/>
            </w:tcBorders>
            <w:tcPrChange w:id="3068" w:author="Brian Cullinan" w:date="2013-04-10T15:52:00Z">
              <w:tcPr>
                <w:tcW w:w="2430" w:type="dxa"/>
                <w:tcBorders>
                  <w:top w:val="none" w:sz="0" w:space="0" w:color="auto"/>
                  <w:bottom w:val="none" w:sz="0" w:space="0" w:color="auto"/>
                </w:tcBorders>
              </w:tcPr>
            </w:tcPrChange>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AI4</w:t>
            </w:r>
          </w:p>
        </w:tc>
        <w:tc>
          <w:tcPr>
            <w:tcW w:w="2340" w:type="dxa"/>
            <w:tcBorders>
              <w:top w:val="none" w:sz="0" w:space="0" w:color="auto"/>
              <w:bottom w:val="none" w:sz="0" w:space="0" w:color="auto"/>
              <w:right w:val="none" w:sz="0" w:space="0" w:color="auto"/>
            </w:tcBorders>
            <w:tcPrChange w:id="3069" w:author="Brian Cullinan" w:date="2013-04-10T15:52:00Z">
              <w:tcPr>
                <w:tcW w:w="4320" w:type="dxa"/>
                <w:tcBorders>
                  <w:top w:val="none" w:sz="0" w:space="0" w:color="auto"/>
                  <w:bottom w:val="none" w:sz="0" w:space="0" w:color="auto"/>
                  <w:right w:val="none" w:sz="0" w:space="0" w:color="auto"/>
                </w:tcBorders>
              </w:tcPr>
            </w:tcPrChange>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LOG(AI4 + 5)</w:t>
            </w:r>
          </w:p>
        </w:tc>
      </w:tr>
      <w:tr w:rsidR="00D15A65" w:rsidRPr="00AD6D65" w:rsidTr="00B041CC">
        <w:trPr>
          <w:trHeight w:val="297"/>
          <w:jc w:val="center"/>
          <w:trPrChange w:id="3070" w:author="Brian Cullinan" w:date="2013-04-10T15:53:00Z">
            <w:trPr>
              <w:trHeight w:val="297"/>
            </w:trPr>
          </w:trPrChange>
        </w:trPr>
        <w:tc>
          <w:tcPr>
            <w:cnfStyle w:val="001000000000" w:firstRow="0" w:lastRow="0" w:firstColumn="1" w:lastColumn="0" w:oddVBand="0" w:evenVBand="0" w:oddHBand="0" w:evenHBand="0" w:firstRowFirstColumn="0" w:firstRowLastColumn="0" w:lastRowFirstColumn="0" w:lastRowLastColumn="0"/>
            <w:tcW w:w="2970" w:type="dxa"/>
            <w:tcPrChange w:id="3071" w:author="Brian Cullinan" w:date="2013-04-10T15:53:00Z">
              <w:tcPr>
                <w:tcW w:w="2448" w:type="dxa"/>
              </w:tcPr>
            </w:tcPrChange>
          </w:tcPr>
          <w:p w:rsidR="00D15A65" w:rsidRPr="00AD6D65" w:rsidRDefault="00D15A65" w:rsidP="00AD6580">
            <w:pPr>
              <w:rPr>
                <w:rFonts w:cstheme="minorHAnsi"/>
                <w:b w:val="0"/>
                <w:sz w:val="24"/>
                <w:szCs w:val="24"/>
              </w:rPr>
            </w:pPr>
            <w:r w:rsidRPr="00AD6D65">
              <w:rPr>
                <w:rFonts w:cstheme="minorHAnsi"/>
                <w:sz w:val="24"/>
                <w:szCs w:val="24"/>
              </w:rPr>
              <w:t>Break</w:t>
            </w:r>
          </w:p>
        </w:tc>
        <w:tc>
          <w:tcPr>
            <w:tcW w:w="2430" w:type="dxa"/>
            <w:tcPrChange w:id="3072" w:author="Brian Cullinan" w:date="2013-04-10T15:53:00Z">
              <w:tcPr>
                <w:tcW w:w="2430" w:type="dxa"/>
              </w:tcPr>
            </w:tcPrChange>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BREAKCOEFFICIENT</w:t>
            </w:r>
          </w:p>
        </w:tc>
        <w:tc>
          <w:tcPr>
            <w:tcW w:w="2340" w:type="dxa"/>
            <w:shd w:val="clear" w:color="auto" w:fill="EEECE1" w:themeFill="background2"/>
            <w:tcPrChange w:id="3073" w:author="Brian Cullinan" w:date="2013-04-10T15:53:00Z">
              <w:tcPr>
                <w:tcW w:w="4320" w:type="dxa"/>
              </w:tcPr>
            </w:tcPrChange>
          </w:tcPr>
          <w:p w:rsidR="00D15A65" w:rsidRPr="00AD6D65" w:rsidRDefault="00E76E62"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b/>
                <w:sz w:val="24"/>
                <w:szCs w:val="24"/>
              </w:rPr>
              <w:t>None</w:t>
            </w:r>
          </w:p>
        </w:tc>
      </w:tr>
      <w:tr w:rsidR="00D15A65" w:rsidRPr="00AD6D65" w:rsidTr="00B041CC">
        <w:trPr>
          <w:cnfStyle w:val="000000100000" w:firstRow="0" w:lastRow="0" w:firstColumn="0" w:lastColumn="0" w:oddVBand="0" w:evenVBand="0" w:oddHBand="1" w:evenHBand="0" w:firstRowFirstColumn="0" w:firstRowLastColumn="0" w:lastRowFirstColumn="0" w:lastRowLastColumn="0"/>
          <w:trHeight w:val="267"/>
          <w:jc w:val="center"/>
          <w:trPrChange w:id="3074" w:author="Brian Cullinan" w:date="2013-04-10T15:53:00Z">
            <w:trPr>
              <w:trHeight w:val="267"/>
            </w:trPr>
          </w:trPrChange>
        </w:trPr>
        <w:tc>
          <w:tcPr>
            <w:cnfStyle w:val="001000000000" w:firstRow="0" w:lastRow="0" w:firstColumn="1" w:lastColumn="0" w:oddVBand="0" w:evenVBand="0" w:oddHBand="0" w:evenHBand="0" w:firstRowFirstColumn="0" w:firstRowLastColumn="0" w:lastRowFirstColumn="0" w:lastRowLastColumn="0"/>
            <w:tcW w:w="2970" w:type="dxa"/>
            <w:tcBorders>
              <w:top w:val="none" w:sz="0" w:space="0" w:color="auto"/>
              <w:left w:val="none" w:sz="0" w:space="0" w:color="auto"/>
              <w:bottom w:val="none" w:sz="0" w:space="0" w:color="auto"/>
            </w:tcBorders>
            <w:tcPrChange w:id="3075" w:author="Brian Cullinan" w:date="2013-04-10T15:53:00Z">
              <w:tcPr>
                <w:tcW w:w="2448" w:type="dxa"/>
                <w:tcBorders>
                  <w:top w:val="none" w:sz="0" w:space="0" w:color="auto"/>
                  <w:left w:val="none" w:sz="0" w:space="0" w:color="auto"/>
                  <w:bottom w:val="none" w:sz="0" w:space="0" w:color="auto"/>
                </w:tcBorders>
              </w:tcPr>
            </w:tcPrChange>
          </w:tcPr>
          <w:p w:rsidR="00D15A65" w:rsidRPr="00AD6D65" w:rsidRDefault="00D15A65" w:rsidP="00AD6580">
            <w:pPr>
              <w:cnfStyle w:val="001000100000" w:firstRow="0" w:lastRow="0" w:firstColumn="1" w:lastColumn="0" w:oddVBand="0" w:evenVBand="0" w:oddHBand="1" w:evenHBand="0" w:firstRowFirstColumn="0" w:firstRowLastColumn="0" w:lastRowFirstColumn="0" w:lastRowLastColumn="0"/>
              <w:rPr>
                <w:rFonts w:cstheme="minorHAnsi"/>
                <w:b w:val="0"/>
                <w:sz w:val="24"/>
                <w:szCs w:val="24"/>
              </w:rPr>
            </w:pPr>
            <w:r w:rsidRPr="00AD6D65">
              <w:rPr>
                <w:rFonts w:cstheme="minorHAnsi"/>
                <w:sz w:val="24"/>
                <w:szCs w:val="24"/>
              </w:rPr>
              <w:t>Entropy</w:t>
            </w:r>
          </w:p>
        </w:tc>
        <w:tc>
          <w:tcPr>
            <w:tcW w:w="2430" w:type="dxa"/>
            <w:tcBorders>
              <w:top w:val="none" w:sz="0" w:space="0" w:color="auto"/>
              <w:bottom w:val="none" w:sz="0" w:space="0" w:color="auto"/>
            </w:tcBorders>
            <w:tcPrChange w:id="3076" w:author="Brian Cullinan" w:date="2013-04-10T15:53:00Z">
              <w:tcPr>
                <w:tcW w:w="2430" w:type="dxa"/>
                <w:tcBorders>
                  <w:top w:val="none" w:sz="0" w:space="0" w:color="auto"/>
                  <w:bottom w:val="none" w:sz="0" w:space="0" w:color="auto"/>
                </w:tcBorders>
              </w:tcPr>
            </w:tcPrChange>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ENTROPY</w:t>
            </w:r>
          </w:p>
        </w:tc>
        <w:tc>
          <w:tcPr>
            <w:tcW w:w="2340" w:type="dxa"/>
            <w:tcBorders>
              <w:top w:val="none" w:sz="0" w:space="0" w:color="auto"/>
              <w:bottom w:val="none" w:sz="0" w:space="0" w:color="auto"/>
              <w:right w:val="none" w:sz="0" w:space="0" w:color="auto"/>
            </w:tcBorders>
            <w:shd w:val="clear" w:color="auto" w:fill="EEECE1" w:themeFill="background2"/>
            <w:tcPrChange w:id="3077" w:author="Brian Cullinan" w:date="2013-04-10T15:53:00Z">
              <w:tcPr>
                <w:tcW w:w="4320" w:type="dxa"/>
                <w:tcBorders>
                  <w:top w:val="none" w:sz="0" w:space="0" w:color="auto"/>
                  <w:bottom w:val="none" w:sz="0" w:space="0" w:color="auto"/>
                  <w:right w:val="none" w:sz="0" w:space="0" w:color="auto"/>
                </w:tcBorders>
              </w:tcPr>
            </w:tcPrChange>
          </w:tcPr>
          <w:p w:rsidR="00D15A65"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D15A65" w:rsidRPr="00AD6D65" w:rsidTr="00B041CC">
        <w:trPr>
          <w:trHeight w:val="251"/>
          <w:jc w:val="center"/>
          <w:trPrChange w:id="3078" w:author="Brian Cullinan" w:date="2013-04-10T15:53:00Z">
            <w:trPr>
              <w:trHeight w:val="251"/>
            </w:trPr>
          </w:trPrChange>
        </w:trPr>
        <w:tc>
          <w:tcPr>
            <w:cnfStyle w:val="001000000000" w:firstRow="0" w:lastRow="0" w:firstColumn="1" w:lastColumn="0" w:oddVBand="0" w:evenVBand="0" w:oddHBand="0" w:evenHBand="0" w:firstRowFirstColumn="0" w:firstRowLastColumn="0" w:lastRowFirstColumn="0" w:lastRowLastColumn="0"/>
            <w:tcW w:w="2970" w:type="dxa"/>
            <w:tcPrChange w:id="3079" w:author="Brian Cullinan" w:date="2013-04-10T15:53:00Z">
              <w:tcPr>
                <w:tcW w:w="2448" w:type="dxa"/>
              </w:tcPr>
            </w:tcPrChange>
          </w:tcPr>
          <w:p w:rsidR="00D15A65" w:rsidRPr="00AD6D65" w:rsidRDefault="00D15A65" w:rsidP="00AD6580">
            <w:pPr>
              <w:rPr>
                <w:rFonts w:cstheme="minorHAnsi"/>
                <w:b w:val="0"/>
                <w:sz w:val="24"/>
                <w:szCs w:val="24"/>
              </w:rPr>
            </w:pPr>
            <w:r w:rsidRPr="00AD6D65">
              <w:rPr>
                <w:rFonts w:cstheme="minorHAnsi"/>
                <w:sz w:val="24"/>
                <w:szCs w:val="24"/>
              </w:rPr>
              <w:t>Fractal</w:t>
            </w:r>
          </w:p>
        </w:tc>
        <w:tc>
          <w:tcPr>
            <w:tcW w:w="2430" w:type="dxa"/>
            <w:tcPrChange w:id="3080" w:author="Brian Cullinan" w:date="2013-04-10T15:53:00Z">
              <w:tcPr>
                <w:tcW w:w="2430" w:type="dxa"/>
              </w:tcPr>
            </w:tcPrChange>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FRACTALCOEFFICIENT</w:t>
            </w:r>
          </w:p>
        </w:tc>
        <w:tc>
          <w:tcPr>
            <w:tcW w:w="2340" w:type="dxa"/>
            <w:shd w:val="clear" w:color="auto" w:fill="EEECE1" w:themeFill="background2"/>
            <w:tcPrChange w:id="3081" w:author="Brian Cullinan" w:date="2013-04-10T15:53:00Z">
              <w:tcPr>
                <w:tcW w:w="4320" w:type="dxa"/>
              </w:tcPr>
            </w:tcPrChange>
          </w:tcPr>
          <w:p w:rsidR="00D15A65" w:rsidRPr="00AD6D65" w:rsidRDefault="00E76E62"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D15A65" w:rsidRPr="00AD6D65" w:rsidTr="008306AE">
        <w:trPr>
          <w:cnfStyle w:val="000000100000" w:firstRow="0" w:lastRow="0" w:firstColumn="0" w:lastColumn="0" w:oddVBand="0" w:evenVBand="0" w:oddHBand="1" w:evenHBand="0" w:firstRowFirstColumn="0" w:firstRowLastColumn="0" w:lastRowFirstColumn="0" w:lastRowLastColumn="0"/>
          <w:trHeight w:val="267"/>
          <w:jc w:val="center"/>
          <w:trPrChange w:id="3082" w:author="Brian Cullinan" w:date="2013-04-10T15:52:00Z">
            <w:trPr>
              <w:trHeight w:val="267"/>
            </w:trPr>
          </w:trPrChange>
        </w:trPr>
        <w:tc>
          <w:tcPr>
            <w:cnfStyle w:val="001000000000" w:firstRow="0" w:lastRow="0" w:firstColumn="1" w:lastColumn="0" w:oddVBand="0" w:evenVBand="0" w:oddHBand="0" w:evenHBand="0" w:firstRowFirstColumn="0" w:firstRowLastColumn="0" w:lastRowFirstColumn="0" w:lastRowLastColumn="0"/>
            <w:tcW w:w="2970" w:type="dxa"/>
            <w:tcBorders>
              <w:top w:val="none" w:sz="0" w:space="0" w:color="auto"/>
              <w:left w:val="none" w:sz="0" w:space="0" w:color="auto"/>
              <w:bottom w:val="none" w:sz="0" w:space="0" w:color="auto"/>
            </w:tcBorders>
            <w:tcPrChange w:id="3083" w:author="Brian Cullinan" w:date="2013-04-10T15:52:00Z">
              <w:tcPr>
                <w:tcW w:w="2448" w:type="dxa"/>
                <w:tcBorders>
                  <w:top w:val="none" w:sz="0" w:space="0" w:color="auto"/>
                  <w:left w:val="none" w:sz="0" w:space="0" w:color="auto"/>
                  <w:bottom w:val="none" w:sz="0" w:space="0" w:color="auto"/>
                </w:tcBorders>
              </w:tcPr>
            </w:tcPrChange>
          </w:tcPr>
          <w:p w:rsidR="00D15A65" w:rsidRPr="00AD6D65" w:rsidRDefault="00D15A65" w:rsidP="00AD6580">
            <w:pPr>
              <w:cnfStyle w:val="001000100000" w:firstRow="0" w:lastRow="0" w:firstColumn="1" w:lastColumn="0" w:oddVBand="0" w:evenVBand="0" w:oddHBand="1" w:evenHBand="0" w:firstRowFirstColumn="0" w:firstRowLastColumn="0" w:lastRowFirstColumn="0" w:lastRowLastColumn="0"/>
              <w:rPr>
                <w:rFonts w:cstheme="minorHAnsi"/>
                <w:b w:val="0"/>
                <w:sz w:val="24"/>
                <w:szCs w:val="24"/>
              </w:rPr>
            </w:pPr>
            <w:r w:rsidRPr="00AD6D65">
              <w:rPr>
                <w:rFonts w:cstheme="minorHAnsi"/>
                <w:sz w:val="24"/>
                <w:szCs w:val="24"/>
              </w:rPr>
              <w:t>Form</w:t>
            </w:r>
          </w:p>
        </w:tc>
        <w:tc>
          <w:tcPr>
            <w:tcW w:w="2430" w:type="dxa"/>
            <w:tcBorders>
              <w:top w:val="none" w:sz="0" w:space="0" w:color="auto"/>
              <w:bottom w:val="none" w:sz="0" w:space="0" w:color="auto"/>
            </w:tcBorders>
            <w:tcPrChange w:id="3084" w:author="Brian Cullinan" w:date="2013-04-10T15:52:00Z">
              <w:tcPr>
                <w:tcW w:w="2430" w:type="dxa"/>
                <w:tcBorders>
                  <w:top w:val="none" w:sz="0" w:space="0" w:color="auto"/>
                  <w:bottom w:val="none" w:sz="0" w:space="0" w:color="auto"/>
                </w:tcBorders>
              </w:tcPr>
            </w:tcPrChange>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FORM1</w:t>
            </w:r>
          </w:p>
        </w:tc>
        <w:tc>
          <w:tcPr>
            <w:tcW w:w="2340" w:type="dxa"/>
            <w:tcBorders>
              <w:top w:val="none" w:sz="0" w:space="0" w:color="auto"/>
              <w:bottom w:val="none" w:sz="0" w:space="0" w:color="auto"/>
              <w:right w:val="none" w:sz="0" w:space="0" w:color="auto"/>
            </w:tcBorders>
            <w:tcPrChange w:id="3085" w:author="Brian Cullinan" w:date="2013-04-10T15:52:00Z">
              <w:tcPr>
                <w:tcW w:w="4320" w:type="dxa"/>
                <w:tcBorders>
                  <w:top w:val="none" w:sz="0" w:space="0" w:color="auto"/>
                  <w:bottom w:val="none" w:sz="0" w:space="0" w:color="auto"/>
                  <w:right w:val="none" w:sz="0" w:space="0" w:color="auto"/>
                </w:tcBorders>
              </w:tcPr>
            </w:tcPrChange>
          </w:tcPr>
          <w:p w:rsidR="00D15A65" w:rsidRPr="00AD6D65" w:rsidRDefault="00C14278"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LOG(FORM)</w:t>
            </w:r>
          </w:p>
        </w:tc>
      </w:tr>
      <w:tr w:rsidR="00D15A65" w:rsidRPr="00AD6D65" w:rsidTr="008306AE">
        <w:trPr>
          <w:trHeight w:val="267"/>
          <w:jc w:val="center"/>
          <w:trPrChange w:id="3086" w:author="Brian Cullinan" w:date="2013-04-10T15:52:00Z">
            <w:trPr>
              <w:trHeight w:val="267"/>
            </w:trPr>
          </w:trPrChange>
        </w:trPr>
        <w:tc>
          <w:tcPr>
            <w:cnfStyle w:val="001000000000" w:firstRow="0" w:lastRow="0" w:firstColumn="1" w:lastColumn="0" w:oddVBand="0" w:evenVBand="0" w:oddHBand="0" w:evenHBand="0" w:firstRowFirstColumn="0" w:firstRowLastColumn="0" w:lastRowFirstColumn="0" w:lastRowLastColumn="0"/>
            <w:tcW w:w="2970" w:type="dxa"/>
            <w:tcPrChange w:id="3087" w:author="Brian Cullinan" w:date="2013-04-10T15:52:00Z">
              <w:tcPr>
                <w:tcW w:w="2448" w:type="dxa"/>
              </w:tcPr>
            </w:tcPrChange>
          </w:tcPr>
          <w:p w:rsidR="00D15A65" w:rsidRPr="00AD6D65" w:rsidRDefault="00D15A65" w:rsidP="00AD6580">
            <w:pPr>
              <w:rPr>
                <w:rFonts w:cstheme="minorHAnsi"/>
                <w:b w:val="0"/>
                <w:sz w:val="24"/>
                <w:szCs w:val="24"/>
              </w:rPr>
            </w:pPr>
            <w:r w:rsidRPr="00AD6D65">
              <w:rPr>
                <w:rFonts w:cstheme="minorHAnsi"/>
                <w:sz w:val="24"/>
                <w:szCs w:val="24"/>
              </w:rPr>
              <w:t>Form (1)</w:t>
            </w:r>
          </w:p>
        </w:tc>
        <w:tc>
          <w:tcPr>
            <w:tcW w:w="2430" w:type="dxa"/>
            <w:tcPrChange w:id="3088" w:author="Brian Cullinan" w:date="2013-04-10T15:52:00Z">
              <w:tcPr>
                <w:tcW w:w="2430" w:type="dxa"/>
              </w:tcPr>
            </w:tcPrChange>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FORM1_1</w:t>
            </w:r>
          </w:p>
        </w:tc>
        <w:tc>
          <w:tcPr>
            <w:tcW w:w="2340" w:type="dxa"/>
            <w:tcPrChange w:id="3089" w:author="Brian Cullinan" w:date="2013-04-10T15:52:00Z">
              <w:tcPr>
                <w:tcW w:w="4320" w:type="dxa"/>
              </w:tcPr>
            </w:tcPrChange>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LOG(FORM1_1)</w:t>
            </w:r>
          </w:p>
        </w:tc>
      </w:tr>
      <w:tr w:rsidR="00D15A65" w:rsidRPr="00AD6D65" w:rsidTr="008306AE">
        <w:trPr>
          <w:cnfStyle w:val="000000100000" w:firstRow="0" w:lastRow="0" w:firstColumn="0" w:lastColumn="0" w:oddVBand="0" w:evenVBand="0" w:oddHBand="1" w:evenHBand="0" w:firstRowFirstColumn="0" w:firstRowLastColumn="0" w:lastRowFirstColumn="0" w:lastRowLastColumn="0"/>
          <w:trHeight w:val="267"/>
          <w:jc w:val="center"/>
          <w:trPrChange w:id="3090" w:author="Brian Cullinan" w:date="2013-04-10T15:52:00Z">
            <w:trPr>
              <w:trHeight w:val="267"/>
            </w:trPr>
          </w:trPrChange>
        </w:trPr>
        <w:tc>
          <w:tcPr>
            <w:cnfStyle w:val="001000000000" w:firstRow="0" w:lastRow="0" w:firstColumn="1" w:lastColumn="0" w:oddVBand="0" w:evenVBand="0" w:oddHBand="0" w:evenHBand="0" w:firstRowFirstColumn="0" w:firstRowLastColumn="0" w:lastRowFirstColumn="0" w:lastRowLastColumn="0"/>
            <w:tcW w:w="2970" w:type="dxa"/>
            <w:tcBorders>
              <w:top w:val="none" w:sz="0" w:space="0" w:color="auto"/>
              <w:left w:val="none" w:sz="0" w:space="0" w:color="auto"/>
              <w:bottom w:val="none" w:sz="0" w:space="0" w:color="auto"/>
            </w:tcBorders>
            <w:tcPrChange w:id="3091" w:author="Brian Cullinan" w:date="2013-04-10T15:52:00Z">
              <w:tcPr>
                <w:tcW w:w="2448" w:type="dxa"/>
                <w:tcBorders>
                  <w:top w:val="none" w:sz="0" w:space="0" w:color="auto"/>
                  <w:left w:val="none" w:sz="0" w:space="0" w:color="auto"/>
                  <w:bottom w:val="none" w:sz="0" w:space="0" w:color="auto"/>
                </w:tcBorders>
              </w:tcPr>
            </w:tcPrChange>
          </w:tcPr>
          <w:p w:rsidR="00D15A65" w:rsidRPr="00AD6D65" w:rsidRDefault="00D15A65" w:rsidP="00AD6580">
            <w:pPr>
              <w:cnfStyle w:val="001000100000" w:firstRow="0" w:lastRow="0" w:firstColumn="1" w:lastColumn="0" w:oddVBand="0" w:evenVBand="0" w:oddHBand="1" w:evenHBand="0" w:firstRowFirstColumn="0" w:firstRowLastColumn="0" w:lastRowFirstColumn="0" w:lastRowLastColumn="0"/>
              <w:rPr>
                <w:rFonts w:cstheme="minorHAnsi"/>
                <w:b w:val="0"/>
                <w:sz w:val="24"/>
                <w:szCs w:val="24"/>
              </w:rPr>
            </w:pPr>
            <w:r w:rsidRPr="00AD6D65">
              <w:rPr>
                <w:rFonts w:cstheme="minorHAnsi"/>
                <w:sz w:val="24"/>
                <w:szCs w:val="24"/>
              </w:rPr>
              <w:t>Form (2)</w:t>
            </w:r>
          </w:p>
        </w:tc>
        <w:tc>
          <w:tcPr>
            <w:tcW w:w="2430" w:type="dxa"/>
            <w:tcBorders>
              <w:top w:val="none" w:sz="0" w:space="0" w:color="auto"/>
              <w:bottom w:val="none" w:sz="0" w:space="0" w:color="auto"/>
            </w:tcBorders>
            <w:tcPrChange w:id="3092" w:author="Brian Cullinan" w:date="2013-04-10T15:52:00Z">
              <w:tcPr>
                <w:tcW w:w="2430" w:type="dxa"/>
                <w:tcBorders>
                  <w:top w:val="none" w:sz="0" w:space="0" w:color="auto"/>
                  <w:bottom w:val="none" w:sz="0" w:space="0" w:color="auto"/>
                </w:tcBorders>
              </w:tcPr>
            </w:tcPrChange>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FORM1_2</w:t>
            </w:r>
          </w:p>
        </w:tc>
        <w:tc>
          <w:tcPr>
            <w:tcW w:w="2340" w:type="dxa"/>
            <w:tcBorders>
              <w:top w:val="none" w:sz="0" w:space="0" w:color="auto"/>
              <w:bottom w:val="none" w:sz="0" w:space="0" w:color="auto"/>
              <w:right w:val="none" w:sz="0" w:space="0" w:color="auto"/>
            </w:tcBorders>
            <w:tcPrChange w:id="3093" w:author="Brian Cullinan" w:date="2013-04-10T15:52:00Z">
              <w:tcPr>
                <w:tcW w:w="4320" w:type="dxa"/>
                <w:tcBorders>
                  <w:top w:val="none" w:sz="0" w:space="0" w:color="auto"/>
                  <w:bottom w:val="none" w:sz="0" w:space="0" w:color="auto"/>
                  <w:right w:val="none" w:sz="0" w:space="0" w:color="auto"/>
                </w:tcBorders>
              </w:tcPr>
            </w:tcPrChange>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LOG(FORM1_2)</w:t>
            </w:r>
          </w:p>
        </w:tc>
      </w:tr>
      <w:tr w:rsidR="00D15A65" w:rsidRPr="00AD6D65" w:rsidTr="008306AE">
        <w:trPr>
          <w:trHeight w:val="251"/>
          <w:jc w:val="center"/>
          <w:trPrChange w:id="3094" w:author="Brian Cullinan" w:date="2013-04-10T15:52:00Z">
            <w:trPr>
              <w:trHeight w:val="251"/>
            </w:trPr>
          </w:trPrChange>
        </w:trPr>
        <w:tc>
          <w:tcPr>
            <w:cnfStyle w:val="001000000000" w:firstRow="0" w:lastRow="0" w:firstColumn="1" w:lastColumn="0" w:oddVBand="0" w:evenVBand="0" w:oddHBand="0" w:evenHBand="0" w:firstRowFirstColumn="0" w:firstRowLastColumn="0" w:lastRowFirstColumn="0" w:lastRowLastColumn="0"/>
            <w:tcW w:w="2970" w:type="dxa"/>
            <w:tcPrChange w:id="3095" w:author="Brian Cullinan" w:date="2013-04-10T15:52:00Z">
              <w:tcPr>
                <w:tcW w:w="2448" w:type="dxa"/>
              </w:tcPr>
            </w:tcPrChange>
          </w:tcPr>
          <w:p w:rsidR="00D15A65" w:rsidRPr="00AD6D65" w:rsidRDefault="00D15A65" w:rsidP="00AD6580">
            <w:pPr>
              <w:rPr>
                <w:rFonts w:cstheme="minorHAnsi"/>
                <w:b w:val="0"/>
                <w:sz w:val="24"/>
                <w:szCs w:val="24"/>
              </w:rPr>
            </w:pPr>
            <w:r w:rsidRPr="00AD6D65">
              <w:rPr>
                <w:rFonts w:cstheme="minorHAnsi"/>
                <w:sz w:val="24"/>
                <w:szCs w:val="24"/>
              </w:rPr>
              <w:t>Form (3)</w:t>
            </w:r>
          </w:p>
        </w:tc>
        <w:tc>
          <w:tcPr>
            <w:tcW w:w="2430" w:type="dxa"/>
            <w:tcPrChange w:id="3096" w:author="Brian Cullinan" w:date="2013-04-10T15:52:00Z">
              <w:tcPr>
                <w:tcW w:w="2430" w:type="dxa"/>
              </w:tcPr>
            </w:tcPrChange>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FORM1_3</w:t>
            </w:r>
          </w:p>
        </w:tc>
        <w:tc>
          <w:tcPr>
            <w:tcW w:w="2340" w:type="dxa"/>
            <w:tcPrChange w:id="3097" w:author="Brian Cullinan" w:date="2013-04-10T15:52:00Z">
              <w:tcPr>
                <w:tcW w:w="4320" w:type="dxa"/>
              </w:tcPr>
            </w:tcPrChange>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LOG(FORM1_3 + 5)</w:t>
            </w:r>
          </w:p>
        </w:tc>
      </w:tr>
      <w:tr w:rsidR="00D15A65" w:rsidRPr="00AD6D65" w:rsidTr="008306AE">
        <w:trPr>
          <w:cnfStyle w:val="000000100000" w:firstRow="0" w:lastRow="0" w:firstColumn="0" w:lastColumn="0" w:oddVBand="0" w:evenVBand="0" w:oddHBand="1" w:evenHBand="0" w:firstRowFirstColumn="0" w:firstRowLastColumn="0" w:lastRowFirstColumn="0" w:lastRowLastColumn="0"/>
          <w:trHeight w:val="267"/>
          <w:jc w:val="center"/>
          <w:trPrChange w:id="3098" w:author="Brian Cullinan" w:date="2013-04-10T15:52:00Z">
            <w:trPr>
              <w:trHeight w:val="267"/>
            </w:trPr>
          </w:trPrChange>
        </w:trPr>
        <w:tc>
          <w:tcPr>
            <w:cnfStyle w:val="001000000000" w:firstRow="0" w:lastRow="0" w:firstColumn="1" w:lastColumn="0" w:oddVBand="0" w:evenVBand="0" w:oddHBand="0" w:evenHBand="0" w:firstRowFirstColumn="0" w:firstRowLastColumn="0" w:lastRowFirstColumn="0" w:lastRowLastColumn="0"/>
            <w:tcW w:w="2970" w:type="dxa"/>
            <w:tcBorders>
              <w:top w:val="none" w:sz="0" w:space="0" w:color="auto"/>
              <w:left w:val="none" w:sz="0" w:space="0" w:color="auto"/>
              <w:bottom w:val="none" w:sz="0" w:space="0" w:color="auto"/>
            </w:tcBorders>
            <w:tcPrChange w:id="3099" w:author="Brian Cullinan" w:date="2013-04-10T15:52:00Z">
              <w:tcPr>
                <w:tcW w:w="2448" w:type="dxa"/>
                <w:tcBorders>
                  <w:top w:val="none" w:sz="0" w:space="0" w:color="auto"/>
                  <w:left w:val="none" w:sz="0" w:space="0" w:color="auto"/>
                  <w:bottom w:val="none" w:sz="0" w:space="0" w:color="auto"/>
                </w:tcBorders>
              </w:tcPr>
            </w:tcPrChange>
          </w:tcPr>
          <w:p w:rsidR="00D15A65" w:rsidRPr="00AD6D65" w:rsidRDefault="00D15A65" w:rsidP="00AD6580">
            <w:pPr>
              <w:cnfStyle w:val="001000100000" w:firstRow="0" w:lastRow="0" w:firstColumn="1" w:lastColumn="0" w:oddVBand="0" w:evenVBand="0" w:oddHBand="1" w:evenHBand="0" w:firstRowFirstColumn="0" w:firstRowLastColumn="0" w:lastRowFirstColumn="0" w:lastRowLastColumn="0"/>
              <w:rPr>
                <w:rFonts w:cstheme="minorHAnsi"/>
                <w:b w:val="0"/>
                <w:sz w:val="24"/>
                <w:szCs w:val="24"/>
              </w:rPr>
            </w:pPr>
            <w:r w:rsidRPr="00AD6D65">
              <w:rPr>
                <w:rFonts w:cstheme="minorHAnsi"/>
                <w:sz w:val="24"/>
                <w:szCs w:val="24"/>
              </w:rPr>
              <w:t>Form (4)</w:t>
            </w:r>
          </w:p>
        </w:tc>
        <w:tc>
          <w:tcPr>
            <w:tcW w:w="2430" w:type="dxa"/>
            <w:tcBorders>
              <w:top w:val="none" w:sz="0" w:space="0" w:color="auto"/>
              <w:bottom w:val="none" w:sz="0" w:space="0" w:color="auto"/>
            </w:tcBorders>
            <w:tcPrChange w:id="3100" w:author="Brian Cullinan" w:date="2013-04-10T15:52:00Z">
              <w:tcPr>
                <w:tcW w:w="2430" w:type="dxa"/>
                <w:tcBorders>
                  <w:top w:val="none" w:sz="0" w:space="0" w:color="auto"/>
                  <w:bottom w:val="none" w:sz="0" w:space="0" w:color="auto"/>
                </w:tcBorders>
              </w:tcPr>
            </w:tcPrChange>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FORM1_4</w:t>
            </w:r>
          </w:p>
        </w:tc>
        <w:tc>
          <w:tcPr>
            <w:tcW w:w="2340" w:type="dxa"/>
            <w:tcBorders>
              <w:top w:val="none" w:sz="0" w:space="0" w:color="auto"/>
              <w:bottom w:val="none" w:sz="0" w:space="0" w:color="auto"/>
              <w:right w:val="none" w:sz="0" w:space="0" w:color="auto"/>
            </w:tcBorders>
            <w:tcPrChange w:id="3101" w:author="Brian Cullinan" w:date="2013-04-10T15:52:00Z">
              <w:tcPr>
                <w:tcW w:w="4320" w:type="dxa"/>
                <w:tcBorders>
                  <w:top w:val="none" w:sz="0" w:space="0" w:color="auto"/>
                  <w:bottom w:val="none" w:sz="0" w:space="0" w:color="auto"/>
                  <w:right w:val="none" w:sz="0" w:space="0" w:color="auto"/>
                </w:tcBorders>
              </w:tcPr>
            </w:tcPrChange>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LOG(FORM1_4 + 5)</w:t>
            </w:r>
          </w:p>
        </w:tc>
      </w:tr>
      <w:tr w:rsidR="00D15A65" w:rsidRPr="00AD6D65" w:rsidTr="008306AE">
        <w:trPr>
          <w:trHeight w:val="267"/>
          <w:jc w:val="center"/>
          <w:trPrChange w:id="3102" w:author="Brian Cullinan" w:date="2013-04-10T15:52:00Z">
            <w:trPr>
              <w:trHeight w:val="267"/>
            </w:trPr>
          </w:trPrChange>
        </w:trPr>
        <w:tc>
          <w:tcPr>
            <w:cnfStyle w:val="001000000000" w:firstRow="0" w:lastRow="0" w:firstColumn="1" w:lastColumn="0" w:oddVBand="0" w:evenVBand="0" w:oddHBand="0" w:evenHBand="0" w:firstRowFirstColumn="0" w:firstRowLastColumn="0" w:lastRowFirstColumn="0" w:lastRowLastColumn="0"/>
            <w:tcW w:w="2970" w:type="dxa"/>
            <w:tcPrChange w:id="3103" w:author="Brian Cullinan" w:date="2013-04-10T15:52:00Z">
              <w:tcPr>
                <w:tcW w:w="2448" w:type="dxa"/>
              </w:tcPr>
            </w:tcPrChange>
          </w:tcPr>
          <w:p w:rsidR="00D15A65" w:rsidRPr="00AD6D65" w:rsidRDefault="00D15A65" w:rsidP="00AD6580">
            <w:pPr>
              <w:rPr>
                <w:rFonts w:cstheme="minorHAnsi"/>
                <w:b w:val="0"/>
                <w:sz w:val="24"/>
                <w:szCs w:val="24"/>
              </w:rPr>
            </w:pPr>
            <w:r w:rsidRPr="00AD6D65">
              <w:rPr>
                <w:rFonts w:cstheme="minorHAnsi"/>
                <w:sz w:val="24"/>
                <w:szCs w:val="24"/>
              </w:rPr>
              <w:t>Form 2</w:t>
            </w:r>
          </w:p>
        </w:tc>
        <w:tc>
          <w:tcPr>
            <w:tcW w:w="2430" w:type="dxa"/>
            <w:tcPrChange w:id="3104" w:author="Brian Cullinan" w:date="2013-04-10T15:52:00Z">
              <w:tcPr>
                <w:tcW w:w="2430" w:type="dxa"/>
              </w:tcPr>
            </w:tcPrChange>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FORM2</w:t>
            </w:r>
          </w:p>
        </w:tc>
        <w:tc>
          <w:tcPr>
            <w:tcW w:w="2340" w:type="dxa"/>
            <w:tcPrChange w:id="3105" w:author="Brian Cullinan" w:date="2013-04-10T15:52:00Z">
              <w:tcPr>
                <w:tcW w:w="4320" w:type="dxa"/>
              </w:tcPr>
            </w:tcPrChange>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LOG(FORM2)</w:t>
            </w:r>
          </w:p>
        </w:tc>
      </w:tr>
      <w:tr w:rsidR="00D15A65" w:rsidRPr="00AD6D65" w:rsidTr="008306AE">
        <w:trPr>
          <w:cnfStyle w:val="000000100000" w:firstRow="0" w:lastRow="0" w:firstColumn="0" w:lastColumn="0" w:oddVBand="0" w:evenVBand="0" w:oddHBand="1" w:evenHBand="0" w:firstRowFirstColumn="0" w:firstRowLastColumn="0" w:lastRowFirstColumn="0" w:lastRowLastColumn="0"/>
          <w:trHeight w:val="267"/>
          <w:jc w:val="center"/>
          <w:trPrChange w:id="3106" w:author="Brian Cullinan" w:date="2013-04-10T15:52:00Z">
            <w:trPr>
              <w:trHeight w:val="267"/>
            </w:trPr>
          </w:trPrChange>
        </w:trPr>
        <w:tc>
          <w:tcPr>
            <w:cnfStyle w:val="001000000000" w:firstRow="0" w:lastRow="0" w:firstColumn="1" w:lastColumn="0" w:oddVBand="0" w:evenVBand="0" w:oddHBand="0" w:evenHBand="0" w:firstRowFirstColumn="0" w:firstRowLastColumn="0" w:lastRowFirstColumn="0" w:lastRowLastColumn="0"/>
            <w:tcW w:w="2970" w:type="dxa"/>
            <w:tcBorders>
              <w:top w:val="none" w:sz="0" w:space="0" w:color="auto"/>
              <w:left w:val="none" w:sz="0" w:space="0" w:color="auto"/>
              <w:bottom w:val="none" w:sz="0" w:space="0" w:color="auto"/>
            </w:tcBorders>
            <w:tcPrChange w:id="3107" w:author="Brian Cullinan" w:date="2013-04-10T15:52:00Z">
              <w:tcPr>
                <w:tcW w:w="2448" w:type="dxa"/>
                <w:tcBorders>
                  <w:top w:val="none" w:sz="0" w:space="0" w:color="auto"/>
                  <w:left w:val="none" w:sz="0" w:space="0" w:color="auto"/>
                  <w:bottom w:val="none" w:sz="0" w:space="0" w:color="auto"/>
                </w:tcBorders>
              </w:tcPr>
            </w:tcPrChange>
          </w:tcPr>
          <w:p w:rsidR="00D15A65" w:rsidRPr="00AD6D65" w:rsidRDefault="00D15A65" w:rsidP="00AD6580">
            <w:pPr>
              <w:cnfStyle w:val="001000100000" w:firstRow="0" w:lastRow="0" w:firstColumn="1" w:lastColumn="0" w:oddVBand="0" w:evenVBand="0" w:oddHBand="1" w:evenHBand="0" w:firstRowFirstColumn="0" w:firstRowLastColumn="0" w:lastRowFirstColumn="0" w:lastRowLastColumn="0"/>
              <w:rPr>
                <w:rFonts w:cstheme="minorHAnsi"/>
                <w:b w:val="0"/>
                <w:sz w:val="24"/>
                <w:szCs w:val="24"/>
              </w:rPr>
            </w:pPr>
            <w:r w:rsidRPr="00AD6D65">
              <w:rPr>
                <w:rFonts w:cstheme="minorHAnsi"/>
                <w:sz w:val="24"/>
                <w:szCs w:val="24"/>
              </w:rPr>
              <w:t>Form 2 Prime</w:t>
            </w:r>
          </w:p>
        </w:tc>
        <w:tc>
          <w:tcPr>
            <w:tcW w:w="2430" w:type="dxa"/>
            <w:tcBorders>
              <w:top w:val="none" w:sz="0" w:space="0" w:color="auto"/>
              <w:bottom w:val="none" w:sz="0" w:space="0" w:color="auto"/>
            </w:tcBorders>
            <w:tcPrChange w:id="3108" w:author="Brian Cullinan" w:date="2013-04-10T15:52:00Z">
              <w:tcPr>
                <w:tcW w:w="2430" w:type="dxa"/>
                <w:tcBorders>
                  <w:top w:val="none" w:sz="0" w:space="0" w:color="auto"/>
                  <w:bottom w:val="none" w:sz="0" w:space="0" w:color="auto"/>
                </w:tcBorders>
              </w:tcPr>
            </w:tcPrChange>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FORM2PRIME</w:t>
            </w:r>
          </w:p>
        </w:tc>
        <w:tc>
          <w:tcPr>
            <w:tcW w:w="2340" w:type="dxa"/>
            <w:tcBorders>
              <w:top w:val="none" w:sz="0" w:space="0" w:color="auto"/>
              <w:bottom w:val="none" w:sz="0" w:space="0" w:color="auto"/>
              <w:right w:val="none" w:sz="0" w:space="0" w:color="auto"/>
            </w:tcBorders>
            <w:tcPrChange w:id="3109" w:author="Brian Cullinan" w:date="2013-04-10T15:52:00Z">
              <w:tcPr>
                <w:tcW w:w="4320" w:type="dxa"/>
                <w:tcBorders>
                  <w:top w:val="none" w:sz="0" w:space="0" w:color="auto"/>
                  <w:bottom w:val="none" w:sz="0" w:space="0" w:color="auto"/>
                  <w:right w:val="none" w:sz="0" w:space="0" w:color="auto"/>
                </w:tcBorders>
              </w:tcPr>
            </w:tcPrChange>
          </w:tcPr>
          <w:p w:rsidR="00D15A65" w:rsidRPr="00AD6D65" w:rsidRDefault="00C14278"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LOG(FORM2PRIME)</w:t>
            </w:r>
          </w:p>
        </w:tc>
      </w:tr>
      <w:tr w:rsidR="00D15A65" w:rsidRPr="00AD6D65" w:rsidTr="008306AE">
        <w:trPr>
          <w:trHeight w:val="251"/>
          <w:jc w:val="center"/>
          <w:trPrChange w:id="3110" w:author="Brian Cullinan" w:date="2013-04-10T15:52:00Z">
            <w:trPr>
              <w:trHeight w:val="251"/>
            </w:trPr>
          </w:trPrChange>
        </w:trPr>
        <w:tc>
          <w:tcPr>
            <w:cnfStyle w:val="001000000000" w:firstRow="0" w:lastRow="0" w:firstColumn="1" w:lastColumn="0" w:oddVBand="0" w:evenVBand="0" w:oddHBand="0" w:evenHBand="0" w:firstRowFirstColumn="0" w:firstRowLastColumn="0" w:lastRowFirstColumn="0" w:lastRowLastColumn="0"/>
            <w:tcW w:w="2970" w:type="dxa"/>
            <w:tcPrChange w:id="3111" w:author="Brian Cullinan" w:date="2013-04-10T15:52:00Z">
              <w:tcPr>
                <w:tcW w:w="2448" w:type="dxa"/>
              </w:tcPr>
            </w:tcPrChange>
          </w:tcPr>
          <w:p w:rsidR="00D15A65" w:rsidRPr="00AD6D65" w:rsidRDefault="00D15A65" w:rsidP="00AD6580">
            <w:pPr>
              <w:rPr>
                <w:rFonts w:cstheme="minorHAnsi"/>
                <w:b w:val="0"/>
                <w:sz w:val="24"/>
                <w:szCs w:val="24"/>
              </w:rPr>
            </w:pPr>
            <w:r w:rsidRPr="00AD6D65">
              <w:rPr>
                <w:rFonts w:cstheme="minorHAnsi"/>
                <w:sz w:val="24"/>
                <w:szCs w:val="24"/>
              </w:rPr>
              <w:t>NS Integer</w:t>
            </w:r>
          </w:p>
        </w:tc>
        <w:tc>
          <w:tcPr>
            <w:tcW w:w="2430" w:type="dxa"/>
            <w:tcPrChange w:id="3112" w:author="Brian Cullinan" w:date="2013-04-10T15:52:00Z">
              <w:tcPr>
                <w:tcW w:w="2430" w:type="dxa"/>
              </w:tcPr>
            </w:tcPrChange>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NSINTEGER</w:t>
            </w:r>
          </w:p>
        </w:tc>
        <w:tc>
          <w:tcPr>
            <w:tcW w:w="2340" w:type="dxa"/>
            <w:tcPrChange w:id="3113" w:author="Brian Cullinan" w:date="2013-04-10T15:52:00Z">
              <w:tcPr>
                <w:tcW w:w="4320" w:type="dxa"/>
              </w:tcPr>
            </w:tcPrChange>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sz w:val="24"/>
                <w:szCs w:val="24"/>
              </w:rPr>
              <w:t>LOG(NSINTEGER + 5)</w:t>
            </w:r>
          </w:p>
        </w:tc>
      </w:tr>
      <w:tr w:rsidR="00D15A65" w:rsidRPr="00AD6D65" w:rsidTr="00B041CC">
        <w:trPr>
          <w:cnfStyle w:val="000000100000" w:firstRow="0" w:lastRow="0" w:firstColumn="0" w:lastColumn="0" w:oddVBand="0" w:evenVBand="0" w:oddHBand="1" w:evenHBand="0" w:firstRowFirstColumn="0" w:firstRowLastColumn="0" w:lastRowFirstColumn="0" w:lastRowLastColumn="0"/>
          <w:trHeight w:val="251"/>
          <w:jc w:val="center"/>
          <w:trPrChange w:id="3114" w:author="Brian Cullinan" w:date="2013-04-10T15:53:00Z">
            <w:trPr>
              <w:trHeight w:val="251"/>
            </w:trPr>
          </w:trPrChange>
        </w:trPr>
        <w:tc>
          <w:tcPr>
            <w:cnfStyle w:val="001000000000" w:firstRow="0" w:lastRow="0" w:firstColumn="1" w:lastColumn="0" w:oddVBand="0" w:evenVBand="0" w:oddHBand="0" w:evenHBand="0" w:firstRowFirstColumn="0" w:firstRowLastColumn="0" w:lastRowFirstColumn="0" w:lastRowLastColumn="0"/>
            <w:tcW w:w="2970" w:type="dxa"/>
            <w:tcBorders>
              <w:top w:val="none" w:sz="0" w:space="0" w:color="auto"/>
              <w:left w:val="none" w:sz="0" w:space="0" w:color="auto"/>
              <w:bottom w:val="none" w:sz="0" w:space="0" w:color="auto"/>
            </w:tcBorders>
            <w:tcPrChange w:id="3115" w:author="Brian Cullinan" w:date="2013-04-10T15:53:00Z">
              <w:tcPr>
                <w:tcW w:w="2448" w:type="dxa"/>
                <w:tcBorders>
                  <w:top w:val="none" w:sz="0" w:space="0" w:color="auto"/>
                  <w:left w:val="none" w:sz="0" w:space="0" w:color="auto"/>
                  <w:bottom w:val="none" w:sz="0" w:space="0" w:color="auto"/>
                </w:tcBorders>
              </w:tcPr>
            </w:tcPrChange>
          </w:tcPr>
          <w:p w:rsidR="00D15A65" w:rsidRPr="00AD6D65" w:rsidRDefault="00D15A65" w:rsidP="00AD6580">
            <w:pPr>
              <w:cnfStyle w:val="001000100000" w:firstRow="0" w:lastRow="0" w:firstColumn="1" w:lastColumn="0" w:oddVBand="0" w:evenVBand="0" w:oddHBand="1" w:evenHBand="0" w:firstRowFirstColumn="0" w:firstRowLastColumn="0" w:lastRowFirstColumn="0" w:lastRowLastColumn="0"/>
              <w:rPr>
                <w:rFonts w:cstheme="minorHAnsi"/>
                <w:b w:val="0"/>
                <w:sz w:val="24"/>
                <w:szCs w:val="24"/>
              </w:rPr>
            </w:pPr>
            <w:r w:rsidRPr="00AD6D65">
              <w:rPr>
                <w:rFonts w:cstheme="minorHAnsi"/>
                <w:sz w:val="24"/>
                <w:szCs w:val="24"/>
              </w:rPr>
              <w:t>Normalized Area</w:t>
            </w:r>
          </w:p>
        </w:tc>
        <w:tc>
          <w:tcPr>
            <w:tcW w:w="2430" w:type="dxa"/>
            <w:tcBorders>
              <w:top w:val="none" w:sz="0" w:space="0" w:color="auto"/>
              <w:bottom w:val="none" w:sz="0" w:space="0" w:color="auto"/>
            </w:tcBorders>
            <w:tcPrChange w:id="3116" w:author="Brian Cullinan" w:date="2013-04-10T15:53:00Z">
              <w:tcPr>
                <w:tcW w:w="2430" w:type="dxa"/>
                <w:tcBorders>
                  <w:top w:val="none" w:sz="0" w:space="0" w:color="auto"/>
                  <w:bottom w:val="none" w:sz="0" w:space="0" w:color="auto"/>
                </w:tcBorders>
              </w:tcPr>
            </w:tcPrChange>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NORMALIZEDAREA</w:t>
            </w:r>
          </w:p>
        </w:tc>
        <w:tc>
          <w:tcPr>
            <w:tcW w:w="2340" w:type="dxa"/>
            <w:tcBorders>
              <w:top w:val="none" w:sz="0" w:space="0" w:color="auto"/>
              <w:bottom w:val="none" w:sz="0" w:space="0" w:color="auto"/>
              <w:right w:val="none" w:sz="0" w:space="0" w:color="auto"/>
            </w:tcBorders>
            <w:shd w:val="clear" w:color="auto" w:fill="EEECE1" w:themeFill="background2"/>
            <w:tcPrChange w:id="3117" w:author="Brian Cullinan" w:date="2013-04-10T15:53:00Z">
              <w:tcPr>
                <w:tcW w:w="4320" w:type="dxa"/>
                <w:tcBorders>
                  <w:top w:val="none" w:sz="0" w:space="0" w:color="auto"/>
                  <w:bottom w:val="none" w:sz="0" w:space="0" w:color="auto"/>
                  <w:right w:val="none" w:sz="0" w:space="0" w:color="auto"/>
                </w:tcBorders>
              </w:tcPr>
            </w:tcPrChange>
          </w:tcPr>
          <w:p w:rsidR="00D15A65"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D15A65" w:rsidRPr="00AD6D65" w:rsidTr="00B041CC">
        <w:trPr>
          <w:trHeight w:val="267"/>
          <w:jc w:val="center"/>
          <w:trPrChange w:id="3118" w:author="Brian Cullinan" w:date="2013-04-10T15:53:00Z">
            <w:trPr>
              <w:trHeight w:val="267"/>
            </w:trPr>
          </w:trPrChange>
        </w:trPr>
        <w:tc>
          <w:tcPr>
            <w:cnfStyle w:val="001000000000" w:firstRow="0" w:lastRow="0" w:firstColumn="1" w:lastColumn="0" w:oddVBand="0" w:evenVBand="0" w:oddHBand="0" w:evenHBand="0" w:firstRowFirstColumn="0" w:firstRowLastColumn="0" w:lastRowFirstColumn="0" w:lastRowLastColumn="0"/>
            <w:tcW w:w="2970" w:type="dxa"/>
            <w:tcPrChange w:id="3119" w:author="Brian Cullinan" w:date="2013-04-10T15:53:00Z">
              <w:tcPr>
                <w:tcW w:w="2448" w:type="dxa"/>
              </w:tcPr>
            </w:tcPrChange>
          </w:tcPr>
          <w:p w:rsidR="00D15A65" w:rsidRPr="00AD6D65" w:rsidRDefault="00D15A65" w:rsidP="00AD6580">
            <w:pPr>
              <w:rPr>
                <w:rFonts w:cstheme="minorHAnsi"/>
                <w:b w:val="0"/>
                <w:sz w:val="24"/>
                <w:szCs w:val="24"/>
              </w:rPr>
            </w:pPr>
            <w:r w:rsidRPr="00AD6D65">
              <w:rPr>
                <w:rFonts w:cstheme="minorHAnsi"/>
                <w:sz w:val="24"/>
                <w:szCs w:val="24"/>
              </w:rPr>
              <w:t>Ring Intensity</w:t>
            </w:r>
          </w:p>
        </w:tc>
        <w:tc>
          <w:tcPr>
            <w:tcW w:w="2430" w:type="dxa"/>
            <w:tcPrChange w:id="3120" w:author="Brian Cullinan" w:date="2013-04-10T15:53:00Z">
              <w:tcPr>
                <w:tcW w:w="2430" w:type="dxa"/>
              </w:tcPr>
            </w:tcPrChange>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RINGINTENSITY</w:t>
            </w:r>
          </w:p>
        </w:tc>
        <w:tc>
          <w:tcPr>
            <w:tcW w:w="2340" w:type="dxa"/>
            <w:shd w:val="clear" w:color="auto" w:fill="EEECE1" w:themeFill="background2"/>
            <w:tcPrChange w:id="3121" w:author="Brian Cullinan" w:date="2013-04-10T15:53:00Z">
              <w:tcPr>
                <w:tcW w:w="4320" w:type="dxa"/>
              </w:tcPr>
            </w:tcPrChange>
          </w:tcPr>
          <w:p w:rsidR="00D15A65" w:rsidRPr="00AD6D65" w:rsidRDefault="00E76E62"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D15A65" w:rsidRPr="00AD6D65" w:rsidTr="00B041CC">
        <w:trPr>
          <w:cnfStyle w:val="000000100000" w:firstRow="0" w:lastRow="0" w:firstColumn="0" w:lastColumn="0" w:oddVBand="0" w:evenVBand="0" w:oddHBand="1" w:evenHBand="0" w:firstRowFirstColumn="0" w:firstRowLastColumn="0" w:lastRowFirstColumn="0" w:lastRowLastColumn="0"/>
          <w:trHeight w:val="251"/>
          <w:jc w:val="center"/>
          <w:trPrChange w:id="3122" w:author="Brian Cullinan" w:date="2013-04-10T15:53:00Z">
            <w:trPr>
              <w:trHeight w:val="251"/>
            </w:trPr>
          </w:trPrChange>
        </w:trPr>
        <w:tc>
          <w:tcPr>
            <w:cnfStyle w:val="001000000000" w:firstRow="0" w:lastRow="0" w:firstColumn="1" w:lastColumn="0" w:oddVBand="0" w:evenVBand="0" w:oddHBand="0" w:evenHBand="0" w:firstRowFirstColumn="0" w:firstRowLastColumn="0" w:lastRowFirstColumn="0" w:lastRowLastColumn="0"/>
            <w:tcW w:w="2970" w:type="dxa"/>
            <w:tcBorders>
              <w:top w:val="none" w:sz="0" w:space="0" w:color="auto"/>
              <w:left w:val="none" w:sz="0" w:space="0" w:color="auto"/>
              <w:bottom w:val="none" w:sz="0" w:space="0" w:color="auto"/>
            </w:tcBorders>
            <w:tcPrChange w:id="3123" w:author="Brian Cullinan" w:date="2013-04-10T15:53:00Z">
              <w:tcPr>
                <w:tcW w:w="2448" w:type="dxa"/>
                <w:tcBorders>
                  <w:top w:val="none" w:sz="0" w:space="0" w:color="auto"/>
                  <w:left w:val="none" w:sz="0" w:space="0" w:color="auto"/>
                  <w:bottom w:val="none" w:sz="0" w:space="0" w:color="auto"/>
                </w:tcBorders>
              </w:tcPr>
            </w:tcPrChange>
          </w:tcPr>
          <w:p w:rsidR="00D15A65" w:rsidRPr="00AD6D65" w:rsidRDefault="00D15A65" w:rsidP="00AD6580">
            <w:pPr>
              <w:cnfStyle w:val="001000100000" w:firstRow="0" w:lastRow="0" w:firstColumn="1" w:lastColumn="0" w:oddVBand="0" w:evenVBand="0" w:oddHBand="1" w:evenHBand="0" w:firstRowFirstColumn="0" w:firstRowLastColumn="0" w:lastRowFirstColumn="0" w:lastRowLastColumn="0"/>
              <w:rPr>
                <w:rFonts w:cstheme="minorHAnsi"/>
                <w:b w:val="0"/>
                <w:sz w:val="24"/>
                <w:szCs w:val="24"/>
              </w:rPr>
            </w:pPr>
            <w:r w:rsidRPr="00AD6D65">
              <w:rPr>
                <w:rFonts w:cstheme="minorHAnsi"/>
                <w:sz w:val="24"/>
                <w:szCs w:val="24"/>
              </w:rPr>
              <w:t>Ring Thickness</w:t>
            </w:r>
          </w:p>
        </w:tc>
        <w:tc>
          <w:tcPr>
            <w:tcW w:w="2430" w:type="dxa"/>
            <w:tcBorders>
              <w:top w:val="none" w:sz="0" w:space="0" w:color="auto"/>
              <w:bottom w:val="none" w:sz="0" w:space="0" w:color="auto"/>
            </w:tcBorders>
            <w:tcPrChange w:id="3124" w:author="Brian Cullinan" w:date="2013-04-10T15:53:00Z">
              <w:tcPr>
                <w:tcW w:w="2430" w:type="dxa"/>
                <w:tcBorders>
                  <w:top w:val="none" w:sz="0" w:space="0" w:color="auto"/>
                  <w:bottom w:val="none" w:sz="0" w:space="0" w:color="auto"/>
                </w:tcBorders>
              </w:tcPr>
            </w:tcPrChange>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RINGTHICKNESS</w:t>
            </w:r>
          </w:p>
        </w:tc>
        <w:tc>
          <w:tcPr>
            <w:tcW w:w="2340" w:type="dxa"/>
            <w:tcBorders>
              <w:top w:val="none" w:sz="0" w:space="0" w:color="auto"/>
              <w:bottom w:val="none" w:sz="0" w:space="0" w:color="auto"/>
              <w:right w:val="none" w:sz="0" w:space="0" w:color="auto"/>
            </w:tcBorders>
            <w:shd w:val="clear" w:color="auto" w:fill="EEECE1" w:themeFill="background2"/>
            <w:tcPrChange w:id="3125" w:author="Brian Cullinan" w:date="2013-04-10T15:53:00Z">
              <w:tcPr>
                <w:tcW w:w="4320" w:type="dxa"/>
                <w:tcBorders>
                  <w:top w:val="none" w:sz="0" w:space="0" w:color="auto"/>
                  <w:bottom w:val="none" w:sz="0" w:space="0" w:color="auto"/>
                  <w:right w:val="none" w:sz="0" w:space="0" w:color="auto"/>
                </w:tcBorders>
              </w:tcPr>
            </w:tcPrChange>
          </w:tcPr>
          <w:p w:rsidR="00D15A65"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None</w:t>
            </w:r>
          </w:p>
        </w:tc>
      </w:tr>
    </w:tbl>
    <w:p w:rsidR="00D15A65" w:rsidRPr="00AD6D65" w:rsidRDefault="00D15A65">
      <w:pPr>
        <w:rPr>
          <w:rFonts w:cstheme="minorHAnsi"/>
          <w:sz w:val="24"/>
          <w:szCs w:val="24"/>
        </w:rPr>
      </w:pPr>
    </w:p>
    <w:p w:rsidR="00D15A65" w:rsidRPr="00AD6D65" w:rsidRDefault="00C14278">
      <w:pPr>
        <w:rPr>
          <w:rFonts w:cstheme="minorHAnsi"/>
          <w:sz w:val="24"/>
          <w:szCs w:val="24"/>
        </w:rPr>
      </w:pPr>
      <w:r w:rsidRPr="00AD6D65">
        <w:rPr>
          <w:rFonts w:cstheme="minorHAnsi"/>
          <w:sz w:val="24"/>
          <w:szCs w:val="24"/>
        </w:rPr>
        <w:t xml:space="preserve">The formula used to calculate </w:t>
      </w:r>
      <w:r w:rsidR="00E76E62" w:rsidRPr="00AD6D65">
        <w:rPr>
          <w:rFonts w:cstheme="minorHAnsi"/>
          <w:sz w:val="24"/>
          <w:szCs w:val="24"/>
        </w:rPr>
        <w:t>the score</w:t>
      </w:r>
      <w:r w:rsidRPr="00AD6D65">
        <w:rPr>
          <w:rFonts w:cstheme="minorHAnsi"/>
          <w:sz w:val="24"/>
          <w:szCs w:val="24"/>
        </w:rPr>
        <w:t xml:space="preserve"> value for each of the five factors (CV, GI ….) is shown </w:t>
      </w:r>
      <w:proofErr w:type="gramStart"/>
      <w:r w:rsidRPr="00AD6D65">
        <w:rPr>
          <w:rFonts w:cstheme="minorHAnsi"/>
          <w:sz w:val="24"/>
          <w:szCs w:val="24"/>
        </w:rPr>
        <w:t>below,</w:t>
      </w:r>
      <w:proofErr w:type="gramEnd"/>
      <w:r w:rsidRPr="00AD6D65">
        <w:rPr>
          <w:rFonts w:cstheme="minorHAnsi"/>
          <w:sz w:val="24"/>
          <w:szCs w:val="24"/>
        </w:rPr>
        <w:t xml:space="preserve"> this is done for each of the 5 factors to obtain 5 totals:</w:t>
      </w:r>
    </w:p>
    <w:p w:rsidR="00D15A65" w:rsidRPr="00AD6D65" w:rsidRDefault="00C14278" w:rsidP="00D15A65">
      <w:pPr>
        <w:autoSpaceDE w:val="0"/>
        <w:autoSpaceDN w:val="0"/>
        <w:adjustRightInd w:val="0"/>
        <w:spacing w:after="0" w:line="240" w:lineRule="auto"/>
        <w:rPr>
          <w:rFonts w:cstheme="minorHAnsi"/>
          <w:sz w:val="24"/>
          <w:szCs w:val="24"/>
        </w:rPr>
      </w:pPr>
      <w:proofErr w:type="spellStart"/>
      <w:r w:rsidRPr="00AD6D65">
        <w:rPr>
          <w:rFonts w:cstheme="minorHAnsi"/>
          <w:sz w:val="24"/>
          <w:szCs w:val="24"/>
        </w:rPr>
        <w:t>ScoreValue</w:t>
      </w:r>
      <w:proofErr w:type="spellEnd"/>
      <w:r w:rsidRPr="00AD6D65">
        <w:rPr>
          <w:rFonts w:cstheme="minorHAnsi"/>
          <w:sz w:val="24"/>
          <w:szCs w:val="24"/>
        </w:rPr>
        <w:t xml:space="preserve"> </w:t>
      </w:r>
      <w:r w:rsidR="00D15A65" w:rsidRPr="00AD6D65">
        <w:rPr>
          <w:rFonts w:cstheme="minorHAnsi"/>
          <w:sz w:val="24"/>
          <w:szCs w:val="24"/>
        </w:rPr>
        <w:t>= ((ar.Ai1 * CoefficientsToUse.AI1_Factor)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ar.AverageIntensity</w:t>
      </w:r>
      <w:proofErr w:type="spellEnd"/>
      <w:r w:rsidRPr="00AD6D65">
        <w:rPr>
          <w:rFonts w:cstheme="minorHAnsi"/>
          <w:sz w:val="24"/>
          <w:szCs w:val="24"/>
        </w:rPr>
        <w:t xml:space="preserve"> * </w:t>
      </w:r>
      <w:proofErr w:type="spellStart"/>
      <w:r w:rsidRPr="00AD6D65">
        <w:rPr>
          <w:rFonts w:cstheme="minorHAnsi"/>
          <w:sz w:val="24"/>
          <w:szCs w:val="24"/>
        </w:rPr>
        <w:t>CoefficientsToUse.AI_Factor</w:t>
      </w:r>
      <w:proofErr w:type="spellEnd"/>
      <w:r w:rsidRPr="00AD6D65">
        <w:rPr>
          <w:rFonts w:cstheme="minorHAnsi"/>
          <w:sz w:val="24"/>
          <w:szCs w:val="24"/>
        </w:rPr>
        <w:t>)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2B91AF"/>
          <w:sz w:val="24"/>
          <w:szCs w:val="24"/>
        </w:rPr>
        <w:t>Math</w:t>
      </w:r>
      <w:r w:rsidRPr="00AD6D65">
        <w:rPr>
          <w:rFonts w:cstheme="minorHAnsi"/>
          <w:sz w:val="24"/>
          <w:szCs w:val="24"/>
        </w:rPr>
        <w:t>.Log</w:t>
      </w:r>
      <w:proofErr w:type="spellEnd"/>
      <w:r w:rsidRPr="00AD6D65">
        <w:rPr>
          <w:rFonts w:cstheme="minorHAnsi"/>
          <w:sz w:val="24"/>
          <w:szCs w:val="24"/>
        </w:rPr>
        <w:t>(</w:t>
      </w:r>
      <w:proofErr w:type="gramEnd"/>
      <w:r w:rsidRPr="00AD6D65">
        <w:rPr>
          <w:rFonts w:cstheme="minorHAnsi"/>
          <w:sz w:val="24"/>
          <w:szCs w:val="24"/>
        </w:rPr>
        <w:t>ar.Form2Prime) * CoefficientsToUse.LF2P_Factor)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2B91AF"/>
          <w:sz w:val="24"/>
          <w:szCs w:val="24"/>
        </w:rPr>
        <w:t>Math</w:t>
      </w:r>
      <w:r w:rsidRPr="00AD6D65">
        <w:rPr>
          <w:rFonts w:cstheme="minorHAnsi"/>
          <w:sz w:val="24"/>
          <w:szCs w:val="24"/>
        </w:rPr>
        <w:t>.Log</w:t>
      </w:r>
      <w:proofErr w:type="spellEnd"/>
      <w:r w:rsidRPr="00AD6D65">
        <w:rPr>
          <w:rFonts w:cstheme="minorHAnsi"/>
          <w:sz w:val="24"/>
          <w:szCs w:val="24"/>
        </w:rPr>
        <w:t>(</w:t>
      </w:r>
      <w:proofErr w:type="spellStart"/>
      <w:proofErr w:type="gramEnd"/>
      <w:r w:rsidRPr="00AD6D65">
        <w:rPr>
          <w:rFonts w:cstheme="minorHAnsi"/>
          <w:sz w:val="24"/>
          <w:szCs w:val="24"/>
        </w:rPr>
        <w:t>ar.FormCoefficient</w:t>
      </w:r>
      <w:proofErr w:type="spellEnd"/>
      <w:r w:rsidRPr="00AD6D65">
        <w:rPr>
          <w:rFonts w:cstheme="minorHAnsi"/>
          <w:sz w:val="24"/>
          <w:szCs w:val="24"/>
        </w:rPr>
        <w:t xml:space="preserve">) * </w:t>
      </w:r>
      <w:proofErr w:type="spellStart"/>
      <w:r w:rsidRPr="00AD6D65">
        <w:rPr>
          <w:rFonts w:cstheme="minorHAnsi"/>
          <w:sz w:val="24"/>
          <w:szCs w:val="24"/>
        </w:rPr>
        <w:t>CoefficientsToUse.LFORM_Factor</w:t>
      </w:r>
      <w:proofErr w:type="spellEnd"/>
      <w:r w:rsidRPr="00AD6D65">
        <w:rPr>
          <w:rFonts w:cstheme="minorHAnsi"/>
          <w:sz w:val="24"/>
          <w:szCs w:val="24"/>
        </w:rPr>
        <w:t>)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(ar.Ai2 * CoefficientsToUse.AI2_Factor)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2B91AF"/>
          <w:sz w:val="24"/>
          <w:szCs w:val="24"/>
        </w:rPr>
        <w:t>Math</w:t>
      </w:r>
      <w:r w:rsidRPr="00AD6D65">
        <w:rPr>
          <w:rFonts w:cstheme="minorHAnsi"/>
          <w:sz w:val="24"/>
          <w:szCs w:val="24"/>
        </w:rPr>
        <w:t>.Log</w:t>
      </w:r>
      <w:proofErr w:type="spellEnd"/>
      <w:r w:rsidRPr="00AD6D65">
        <w:rPr>
          <w:rFonts w:cstheme="minorHAnsi"/>
          <w:sz w:val="24"/>
          <w:szCs w:val="24"/>
        </w:rPr>
        <w:t>(</w:t>
      </w:r>
      <w:proofErr w:type="gramEnd"/>
      <w:r w:rsidRPr="00AD6D65">
        <w:rPr>
          <w:rFonts w:cstheme="minorHAnsi"/>
          <w:sz w:val="24"/>
          <w:szCs w:val="24"/>
        </w:rPr>
        <w:t>ar.Ai3 + 5.0) * CoefficientsToUse.AI3_Factor)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2B91AF"/>
          <w:sz w:val="24"/>
          <w:szCs w:val="24"/>
        </w:rPr>
        <w:t>Math</w:t>
      </w:r>
      <w:r w:rsidRPr="00AD6D65">
        <w:rPr>
          <w:rFonts w:cstheme="minorHAnsi"/>
          <w:sz w:val="24"/>
          <w:szCs w:val="24"/>
        </w:rPr>
        <w:t>.Log</w:t>
      </w:r>
      <w:proofErr w:type="spellEnd"/>
      <w:r w:rsidRPr="00AD6D65">
        <w:rPr>
          <w:rFonts w:cstheme="minorHAnsi"/>
          <w:sz w:val="24"/>
          <w:szCs w:val="24"/>
        </w:rPr>
        <w:t>(</w:t>
      </w:r>
      <w:proofErr w:type="gramEnd"/>
      <w:r w:rsidRPr="00AD6D65">
        <w:rPr>
          <w:rFonts w:cstheme="minorHAnsi"/>
          <w:sz w:val="24"/>
          <w:szCs w:val="24"/>
        </w:rPr>
        <w:t>ar.Ai4 + 5.0) * CoefficientsToUse.AI4_Factor)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BreakVar</w:t>
      </w:r>
      <w:proofErr w:type="spellEnd"/>
      <w:r w:rsidRPr="00AD6D65">
        <w:rPr>
          <w:rFonts w:cstheme="minorHAnsi"/>
          <w:sz w:val="24"/>
          <w:szCs w:val="24"/>
        </w:rPr>
        <w:t xml:space="preserve"> * </w:t>
      </w:r>
      <w:proofErr w:type="spellStart"/>
      <w:r w:rsidRPr="00AD6D65">
        <w:rPr>
          <w:rFonts w:cstheme="minorHAnsi"/>
          <w:sz w:val="24"/>
          <w:szCs w:val="24"/>
        </w:rPr>
        <w:t>CoefficientsToUse.BREAKBIN_Factor</w:t>
      </w:r>
      <w:proofErr w:type="spellEnd"/>
      <w:r w:rsidRPr="00AD6D65">
        <w:rPr>
          <w:rFonts w:cstheme="minorHAnsi"/>
          <w:sz w:val="24"/>
          <w:szCs w:val="24"/>
        </w:rPr>
        <w:t>)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ar.Entropy</w:t>
      </w:r>
      <w:proofErr w:type="spellEnd"/>
      <w:r w:rsidRPr="00AD6D65">
        <w:rPr>
          <w:rFonts w:cstheme="minorHAnsi"/>
          <w:sz w:val="24"/>
          <w:szCs w:val="24"/>
        </w:rPr>
        <w:t xml:space="preserve"> * </w:t>
      </w:r>
      <w:proofErr w:type="spellStart"/>
      <w:r w:rsidRPr="00AD6D65">
        <w:rPr>
          <w:rFonts w:cstheme="minorHAnsi"/>
          <w:sz w:val="24"/>
          <w:szCs w:val="24"/>
        </w:rPr>
        <w:t>CoefficientsToUse.ENT_Factor</w:t>
      </w:r>
      <w:proofErr w:type="spellEnd"/>
      <w:r w:rsidRPr="00AD6D65">
        <w:rPr>
          <w:rFonts w:cstheme="minorHAnsi"/>
          <w:sz w:val="24"/>
          <w:szCs w:val="24"/>
        </w:rPr>
        <w:t>)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ar.FractalCoefficient</w:t>
      </w:r>
      <w:proofErr w:type="spellEnd"/>
      <w:r w:rsidRPr="00AD6D65">
        <w:rPr>
          <w:rFonts w:cstheme="minorHAnsi"/>
          <w:sz w:val="24"/>
          <w:szCs w:val="24"/>
        </w:rPr>
        <w:t xml:space="preserve"> * </w:t>
      </w:r>
      <w:proofErr w:type="spellStart"/>
      <w:r w:rsidRPr="00AD6D65">
        <w:rPr>
          <w:rFonts w:cstheme="minorHAnsi"/>
          <w:sz w:val="24"/>
          <w:szCs w:val="24"/>
        </w:rPr>
        <w:t>CoefficientsToUse.FR_Factor</w:t>
      </w:r>
      <w:proofErr w:type="spellEnd"/>
      <w:r w:rsidRPr="00AD6D65">
        <w:rPr>
          <w:rFonts w:cstheme="minorHAnsi"/>
          <w:sz w:val="24"/>
          <w:szCs w:val="24"/>
        </w:rPr>
        <w:t>)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2B91AF"/>
          <w:sz w:val="24"/>
          <w:szCs w:val="24"/>
        </w:rPr>
        <w:t>Math</w:t>
      </w:r>
      <w:r w:rsidRPr="00AD6D65">
        <w:rPr>
          <w:rFonts w:cstheme="minorHAnsi"/>
          <w:sz w:val="24"/>
          <w:szCs w:val="24"/>
        </w:rPr>
        <w:t>.Log</w:t>
      </w:r>
      <w:proofErr w:type="spellEnd"/>
      <w:r w:rsidRPr="00AD6D65">
        <w:rPr>
          <w:rFonts w:cstheme="minorHAnsi"/>
          <w:sz w:val="24"/>
          <w:szCs w:val="24"/>
        </w:rPr>
        <w:t>(</w:t>
      </w:r>
      <w:proofErr w:type="gramEnd"/>
      <w:r w:rsidRPr="00AD6D65">
        <w:rPr>
          <w:rFonts w:cstheme="minorHAnsi"/>
          <w:sz w:val="24"/>
          <w:szCs w:val="24"/>
        </w:rPr>
        <w:t>ar.Form11) * CoefficientsToUse.LF11_Factor)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2B91AF"/>
          <w:sz w:val="24"/>
          <w:szCs w:val="24"/>
        </w:rPr>
        <w:t>Math</w:t>
      </w:r>
      <w:r w:rsidRPr="00AD6D65">
        <w:rPr>
          <w:rFonts w:cstheme="minorHAnsi"/>
          <w:sz w:val="24"/>
          <w:szCs w:val="24"/>
        </w:rPr>
        <w:t>.Log</w:t>
      </w:r>
      <w:proofErr w:type="spellEnd"/>
      <w:r w:rsidRPr="00AD6D65">
        <w:rPr>
          <w:rFonts w:cstheme="minorHAnsi"/>
          <w:sz w:val="24"/>
          <w:szCs w:val="24"/>
        </w:rPr>
        <w:t>(</w:t>
      </w:r>
      <w:proofErr w:type="gramEnd"/>
      <w:r w:rsidRPr="00AD6D65">
        <w:rPr>
          <w:rFonts w:cstheme="minorHAnsi"/>
          <w:sz w:val="24"/>
          <w:szCs w:val="24"/>
        </w:rPr>
        <w:t>ar.Form12) * CoefficientsToUse.LF12_Factor)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2B91AF"/>
          <w:sz w:val="24"/>
          <w:szCs w:val="24"/>
        </w:rPr>
        <w:t>Math</w:t>
      </w:r>
      <w:r w:rsidRPr="00AD6D65">
        <w:rPr>
          <w:rFonts w:cstheme="minorHAnsi"/>
          <w:sz w:val="24"/>
          <w:szCs w:val="24"/>
        </w:rPr>
        <w:t>.Log</w:t>
      </w:r>
      <w:proofErr w:type="spellEnd"/>
      <w:r w:rsidRPr="00AD6D65">
        <w:rPr>
          <w:rFonts w:cstheme="minorHAnsi"/>
          <w:sz w:val="24"/>
          <w:szCs w:val="24"/>
        </w:rPr>
        <w:t>(</w:t>
      </w:r>
      <w:proofErr w:type="gramEnd"/>
      <w:r w:rsidRPr="00AD6D65">
        <w:rPr>
          <w:rFonts w:cstheme="minorHAnsi"/>
          <w:sz w:val="24"/>
          <w:szCs w:val="24"/>
        </w:rPr>
        <w:t>ar.Form13 + 5.0) * CoefficientsToUse.LF13_Factor)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2B91AF"/>
          <w:sz w:val="24"/>
          <w:szCs w:val="24"/>
        </w:rPr>
        <w:t>Math</w:t>
      </w:r>
      <w:r w:rsidRPr="00AD6D65">
        <w:rPr>
          <w:rFonts w:cstheme="minorHAnsi"/>
          <w:sz w:val="24"/>
          <w:szCs w:val="24"/>
        </w:rPr>
        <w:t>.Log</w:t>
      </w:r>
      <w:proofErr w:type="spellEnd"/>
      <w:r w:rsidRPr="00AD6D65">
        <w:rPr>
          <w:rFonts w:cstheme="minorHAnsi"/>
          <w:sz w:val="24"/>
          <w:szCs w:val="24"/>
        </w:rPr>
        <w:t>(</w:t>
      </w:r>
      <w:proofErr w:type="gramEnd"/>
      <w:r w:rsidRPr="00AD6D65">
        <w:rPr>
          <w:rFonts w:cstheme="minorHAnsi"/>
          <w:sz w:val="24"/>
          <w:szCs w:val="24"/>
        </w:rPr>
        <w:t>ar.Form14 + 5.0) * CoefficientsToUse.LF14_Factor)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2B91AF"/>
          <w:sz w:val="24"/>
          <w:szCs w:val="24"/>
        </w:rPr>
        <w:t>Math</w:t>
      </w:r>
      <w:r w:rsidRPr="00AD6D65">
        <w:rPr>
          <w:rFonts w:cstheme="minorHAnsi"/>
          <w:sz w:val="24"/>
          <w:szCs w:val="24"/>
        </w:rPr>
        <w:t>.Log</w:t>
      </w:r>
      <w:proofErr w:type="spellEnd"/>
      <w:r w:rsidRPr="00AD6D65">
        <w:rPr>
          <w:rFonts w:cstheme="minorHAnsi"/>
          <w:sz w:val="24"/>
          <w:szCs w:val="24"/>
        </w:rPr>
        <w:t>(</w:t>
      </w:r>
      <w:proofErr w:type="gramEnd"/>
      <w:r w:rsidRPr="00AD6D65">
        <w:rPr>
          <w:rFonts w:cstheme="minorHAnsi"/>
          <w:sz w:val="24"/>
          <w:szCs w:val="24"/>
        </w:rPr>
        <w:t>ar.Form2) * CoefficientsToUse.LF2_Factor)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2B91AF"/>
          <w:sz w:val="24"/>
          <w:szCs w:val="24"/>
        </w:rPr>
        <w:t>Math</w:t>
      </w:r>
      <w:r w:rsidRPr="00AD6D65">
        <w:rPr>
          <w:rFonts w:cstheme="minorHAnsi"/>
          <w:sz w:val="24"/>
          <w:szCs w:val="24"/>
        </w:rPr>
        <w:t>.Log</w:t>
      </w:r>
      <w:proofErr w:type="spellEnd"/>
      <w:r w:rsidRPr="00AD6D65">
        <w:rPr>
          <w:rFonts w:cstheme="minorHAnsi"/>
          <w:sz w:val="24"/>
          <w:szCs w:val="24"/>
        </w:rPr>
        <w:t>(</w:t>
      </w:r>
      <w:proofErr w:type="spellStart"/>
      <w:proofErr w:type="gramEnd"/>
      <w:r w:rsidRPr="00AD6D65">
        <w:rPr>
          <w:rFonts w:cstheme="minorHAnsi"/>
          <w:sz w:val="24"/>
          <w:szCs w:val="24"/>
        </w:rPr>
        <w:t>ar.JsInteger</w:t>
      </w:r>
      <w:proofErr w:type="spellEnd"/>
      <w:r w:rsidRPr="00AD6D65">
        <w:rPr>
          <w:rFonts w:cstheme="minorHAnsi"/>
          <w:sz w:val="24"/>
          <w:szCs w:val="24"/>
        </w:rPr>
        <w:t xml:space="preserve"> + 5.0) * </w:t>
      </w:r>
      <w:proofErr w:type="spellStart"/>
      <w:r w:rsidRPr="00AD6D65">
        <w:rPr>
          <w:rFonts w:cstheme="minorHAnsi"/>
          <w:sz w:val="24"/>
          <w:szCs w:val="24"/>
        </w:rPr>
        <w:t>CoefficientsToUse.LNS_Factor</w:t>
      </w:r>
      <w:proofErr w:type="spellEnd"/>
      <w:r w:rsidRPr="00AD6D65">
        <w:rPr>
          <w:rFonts w:cstheme="minorHAnsi"/>
          <w:sz w:val="24"/>
          <w:szCs w:val="24"/>
        </w:rPr>
        <w:t>)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ar.RingIntensity</w:t>
      </w:r>
      <w:proofErr w:type="spellEnd"/>
      <w:r w:rsidRPr="00AD6D65">
        <w:rPr>
          <w:rFonts w:cstheme="minorHAnsi"/>
          <w:sz w:val="24"/>
          <w:szCs w:val="24"/>
        </w:rPr>
        <w:t xml:space="preserve"> * </w:t>
      </w:r>
      <w:proofErr w:type="spellStart"/>
      <w:r w:rsidRPr="00AD6D65">
        <w:rPr>
          <w:rFonts w:cstheme="minorHAnsi"/>
          <w:sz w:val="24"/>
          <w:szCs w:val="24"/>
        </w:rPr>
        <w:t>CoefficientsToUse.RIN_Factor</w:t>
      </w:r>
      <w:proofErr w:type="spellEnd"/>
      <w:r w:rsidRPr="00AD6D65">
        <w:rPr>
          <w:rFonts w:cstheme="minorHAnsi"/>
          <w:sz w:val="24"/>
          <w:szCs w:val="24"/>
        </w:rPr>
        <w:t>)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ar.RingThickness</w:t>
      </w:r>
      <w:proofErr w:type="spellEnd"/>
      <w:r w:rsidRPr="00AD6D65">
        <w:rPr>
          <w:rFonts w:cstheme="minorHAnsi"/>
          <w:sz w:val="24"/>
          <w:szCs w:val="24"/>
        </w:rPr>
        <w:t xml:space="preserve"> * </w:t>
      </w:r>
      <w:proofErr w:type="spellStart"/>
      <w:r w:rsidRPr="00AD6D65">
        <w:rPr>
          <w:rFonts w:cstheme="minorHAnsi"/>
          <w:sz w:val="24"/>
          <w:szCs w:val="24"/>
        </w:rPr>
        <w:t>CoefficientsToUse.RTH_Factor</w:t>
      </w:r>
      <w:proofErr w:type="spellEnd"/>
      <w:r w:rsidRPr="00AD6D65">
        <w:rPr>
          <w:rFonts w:cstheme="minorHAnsi"/>
          <w:sz w:val="24"/>
          <w:szCs w:val="24"/>
        </w:rPr>
        <w:t>)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r w:rsidRPr="00AD6D65">
        <w:rPr>
          <w:rFonts w:cstheme="minorHAnsi"/>
          <w:b/>
          <w:bCs/>
          <w:sz w:val="24"/>
          <w:szCs w:val="24"/>
        </w:rPr>
        <w:t>ar</w:t>
      </w:r>
      <w:r w:rsidRPr="00AD6D65">
        <w:rPr>
          <w:rFonts w:cstheme="minorHAnsi"/>
          <w:sz w:val="24"/>
          <w:szCs w:val="24"/>
        </w:rPr>
        <w:t>.</w:t>
      </w:r>
      <w:r w:rsidRPr="00AD6D65">
        <w:rPr>
          <w:rFonts w:cstheme="minorHAnsi"/>
          <w:color w:val="800080"/>
          <w:sz w:val="24"/>
          <w:szCs w:val="24"/>
        </w:rPr>
        <w:t>NormalizedArea</w:t>
      </w:r>
      <w:proofErr w:type="spellEnd"/>
      <w:r w:rsidRPr="00AD6D65">
        <w:rPr>
          <w:rFonts w:cstheme="minorHAnsi"/>
          <w:sz w:val="24"/>
          <w:szCs w:val="24"/>
        </w:rPr>
        <w:t xml:space="preserve"> * </w:t>
      </w:r>
      <w:proofErr w:type="spellStart"/>
      <w:r w:rsidRPr="00AD6D65">
        <w:rPr>
          <w:rFonts w:cstheme="minorHAnsi"/>
          <w:sz w:val="24"/>
          <w:szCs w:val="24"/>
        </w:rPr>
        <w:t>CoefficientsToUse.</w:t>
      </w:r>
      <w:r w:rsidRPr="00AD6D65">
        <w:rPr>
          <w:rFonts w:cstheme="minorHAnsi"/>
          <w:color w:val="800080"/>
          <w:sz w:val="24"/>
          <w:szCs w:val="24"/>
        </w:rPr>
        <w:t>SA_Factor</w:t>
      </w:r>
      <w:proofErr w:type="spellEnd"/>
      <w:r w:rsidRPr="00AD6D65">
        <w:rPr>
          <w:rFonts w:cstheme="minorHAnsi"/>
          <w:sz w:val="24"/>
          <w:szCs w:val="24"/>
        </w:rPr>
        <w:t>));</w:t>
      </w:r>
    </w:p>
    <w:p w:rsidR="00D15A65" w:rsidRPr="00AD6D65" w:rsidRDefault="00D15A65" w:rsidP="00D15A65">
      <w:pPr>
        <w:autoSpaceDE w:val="0"/>
        <w:autoSpaceDN w:val="0"/>
        <w:adjustRightInd w:val="0"/>
        <w:spacing w:after="0" w:line="240" w:lineRule="auto"/>
        <w:rPr>
          <w:rFonts w:cstheme="minorHAnsi"/>
          <w:sz w:val="24"/>
          <w:szCs w:val="24"/>
        </w:rPr>
      </w:pPr>
    </w:p>
    <w:p w:rsidR="00F33AEC" w:rsidRPr="00AD6D65" w:rsidRDefault="00C14278">
      <w:pPr>
        <w:rPr>
          <w:rFonts w:cstheme="minorHAnsi"/>
          <w:sz w:val="24"/>
          <w:szCs w:val="24"/>
        </w:rPr>
      </w:pPr>
      <w:r w:rsidRPr="00AD6D65">
        <w:rPr>
          <w:rFonts w:cstheme="minorHAnsi"/>
          <w:sz w:val="24"/>
          <w:szCs w:val="24"/>
        </w:rPr>
        <w:t>Once the five totals are obtained</w:t>
      </w:r>
      <w:r w:rsidR="00E47A9A" w:rsidRPr="00AD6D65">
        <w:rPr>
          <w:rFonts w:cstheme="minorHAnsi"/>
          <w:sz w:val="24"/>
          <w:szCs w:val="24"/>
        </w:rPr>
        <w:t xml:space="preserve"> and totaled for all sectors (loop through 78 times)</w:t>
      </w:r>
      <w:r w:rsidRPr="00AD6D65">
        <w:rPr>
          <w:rFonts w:cstheme="minorHAnsi"/>
          <w:sz w:val="24"/>
          <w:szCs w:val="24"/>
        </w:rPr>
        <w:t>, they are multiplied by the respective values below and added together, additionally the intercept value is also added into the score:</w:t>
      </w:r>
    </w:p>
    <w:tbl>
      <w:tblPr>
        <w:tblStyle w:val="LightList-Accent11"/>
        <w:tblW w:w="7938" w:type="dxa"/>
        <w:tblInd w:w="720" w:type="dxa"/>
        <w:tblBorders>
          <w:insideH w:val="single" w:sz="8" w:space="0" w:color="4F81BD" w:themeColor="accent1"/>
          <w:insideV w:val="single" w:sz="8" w:space="0" w:color="4F81BD" w:themeColor="accent1"/>
        </w:tblBorders>
        <w:tblLook w:val="04A0" w:firstRow="1" w:lastRow="0" w:firstColumn="1" w:lastColumn="0" w:noHBand="0" w:noVBand="1"/>
      </w:tblPr>
      <w:tblGrid>
        <w:gridCol w:w="1380"/>
        <w:gridCol w:w="939"/>
        <w:gridCol w:w="1132"/>
        <w:gridCol w:w="1021"/>
        <w:gridCol w:w="890"/>
        <w:gridCol w:w="805"/>
        <w:gridCol w:w="805"/>
        <w:gridCol w:w="966"/>
      </w:tblGrid>
      <w:tr w:rsidR="00E47A9A" w:rsidRPr="00AD6D65" w:rsidTr="00DD39F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36" w:type="dxa"/>
          </w:tcPr>
          <w:p w:rsidR="00A00010" w:rsidRPr="00AD6D65" w:rsidRDefault="00A00010">
            <w:pPr>
              <w:rPr>
                <w:rFonts w:cstheme="minorHAnsi"/>
                <w:sz w:val="24"/>
                <w:szCs w:val="24"/>
              </w:rPr>
            </w:pPr>
            <w:r w:rsidRPr="00AD6D65">
              <w:rPr>
                <w:rFonts w:cstheme="minorHAnsi"/>
                <w:sz w:val="24"/>
                <w:szCs w:val="24"/>
              </w:rPr>
              <w:t>Cap Barrier</w:t>
            </w:r>
          </w:p>
        </w:tc>
        <w:tc>
          <w:tcPr>
            <w:tcW w:w="879" w:type="dxa"/>
          </w:tcPr>
          <w:p w:rsidR="00A00010" w:rsidRPr="00AD6D65" w:rsidRDefault="00A00010">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System</w:t>
            </w:r>
          </w:p>
        </w:tc>
        <w:tc>
          <w:tcPr>
            <w:tcW w:w="1056" w:type="dxa"/>
          </w:tcPr>
          <w:p w:rsidR="00A00010" w:rsidRPr="00AD6D65" w:rsidRDefault="00A00010">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Intercept</w:t>
            </w:r>
          </w:p>
        </w:tc>
        <w:tc>
          <w:tcPr>
            <w:tcW w:w="1052" w:type="dxa"/>
          </w:tcPr>
          <w:p w:rsidR="00A00010" w:rsidRPr="00AD6D65" w:rsidRDefault="00A00010">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CV</w:t>
            </w:r>
          </w:p>
        </w:tc>
        <w:tc>
          <w:tcPr>
            <w:tcW w:w="905" w:type="dxa"/>
          </w:tcPr>
          <w:p w:rsidR="00A00010" w:rsidRPr="00AD6D65" w:rsidRDefault="00A00010">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GI</w:t>
            </w:r>
          </w:p>
        </w:tc>
        <w:tc>
          <w:tcPr>
            <w:tcW w:w="810" w:type="dxa"/>
          </w:tcPr>
          <w:p w:rsidR="00A00010" w:rsidRPr="00AD6D65" w:rsidRDefault="00A00010">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LIV</w:t>
            </w:r>
          </w:p>
        </w:tc>
        <w:tc>
          <w:tcPr>
            <w:tcW w:w="810" w:type="dxa"/>
          </w:tcPr>
          <w:p w:rsidR="00A00010" w:rsidRPr="00AD6D65" w:rsidRDefault="00A00010">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RESP</w:t>
            </w:r>
          </w:p>
        </w:tc>
        <w:tc>
          <w:tcPr>
            <w:tcW w:w="990" w:type="dxa"/>
          </w:tcPr>
          <w:p w:rsidR="00A00010" w:rsidRPr="00AD6D65" w:rsidRDefault="00A00010">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KID</w:t>
            </w:r>
          </w:p>
        </w:tc>
      </w:tr>
      <w:tr w:rsidR="00E47A9A" w:rsidRPr="00AD6D65" w:rsidTr="00E47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Borders>
              <w:top w:val="none" w:sz="0" w:space="0" w:color="auto"/>
              <w:left w:val="none" w:sz="0" w:space="0" w:color="auto"/>
              <w:bottom w:val="none" w:sz="0" w:space="0" w:color="auto"/>
            </w:tcBorders>
          </w:tcPr>
          <w:p w:rsidR="00A00010" w:rsidRPr="00AD6D65" w:rsidRDefault="00A00010">
            <w:pPr>
              <w:rPr>
                <w:rFonts w:cstheme="minorHAnsi"/>
                <w:sz w:val="24"/>
                <w:szCs w:val="24"/>
              </w:rPr>
            </w:pPr>
            <w:r w:rsidRPr="00AD6D65">
              <w:rPr>
                <w:rFonts w:cstheme="minorHAnsi"/>
                <w:sz w:val="24"/>
                <w:szCs w:val="24"/>
              </w:rPr>
              <w:t>No</w:t>
            </w:r>
          </w:p>
        </w:tc>
        <w:tc>
          <w:tcPr>
            <w:tcW w:w="879"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CV</w:t>
            </w:r>
          </w:p>
        </w:tc>
        <w:tc>
          <w:tcPr>
            <w:tcW w:w="1056"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-6.91</w:t>
            </w:r>
          </w:p>
        </w:tc>
        <w:tc>
          <w:tcPr>
            <w:tcW w:w="1052"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-3.43</w:t>
            </w:r>
          </w:p>
        </w:tc>
        <w:tc>
          <w:tcPr>
            <w:tcW w:w="905"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0</w:t>
            </w:r>
          </w:p>
        </w:tc>
        <w:tc>
          <w:tcPr>
            <w:tcW w:w="810"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-2.03</w:t>
            </w:r>
          </w:p>
        </w:tc>
        <w:tc>
          <w:tcPr>
            <w:tcW w:w="810"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0</w:t>
            </w:r>
          </w:p>
        </w:tc>
        <w:tc>
          <w:tcPr>
            <w:tcW w:w="990" w:type="dxa"/>
            <w:tcBorders>
              <w:top w:val="none" w:sz="0" w:space="0" w:color="auto"/>
              <w:bottom w:val="none" w:sz="0" w:space="0" w:color="auto"/>
              <w:right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11.54</w:t>
            </w:r>
          </w:p>
        </w:tc>
      </w:tr>
      <w:tr w:rsidR="00E47A9A" w:rsidRPr="00AD6D65" w:rsidTr="00E47A9A">
        <w:tc>
          <w:tcPr>
            <w:cnfStyle w:val="001000000000" w:firstRow="0" w:lastRow="0" w:firstColumn="1" w:lastColumn="0" w:oddVBand="0" w:evenVBand="0" w:oddHBand="0" w:evenHBand="0" w:firstRowFirstColumn="0" w:firstRowLastColumn="0" w:lastRowFirstColumn="0" w:lastRowLastColumn="0"/>
            <w:tcW w:w="1436" w:type="dxa"/>
          </w:tcPr>
          <w:p w:rsidR="00A00010" w:rsidRPr="00AD6D65" w:rsidRDefault="00A00010">
            <w:pPr>
              <w:rPr>
                <w:rFonts w:cstheme="minorHAnsi"/>
                <w:sz w:val="24"/>
                <w:szCs w:val="24"/>
              </w:rPr>
            </w:pPr>
            <w:r w:rsidRPr="00AD6D65">
              <w:rPr>
                <w:rFonts w:cstheme="minorHAnsi"/>
                <w:sz w:val="24"/>
                <w:szCs w:val="24"/>
              </w:rPr>
              <w:t>No</w:t>
            </w:r>
          </w:p>
        </w:tc>
        <w:tc>
          <w:tcPr>
            <w:tcW w:w="879"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RESP</w:t>
            </w:r>
          </w:p>
        </w:tc>
        <w:tc>
          <w:tcPr>
            <w:tcW w:w="1056"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-3.72</w:t>
            </w:r>
          </w:p>
        </w:tc>
        <w:tc>
          <w:tcPr>
            <w:tcW w:w="1052"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2.58</w:t>
            </w:r>
          </w:p>
        </w:tc>
        <w:tc>
          <w:tcPr>
            <w:tcW w:w="905"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-13.53</w:t>
            </w:r>
          </w:p>
        </w:tc>
        <w:tc>
          <w:tcPr>
            <w:tcW w:w="810"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-4.05</w:t>
            </w:r>
          </w:p>
        </w:tc>
        <w:tc>
          <w:tcPr>
            <w:tcW w:w="810"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5.79</w:t>
            </w:r>
          </w:p>
        </w:tc>
        <w:tc>
          <w:tcPr>
            <w:tcW w:w="990"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13.97</w:t>
            </w:r>
          </w:p>
        </w:tc>
      </w:tr>
      <w:tr w:rsidR="00E47A9A" w:rsidRPr="00AD6D65" w:rsidTr="00E47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Borders>
              <w:top w:val="none" w:sz="0" w:space="0" w:color="auto"/>
              <w:left w:val="none" w:sz="0" w:space="0" w:color="auto"/>
              <w:bottom w:val="none" w:sz="0" w:space="0" w:color="auto"/>
            </w:tcBorders>
          </w:tcPr>
          <w:p w:rsidR="00A00010" w:rsidRPr="00AD6D65" w:rsidRDefault="00A00010">
            <w:pPr>
              <w:rPr>
                <w:rFonts w:cstheme="minorHAnsi"/>
                <w:sz w:val="24"/>
                <w:szCs w:val="24"/>
              </w:rPr>
            </w:pPr>
            <w:r w:rsidRPr="00AD6D65">
              <w:rPr>
                <w:rFonts w:cstheme="minorHAnsi"/>
                <w:sz w:val="24"/>
                <w:szCs w:val="24"/>
              </w:rPr>
              <w:t>No</w:t>
            </w:r>
          </w:p>
        </w:tc>
        <w:tc>
          <w:tcPr>
            <w:tcW w:w="879"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LIV</w:t>
            </w:r>
          </w:p>
        </w:tc>
        <w:tc>
          <w:tcPr>
            <w:tcW w:w="1056"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-4.42</w:t>
            </w:r>
          </w:p>
        </w:tc>
        <w:tc>
          <w:tcPr>
            <w:tcW w:w="1052"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0</w:t>
            </w:r>
          </w:p>
        </w:tc>
        <w:tc>
          <w:tcPr>
            <w:tcW w:w="905"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-7.85</w:t>
            </w:r>
          </w:p>
        </w:tc>
        <w:tc>
          <w:tcPr>
            <w:tcW w:w="810"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-3.3</w:t>
            </w:r>
          </w:p>
        </w:tc>
        <w:tc>
          <w:tcPr>
            <w:tcW w:w="810"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0</w:t>
            </w:r>
          </w:p>
        </w:tc>
        <w:tc>
          <w:tcPr>
            <w:tcW w:w="990" w:type="dxa"/>
            <w:tcBorders>
              <w:top w:val="none" w:sz="0" w:space="0" w:color="auto"/>
              <w:bottom w:val="none" w:sz="0" w:space="0" w:color="auto"/>
              <w:right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12.63</w:t>
            </w:r>
          </w:p>
        </w:tc>
      </w:tr>
      <w:tr w:rsidR="00E47A9A" w:rsidRPr="00AD6D65" w:rsidTr="00E47A9A">
        <w:tc>
          <w:tcPr>
            <w:cnfStyle w:val="001000000000" w:firstRow="0" w:lastRow="0" w:firstColumn="1" w:lastColumn="0" w:oddVBand="0" w:evenVBand="0" w:oddHBand="0" w:evenHBand="0" w:firstRowFirstColumn="0" w:firstRowLastColumn="0" w:lastRowFirstColumn="0" w:lastRowLastColumn="0"/>
            <w:tcW w:w="1436" w:type="dxa"/>
          </w:tcPr>
          <w:p w:rsidR="00A00010" w:rsidRPr="00AD6D65" w:rsidRDefault="00A00010">
            <w:pPr>
              <w:rPr>
                <w:rFonts w:cstheme="minorHAnsi"/>
                <w:sz w:val="24"/>
                <w:szCs w:val="24"/>
              </w:rPr>
            </w:pPr>
            <w:r w:rsidRPr="00AD6D65">
              <w:rPr>
                <w:rFonts w:cstheme="minorHAnsi"/>
                <w:sz w:val="24"/>
                <w:szCs w:val="24"/>
              </w:rPr>
              <w:t>No</w:t>
            </w:r>
          </w:p>
        </w:tc>
        <w:tc>
          <w:tcPr>
            <w:tcW w:w="879"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GI</w:t>
            </w:r>
          </w:p>
        </w:tc>
        <w:tc>
          <w:tcPr>
            <w:tcW w:w="1056"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-10.426</w:t>
            </w:r>
          </w:p>
        </w:tc>
        <w:tc>
          <w:tcPr>
            <w:tcW w:w="1052"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-29.41</w:t>
            </w:r>
          </w:p>
        </w:tc>
        <w:tc>
          <w:tcPr>
            <w:tcW w:w="905"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33.35</w:t>
            </w:r>
          </w:p>
        </w:tc>
        <w:tc>
          <w:tcPr>
            <w:tcW w:w="810"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8.97</w:t>
            </w:r>
          </w:p>
        </w:tc>
        <w:tc>
          <w:tcPr>
            <w:tcW w:w="810"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16.08</w:t>
            </w:r>
          </w:p>
        </w:tc>
        <w:tc>
          <w:tcPr>
            <w:tcW w:w="990"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-22.88</w:t>
            </w:r>
          </w:p>
        </w:tc>
      </w:tr>
      <w:tr w:rsidR="00E47A9A" w:rsidRPr="00AD6D65" w:rsidTr="00E47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Borders>
              <w:top w:val="none" w:sz="0" w:space="0" w:color="auto"/>
              <w:left w:val="none" w:sz="0" w:space="0" w:color="auto"/>
              <w:bottom w:val="none" w:sz="0" w:space="0" w:color="auto"/>
            </w:tcBorders>
          </w:tcPr>
          <w:p w:rsidR="00A00010" w:rsidRPr="00AD6D65" w:rsidRDefault="00A00010">
            <w:pPr>
              <w:rPr>
                <w:rFonts w:cstheme="minorHAnsi"/>
                <w:sz w:val="24"/>
                <w:szCs w:val="24"/>
              </w:rPr>
            </w:pPr>
            <w:r w:rsidRPr="00AD6D65">
              <w:rPr>
                <w:rFonts w:cstheme="minorHAnsi"/>
                <w:sz w:val="24"/>
                <w:szCs w:val="24"/>
              </w:rPr>
              <w:t>No</w:t>
            </w:r>
          </w:p>
        </w:tc>
        <w:tc>
          <w:tcPr>
            <w:tcW w:w="879"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KID</w:t>
            </w:r>
          </w:p>
        </w:tc>
        <w:tc>
          <w:tcPr>
            <w:tcW w:w="1056"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-12.54</w:t>
            </w:r>
          </w:p>
        </w:tc>
        <w:tc>
          <w:tcPr>
            <w:tcW w:w="1052"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-38.64</w:t>
            </w:r>
          </w:p>
        </w:tc>
        <w:tc>
          <w:tcPr>
            <w:tcW w:w="905"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30.71</w:t>
            </w:r>
          </w:p>
        </w:tc>
        <w:tc>
          <w:tcPr>
            <w:tcW w:w="810"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12.39</w:t>
            </w:r>
          </w:p>
        </w:tc>
        <w:tc>
          <w:tcPr>
            <w:tcW w:w="810"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34.98</w:t>
            </w:r>
          </w:p>
        </w:tc>
        <w:tc>
          <w:tcPr>
            <w:tcW w:w="990" w:type="dxa"/>
            <w:tcBorders>
              <w:top w:val="none" w:sz="0" w:space="0" w:color="auto"/>
              <w:bottom w:val="none" w:sz="0" w:space="0" w:color="auto"/>
              <w:right w:val="none" w:sz="0" w:space="0" w:color="auto"/>
            </w:tcBorders>
          </w:tcPr>
          <w:p w:rsidR="00A00010" w:rsidRPr="00AD6D65" w:rsidRDefault="00E47A9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-26.59</w:t>
            </w:r>
          </w:p>
        </w:tc>
      </w:tr>
      <w:tr w:rsidR="00E47A9A" w:rsidRPr="00AD6D65" w:rsidTr="00E47A9A">
        <w:tc>
          <w:tcPr>
            <w:cnfStyle w:val="001000000000" w:firstRow="0" w:lastRow="0" w:firstColumn="1" w:lastColumn="0" w:oddVBand="0" w:evenVBand="0" w:oddHBand="0" w:evenHBand="0" w:firstRowFirstColumn="0" w:firstRowLastColumn="0" w:lastRowFirstColumn="0" w:lastRowLastColumn="0"/>
            <w:tcW w:w="1436" w:type="dxa"/>
          </w:tcPr>
          <w:p w:rsidR="00A00010" w:rsidRPr="00AD6D65" w:rsidRDefault="00A00010" w:rsidP="00AD6580">
            <w:pPr>
              <w:rPr>
                <w:rFonts w:cstheme="minorHAnsi"/>
                <w:sz w:val="24"/>
                <w:szCs w:val="24"/>
              </w:rPr>
            </w:pPr>
            <w:r w:rsidRPr="00AD6D65">
              <w:rPr>
                <w:rFonts w:cstheme="minorHAnsi"/>
                <w:sz w:val="24"/>
                <w:szCs w:val="24"/>
              </w:rPr>
              <w:t>Yes</w:t>
            </w:r>
          </w:p>
        </w:tc>
        <w:tc>
          <w:tcPr>
            <w:tcW w:w="879"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CV</w:t>
            </w:r>
          </w:p>
        </w:tc>
        <w:tc>
          <w:tcPr>
            <w:tcW w:w="1056"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5.88</w:t>
            </w:r>
          </w:p>
        </w:tc>
        <w:tc>
          <w:tcPr>
            <w:tcW w:w="1052"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-5.07</w:t>
            </w:r>
          </w:p>
        </w:tc>
        <w:tc>
          <w:tcPr>
            <w:tcW w:w="905"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2.03</w:t>
            </w:r>
          </w:p>
        </w:tc>
        <w:tc>
          <w:tcPr>
            <w:tcW w:w="810"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-5.06</w:t>
            </w:r>
          </w:p>
        </w:tc>
        <w:tc>
          <w:tcPr>
            <w:tcW w:w="810"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3.17</w:t>
            </w:r>
          </w:p>
        </w:tc>
        <w:tc>
          <w:tcPr>
            <w:tcW w:w="990" w:type="dxa"/>
          </w:tcPr>
          <w:p w:rsidR="00A00010" w:rsidRPr="00AD6D65" w:rsidRDefault="00E47A9A"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10.3</w:t>
            </w:r>
          </w:p>
        </w:tc>
      </w:tr>
      <w:tr w:rsidR="00E47A9A" w:rsidRPr="00AD6D65" w:rsidTr="00E47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Borders>
              <w:top w:val="none" w:sz="0" w:space="0" w:color="auto"/>
              <w:left w:val="none" w:sz="0" w:space="0" w:color="auto"/>
              <w:bottom w:val="none" w:sz="0" w:space="0" w:color="auto"/>
            </w:tcBorders>
          </w:tcPr>
          <w:p w:rsidR="00A00010" w:rsidRPr="00AD6D65" w:rsidRDefault="00A00010" w:rsidP="00AD6580">
            <w:pPr>
              <w:rPr>
                <w:rFonts w:cstheme="minorHAnsi"/>
                <w:sz w:val="24"/>
                <w:szCs w:val="24"/>
              </w:rPr>
            </w:pPr>
            <w:r w:rsidRPr="00AD6D65">
              <w:rPr>
                <w:rFonts w:cstheme="minorHAnsi"/>
                <w:sz w:val="24"/>
                <w:szCs w:val="24"/>
              </w:rPr>
              <w:t>Yes</w:t>
            </w:r>
          </w:p>
        </w:tc>
        <w:tc>
          <w:tcPr>
            <w:tcW w:w="879"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RESP</w:t>
            </w:r>
          </w:p>
        </w:tc>
        <w:tc>
          <w:tcPr>
            <w:tcW w:w="1056"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1.82</w:t>
            </w:r>
          </w:p>
        </w:tc>
        <w:tc>
          <w:tcPr>
            <w:tcW w:w="1052"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-7.25</w:t>
            </w:r>
          </w:p>
        </w:tc>
        <w:tc>
          <w:tcPr>
            <w:tcW w:w="905"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2.19</w:t>
            </w:r>
          </w:p>
        </w:tc>
        <w:tc>
          <w:tcPr>
            <w:tcW w:w="810"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-6.9</w:t>
            </w:r>
          </w:p>
        </w:tc>
        <w:tc>
          <w:tcPr>
            <w:tcW w:w="810"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7.59</w:t>
            </w:r>
          </w:p>
        </w:tc>
        <w:tc>
          <w:tcPr>
            <w:tcW w:w="990" w:type="dxa"/>
            <w:tcBorders>
              <w:top w:val="none" w:sz="0" w:space="0" w:color="auto"/>
              <w:bottom w:val="none" w:sz="0" w:space="0" w:color="auto"/>
              <w:right w:val="none" w:sz="0" w:space="0" w:color="auto"/>
            </w:tcBorders>
          </w:tcPr>
          <w:p w:rsidR="00A00010" w:rsidRPr="00AD6D65" w:rsidRDefault="00E47A9A"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7.55</w:t>
            </w:r>
          </w:p>
        </w:tc>
      </w:tr>
      <w:tr w:rsidR="00E47A9A" w:rsidRPr="00AD6D65" w:rsidTr="00E47A9A">
        <w:tc>
          <w:tcPr>
            <w:cnfStyle w:val="001000000000" w:firstRow="0" w:lastRow="0" w:firstColumn="1" w:lastColumn="0" w:oddVBand="0" w:evenVBand="0" w:oddHBand="0" w:evenHBand="0" w:firstRowFirstColumn="0" w:firstRowLastColumn="0" w:lastRowFirstColumn="0" w:lastRowLastColumn="0"/>
            <w:tcW w:w="1436" w:type="dxa"/>
          </w:tcPr>
          <w:p w:rsidR="00A00010" w:rsidRPr="00AD6D65" w:rsidRDefault="00A00010" w:rsidP="00AD6580">
            <w:pPr>
              <w:rPr>
                <w:rFonts w:cstheme="minorHAnsi"/>
                <w:sz w:val="24"/>
                <w:szCs w:val="24"/>
              </w:rPr>
            </w:pPr>
            <w:r w:rsidRPr="00AD6D65">
              <w:rPr>
                <w:rFonts w:cstheme="minorHAnsi"/>
                <w:sz w:val="24"/>
                <w:szCs w:val="24"/>
              </w:rPr>
              <w:t>Yes</w:t>
            </w:r>
          </w:p>
        </w:tc>
        <w:tc>
          <w:tcPr>
            <w:tcW w:w="879"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LIV</w:t>
            </w:r>
          </w:p>
        </w:tc>
        <w:tc>
          <w:tcPr>
            <w:tcW w:w="1056"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-.82</w:t>
            </w:r>
          </w:p>
        </w:tc>
        <w:tc>
          <w:tcPr>
            <w:tcW w:w="1052"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-14.73</w:t>
            </w:r>
          </w:p>
        </w:tc>
        <w:tc>
          <w:tcPr>
            <w:tcW w:w="905"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13.95</w:t>
            </w:r>
          </w:p>
        </w:tc>
        <w:tc>
          <w:tcPr>
            <w:tcW w:w="810"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11.87</w:t>
            </w:r>
          </w:p>
        </w:tc>
        <w:tc>
          <w:tcPr>
            <w:tcW w:w="810"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0</w:t>
            </w:r>
          </w:p>
        </w:tc>
        <w:tc>
          <w:tcPr>
            <w:tcW w:w="990" w:type="dxa"/>
          </w:tcPr>
          <w:p w:rsidR="00A00010" w:rsidRPr="00AD6D65" w:rsidRDefault="00E47A9A"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-3.55</w:t>
            </w:r>
          </w:p>
        </w:tc>
      </w:tr>
      <w:tr w:rsidR="00E47A9A" w:rsidRPr="00AD6D65" w:rsidTr="00E47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Borders>
              <w:top w:val="none" w:sz="0" w:space="0" w:color="auto"/>
              <w:left w:val="none" w:sz="0" w:space="0" w:color="auto"/>
              <w:bottom w:val="none" w:sz="0" w:space="0" w:color="auto"/>
            </w:tcBorders>
          </w:tcPr>
          <w:p w:rsidR="00A00010" w:rsidRPr="00AD6D65" w:rsidRDefault="00A00010" w:rsidP="00AD6580">
            <w:pPr>
              <w:rPr>
                <w:rFonts w:cstheme="minorHAnsi"/>
                <w:sz w:val="24"/>
                <w:szCs w:val="24"/>
              </w:rPr>
            </w:pPr>
            <w:r w:rsidRPr="00AD6D65">
              <w:rPr>
                <w:rFonts w:cstheme="minorHAnsi"/>
                <w:sz w:val="24"/>
                <w:szCs w:val="24"/>
              </w:rPr>
              <w:t>Yes</w:t>
            </w:r>
          </w:p>
        </w:tc>
        <w:tc>
          <w:tcPr>
            <w:tcW w:w="879"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GI</w:t>
            </w:r>
          </w:p>
        </w:tc>
        <w:tc>
          <w:tcPr>
            <w:tcW w:w="1056"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-4.83</w:t>
            </w:r>
          </w:p>
        </w:tc>
        <w:tc>
          <w:tcPr>
            <w:tcW w:w="1052"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-11.24</w:t>
            </w:r>
          </w:p>
        </w:tc>
        <w:tc>
          <w:tcPr>
            <w:tcW w:w="905"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13.38</w:t>
            </w:r>
          </w:p>
        </w:tc>
        <w:tc>
          <w:tcPr>
            <w:tcW w:w="810"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-1.07</w:t>
            </w:r>
          </w:p>
        </w:tc>
        <w:tc>
          <w:tcPr>
            <w:tcW w:w="810"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1.79</w:t>
            </w:r>
          </w:p>
        </w:tc>
        <w:tc>
          <w:tcPr>
            <w:tcW w:w="990" w:type="dxa"/>
            <w:tcBorders>
              <w:top w:val="none" w:sz="0" w:space="0" w:color="auto"/>
              <w:bottom w:val="none" w:sz="0" w:space="0" w:color="auto"/>
              <w:right w:val="none" w:sz="0" w:space="0" w:color="auto"/>
            </w:tcBorders>
          </w:tcPr>
          <w:p w:rsidR="00A00010" w:rsidRPr="00AD6D65" w:rsidRDefault="00E47A9A"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-1.37</w:t>
            </w:r>
          </w:p>
        </w:tc>
      </w:tr>
      <w:tr w:rsidR="00E47A9A" w:rsidRPr="00AD6D65" w:rsidTr="00E47A9A">
        <w:tc>
          <w:tcPr>
            <w:cnfStyle w:val="001000000000" w:firstRow="0" w:lastRow="0" w:firstColumn="1" w:lastColumn="0" w:oddVBand="0" w:evenVBand="0" w:oddHBand="0" w:evenHBand="0" w:firstRowFirstColumn="0" w:firstRowLastColumn="0" w:lastRowFirstColumn="0" w:lastRowLastColumn="0"/>
            <w:tcW w:w="1436" w:type="dxa"/>
          </w:tcPr>
          <w:p w:rsidR="00A00010" w:rsidRPr="00AD6D65" w:rsidRDefault="00A00010" w:rsidP="00AD6580">
            <w:pPr>
              <w:rPr>
                <w:rFonts w:cstheme="minorHAnsi"/>
                <w:sz w:val="24"/>
                <w:szCs w:val="24"/>
              </w:rPr>
            </w:pPr>
            <w:r w:rsidRPr="00AD6D65">
              <w:rPr>
                <w:rFonts w:cstheme="minorHAnsi"/>
                <w:sz w:val="24"/>
                <w:szCs w:val="24"/>
              </w:rPr>
              <w:t>Yes</w:t>
            </w:r>
          </w:p>
        </w:tc>
        <w:tc>
          <w:tcPr>
            <w:tcW w:w="879"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KID</w:t>
            </w:r>
          </w:p>
        </w:tc>
        <w:tc>
          <w:tcPr>
            <w:tcW w:w="1056"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2.18</w:t>
            </w:r>
          </w:p>
        </w:tc>
        <w:tc>
          <w:tcPr>
            <w:tcW w:w="1052"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-9.6</w:t>
            </w:r>
          </w:p>
        </w:tc>
        <w:tc>
          <w:tcPr>
            <w:tcW w:w="905"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2.54</w:t>
            </w:r>
          </w:p>
        </w:tc>
        <w:tc>
          <w:tcPr>
            <w:tcW w:w="810"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-4.64</w:t>
            </w:r>
          </w:p>
        </w:tc>
        <w:tc>
          <w:tcPr>
            <w:tcW w:w="810"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7.95</w:t>
            </w:r>
          </w:p>
        </w:tc>
        <w:tc>
          <w:tcPr>
            <w:tcW w:w="990" w:type="dxa"/>
          </w:tcPr>
          <w:p w:rsidR="00A00010" w:rsidRPr="00AD6D65" w:rsidRDefault="00E47A9A"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8.93</w:t>
            </w:r>
          </w:p>
        </w:tc>
      </w:tr>
    </w:tbl>
    <w:p w:rsidR="00C14278" w:rsidRPr="00AD6D65" w:rsidRDefault="00C14278">
      <w:pPr>
        <w:rPr>
          <w:rFonts w:cstheme="minorHAnsi"/>
          <w:sz w:val="24"/>
          <w:szCs w:val="24"/>
        </w:rPr>
      </w:pPr>
    </w:p>
    <w:p w:rsidR="008D47FE" w:rsidRPr="00AD6D65" w:rsidRDefault="00E47A9A" w:rsidP="008D47FE">
      <w:pPr>
        <w:pStyle w:val="CommentText"/>
        <w:rPr>
          <w:rFonts w:cstheme="minorHAnsi"/>
          <w:color w:val="7030A0"/>
          <w:sz w:val="24"/>
          <w:szCs w:val="24"/>
        </w:rPr>
      </w:pPr>
      <w:r w:rsidRPr="00AD6D65">
        <w:rPr>
          <w:rFonts w:cstheme="minorHAnsi"/>
          <w:sz w:val="24"/>
          <w:szCs w:val="24"/>
        </w:rPr>
        <w:t xml:space="preserve">The following code </w:t>
      </w:r>
      <w:r w:rsidR="00B52D75" w:rsidRPr="00AD6D65">
        <w:rPr>
          <w:rFonts w:cstheme="minorHAnsi"/>
          <w:sz w:val="24"/>
          <w:szCs w:val="24"/>
        </w:rPr>
        <w:t>generates the repo</w:t>
      </w:r>
      <w:r w:rsidR="008D47FE" w:rsidRPr="00AD6D65">
        <w:rPr>
          <w:rFonts w:cstheme="minorHAnsi"/>
          <w:sz w:val="24"/>
          <w:szCs w:val="24"/>
        </w:rPr>
        <w:t>r</w:t>
      </w:r>
      <w:r w:rsidR="00B52D75" w:rsidRPr="00AD6D65">
        <w:rPr>
          <w:rFonts w:cstheme="minorHAnsi"/>
          <w:sz w:val="24"/>
          <w:szCs w:val="24"/>
        </w:rPr>
        <w:t xml:space="preserve">ted </w:t>
      </w:r>
      <w:r w:rsidRPr="00AD6D65">
        <w:rPr>
          <w:rFonts w:cstheme="minorHAnsi"/>
          <w:sz w:val="24"/>
          <w:szCs w:val="24"/>
        </w:rPr>
        <w:t>NB score for the given sector.</w:t>
      </w:r>
      <w:r w:rsidR="008D47FE" w:rsidRPr="00AD6D65">
        <w:rPr>
          <w:rFonts w:cstheme="minorHAnsi"/>
          <w:sz w:val="24"/>
          <w:szCs w:val="24"/>
        </w:rPr>
        <w:t xml:space="preserve">  </w:t>
      </w:r>
      <w:r w:rsidR="008D47FE" w:rsidRPr="00AD6D65">
        <w:rPr>
          <w:rFonts w:cstheme="minorHAnsi"/>
          <w:color w:val="7030A0"/>
          <w:sz w:val="24"/>
          <w:szCs w:val="24"/>
        </w:rPr>
        <w:t>This function takes the values generated for each of the organ systems and performs the final transformation to scale the result to a value between 0 and 25.</w:t>
      </w:r>
    </w:p>
    <w:p w:rsidR="00C14278" w:rsidRPr="00AD6D65" w:rsidRDefault="00C14278">
      <w:pPr>
        <w:rPr>
          <w:rFonts w:cstheme="minorHAnsi"/>
          <w:sz w:val="24"/>
          <w:szCs w:val="24"/>
        </w:rPr>
      </w:pPr>
    </w:p>
    <w:p w:rsidR="00E47A9A" w:rsidRPr="00AD6D65" w:rsidRDefault="00E47A9A" w:rsidP="00E47A9A">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TempScore</w:t>
      </w:r>
      <w:proofErr w:type="spellEnd"/>
      <w:r w:rsidRPr="00AD6D65">
        <w:rPr>
          <w:rFonts w:cstheme="minorHAnsi"/>
          <w:sz w:val="24"/>
          <w:szCs w:val="24"/>
        </w:rPr>
        <w:t xml:space="preserve"> = (</w:t>
      </w:r>
      <w:proofErr w:type="spellStart"/>
      <w:r w:rsidRPr="00AD6D65">
        <w:rPr>
          <w:rFonts w:cstheme="minorHAnsi"/>
          <w:sz w:val="24"/>
          <w:szCs w:val="24"/>
        </w:rPr>
        <w:t>CVValue</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ToDouble</w:t>
      </w:r>
      <w:proofErr w:type="spellEnd"/>
      <w:r w:rsidRPr="00AD6D65">
        <w:rPr>
          <w:rFonts w:cstheme="minorHAnsi"/>
          <w:sz w:val="24"/>
          <w:szCs w:val="24"/>
        </w:rPr>
        <w:t>(</w:t>
      </w:r>
      <w:proofErr w:type="spellStart"/>
      <w:proofErr w:type="gramEnd"/>
      <w:r w:rsidRPr="00AD6D65">
        <w:rPr>
          <w:rFonts w:cstheme="minorHAnsi"/>
          <w:sz w:val="24"/>
          <w:szCs w:val="24"/>
        </w:rPr>
        <w:t>Coefficients.</w:t>
      </w:r>
      <w:r w:rsidRPr="00AD6D65">
        <w:rPr>
          <w:rFonts w:cstheme="minorHAnsi"/>
          <w:color w:val="800080"/>
          <w:sz w:val="24"/>
          <w:szCs w:val="24"/>
        </w:rPr>
        <w:t>Nbcvcoeff</w:t>
      </w:r>
      <w:proofErr w:type="spellEnd"/>
      <w:r w:rsidRPr="00AD6D65">
        <w:rPr>
          <w:rFonts w:cstheme="minorHAnsi"/>
          <w:sz w:val="24"/>
          <w:szCs w:val="24"/>
        </w:rPr>
        <w:t>)) +</w:t>
      </w:r>
    </w:p>
    <w:p w:rsidR="00E47A9A" w:rsidRPr="00AD6D65" w:rsidRDefault="00E47A9A" w:rsidP="00E47A9A">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GIValue</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ToDouble</w:t>
      </w:r>
      <w:proofErr w:type="spellEnd"/>
      <w:r w:rsidRPr="00AD6D65">
        <w:rPr>
          <w:rFonts w:cstheme="minorHAnsi"/>
          <w:sz w:val="24"/>
          <w:szCs w:val="24"/>
        </w:rPr>
        <w:t>(</w:t>
      </w:r>
      <w:proofErr w:type="spellStart"/>
      <w:proofErr w:type="gramEnd"/>
      <w:r w:rsidRPr="00AD6D65">
        <w:rPr>
          <w:rFonts w:cstheme="minorHAnsi"/>
          <w:sz w:val="24"/>
          <w:szCs w:val="24"/>
        </w:rPr>
        <w:t>Coefficients.</w:t>
      </w:r>
      <w:r w:rsidRPr="00AD6D65">
        <w:rPr>
          <w:rFonts w:cstheme="minorHAnsi"/>
          <w:color w:val="800080"/>
          <w:sz w:val="24"/>
          <w:szCs w:val="24"/>
        </w:rPr>
        <w:t>Nbgicoeff</w:t>
      </w:r>
      <w:proofErr w:type="spellEnd"/>
      <w:r w:rsidRPr="00AD6D65">
        <w:rPr>
          <w:rFonts w:cstheme="minorHAnsi"/>
          <w:sz w:val="24"/>
          <w:szCs w:val="24"/>
        </w:rPr>
        <w:t>)) +</w:t>
      </w:r>
    </w:p>
    <w:p w:rsidR="00E47A9A" w:rsidRPr="00AD6D65" w:rsidRDefault="00E47A9A" w:rsidP="00E47A9A">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LIVValue</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ToDouble</w:t>
      </w:r>
      <w:proofErr w:type="spellEnd"/>
      <w:r w:rsidRPr="00AD6D65">
        <w:rPr>
          <w:rFonts w:cstheme="minorHAnsi"/>
          <w:sz w:val="24"/>
          <w:szCs w:val="24"/>
        </w:rPr>
        <w:t>(</w:t>
      </w:r>
      <w:proofErr w:type="spellStart"/>
      <w:proofErr w:type="gramEnd"/>
      <w:r w:rsidRPr="00AD6D65">
        <w:rPr>
          <w:rFonts w:cstheme="minorHAnsi"/>
          <w:sz w:val="24"/>
          <w:szCs w:val="24"/>
        </w:rPr>
        <w:t>Coefficients.</w:t>
      </w:r>
      <w:r w:rsidRPr="00AD6D65">
        <w:rPr>
          <w:rFonts w:cstheme="minorHAnsi"/>
          <w:color w:val="800080"/>
          <w:sz w:val="24"/>
          <w:szCs w:val="24"/>
        </w:rPr>
        <w:t>Nblivcoeff</w:t>
      </w:r>
      <w:proofErr w:type="spellEnd"/>
      <w:r w:rsidRPr="00AD6D65">
        <w:rPr>
          <w:rFonts w:cstheme="minorHAnsi"/>
          <w:sz w:val="24"/>
          <w:szCs w:val="24"/>
        </w:rPr>
        <w:t>)) +</w:t>
      </w:r>
    </w:p>
    <w:p w:rsidR="00E47A9A" w:rsidRPr="00AD6D65" w:rsidRDefault="00E47A9A" w:rsidP="00E47A9A">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RESPValue</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ToDouble</w:t>
      </w:r>
      <w:proofErr w:type="spellEnd"/>
      <w:r w:rsidRPr="00AD6D65">
        <w:rPr>
          <w:rFonts w:cstheme="minorHAnsi"/>
          <w:sz w:val="24"/>
          <w:szCs w:val="24"/>
        </w:rPr>
        <w:t>(</w:t>
      </w:r>
      <w:proofErr w:type="spellStart"/>
      <w:proofErr w:type="gramEnd"/>
      <w:r w:rsidRPr="00AD6D65">
        <w:rPr>
          <w:rFonts w:cstheme="minorHAnsi"/>
          <w:sz w:val="24"/>
          <w:szCs w:val="24"/>
        </w:rPr>
        <w:t>Coefficients.</w:t>
      </w:r>
      <w:r w:rsidRPr="00AD6D65">
        <w:rPr>
          <w:rFonts w:cstheme="minorHAnsi"/>
          <w:color w:val="800080"/>
          <w:sz w:val="24"/>
          <w:szCs w:val="24"/>
        </w:rPr>
        <w:t>Nbrespcoeff</w:t>
      </w:r>
      <w:proofErr w:type="spellEnd"/>
      <w:r w:rsidRPr="00AD6D65">
        <w:rPr>
          <w:rFonts w:cstheme="minorHAnsi"/>
          <w:sz w:val="24"/>
          <w:szCs w:val="24"/>
        </w:rPr>
        <w:t>)) +</w:t>
      </w:r>
    </w:p>
    <w:p w:rsidR="00E47A9A" w:rsidRPr="00AD6D65" w:rsidRDefault="00E47A9A" w:rsidP="00E47A9A">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KIDValue</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ToDouble</w:t>
      </w:r>
      <w:proofErr w:type="spellEnd"/>
      <w:r w:rsidRPr="00AD6D65">
        <w:rPr>
          <w:rFonts w:cstheme="minorHAnsi"/>
          <w:sz w:val="24"/>
          <w:szCs w:val="24"/>
        </w:rPr>
        <w:t>(</w:t>
      </w:r>
      <w:proofErr w:type="spellStart"/>
      <w:proofErr w:type="gramEnd"/>
      <w:r w:rsidRPr="00AD6D65">
        <w:rPr>
          <w:rFonts w:cstheme="minorHAnsi"/>
          <w:sz w:val="24"/>
          <w:szCs w:val="24"/>
        </w:rPr>
        <w:t>Coefficients.</w:t>
      </w:r>
      <w:r w:rsidRPr="00AD6D65">
        <w:rPr>
          <w:rFonts w:cstheme="minorHAnsi"/>
          <w:color w:val="800080"/>
          <w:sz w:val="24"/>
          <w:szCs w:val="24"/>
        </w:rPr>
        <w:t>Nbkidcoeff</w:t>
      </w:r>
      <w:proofErr w:type="spellEnd"/>
      <w:r w:rsidRPr="00AD6D65">
        <w:rPr>
          <w:rFonts w:cstheme="minorHAnsi"/>
          <w:sz w:val="24"/>
          <w:szCs w:val="24"/>
        </w:rPr>
        <w:t>)) +</w:t>
      </w:r>
    </w:p>
    <w:p w:rsidR="00E47A9A" w:rsidRPr="00AD6D65" w:rsidRDefault="00E47A9A" w:rsidP="00E47A9A">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ToDouble</w:t>
      </w:r>
      <w:proofErr w:type="spellEnd"/>
      <w:r w:rsidRPr="00AD6D65">
        <w:rPr>
          <w:rFonts w:cstheme="minorHAnsi"/>
          <w:sz w:val="24"/>
          <w:szCs w:val="24"/>
        </w:rPr>
        <w:t>(</w:t>
      </w:r>
      <w:proofErr w:type="spellStart"/>
      <w:proofErr w:type="gramEnd"/>
      <w:r w:rsidRPr="00AD6D65">
        <w:rPr>
          <w:rFonts w:cstheme="minorHAnsi"/>
          <w:sz w:val="24"/>
          <w:szCs w:val="24"/>
        </w:rPr>
        <w:t>Coefficients.</w:t>
      </w:r>
      <w:r w:rsidRPr="00AD6D65">
        <w:rPr>
          <w:rFonts w:cstheme="minorHAnsi"/>
          <w:color w:val="800080"/>
          <w:sz w:val="24"/>
          <w:szCs w:val="24"/>
        </w:rPr>
        <w:t>InterceptCoeff</w:t>
      </w:r>
      <w:proofErr w:type="spellEnd"/>
      <w:r w:rsidRPr="00AD6D65">
        <w:rPr>
          <w:rFonts w:cstheme="minorHAnsi"/>
          <w:sz w:val="24"/>
          <w:szCs w:val="24"/>
        </w:rPr>
        <w:t>);</w:t>
      </w:r>
    </w:p>
    <w:p w:rsidR="00E47A9A" w:rsidRPr="00AD6D65" w:rsidRDefault="00E47A9A" w:rsidP="00E47A9A">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TempScore</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Exp</w:t>
      </w:r>
      <w:proofErr w:type="spellEnd"/>
      <w:r w:rsidRPr="00AD6D65">
        <w:rPr>
          <w:rFonts w:cstheme="minorHAnsi"/>
          <w:sz w:val="24"/>
          <w:szCs w:val="24"/>
        </w:rPr>
        <w:t>(</w:t>
      </w:r>
      <w:proofErr w:type="spellStart"/>
      <w:proofErr w:type="gramEnd"/>
      <w:r w:rsidRPr="00AD6D65">
        <w:rPr>
          <w:rFonts w:cstheme="minorHAnsi"/>
          <w:b/>
          <w:bCs/>
          <w:sz w:val="24"/>
          <w:szCs w:val="24"/>
        </w:rPr>
        <w:t>TempScore</w:t>
      </w:r>
      <w:proofErr w:type="spellEnd"/>
      <w:r w:rsidRPr="00AD6D65">
        <w:rPr>
          <w:rFonts w:cstheme="minorHAnsi"/>
          <w:sz w:val="24"/>
          <w:szCs w:val="24"/>
        </w:rPr>
        <w:t xml:space="preserve">) / (1 + </w:t>
      </w:r>
      <w:proofErr w:type="spellStart"/>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Exp</w:t>
      </w:r>
      <w:proofErr w:type="spellEnd"/>
      <w:r w:rsidRPr="00AD6D65">
        <w:rPr>
          <w:rFonts w:cstheme="minorHAnsi"/>
          <w:sz w:val="24"/>
          <w:szCs w:val="24"/>
        </w:rPr>
        <w:t>(</w:t>
      </w:r>
      <w:proofErr w:type="spellStart"/>
      <w:r w:rsidRPr="00AD6D65">
        <w:rPr>
          <w:rFonts w:cstheme="minorHAnsi"/>
          <w:b/>
          <w:bCs/>
          <w:sz w:val="24"/>
          <w:szCs w:val="24"/>
        </w:rPr>
        <w:t>TempScore</w:t>
      </w:r>
      <w:proofErr w:type="spellEnd"/>
      <w:r w:rsidRPr="00AD6D65">
        <w:rPr>
          <w:rFonts w:cstheme="minorHAnsi"/>
          <w:sz w:val="24"/>
          <w:szCs w:val="24"/>
        </w:rPr>
        <w:t xml:space="preserve">)) * </w:t>
      </w:r>
      <w:proofErr w:type="spell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ToDouble</w:t>
      </w:r>
      <w:proofErr w:type="spellEnd"/>
      <w:r w:rsidRPr="00AD6D65">
        <w:rPr>
          <w:rFonts w:cstheme="minorHAnsi"/>
          <w:sz w:val="24"/>
          <w:szCs w:val="24"/>
        </w:rPr>
        <w:t>(</w:t>
      </w:r>
      <w:proofErr w:type="spellStart"/>
      <w:r w:rsidRPr="00AD6D65">
        <w:rPr>
          <w:rFonts w:cstheme="minorHAnsi"/>
          <w:sz w:val="24"/>
          <w:szCs w:val="24"/>
        </w:rPr>
        <w:t>Coefficients.</w:t>
      </w:r>
      <w:r w:rsidRPr="00AD6D65">
        <w:rPr>
          <w:rFonts w:cstheme="minorHAnsi"/>
          <w:color w:val="800080"/>
          <w:sz w:val="24"/>
          <w:szCs w:val="24"/>
        </w:rPr>
        <w:t>ScoreMultiplierFactor</w:t>
      </w:r>
      <w:proofErr w:type="spellEnd"/>
      <w:r w:rsidRPr="00AD6D65">
        <w:rPr>
          <w:rFonts w:cstheme="minorHAnsi"/>
          <w:sz w:val="24"/>
          <w:szCs w:val="24"/>
        </w:rPr>
        <w:t>);</w:t>
      </w:r>
    </w:p>
    <w:p w:rsidR="00E47A9A" w:rsidRPr="00AD6D65" w:rsidRDefault="00E47A9A" w:rsidP="00E47A9A">
      <w:pPr>
        <w:autoSpaceDE w:val="0"/>
        <w:autoSpaceDN w:val="0"/>
        <w:adjustRightInd w:val="0"/>
        <w:spacing w:after="0" w:line="240" w:lineRule="auto"/>
        <w:ind w:left="720"/>
        <w:rPr>
          <w:rFonts w:cstheme="minorHAnsi"/>
          <w:sz w:val="24"/>
          <w:szCs w:val="24"/>
        </w:rPr>
      </w:pPr>
      <w:r w:rsidRPr="00AD6D65">
        <w:rPr>
          <w:rFonts w:cstheme="minorHAnsi"/>
          <w:color w:val="008000"/>
          <w:sz w:val="24"/>
          <w:szCs w:val="24"/>
        </w:rPr>
        <w:t>// Sanity checks</w:t>
      </w:r>
    </w:p>
    <w:p w:rsidR="00E47A9A" w:rsidRPr="00AD6D65" w:rsidRDefault="00E47A9A" w:rsidP="00E47A9A">
      <w:pPr>
        <w:autoSpaceDE w:val="0"/>
        <w:autoSpaceDN w:val="0"/>
        <w:adjustRightInd w:val="0"/>
        <w:spacing w:after="0" w:line="240" w:lineRule="auto"/>
        <w:ind w:left="720"/>
        <w:rPr>
          <w:rFonts w:cstheme="minorHAnsi"/>
          <w:sz w:val="24"/>
          <w:szCs w:val="24"/>
        </w:rPr>
      </w:pPr>
      <w:proofErr w:type="gramStart"/>
      <w:r w:rsidRPr="00AD6D65">
        <w:rPr>
          <w:rFonts w:cstheme="minorHAnsi"/>
          <w:color w:val="0000FF"/>
          <w:sz w:val="24"/>
          <w:szCs w:val="24"/>
        </w:rPr>
        <w:t>if</w:t>
      </w:r>
      <w:proofErr w:type="gramEnd"/>
      <w:r w:rsidRPr="00AD6D65">
        <w:rPr>
          <w:rFonts w:cstheme="minorHAnsi"/>
          <w:sz w:val="24"/>
          <w:szCs w:val="24"/>
        </w:rPr>
        <w:t xml:space="preserve"> (</w:t>
      </w:r>
      <w:proofErr w:type="spellStart"/>
      <w:r w:rsidRPr="00AD6D65">
        <w:rPr>
          <w:rFonts w:cstheme="minorHAnsi"/>
          <w:b/>
          <w:bCs/>
          <w:sz w:val="24"/>
          <w:szCs w:val="24"/>
        </w:rPr>
        <w:t>TempScore</w:t>
      </w:r>
      <w:proofErr w:type="spellEnd"/>
      <w:r w:rsidRPr="00AD6D65">
        <w:rPr>
          <w:rFonts w:cstheme="minorHAnsi"/>
          <w:sz w:val="24"/>
          <w:szCs w:val="24"/>
        </w:rPr>
        <w:t xml:space="preserve"> &lt; 0)</w:t>
      </w:r>
    </w:p>
    <w:p w:rsidR="00E47A9A" w:rsidRPr="00AD6D65" w:rsidRDefault="00E47A9A" w:rsidP="00E47A9A">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r w:rsidRPr="00AD6D65">
        <w:rPr>
          <w:rFonts w:cstheme="minorHAnsi"/>
          <w:b/>
          <w:bCs/>
          <w:sz w:val="24"/>
          <w:szCs w:val="24"/>
        </w:rPr>
        <w:t>TempScore</w:t>
      </w:r>
      <w:proofErr w:type="spellEnd"/>
      <w:r w:rsidRPr="00AD6D65">
        <w:rPr>
          <w:rFonts w:cstheme="minorHAnsi"/>
          <w:sz w:val="24"/>
          <w:szCs w:val="24"/>
        </w:rPr>
        <w:t xml:space="preserve"> = 0;</w:t>
      </w:r>
    </w:p>
    <w:p w:rsidR="00E47A9A" w:rsidRPr="00AD6D65" w:rsidRDefault="00E47A9A" w:rsidP="00E47A9A">
      <w:pPr>
        <w:autoSpaceDE w:val="0"/>
        <w:autoSpaceDN w:val="0"/>
        <w:adjustRightInd w:val="0"/>
        <w:spacing w:after="0" w:line="240" w:lineRule="auto"/>
        <w:ind w:left="720"/>
        <w:rPr>
          <w:rFonts w:cstheme="minorHAnsi"/>
          <w:sz w:val="24"/>
          <w:szCs w:val="24"/>
        </w:rPr>
      </w:pPr>
      <w:proofErr w:type="gramStart"/>
      <w:r w:rsidRPr="00AD6D65">
        <w:rPr>
          <w:rFonts w:cstheme="minorHAnsi"/>
          <w:color w:val="0000FF"/>
          <w:sz w:val="24"/>
          <w:szCs w:val="24"/>
        </w:rPr>
        <w:t>else</w:t>
      </w:r>
      <w:proofErr w:type="gramEnd"/>
      <w:r w:rsidRPr="00AD6D65">
        <w:rPr>
          <w:rFonts w:cstheme="minorHAnsi"/>
          <w:sz w:val="24"/>
          <w:szCs w:val="24"/>
        </w:rPr>
        <w:t xml:space="preserve"> </w:t>
      </w:r>
      <w:r w:rsidRPr="00AD6D65">
        <w:rPr>
          <w:rFonts w:cstheme="minorHAnsi"/>
          <w:color w:val="0000FF"/>
          <w:sz w:val="24"/>
          <w:szCs w:val="24"/>
        </w:rPr>
        <w:t>if</w:t>
      </w:r>
      <w:r w:rsidRPr="00AD6D65">
        <w:rPr>
          <w:rFonts w:cstheme="minorHAnsi"/>
          <w:sz w:val="24"/>
          <w:szCs w:val="24"/>
        </w:rPr>
        <w:t xml:space="preserve"> (</w:t>
      </w:r>
      <w:proofErr w:type="spellStart"/>
      <w:r w:rsidRPr="00AD6D65">
        <w:rPr>
          <w:rFonts w:cstheme="minorHAnsi"/>
          <w:b/>
          <w:bCs/>
          <w:sz w:val="24"/>
          <w:szCs w:val="24"/>
        </w:rPr>
        <w:t>TempScore</w:t>
      </w:r>
      <w:proofErr w:type="spellEnd"/>
      <w:r w:rsidRPr="00AD6D65">
        <w:rPr>
          <w:rFonts w:cstheme="minorHAnsi"/>
          <w:sz w:val="24"/>
          <w:szCs w:val="24"/>
        </w:rPr>
        <w:t xml:space="preserve"> &gt; 25)</w:t>
      </w:r>
    </w:p>
    <w:p w:rsidR="00E47A9A" w:rsidRPr="00AD6D65" w:rsidRDefault="00E47A9A" w:rsidP="00E47A9A">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r w:rsidRPr="00AD6D65">
        <w:rPr>
          <w:rFonts w:cstheme="minorHAnsi"/>
          <w:b/>
          <w:bCs/>
          <w:sz w:val="24"/>
          <w:szCs w:val="24"/>
        </w:rPr>
        <w:t>TempScore</w:t>
      </w:r>
      <w:proofErr w:type="spellEnd"/>
      <w:r w:rsidRPr="00AD6D65">
        <w:rPr>
          <w:rFonts w:cstheme="minorHAnsi"/>
          <w:sz w:val="24"/>
          <w:szCs w:val="24"/>
        </w:rPr>
        <w:t xml:space="preserve"> = 25;</w:t>
      </w:r>
    </w:p>
    <w:p w:rsidR="00E47A9A" w:rsidRPr="00AD6D65" w:rsidRDefault="00E47A9A" w:rsidP="00E47A9A">
      <w:pPr>
        <w:autoSpaceDE w:val="0"/>
        <w:autoSpaceDN w:val="0"/>
        <w:adjustRightInd w:val="0"/>
        <w:spacing w:after="0" w:line="240" w:lineRule="auto"/>
        <w:ind w:left="720"/>
        <w:rPr>
          <w:rFonts w:cstheme="minorHAnsi"/>
          <w:sz w:val="24"/>
          <w:szCs w:val="24"/>
        </w:rPr>
      </w:pPr>
      <w:proofErr w:type="gramStart"/>
      <w:r w:rsidRPr="00AD6D65">
        <w:rPr>
          <w:rFonts w:cstheme="minorHAnsi"/>
          <w:color w:val="0000FF"/>
          <w:sz w:val="24"/>
          <w:szCs w:val="24"/>
        </w:rPr>
        <w:t>return</w:t>
      </w:r>
      <w:proofErr w:type="gramEnd"/>
      <w:r w:rsidRPr="00AD6D65">
        <w:rPr>
          <w:rFonts w:cstheme="minorHAnsi"/>
          <w:sz w:val="24"/>
          <w:szCs w:val="24"/>
        </w:rPr>
        <w:t xml:space="preserve"> </w:t>
      </w:r>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ToInt32</w:t>
      </w:r>
      <w:r w:rsidRPr="00AD6D65">
        <w:rPr>
          <w:rFonts w:cstheme="minorHAnsi"/>
          <w:sz w:val="24"/>
          <w:szCs w:val="24"/>
        </w:rPr>
        <w:t>(</w:t>
      </w:r>
      <w:proofErr w:type="spellStart"/>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Round</w:t>
      </w:r>
      <w:proofErr w:type="spellEnd"/>
      <w:r w:rsidRPr="00AD6D65">
        <w:rPr>
          <w:rFonts w:cstheme="minorHAnsi"/>
          <w:sz w:val="24"/>
          <w:szCs w:val="24"/>
        </w:rPr>
        <w:t>((</w:t>
      </w:r>
      <w:proofErr w:type="spellStart"/>
      <w:r w:rsidRPr="00AD6D65">
        <w:rPr>
          <w:rFonts w:cstheme="minorHAnsi"/>
          <w:b/>
          <w:bCs/>
          <w:sz w:val="24"/>
          <w:szCs w:val="24"/>
        </w:rPr>
        <w:t>TempScore</w:t>
      </w:r>
      <w:proofErr w:type="spellEnd"/>
      <w:r w:rsidRPr="00AD6D65">
        <w:rPr>
          <w:rFonts w:cstheme="minorHAnsi"/>
          <w:sz w:val="24"/>
          <w:szCs w:val="24"/>
        </w:rPr>
        <w:t>), 0));</w:t>
      </w:r>
    </w:p>
    <w:p w:rsidR="00E47A9A" w:rsidRPr="00AD6D65" w:rsidRDefault="00E47A9A" w:rsidP="00E47A9A">
      <w:pPr>
        <w:autoSpaceDE w:val="0"/>
        <w:autoSpaceDN w:val="0"/>
        <w:adjustRightInd w:val="0"/>
        <w:spacing w:after="0" w:line="240" w:lineRule="auto"/>
        <w:rPr>
          <w:rFonts w:cstheme="minorHAnsi"/>
          <w:sz w:val="24"/>
          <w:szCs w:val="24"/>
        </w:rPr>
      </w:pPr>
    </w:p>
    <w:p w:rsidR="00E47A9A" w:rsidRPr="00AD6D65" w:rsidRDefault="00B52D75">
      <w:pPr>
        <w:rPr>
          <w:rFonts w:cstheme="minorHAnsi"/>
          <w:sz w:val="24"/>
          <w:szCs w:val="24"/>
        </w:rPr>
      </w:pPr>
      <w:r w:rsidRPr="00AD6D65">
        <w:rPr>
          <w:rFonts w:cstheme="minorHAnsi"/>
          <w:sz w:val="24"/>
          <w:szCs w:val="24"/>
        </w:rPr>
        <w:t>This score is then stored in the database.</w:t>
      </w:r>
    </w:p>
    <w:p w:rsidR="00F33AEC" w:rsidRPr="00AD6D65" w:rsidRDefault="005269B7">
      <w:pPr>
        <w:rPr>
          <w:rFonts w:cstheme="minorHAnsi"/>
          <w:sz w:val="24"/>
          <w:szCs w:val="24"/>
          <w:u w:val="single"/>
        </w:rPr>
      </w:pPr>
      <w:r w:rsidRPr="00AD6D65">
        <w:rPr>
          <w:rFonts w:cstheme="minorHAnsi"/>
          <w:b/>
          <w:sz w:val="24"/>
          <w:szCs w:val="24"/>
          <w:u w:val="single"/>
        </w:rPr>
        <w:t>Report Score Selection</w:t>
      </w:r>
      <w:r w:rsidRPr="00AD6D65">
        <w:rPr>
          <w:rFonts w:cstheme="minorHAnsi"/>
          <w:sz w:val="24"/>
          <w:szCs w:val="24"/>
          <w:u w:val="single"/>
        </w:rPr>
        <w:t xml:space="preserve"> </w:t>
      </w:r>
    </w:p>
    <w:p w:rsidR="005269B7" w:rsidRPr="00AD6D65" w:rsidRDefault="005269B7">
      <w:pPr>
        <w:rPr>
          <w:rFonts w:cstheme="minorHAnsi"/>
          <w:sz w:val="24"/>
          <w:szCs w:val="24"/>
        </w:rPr>
      </w:pPr>
      <w:r w:rsidRPr="00AD6D65">
        <w:rPr>
          <w:rFonts w:cstheme="minorHAnsi"/>
          <w:sz w:val="24"/>
          <w:szCs w:val="24"/>
        </w:rPr>
        <w:t xml:space="preserve">The NB scores are directly presented on the report. They are displayed with a set of odds ratios </w:t>
      </w:r>
      <w:r w:rsidR="00E76E62" w:rsidRPr="00AD6D65">
        <w:rPr>
          <w:rFonts w:cstheme="minorHAnsi"/>
          <w:sz w:val="24"/>
          <w:szCs w:val="24"/>
        </w:rPr>
        <w:t xml:space="preserve">(development of odds ratios values are documented </w:t>
      </w:r>
      <w:r w:rsidR="0004189D" w:rsidRPr="00AD6D65">
        <w:rPr>
          <w:rFonts w:cstheme="minorHAnsi"/>
          <w:sz w:val="24"/>
          <w:szCs w:val="24"/>
        </w:rPr>
        <w:t xml:space="preserve"> in an engineering study, EPIC ClearView Algorithm Development Report, ENG-025. </w:t>
      </w:r>
      <w:r w:rsidRPr="00AD6D65">
        <w:rPr>
          <w:rFonts w:cstheme="minorHAnsi"/>
          <w:sz w:val="24"/>
          <w:szCs w:val="24"/>
        </w:rPr>
        <w:t xml:space="preserve">that help to explain the </w:t>
      </w:r>
      <w:r w:rsidR="00E76E62" w:rsidRPr="00AD6D65">
        <w:rPr>
          <w:rFonts w:cstheme="minorHAnsi"/>
          <w:sz w:val="24"/>
          <w:szCs w:val="24"/>
        </w:rPr>
        <w:t>strength of association between the ClearView Response Scale and the presence of a disease state</w:t>
      </w:r>
      <w:r w:rsidRPr="00AD6D65">
        <w:rPr>
          <w:rFonts w:cstheme="minorHAnsi"/>
          <w:sz w:val="24"/>
          <w:szCs w:val="24"/>
        </w:rPr>
        <w:t xml:space="preserve">. The odds ratios are fixed values that were determined based on initial population analysis and </w:t>
      </w:r>
      <w:r w:rsidR="00E76E62" w:rsidRPr="00AD6D65">
        <w:rPr>
          <w:rFonts w:cstheme="minorHAnsi"/>
          <w:sz w:val="24"/>
          <w:szCs w:val="24"/>
        </w:rPr>
        <w:t xml:space="preserve">do not </w:t>
      </w:r>
      <w:r w:rsidRPr="00AD6D65">
        <w:rPr>
          <w:rFonts w:cstheme="minorHAnsi"/>
          <w:sz w:val="24"/>
          <w:szCs w:val="24"/>
        </w:rPr>
        <w:t xml:space="preserve">change unless the </w:t>
      </w:r>
      <w:r w:rsidR="00E76E62" w:rsidRPr="00AD6D65">
        <w:rPr>
          <w:rFonts w:cstheme="minorHAnsi"/>
          <w:sz w:val="24"/>
          <w:szCs w:val="24"/>
        </w:rPr>
        <w:t xml:space="preserve">development </w:t>
      </w:r>
      <w:r w:rsidRPr="00AD6D65">
        <w:rPr>
          <w:rFonts w:cstheme="minorHAnsi"/>
          <w:sz w:val="24"/>
          <w:szCs w:val="24"/>
        </w:rPr>
        <w:t>model changes.</w:t>
      </w:r>
    </w:p>
    <w:p w:rsidR="00AD6D65" w:rsidRDefault="00AD6D65">
      <w:pPr>
        <w:rPr>
          <w:rFonts w:cstheme="minorHAnsi"/>
          <w:sz w:val="24"/>
          <w:szCs w:val="24"/>
        </w:rPr>
      </w:pPr>
      <w:r>
        <w:rPr>
          <w:rFonts w:cstheme="minorHAnsi"/>
          <w:sz w:val="24"/>
          <w:szCs w:val="24"/>
        </w:rPr>
        <w:br w:type="page"/>
      </w:r>
    </w:p>
    <w:p w:rsidR="005269B7" w:rsidRPr="00AD6D65" w:rsidRDefault="005269B7">
      <w:pPr>
        <w:rPr>
          <w:rFonts w:cstheme="minorHAnsi"/>
          <w:sz w:val="24"/>
          <w:szCs w:val="24"/>
        </w:rPr>
      </w:pPr>
      <w:r w:rsidRPr="00AD6D65">
        <w:rPr>
          <w:rFonts w:cstheme="minorHAnsi"/>
          <w:sz w:val="24"/>
          <w:szCs w:val="24"/>
        </w:rPr>
        <w:t>The table below represents the current odds ratios:</w:t>
      </w:r>
    </w:p>
    <w:tbl>
      <w:tblPr>
        <w:tblStyle w:val="LightList-Accent11"/>
        <w:tblW w:w="0" w:type="auto"/>
        <w:tblBorders>
          <w:insideH w:val="single" w:sz="8" w:space="0" w:color="4F81BD" w:themeColor="accent1"/>
          <w:insideV w:val="single" w:sz="8" w:space="0" w:color="4F81BD" w:themeColor="accent1"/>
        </w:tblBorders>
        <w:tblLook w:val="04A0" w:firstRow="1" w:lastRow="0" w:firstColumn="1" w:lastColumn="0" w:noHBand="0" w:noVBand="1"/>
      </w:tblPr>
      <w:tblGrid>
        <w:gridCol w:w="2454"/>
        <w:gridCol w:w="3192"/>
        <w:gridCol w:w="2364"/>
      </w:tblGrid>
      <w:tr w:rsidR="005269B7" w:rsidRPr="00AD6D65" w:rsidTr="006200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4" w:type="dxa"/>
          </w:tcPr>
          <w:p w:rsidR="005269B7" w:rsidRPr="00AD6D65" w:rsidRDefault="00113B62">
            <w:pPr>
              <w:rPr>
                <w:rFonts w:cstheme="minorHAnsi"/>
                <w:sz w:val="24"/>
                <w:szCs w:val="24"/>
              </w:rPr>
            </w:pPr>
            <w:r w:rsidRPr="00AD6D65">
              <w:rPr>
                <w:rFonts w:cstheme="minorHAnsi"/>
                <w:sz w:val="24"/>
                <w:szCs w:val="24"/>
              </w:rPr>
              <w:t>Component</w:t>
            </w:r>
          </w:p>
        </w:tc>
        <w:tc>
          <w:tcPr>
            <w:tcW w:w="3192" w:type="dxa"/>
          </w:tcPr>
          <w:p w:rsidR="005269B7" w:rsidRPr="00AD6D65" w:rsidRDefault="00620066">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Capacitive Barrier</w:t>
            </w:r>
          </w:p>
        </w:tc>
        <w:tc>
          <w:tcPr>
            <w:tcW w:w="2364" w:type="dxa"/>
          </w:tcPr>
          <w:p w:rsidR="005269B7" w:rsidRPr="00AD6D65" w:rsidRDefault="00620066">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Non-capacitive Barrier</w:t>
            </w:r>
          </w:p>
        </w:tc>
      </w:tr>
      <w:tr w:rsidR="005269B7" w:rsidRPr="00AD6D65" w:rsidTr="00620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4" w:type="dxa"/>
            <w:tcBorders>
              <w:top w:val="none" w:sz="0" w:space="0" w:color="auto"/>
              <w:left w:val="none" w:sz="0" w:space="0" w:color="auto"/>
              <w:bottom w:val="none" w:sz="0" w:space="0" w:color="auto"/>
            </w:tcBorders>
          </w:tcPr>
          <w:p w:rsidR="005269B7" w:rsidRPr="00AD6D65" w:rsidRDefault="005269B7">
            <w:pPr>
              <w:rPr>
                <w:rFonts w:cstheme="minorHAnsi"/>
                <w:sz w:val="24"/>
                <w:szCs w:val="24"/>
              </w:rPr>
            </w:pPr>
            <w:r w:rsidRPr="00AD6D65">
              <w:rPr>
                <w:rFonts w:cstheme="minorHAnsi"/>
                <w:sz w:val="24"/>
                <w:szCs w:val="24"/>
              </w:rPr>
              <w:t>CV</w:t>
            </w:r>
          </w:p>
        </w:tc>
        <w:tc>
          <w:tcPr>
            <w:tcW w:w="3192" w:type="dxa"/>
            <w:tcBorders>
              <w:top w:val="none" w:sz="0" w:space="0" w:color="auto"/>
              <w:bottom w:val="none" w:sz="0" w:space="0" w:color="auto"/>
            </w:tcBorders>
          </w:tcPr>
          <w:p w:rsidR="005269B7" w:rsidRPr="00AD6D65" w:rsidRDefault="00113B6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3.9</w:t>
            </w:r>
          </w:p>
        </w:tc>
        <w:tc>
          <w:tcPr>
            <w:tcW w:w="2364" w:type="dxa"/>
            <w:tcBorders>
              <w:top w:val="none" w:sz="0" w:space="0" w:color="auto"/>
              <w:bottom w:val="none" w:sz="0" w:space="0" w:color="auto"/>
              <w:right w:val="none" w:sz="0" w:space="0" w:color="auto"/>
            </w:tcBorders>
          </w:tcPr>
          <w:p w:rsidR="005269B7" w:rsidRPr="00AD6D65" w:rsidRDefault="00113B6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2.8</w:t>
            </w:r>
          </w:p>
        </w:tc>
      </w:tr>
      <w:tr w:rsidR="005269B7" w:rsidRPr="00AD6D65" w:rsidTr="00620066">
        <w:tc>
          <w:tcPr>
            <w:cnfStyle w:val="001000000000" w:firstRow="0" w:lastRow="0" w:firstColumn="1" w:lastColumn="0" w:oddVBand="0" w:evenVBand="0" w:oddHBand="0" w:evenHBand="0" w:firstRowFirstColumn="0" w:firstRowLastColumn="0" w:lastRowFirstColumn="0" w:lastRowLastColumn="0"/>
            <w:tcW w:w="2454" w:type="dxa"/>
          </w:tcPr>
          <w:p w:rsidR="005269B7" w:rsidRPr="00AD6D65" w:rsidRDefault="005269B7">
            <w:pPr>
              <w:rPr>
                <w:rFonts w:cstheme="minorHAnsi"/>
                <w:sz w:val="24"/>
                <w:szCs w:val="24"/>
              </w:rPr>
            </w:pPr>
            <w:r w:rsidRPr="00AD6D65">
              <w:rPr>
                <w:rFonts w:cstheme="minorHAnsi"/>
                <w:sz w:val="24"/>
                <w:szCs w:val="24"/>
              </w:rPr>
              <w:t>RESP</w:t>
            </w:r>
          </w:p>
        </w:tc>
        <w:tc>
          <w:tcPr>
            <w:tcW w:w="3192" w:type="dxa"/>
          </w:tcPr>
          <w:p w:rsidR="005269B7" w:rsidRPr="00AD6D65" w:rsidRDefault="00113B6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7.8</w:t>
            </w:r>
          </w:p>
        </w:tc>
        <w:tc>
          <w:tcPr>
            <w:tcW w:w="2364" w:type="dxa"/>
          </w:tcPr>
          <w:p w:rsidR="005269B7" w:rsidRPr="00AD6D65" w:rsidRDefault="00113B6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2.7</w:t>
            </w:r>
          </w:p>
        </w:tc>
      </w:tr>
      <w:tr w:rsidR="005269B7" w:rsidRPr="00AD6D65" w:rsidTr="00620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4" w:type="dxa"/>
            <w:tcBorders>
              <w:top w:val="none" w:sz="0" w:space="0" w:color="auto"/>
              <w:left w:val="none" w:sz="0" w:space="0" w:color="auto"/>
              <w:bottom w:val="none" w:sz="0" w:space="0" w:color="auto"/>
            </w:tcBorders>
          </w:tcPr>
          <w:p w:rsidR="005269B7" w:rsidRPr="00AD6D65" w:rsidRDefault="005269B7" w:rsidP="005269B7">
            <w:pPr>
              <w:rPr>
                <w:rFonts w:cstheme="minorHAnsi"/>
                <w:sz w:val="24"/>
                <w:szCs w:val="24"/>
              </w:rPr>
            </w:pPr>
            <w:r w:rsidRPr="00AD6D65">
              <w:rPr>
                <w:rFonts w:cstheme="minorHAnsi"/>
                <w:sz w:val="24"/>
                <w:szCs w:val="24"/>
              </w:rPr>
              <w:t>LIV</w:t>
            </w:r>
          </w:p>
        </w:tc>
        <w:tc>
          <w:tcPr>
            <w:tcW w:w="3192" w:type="dxa"/>
            <w:tcBorders>
              <w:top w:val="none" w:sz="0" w:space="0" w:color="auto"/>
              <w:bottom w:val="none" w:sz="0" w:space="0" w:color="auto"/>
            </w:tcBorders>
          </w:tcPr>
          <w:p w:rsidR="005269B7" w:rsidRPr="00AD6D65" w:rsidRDefault="00113B6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13.9</w:t>
            </w:r>
          </w:p>
        </w:tc>
        <w:tc>
          <w:tcPr>
            <w:tcW w:w="2364" w:type="dxa"/>
            <w:tcBorders>
              <w:top w:val="none" w:sz="0" w:space="0" w:color="auto"/>
              <w:bottom w:val="none" w:sz="0" w:space="0" w:color="auto"/>
              <w:right w:val="none" w:sz="0" w:space="0" w:color="auto"/>
            </w:tcBorders>
          </w:tcPr>
          <w:p w:rsidR="005269B7" w:rsidRPr="00AD6D65" w:rsidRDefault="00113B6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6.8</w:t>
            </w:r>
          </w:p>
        </w:tc>
      </w:tr>
      <w:tr w:rsidR="005269B7" w:rsidRPr="00AD6D65" w:rsidTr="00620066">
        <w:tc>
          <w:tcPr>
            <w:cnfStyle w:val="001000000000" w:firstRow="0" w:lastRow="0" w:firstColumn="1" w:lastColumn="0" w:oddVBand="0" w:evenVBand="0" w:oddHBand="0" w:evenHBand="0" w:firstRowFirstColumn="0" w:firstRowLastColumn="0" w:lastRowFirstColumn="0" w:lastRowLastColumn="0"/>
            <w:tcW w:w="2454" w:type="dxa"/>
          </w:tcPr>
          <w:p w:rsidR="005269B7" w:rsidRPr="00AD6D65" w:rsidRDefault="005269B7">
            <w:pPr>
              <w:rPr>
                <w:rFonts w:cstheme="minorHAnsi"/>
                <w:sz w:val="24"/>
                <w:szCs w:val="24"/>
              </w:rPr>
            </w:pPr>
            <w:r w:rsidRPr="00AD6D65">
              <w:rPr>
                <w:rFonts w:cstheme="minorHAnsi"/>
                <w:sz w:val="24"/>
                <w:szCs w:val="24"/>
              </w:rPr>
              <w:t>GI</w:t>
            </w:r>
          </w:p>
        </w:tc>
        <w:tc>
          <w:tcPr>
            <w:tcW w:w="3192" w:type="dxa"/>
          </w:tcPr>
          <w:p w:rsidR="005269B7" w:rsidRPr="00AD6D65" w:rsidRDefault="00113B6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45.5</w:t>
            </w:r>
          </w:p>
        </w:tc>
        <w:tc>
          <w:tcPr>
            <w:tcW w:w="2364" w:type="dxa"/>
          </w:tcPr>
          <w:p w:rsidR="005269B7" w:rsidRPr="00AD6D65" w:rsidRDefault="00113B6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8.6</w:t>
            </w:r>
          </w:p>
        </w:tc>
      </w:tr>
      <w:tr w:rsidR="005269B7" w:rsidRPr="00AD6D65" w:rsidTr="00620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4" w:type="dxa"/>
            <w:tcBorders>
              <w:top w:val="none" w:sz="0" w:space="0" w:color="auto"/>
              <w:left w:val="none" w:sz="0" w:space="0" w:color="auto"/>
              <w:bottom w:val="none" w:sz="0" w:space="0" w:color="auto"/>
            </w:tcBorders>
          </w:tcPr>
          <w:p w:rsidR="005269B7" w:rsidRPr="00AD6D65" w:rsidRDefault="005269B7" w:rsidP="005269B7">
            <w:pPr>
              <w:rPr>
                <w:rFonts w:cstheme="minorHAnsi"/>
                <w:sz w:val="24"/>
                <w:szCs w:val="24"/>
              </w:rPr>
            </w:pPr>
            <w:r w:rsidRPr="00AD6D65">
              <w:rPr>
                <w:rFonts w:cstheme="minorHAnsi"/>
                <w:sz w:val="24"/>
                <w:szCs w:val="24"/>
              </w:rPr>
              <w:t>KID</w:t>
            </w:r>
          </w:p>
        </w:tc>
        <w:tc>
          <w:tcPr>
            <w:tcW w:w="3192" w:type="dxa"/>
            <w:tcBorders>
              <w:top w:val="none" w:sz="0" w:space="0" w:color="auto"/>
              <w:bottom w:val="none" w:sz="0" w:space="0" w:color="auto"/>
            </w:tcBorders>
          </w:tcPr>
          <w:p w:rsidR="005269B7" w:rsidRPr="00AD6D65" w:rsidRDefault="00113B6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99.1</w:t>
            </w:r>
          </w:p>
        </w:tc>
        <w:tc>
          <w:tcPr>
            <w:tcW w:w="2364" w:type="dxa"/>
            <w:tcBorders>
              <w:top w:val="none" w:sz="0" w:space="0" w:color="auto"/>
              <w:bottom w:val="none" w:sz="0" w:space="0" w:color="auto"/>
              <w:right w:val="none" w:sz="0" w:space="0" w:color="auto"/>
            </w:tcBorders>
          </w:tcPr>
          <w:p w:rsidR="005269B7" w:rsidRPr="00AD6D65" w:rsidRDefault="00113B6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3.2</w:t>
            </w:r>
          </w:p>
        </w:tc>
      </w:tr>
    </w:tbl>
    <w:p w:rsidR="005269B7" w:rsidRPr="00AD6D65" w:rsidRDefault="005269B7">
      <w:pPr>
        <w:rPr>
          <w:rFonts w:cstheme="minorHAnsi"/>
          <w:sz w:val="24"/>
          <w:szCs w:val="24"/>
        </w:rPr>
      </w:pPr>
    </w:p>
    <w:p w:rsidR="00620066" w:rsidRPr="00AD6D65" w:rsidRDefault="00620066">
      <w:pPr>
        <w:rPr>
          <w:rFonts w:cstheme="minorHAnsi"/>
          <w:sz w:val="24"/>
          <w:szCs w:val="24"/>
        </w:rPr>
      </w:pPr>
      <w:r w:rsidRPr="00AD6D65">
        <w:rPr>
          <w:rFonts w:cstheme="minorHAnsi"/>
          <w:sz w:val="24"/>
          <w:szCs w:val="24"/>
        </w:rPr>
        <w:t>The process of determining which score to display between the EPIC score and the LR score is outlined below:</w:t>
      </w:r>
    </w:p>
    <w:p w:rsidR="00620066" w:rsidRPr="00AD6D65" w:rsidRDefault="00620066" w:rsidP="00620066">
      <w:pPr>
        <w:ind w:left="720"/>
        <w:rPr>
          <w:rFonts w:cstheme="minorHAnsi"/>
          <w:sz w:val="24"/>
          <w:szCs w:val="24"/>
        </w:rPr>
      </w:pPr>
      <w:r w:rsidRPr="00AD6D65">
        <w:rPr>
          <w:rFonts w:cstheme="minorHAnsi"/>
          <w:sz w:val="24"/>
          <w:szCs w:val="24"/>
        </w:rPr>
        <w:t xml:space="preserve">If the EPIC </w:t>
      </w:r>
      <w:r w:rsidR="00E76E62" w:rsidRPr="00AD6D65">
        <w:rPr>
          <w:rFonts w:cstheme="minorHAnsi"/>
          <w:sz w:val="24"/>
          <w:szCs w:val="24"/>
        </w:rPr>
        <w:t xml:space="preserve">Score </w:t>
      </w:r>
      <w:r w:rsidRPr="00AD6D65">
        <w:rPr>
          <w:rFonts w:cstheme="minorHAnsi"/>
          <w:sz w:val="24"/>
          <w:szCs w:val="24"/>
        </w:rPr>
        <w:t>is larger, display it</w:t>
      </w:r>
      <w:r w:rsidR="00E76E62" w:rsidRPr="00AD6D65">
        <w:rPr>
          <w:rFonts w:cstheme="minorHAnsi"/>
          <w:sz w:val="24"/>
          <w:szCs w:val="24"/>
        </w:rPr>
        <w:t>.</w:t>
      </w:r>
    </w:p>
    <w:p w:rsidR="00620066" w:rsidRPr="00AD6D65" w:rsidRDefault="00620066" w:rsidP="00620066">
      <w:pPr>
        <w:ind w:left="720"/>
        <w:rPr>
          <w:rFonts w:cstheme="minorHAnsi"/>
          <w:sz w:val="24"/>
          <w:szCs w:val="24"/>
        </w:rPr>
      </w:pPr>
      <w:r w:rsidRPr="00AD6D65">
        <w:rPr>
          <w:rFonts w:cstheme="minorHAnsi"/>
          <w:sz w:val="24"/>
          <w:szCs w:val="24"/>
        </w:rPr>
        <w:t xml:space="preserve">If the LR </w:t>
      </w:r>
      <w:r w:rsidR="00E76E62" w:rsidRPr="00AD6D65">
        <w:rPr>
          <w:rFonts w:cstheme="minorHAnsi"/>
          <w:sz w:val="24"/>
          <w:szCs w:val="24"/>
        </w:rPr>
        <w:t>S</w:t>
      </w:r>
      <w:r w:rsidRPr="00AD6D65">
        <w:rPr>
          <w:rFonts w:cstheme="minorHAnsi"/>
          <w:sz w:val="24"/>
          <w:szCs w:val="24"/>
        </w:rPr>
        <w:t>core is larger, perform the following transformation</w:t>
      </w:r>
      <w:r w:rsidR="00E76E62" w:rsidRPr="00AD6D65">
        <w:rPr>
          <w:rFonts w:cstheme="minorHAnsi"/>
          <w:sz w:val="24"/>
          <w:szCs w:val="24"/>
        </w:rPr>
        <w:t>(s)</w:t>
      </w:r>
      <w:r w:rsidRPr="00AD6D65">
        <w:rPr>
          <w:rFonts w:cstheme="minorHAnsi"/>
          <w:sz w:val="24"/>
          <w:szCs w:val="24"/>
        </w:rPr>
        <w:t xml:space="preserve"> and display the resultant score:</w:t>
      </w:r>
    </w:p>
    <w:p w:rsidR="00620066" w:rsidRPr="00AD6D65" w:rsidRDefault="00620066">
      <w:pPr>
        <w:rPr>
          <w:rFonts w:cstheme="minorHAnsi"/>
          <w:sz w:val="24"/>
          <w:szCs w:val="24"/>
        </w:rPr>
      </w:pPr>
      <w:r w:rsidRPr="00AD6D65">
        <w:rPr>
          <w:rFonts w:cstheme="minorHAnsi"/>
          <w:sz w:val="24"/>
          <w:szCs w:val="24"/>
        </w:rPr>
        <w:tab/>
      </w:r>
      <w:r w:rsidRPr="00AD6D65">
        <w:rPr>
          <w:rFonts w:cstheme="minorHAnsi"/>
          <w:sz w:val="24"/>
          <w:szCs w:val="24"/>
        </w:rPr>
        <w:tab/>
        <w:t>New Score = (EPIC Score + LR Score)/2.0</w:t>
      </w:r>
    </w:p>
    <w:p w:rsidR="00620066" w:rsidRPr="00AD6D65" w:rsidRDefault="00620066">
      <w:pPr>
        <w:rPr>
          <w:rFonts w:cstheme="minorHAnsi"/>
          <w:sz w:val="24"/>
          <w:szCs w:val="24"/>
        </w:rPr>
      </w:pPr>
      <w:r w:rsidRPr="00AD6D65">
        <w:rPr>
          <w:rFonts w:cstheme="minorHAnsi"/>
          <w:sz w:val="24"/>
          <w:szCs w:val="24"/>
        </w:rPr>
        <w:tab/>
      </w:r>
      <w:r w:rsidRPr="00AD6D65">
        <w:rPr>
          <w:rFonts w:cstheme="minorHAnsi"/>
          <w:sz w:val="24"/>
          <w:szCs w:val="24"/>
        </w:rPr>
        <w:tab/>
        <w:t xml:space="preserve">If the difference between the EPIC </w:t>
      </w:r>
      <w:r w:rsidR="00E76E62" w:rsidRPr="00AD6D65">
        <w:rPr>
          <w:rFonts w:cstheme="minorHAnsi"/>
          <w:sz w:val="24"/>
          <w:szCs w:val="24"/>
        </w:rPr>
        <w:t xml:space="preserve">Score </w:t>
      </w:r>
      <w:r w:rsidRPr="00AD6D65">
        <w:rPr>
          <w:rFonts w:cstheme="minorHAnsi"/>
          <w:sz w:val="24"/>
          <w:szCs w:val="24"/>
        </w:rPr>
        <w:t xml:space="preserve">and the LR </w:t>
      </w:r>
      <w:r w:rsidR="00E76E62" w:rsidRPr="00AD6D65">
        <w:rPr>
          <w:rFonts w:cstheme="minorHAnsi"/>
          <w:sz w:val="24"/>
          <w:szCs w:val="24"/>
        </w:rPr>
        <w:t xml:space="preserve">Score </w:t>
      </w:r>
      <w:r w:rsidRPr="00AD6D65">
        <w:rPr>
          <w:rFonts w:cstheme="minorHAnsi"/>
          <w:sz w:val="24"/>
          <w:szCs w:val="24"/>
        </w:rPr>
        <w:t>is &gt;= 10 then add 4 to New Score</w:t>
      </w:r>
    </w:p>
    <w:p w:rsidR="00620066" w:rsidRPr="00AD6D65" w:rsidRDefault="00620066">
      <w:pPr>
        <w:rPr>
          <w:rFonts w:cstheme="minorHAnsi"/>
          <w:sz w:val="24"/>
          <w:szCs w:val="24"/>
        </w:rPr>
      </w:pPr>
      <w:r w:rsidRPr="00AD6D65">
        <w:rPr>
          <w:rFonts w:cstheme="minorHAnsi"/>
          <w:sz w:val="24"/>
          <w:szCs w:val="24"/>
        </w:rPr>
        <w:tab/>
      </w:r>
      <w:r w:rsidRPr="00AD6D65">
        <w:rPr>
          <w:rFonts w:cstheme="minorHAnsi"/>
          <w:sz w:val="24"/>
          <w:szCs w:val="24"/>
        </w:rPr>
        <w:tab/>
        <w:t>Use New Score</w:t>
      </w:r>
    </w:p>
    <w:p w:rsidR="00E74D6F" w:rsidRPr="00AD6D65" w:rsidRDefault="00620066">
      <w:pPr>
        <w:rPr>
          <w:rFonts w:cstheme="minorHAnsi"/>
          <w:sz w:val="24"/>
          <w:szCs w:val="24"/>
        </w:rPr>
      </w:pPr>
      <w:r w:rsidRPr="00AD6D65">
        <w:rPr>
          <w:rFonts w:cstheme="minorHAnsi"/>
          <w:sz w:val="24"/>
          <w:szCs w:val="24"/>
        </w:rPr>
        <w:t xml:space="preserve">The </w:t>
      </w:r>
      <w:r w:rsidR="00AD6D65" w:rsidRPr="00AD6D65">
        <w:rPr>
          <w:rFonts w:cstheme="minorHAnsi"/>
          <w:sz w:val="24"/>
          <w:szCs w:val="24"/>
        </w:rPr>
        <w:t>reported score</w:t>
      </w:r>
      <w:r w:rsidR="00E76E62" w:rsidRPr="00AD6D65">
        <w:rPr>
          <w:rFonts w:cstheme="minorHAnsi"/>
          <w:sz w:val="24"/>
          <w:szCs w:val="24"/>
        </w:rPr>
        <w:t xml:space="preserve"> (either EPIC score or New Score)</w:t>
      </w:r>
      <w:r w:rsidRPr="00AD6D65">
        <w:rPr>
          <w:rFonts w:cstheme="minorHAnsi"/>
          <w:sz w:val="24"/>
          <w:szCs w:val="24"/>
        </w:rPr>
        <w:t xml:space="preserve"> is saved into the database to be pulled by the report process for display.</w:t>
      </w:r>
    </w:p>
    <w:p w:rsidR="00620066" w:rsidRPr="00AD6D65" w:rsidRDefault="00620066">
      <w:pPr>
        <w:rPr>
          <w:rFonts w:cstheme="minorHAnsi"/>
          <w:b/>
          <w:sz w:val="24"/>
          <w:szCs w:val="24"/>
          <w:u w:val="single"/>
        </w:rPr>
      </w:pPr>
      <w:r w:rsidRPr="00AD6D65">
        <w:rPr>
          <w:rFonts w:cstheme="minorHAnsi"/>
          <w:b/>
          <w:sz w:val="24"/>
          <w:szCs w:val="24"/>
          <w:u w:val="single"/>
        </w:rPr>
        <w:t>Report Production</w:t>
      </w:r>
    </w:p>
    <w:p w:rsidR="00620066" w:rsidRPr="00AD6D65" w:rsidRDefault="00620066">
      <w:pPr>
        <w:rPr>
          <w:rFonts w:cstheme="minorHAnsi"/>
          <w:sz w:val="24"/>
          <w:szCs w:val="24"/>
        </w:rPr>
      </w:pPr>
      <w:r w:rsidRPr="00AD6D65">
        <w:rPr>
          <w:rFonts w:cstheme="minorHAnsi"/>
          <w:sz w:val="24"/>
          <w:szCs w:val="24"/>
        </w:rPr>
        <w:t xml:space="preserve">The </w:t>
      </w:r>
      <w:r w:rsidR="00B52D75" w:rsidRPr="00AD6D65">
        <w:rPr>
          <w:rFonts w:cstheme="minorHAnsi"/>
          <w:sz w:val="24"/>
          <w:szCs w:val="24"/>
        </w:rPr>
        <w:t>reported</w:t>
      </w:r>
      <w:r w:rsidR="00E76E62" w:rsidRPr="00AD6D65">
        <w:rPr>
          <w:rFonts w:cstheme="minorHAnsi"/>
          <w:sz w:val="24"/>
          <w:szCs w:val="24"/>
        </w:rPr>
        <w:t xml:space="preserve"> </w:t>
      </w:r>
      <w:r w:rsidRPr="00AD6D65">
        <w:rPr>
          <w:rFonts w:cstheme="minorHAnsi"/>
          <w:sz w:val="24"/>
          <w:szCs w:val="24"/>
        </w:rPr>
        <w:t>scores are pulled from the table in the data</w:t>
      </w:r>
      <w:r w:rsidR="00E76E62" w:rsidRPr="00AD6D65">
        <w:rPr>
          <w:rFonts w:cstheme="minorHAnsi"/>
          <w:sz w:val="24"/>
          <w:szCs w:val="24"/>
        </w:rPr>
        <w:t>base</w:t>
      </w:r>
      <w:r w:rsidRPr="00AD6D65">
        <w:rPr>
          <w:rFonts w:cstheme="minorHAnsi"/>
          <w:sz w:val="24"/>
          <w:szCs w:val="24"/>
        </w:rPr>
        <w:t xml:space="preserve"> where they were stored</w:t>
      </w:r>
      <w:r w:rsidR="00EE2CB2" w:rsidRPr="00AD6D65">
        <w:rPr>
          <w:rFonts w:cstheme="minorHAnsi"/>
          <w:sz w:val="24"/>
          <w:szCs w:val="24"/>
        </w:rPr>
        <w:t xml:space="preserve"> and displayed in the report tabs of the ClearView Software Solution</w:t>
      </w:r>
      <w:r w:rsidR="00BD333B" w:rsidRPr="00AD6D65">
        <w:rPr>
          <w:rFonts w:cstheme="minorHAnsi"/>
          <w:sz w:val="24"/>
          <w:szCs w:val="24"/>
        </w:rPr>
        <w:t>.</w:t>
      </w:r>
      <w:r w:rsidR="00EE2CB2" w:rsidRPr="00AD6D65">
        <w:rPr>
          <w:rFonts w:cstheme="minorHAnsi"/>
          <w:sz w:val="24"/>
          <w:szCs w:val="24"/>
        </w:rPr>
        <w:t xml:space="preserve">  The specifications for the report tabs are captured in the Analysis Functions Specifications (SS-205).</w:t>
      </w:r>
    </w:p>
    <w:p w:rsidR="00AD6D65" w:rsidRPr="00AD6D65" w:rsidRDefault="00AD6D65" w:rsidP="00AD6D65">
      <w:pPr>
        <w:pStyle w:val="ListParagraph"/>
        <w:numPr>
          <w:ilvl w:val="0"/>
          <w:numId w:val="4"/>
        </w:numPr>
        <w:spacing w:after="0"/>
        <w:rPr>
          <w:rFonts w:asciiTheme="minorHAnsi" w:hAnsiTheme="minorHAnsi" w:cstheme="minorHAnsi"/>
          <w:b/>
          <w:sz w:val="24"/>
          <w:szCs w:val="24"/>
        </w:rPr>
      </w:pPr>
      <w:r w:rsidRPr="00AD6D65">
        <w:rPr>
          <w:rFonts w:asciiTheme="minorHAnsi" w:hAnsiTheme="minorHAnsi" w:cstheme="minorHAnsi"/>
          <w:b/>
          <w:sz w:val="24"/>
          <w:szCs w:val="24"/>
        </w:rPr>
        <w:t>Reference Documents</w:t>
      </w:r>
    </w:p>
    <w:p w:rsidR="00AD6D65" w:rsidRPr="00AD6D65" w:rsidRDefault="00AD6D65" w:rsidP="00AD6D65">
      <w:pPr>
        <w:spacing w:after="0"/>
        <w:rPr>
          <w:rFonts w:cstheme="minorHAnsi"/>
          <w:b/>
          <w:sz w:val="24"/>
          <w:szCs w:val="24"/>
        </w:rPr>
      </w:pPr>
    </w:p>
    <w:p w:rsidR="00AD6D65" w:rsidRPr="00AD6D65" w:rsidRDefault="00AD6D65" w:rsidP="00AD6D65">
      <w:pPr>
        <w:spacing w:after="0"/>
        <w:ind w:left="720"/>
        <w:rPr>
          <w:rFonts w:cstheme="minorHAnsi"/>
          <w:sz w:val="24"/>
          <w:szCs w:val="24"/>
        </w:rPr>
      </w:pPr>
      <w:r w:rsidRPr="00AD6D65">
        <w:rPr>
          <w:rFonts w:cstheme="minorHAnsi"/>
          <w:sz w:val="24"/>
          <w:szCs w:val="24"/>
        </w:rPr>
        <w:t>SS-203-01, Finger Sector Map</w:t>
      </w:r>
    </w:p>
    <w:p w:rsidR="00AD6D65" w:rsidRPr="00AD6D65" w:rsidRDefault="00AD6D65" w:rsidP="00AD6D65">
      <w:pPr>
        <w:spacing w:after="0"/>
        <w:ind w:left="720"/>
        <w:rPr>
          <w:rFonts w:cstheme="minorHAnsi"/>
          <w:sz w:val="24"/>
          <w:szCs w:val="24"/>
        </w:rPr>
      </w:pPr>
      <w:r w:rsidRPr="00AD6D65">
        <w:rPr>
          <w:rFonts w:cstheme="minorHAnsi"/>
          <w:sz w:val="24"/>
          <w:szCs w:val="24"/>
        </w:rPr>
        <w:t>ENG-026, EPIC Score Development Study</w:t>
      </w:r>
    </w:p>
    <w:p w:rsidR="00AD6D65" w:rsidRDefault="00AD6D65" w:rsidP="00AD6D65">
      <w:pPr>
        <w:spacing w:after="0"/>
        <w:ind w:left="720"/>
        <w:rPr>
          <w:rFonts w:cstheme="minorHAnsi"/>
          <w:sz w:val="24"/>
          <w:szCs w:val="24"/>
        </w:rPr>
      </w:pPr>
      <w:r w:rsidRPr="00AD6D65">
        <w:rPr>
          <w:rFonts w:cstheme="minorHAnsi"/>
          <w:sz w:val="24"/>
          <w:szCs w:val="24"/>
        </w:rPr>
        <w:t>SS-205, Analysis Functions Specifications</w:t>
      </w:r>
    </w:p>
    <w:p w:rsidR="008D1617" w:rsidRPr="00AD6D65" w:rsidRDefault="00AD6D65" w:rsidP="00AD6D65">
      <w:pPr>
        <w:spacing w:after="0"/>
        <w:ind w:left="720"/>
        <w:rPr>
          <w:rFonts w:cstheme="minorHAnsi"/>
          <w:b/>
          <w:sz w:val="24"/>
          <w:szCs w:val="24"/>
        </w:rPr>
      </w:pPr>
      <w:r>
        <w:rPr>
          <w:rFonts w:cstheme="minorHAnsi"/>
          <w:sz w:val="24"/>
          <w:szCs w:val="24"/>
        </w:rPr>
        <w:t xml:space="preserve">ENG-025, </w:t>
      </w:r>
      <w:r w:rsidRPr="00AD6D65">
        <w:rPr>
          <w:rFonts w:cstheme="minorHAnsi"/>
          <w:sz w:val="24"/>
          <w:szCs w:val="24"/>
        </w:rPr>
        <w:t>EPIC ClearView Algor</w:t>
      </w:r>
      <w:r>
        <w:rPr>
          <w:rFonts w:cstheme="minorHAnsi"/>
          <w:sz w:val="24"/>
          <w:szCs w:val="24"/>
        </w:rPr>
        <w:t>ithm Development Report</w:t>
      </w:r>
      <w:r w:rsidR="008D1617" w:rsidRPr="00AD6D65">
        <w:rPr>
          <w:rFonts w:cstheme="minorHAnsi"/>
          <w:b/>
          <w:sz w:val="24"/>
          <w:szCs w:val="24"/>
        </w:rPr>
        <w:br w:type="page"/>
      </w:r>
    </w:p>
    <w:p w:rsidR="008D47FE" w:rsidRPr="00AD6D65" w:rsidRDefault="008D47FE" w:rsidP="008D47FE">
      <w:pPr>
        <w:spacing w:after="0"/>
        <w:jc w:val="center"/>
        <w:rPr>
          <w:rFonts w:cstheme="minorHAnsi"/>
          <w:b/>
          <w:sz w:val="24"/>
          <w:szCs w:val="24"/>
        </w:rPr>
      </w:pPr>
      <w:r w:rsidRPr="00AD6D65">
        <w:rPr>
          <w:rFonts w:cstheme="minorHAnsi"/>
          <w:b/>
          <w:sz w:val="24"/>
          <w:szCs w:val="24"/>
        </w:rPr>
        <w:t>Document Revision History</w:t>
      </w:r>
    </w:p>
    <w:tbl>
      <w:tblPr>
        <w:tblW w:w="10861" w:type="dxa"/>
        <w:tblInd w:w="-702" w:type="dxa"/>
        <w:tblLayout w:type="fixed"/>
        <w:tblLook w:val="0000" w:firstRow="0" w:lastRow="0" w:firstColumn="0" w:lastColumn="0" w:noHBand="0" w:noVBand="0"/>
      </w:tblPr>
      <w:tblGrid>
        <w:gridCol w:w="1980"/>
        <w:gridCol w:w="6210"/>
        <w:gridCol w:w="1209"/>
        <w:gridCol w:w="1462"/>
      </w:tblGrid>
      <w:tr w:rsidR="008D47FE" w:rsidRPr="00AD6D65" w:rsidTr="00AD6D65">
        <w:trPr>
          <w:trHeight w:hRule="exact" w:val="600"/>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r w:rsidRPr="00AD6D65">
              <w:rPr>
                <w:rFonts w:cstheme="minorHAnsi"/>
                <w:sz w:val="24"/>
                <w:szCs w:val="24"/>
              </w:rPr>
              <w:t>Version Number:</w:t>
            </w: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r w:rsidRPr="00AD6D65">
              <w:rPr>
                <w:rFonts w:cstheme="minorHAnsi"/>
                <w:sz w:val="24"/>
                <w:szCs w:val="24"/>
              </w:rPr>
              <w:t>Description of Change:</w:t>
            </w:r>
          </w:p>
          <w:p w:rsidR="008D47FE" w:rsidRPr="00AD6D65" w:rsidRDefault="008D47FE" w:rsidP="00AD6D65">
            <w:pPr>
              <w:spacing w:after="0"/>
              <w:rPr>
                <w:rFonts w:cstheme="minorHAnsi"/>
                <w:sz w:val="24"/>
                <w:szCs w:val="24"/>
              </w:rPr>
            </w:pPr>
          </w:p>
          <w:p w:rsidR="008D47FE" w:rsidRPr="00AD6D65" w:rsidRDefault="008D47FE" w:rsidP="00AD6D65">
            <w:pPr>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r w:rsidRPr="00AD6D65">
              <w:rPr>
                <w:rFonts w:cstheme="minorHAnsi"/>
                <w:sz w:val="24"/>
                <w:szCs w:val="24"/>
              </w:rPr>
              <w:t>Date:</w:t>
            </w: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r w:rsidRPr="00AD6D65">
              <w:rPr>
                <w:rFonts w:cstheme="minorHAnsi"/>
                <w:sz w:val="24"/>
                <w:szCs w:val="24"/>
              </w:rPr>
              <w:t>Updated by:</w:t>
            </w: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r w:rsidRPr="00AD6D65">
              <w:rPr>
                <w:rFonts w:cstheme="minorHAnsi"/>
                <w:sz w:val="24"/>
                <w:szCs w:val="24"/>
              </w:rPr>
              <w:t>000</w:t>
            </w: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r w:rsidRPr="00AD6D65">
              <w:rPr>
                <w:rFonts w:cstheme="minorHAnsi"/>
                <w:sz w:val="24"/>
                <w:szCs w:val="24"/>
              </w:rPr>
              <w:t>Introduction</w:t>
            </w: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AD6D65" w:rsidP="008D47FE">
            <w:pPr>
              <w:snapToGrid w:val="0"/>
              <w:spacing w:after="0"/>
              <w:rPr>
                <w:rFonts w:cstheme="minorHAnsi"/>
                <w:sz w:val="24"/>
                <w:szCs w:val="24"/>
              </w:rPr>
            </w:pPr>
            <w:r>
              <w:rPr>
                <w:rFonts w:cstheme="minorHAnsi"/>
                <w:sz w:val="24"/>
                <w:szCs w:val="24"/>
              </w:rPr>
              <w:t>3/5/12</w:t>
            </w: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r w:rsidRPr="00AD6D65">
              <w:rPr>
                <w:rFonts w:cstheme="minorHAnsi"/>
                <w:sz w:val="24"/>
                <w:szCs w:val="24"/>
              </w:rPr>
              <w:t>A. Mason</w:t>
            </w: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8D47FE">
            <w:pPr>
              <w:suppressAutoHyphens/>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pacing w:after="0" w:line="240" w:lineRule="auto"/>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bl>
    <w:p w:rsidR="008D1617" w:rsidRPr="00AD6D65" w:rsidRDefault="008D1617">
      <w:pPr>
        <w:rPr>
          <w:rFonts w:cstheme="minorHAnsi"/>
          <w:sz w:val="24"/>
          <w:szCs w:val="24"/>
        </w:rPr>
      </w:pPr>
    </w:p>
    <w:p w:rsidR="00E74D6F" w:rsidRPr="00AD6D65" w:rsidRDefault="00E74D6F">
      <w:pPr>
        <w:rPr>
          <w:rFonts w:cstheme="minorHAnsi"/>
          <w:sz w:val="24"/>
          <w:szCs w:val="24"/>
        </w:rPr>
      </w:pPr>
    </w:p>
    <w:p w:rsidR="007E3ACB" w:rsidRPr="00AD6D65" w:rsidRDefault="007E3ACB">
      <w:pPr>
        <w:rPr>
          <w:rFonts w:cstheme="minorHAnsi"/>
          <w:sz w:val="24"/>
          <w:szCs w:val="24"/>
        </w:rPr>
      </w:pPr>
    </w:p>
    <w:sectPr w:rsidR="007E3ACB" w:rsidRPr="00AD6D65">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7B30" w:rsidRDefault="008D7B30" w:rsidP="008D1617">
      <w:pPr>
        <w:spacing w:after="0" w:line="240" w:lineRule="auto"/>
      </w:pPr>
      <w:r>
        <w:separator/>
      </w:r>
    </w:p>
  </w:endnote>
  <w:endnote w:type="continuationSeparator" w:id="0">
    <w:p w:rsidR="008D7B30" w:rsidRDefault="008D7B30" w:rsidP="008D1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7B30" w:rsidRPr="000C2E53" w:rsidRDefault="008D7B30" w:rsidP="008D1617">
    <w:pPr>
      <w:pStyle w:val="Footer"/>
      <w:tabs>
        <w:tab w:val="right" w:pos="10800"/>
      </w:tabs>
      <w:rPr>
        <w:rFonts w:ascii="Calibri" w:hAnsi="Calibri" w:cs="Calibri"/>
        <w:sz w:val="18"/>
        <w:szCs w:val="18"/>
      </w:rPr>
    </w:pPr>
    <w:r>
      <w:rPr>
        <w:rFonts w:ascii="Calibri" w:hAnsi="Calibri" w:cs="Calibri"/>
        <w:sz w:val="18"/>
        <w:szCs w:val="18"/>
      </w:rPr>
      <w:t>Algorithm Requirements</w:t>
    </w:r>
    <w:r>
      <w:rPr>
        <w:rFonts w:ascii="Calibri" w:hAnsi="Calibri" w:cs="Calibri"/>
        <w:sz w:val="18"/>
        <w:szCs w:val="18"/>
      </w:rPr>
      <w:tab/>
    </w:r>
    <w:r w:rsidRPr="000C2E53">
      <w:rPr>
        <w:rFonts w:ascii="Calibri" w:hAnsi="Calibri" w:cs="Calibri"/>
        <w:sz w:val="18"/>
        <w:szCs w:val="18"/>
      </w:rPr>
      <w:tab/>
      <w:t>Confidential &amp; Proprietary</w:t>
    </w:r>
  </w:p>
  <w:p w:rsidR="008D7B30" w:rsidRPr="000C2E53" w:rsidRDefault="008D7B30" w:rsidP="008D1617">
    <w:pPr>
      <w:pStyle w:val="Footer"/>
      <w:tabs>
        <w:tab w:val="right" w:pos="10800"/>
      </w:tabs>
      <w:rPr>
        <w:rFonts w:ascii="Calibri" w:hAnsi="Calibri" w:cs="Calibri"/>
        <w:sz w:val="18"/>
        <w:szCs w:val="18"/>
      </w:rPr>
    </w:pPr>
    <w:r w:rsidRPr="000C2E53">
      <w:rPr>
        <w:rFonts w:ascii="Calibri" w:hAnsi="Calibri" w:cs="Calibri"/>
        <w:sz w:val="18"/>
        <w:szCs w:val="18"/>
      </w:rPr>
      <w:t xml:space="preserve">Document Number: </w:t>
    </w:r>
    <w:r>
      <w:rPr>
        <w:rFonts w:ascii="Calibri" w:hAnsi="Calibri" w:cs="Calibri"/>
        <w:sz w:val="18"/>
        <w:szCs w:val="18"/>
      </w:rPr>
      <w:t>SR-203-01</w:t>
    </w:r>
    <w:r w:rsidRPr="000C2E53">
      <w:rPr>
        <w:rFonts w:ascii="Calibri" w:hAnsi="Calibri" w:cs="Calibri"/>
        <w:sz w:val="18"/>
        <w:szCs w:val="18"/>
      </w:rPr>
      <w:tab/>
    </w:r>
    <w:r w:rsidRPr="000C2E53">
      <w:rPr>
        <w:rFonts w:ascii="Calibri" w:hAnsi="Calibri" w:cs="Calibri"/>
        <w:sz w:val="18"/>
        <w:szCs w:val="18"/>
      </w:rPr>
      <w:tab/>
      <w:t xml:space="preserve">Page </w:t>
    </w:r>
    <w:r w:rsidRPr="000C2E53">
      <w:rPr>
        <w:rFonts w:ascii="Calibri" w:hAnsi="Calibri" w:cs="Calibri"/>
        <w:sz w:val="18"/>
        <w:szCs w:val="18"/>
      </w:rPr>
      <w:fldChar w:fldCharType="begin"/>
    </w:r>
    <w:r w:rsidRPr="000C2E53">
      <w:rPr>
        <w:rFonts w:ascii="Calibri" w:hAnsi="Calibri" w:cs="Calibri"/>
        <w:sz w:val="18"/>
        <w:szCs w:val="18"/>
      </w:rPr>
      <w:instrText xml:space="preserve"> PAGE   \* MERGEFORMAT </w:instrText>
    </w:r>
    <w:r w:rsidRPr="000C2E53">
      <w:rPr>
        <w:rFonts w:ascii="Calibri" w:hAnsi="Calibri" w:cs="Calibri"/>
        <w:sz w:val="18"/>
        <w:szCs w:val="18"/>
      </w:rPr>
      <w:fldChar w:fldCharType="separate"/>
    </w:r>
    <w:r w:rsidR="00FE502F">
      <w:rPr>
        <w:rFonts w:ascii="Calibri" w:hAnsi="Calibri" w:cs="Calibri"/>
        <w:noProof/>
        <w:sz w:val="18"/>
        <w:szCs w:val="18"/>
      </w:rPr>
      <w:t>9</w:t>
    </w:r>
    <w:r w:rsidRPr="000C2E53">
      <w:rPr>
        <w:rFonts w:ascii="Calibri" w:hAnsi="Calibri" w:cs="Calibri"/>
        <w:sz w:val="18"/>
        <w:szCs w:val="18"/>
      </w:rPr>
      <w:fldChar w:fldCharType="end"/>
    </w:r>
    <w:r w:rsidRPr="000C2E53">
      <w:rPr>
        <w:rFonts w:ascii="Calibri" w:hAnsi="Calibri" w:cs="Calibri"/>
        <w:sz w:val="18"/>
        <w:szCs w:val="18"/>
      </w:rPr>
      <w:t xml:space="preserve"> of </w:t>
    </w:r>
    <w:r w:rsidRPr="000C2E53">
      <w:rPr>
        <w:rFonts w:ascii="Calibri" w:hAnsi="Calibri" w:cs="Calibri"/>
        <w:sz w:val="18"/>
        <w:szCs w:val="18"/>
      </w:rPr>
      <w:fldChar w:fldCharType="begin"/>
    </w:r>
    <w:r w:rsidRPr="000C2E53">
      <w:rPr>
        <w:rFonts w:ascii="Calibri" w:hAnsi="Calibri" w:cs="Calibri"/>
        <w:sz w:val="18"/>
        <w:szCs w:val="18"/>
      </w:rPr>
      <w:instrText xml:space="preserve"> NUMPAGES   \* MERGEFORMAT </w:instrText>
    </w:r>
    <w:r w:rsidRPr="000C2E53">
      <w:rPr>
        <w:rFonts w:ascii="Calibri" w:hAnsi="Calibri" w:cs="Calibri"/>
        <w:sz w:val="18"/>
        <w:szCs w:val="18"/>
      </w:rPr>
      <w:fldChar w:fldCharType="separate"/>
    </w:r>
    <w:r w:rsidR="00FE502F">
      <w:rPr>
        <w:rFonts w:ascii="Calibri" w:hAnsi="Calibri" w:cs="Calibri"/>
        <w:noProof/>
        <w:sz w:val="18"/>
        <w:szCs w:val="18"/>
      </w:rPr>
      <w:t>32</w:t>
    </w:r>
    <w:r w:rsidRPr="000C2E53">
      <w:rPr>
        <w:rFonts w:ascii="Calibri" w:hAnsi="Calibri" w:cs="Calibri"/>
        <w:sz w:val="18"/>
        <w:szCs w:val="18"/>
      </w:rPr>
      <w:fldChar w:fldCharType="end"/>
    </w:r>
  </w:p>
  <w:p w:rsidR="008D7B30" w:rsidRPr="008D1617" w:rsidRDefault="008D7B30">
    <w:pPr>
      <w:pStyle w:val="Footer"/>
      <w:rPr>
        <w:rFonts w:ascii="Calibri" w:hAnsi="Calibri" w:cs="Calibri"/>
        <w:sz w:val="18"/>
        <w:szCs w:val="18"/>
      </w:rPr>
    </w:pPr>
    <w:r>
      <w:rPr>
        <w:rFonts w:ascii="Calibri" w:hAnsi="Calibri" w:cs="Calibri"/>
        <w:sz w:val="18"/>
        <w:szCs w:val="18"/>
      </w:rPr>
      <w:t>Revision Number: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7B30" w:rsidRDefault="008D7B30" w:rsidP="008D1617">
      <w:pPr>
        <w:spacing w:after="0" w:line="240" w:lineRule="auto"/>
      </w:pPr>
      <w:r>
        <w:separator/>
      </w:r>
    </w:p>
  </w:footnote>
  <w:footnote w:type="continuationSeparator" w:id="0">
    <w:p w:rsidR="008D7B30" w:rsidRDefault="008D7B30" w:rsidP="008D161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86"/>
      <w:gridCol w:w="6375"/>
    </w:tblGrid>
    <w:tr w:rsidR="008D7B30" w:rsidTr="008D1617">
      <w:trPr>
        <w:cantSplit/>
        <w:trHeight w:val="890"/>
      </w:trPr>
      <w:tc>
        <w:tcPr>
          <w:tcW w:w="1448" w:type="pct"/>
          <w:vAlign w:val="center"/>
        </w:tcPr>
        <w:p w:rsidR="008D7B30" w:rsidRPr="008001E6" w:rsidRDefault="008D7B30" w:rsidP="008D1617">
          <w:pPr>
            <w:spacing w:before="60" w:after="60"/>
            <w:jc w:val="center"/>
            <w:rPr>
              <w:rFonts w:ascii="Calibri" w:hAnsi="Calibri" w:cs="Calibri"/>
              <w:sz w:val="24"/>
            </w:rPr>
          </w:pPr>
          <w:r>
            <w:rPr>
              <w:rFonts w:ascii="Calibri" w:hAnsi="Calibri" w:cs="Calibri"/>
              <w:noProof/>
              <w:sz w:val="24"/>
            </w:rPr>
            <w:drawing>
              <wp:inline distT="0" distB="0" distL="0" distR="0" wp14:anchorId="1790A2D1" wp14:editId="22C2E2DA">
                <wp:extent cx="1885950" cy="571500"/>
                <wp:effectExtent l="0" t="0" r="0" b="0"/>
                <wp:docPr id="9" name="Picture 9" descr="EPIC_Horizontal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3552" w:type="pct"/>
          <w:vAlign w:val="center"/>
        </w:tcPr>
        <w:p w:rsidR="008D7B30" w:rsidRPr="008001E6" w:rsidRDefault="008D7B30" w:rsidP="002551B0">
          <w:pPr>
            <w:pStyle w:val="Header"/>
            <w:jc w:val="center"/>
            <w:rPr>
              <w:rFonts w:ascii="Calibri" w:hAnsi="Calibri" w:cs="Calibri"/>
              <w:sz w:val="18"/>
            </w:rPr>
          </w:pPr>
          <w:r>
            <w:rPr>
              <w:rFonts w:ascii="Calibri" w:hAnsi="Calibri" w:cs="Calibri"/>
              <w:b/>
              <w:sz w:val="32"/>
              <w:szCs w:val="32"/>
            </w:rPr>
            <w:t xml:space="preserve">Algorithm </w:t>
          </w:r>
          <w:del w:id="3126" w:author="Brian Cullinan" w:date="2013-04-09T11:54:00Z">
            <w:r w:rsidDel="002551B0">
              <w:rPr>
                <w:rFonts w:ascii="Calibri" w:hAnsi="Calibri" w:cs="Calibri"/>
                <w:b/>
                <w:sz w:val="32"/>
                <w:szCs w:val="32"/>
              </w:rPr>
              <w:delText>Requirements</w:delText>
            </w:r>
          </w:del>
          <w:ins w:id="3127" w:author="Brian Cullinan" w:date="2013-04-09T11:54:00Z">
            <w:r>
              <w:rPr>
                <w:rFonts w:ascii="Calibri" w:hAnsi="Calibri" w:cs="Calibri"/>
                <w:b/>
                <w:sz w:val="32"/>
                <w:szCs w:val="32"/>
              </w:rPr>
              <w:t>Specification</w:t>
            </w:r>
          </w:ins>
        </w:p>
      </w:tc>
    </w:tr>
  </w:tbl>
  <w:p w:rsidR="008D7B30" w:rsidRDefault="008D7B3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multilevel"/>
    <w:tmpl w:val="E8E09ED2"/>
    <w:name w:val="WW8Num2"/>
    <w:lvl w:ilvl="0">
      <w:start w:val="1"/>
      <w:numFmt w:val="decimal"/>
      <w:lvlText w:val="%1.0"/>
      <w:lvlJc w:val="left"/>
      <w:pPr>
        <w:tabs>
          <w:tab w:val="num" w:pos="0"/>
        </w:tabs>
        <w:ind w:left="720" w:hanging="720"/>
      </w:pPr>
      <w:rPr>
        <w:rFonts w:ascii="Calibri" w:hAnsi="Calibri" w:cs="Calibri" w:hint="default"/>
        <w:b/>
        <w:bCs/>
        <w:sz w:val="24"/>
        <w:szCs w:val="24"/>
      </w:rPr>
    </w:lvl>
    <w:lvl w:ilvl="1">
      <w:start w:val="1"/>
      <w:numFmt w:val="decimal"/>
      <w:lvlText w:val="%1.%2"/>
      <w:lvlJc w:val="left"/>
      <w:pPr>
        <w:tabs>
          <w:tab w:val="num" w:pos="0"/>
        </w:tabs>
        <w:ind w:left="1440" w:hanging="720"/>
      </w:pPr>
      <w:rPr>
        <w:rFonts w:ascii="Calibri" w:hAnsi="Calibri" w:cs="Calibri" w:hint="default"/>
        <w:b/>
        <w:bCs/>
        <w:i w:val="0"/>
        <w:sz w:val="24"/>
        <w:szCs w:val="24"/>
        <w:u w:val="none"/>
      </w:rPr>
    </w:lvl>
    <w:lvl w:ilvl="2">
      <w:start w:val="1"/>
      <w:numFmt w:val="decimal"/>
      <w:lvlText w:val="%1.%2.%3"/>
      <w:lvlJc w:val="left"/>
      <w:pPr>
        <w:tabs>
          <w:tab w:val="num" w:pos="0"/>
        </w:tabs>
        <w:ind w:left="2160" w:hanging="720"/>
      </w:pPr>
      <w:rPr>
        <w:rFonts w:ascii="Calibri" w:hAnsi="Calibri" w:cs="Calibri" w:hint="default"/>
        <w:b/>
        <w:bCs/>
        <w:sz w:val="24"/>
        <w:szCs w:val="24"/>
      </w:rPr>
    </w:lvl>
    <w:lvl w:ilvl="3">
      <w:start w:val="1"/>
      <w:numFmt w:val="decimal"/>
      <w:lvlText w:val="%1.%2.%3.%4"/>
      <w:lvlJc w:val="left"/>
      <w:pPr>
        <w:tabs>
          <w:tab w:val="num" w:pos="0"/>
        </w:tabs>
        <w:ind w:left="2880" w:hanging="720"/>
      </w:pPr>
      <w:rPr>
        <w:rFonts w:ascii="Verdana" w:hAnsi="Verdana"/>
        <w:b/>
        <w:bCs/>
        <w:sz w:val="24"/>
        <w:szCs w:val="24"/>
      </w:rPr>
    </w:lvl>
    <w:lvl w:ilvl="4">
      <w:start w:val="1"/>
      <w:numFmt w:val="decimal"/>
      <w:lvlText w:val="%1.%2.%3.%4.%5"/>
      <w:lvlJc w:val="left"/>
      <w:pPr>
        <w:tabs>
          <w:tab w:val="num" w:pos="0"/>
        </w:tabs>
        <w:ind w:left="3960" w:hanging="1080"/>
      </w:pPr>
      <w:rPr>
        <w:rFonts w:ascii="Verdana" w:hAnsi="Verdana"/>
        <w:b/>
        <w:bCs/>
        <w:sz w:val="24"/>
        <w:szCs w:val="24"/>
      </w:rPr>
    </w:lvl>
    <w:lvl w:ilvl="5">
      <w:start w:val="1"/>
      <w:numFmt w:val="decimal"/>
      <w:lvlText w:val="%1.%2.%3.%4.%5.%6"/>
      <w:lvlJc w:val="left"/>
      <w:pPr>
        <w:tabs>
          <w:tab w:val="num" w:pos="0"/>
        </w:tabs>
        <w:ind w:left="4680" w:hanging="1080"/>
      </w:pPr>
      <w:rPr>
        <w:rFonts w:ascii="Verdana" w:hAnsi="Verdana"/>
        <w:b/>
        <w:bCs/>
        <w:sz w:val="24"/>
        <w:szCs w:val="24"/>
      </w:rPr>
    </w:lvl>
    <w:lvl w:ilvl="6">
      <w:start w:val="1"/>
      <w:numFmt w:val="decimal"/>
      <w:lvlText w:val="%1.%2.%3.%4.%5.%6.%7"/>
      <w:lvlJc w:val="left"/>
      <w:pPr>
        <w:tabs>
          <w:tab w:val="num" w:pos="0"/>
        </w:tabs>
        <w:ind w:left="5760" w:hanging="1440"/>
      </w:pPr>
      <w:rPr>
        <w:rFonts w:ascii="Verdana" w:hAnsi="Verdana"/>
        <w:b/>
        <w:bCs/>
        <w:sz w:val="24"/>
        <w:szCs w:val="24"/>
      </w:rPr>
    </w:lvl>
    <w:lvl w:ilvl="7">
      <w:start w:val="1"/>
      <w:numFmt w:val="decimal"/>
      <w:lvlText w:val="%1.%2.%3.%4.%5.%6.%7.%8"/>
      <w:lvlJc w:val="left"/>
      <w:pPr>
        <w:tabs>
          <w:tab w:val="num" w:pos="0"/>
        </w:tabs>
        <w:ind w:left="6480" w:hanging="1440"/>
      </w:pPr>
      <w:rPr>
        <w:rFonts w:ascii="Verdana" w:hAnsi="Verdana"/>
        <w:b/>
        <w:bCs/>
        <w:sz w:val="24"/>
        <w:szCs w:val="24"/>
      </w:rPr>
    </w:lvl>
    <w:lvl w:ilvl="8">
      <w:start w:val="1"/>
      <w:numFmt w:val="decimal"/>
      <w:lvlText w:val="%1.%2.%3.%4.%5.%6.%7.%8.%9"/>
      <w:lvlJc w:val="left"/>
      <w:pPr>
        <w:tabs>
          <w:tab w:val="num" w:pos="0"/>
        </w:tabs>
        <w:ind w:left="7560" w:hanging="1800"/>
      </w:pPr>
      <w:rPr>
        <w:rFonts w:ascii="Verdana" w:hAnsi="Verdana"/>
        <w:b/>
        <w:bCs/>
        <w:sz w:val="24"/>
        <w:szCs w:val="24"/>
      </w:rPr>
    </w:lvl>
  </w:abstractNum>
  <w:abstractNum w:abstractNumId="2">
    <w:nsid w:val="0FE87652"/>
    <w:multiLevelType w:val="hybridMultilevel"/>
    <w:tmpl w:val="89F8837E"/>
    <w:lvl w:ilvl="0" w:tplc="F356C74E">
      <w:start w:val="2750"/>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3E60CA3"/>
    <w:multiLevelType w:val="hybridMultilevel"/>
    <w:tmpl w:val="00146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6EA4976"/>
    <w:multiLevelType w:val="hybridMultilevel"/>
    <w:tmpl w:val="3F8E98B8"/>
    <w:lvl w:ilvl="0" w:tplc="609A8538">
      <w:start w:val="2750"/>
      <w:numFmt w:val="bullet"/>
      <w:lvlText w:val=""/>
      <w:lvlJc w:val="left"/>
      <w:pPr>
        <w:ind w:left="1080" w:hanging="360"/>
      </w:pPr>
      <w:rPr>
        <w:rFonts w:ascii="Symbol" w:eastAsiaTheme="minorHAnsi" w:hAnsi="Symbol"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hdrShapeDefaults>
    <o:shapedefaults v:ext="edit" spidmax="1945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3ACB"/>
    <w:rsid w:val="00003D96"/>
    <w:rsid w:val="0000733B"/>
    <w:rsid w:val="000110D0"/>
    <w:rsid w:val="00022C48"/>
    <w:rsid w:val="00032605"/>
    <w:rsid w:val="000410C5"/>
    <w:rsid w:val="0004189D"/>
    <w:rsid w:val="00056B5A"/>
    <w:rsid w:val="000662F0"/>
    <w:rsid w:val="00094841"/>
    <w:rsid w:val="00097C9B"/>
    <w:rsid w:val="000A73BF"/>
    <w:rsid w:val="000C2488"/>
    <w:rsid w:val="000D20A2"/>
    <w:rsid w:val="000D7E36"/>
    <w:rsid w:val="00101A00"/>
    <w:rsid w:val="0010263A"/>
    <w:rsid w:val="00106BB3"/>
    <w:rsid w:val="00113B62"/>
    <w:rsid w:val="001216AD"/>
    <w:rsid w:val="00132599"/>
    <w:rsid w:val="001472B8"/>
    <w:rsid w:val="00147723"/>
    <w:rsid w:val="001713F0"/>
    <w:rsid w:val="00171540"/>
    <w:rsid w:val="001937CA"/>
    <w:rsid w:val="001A3747"/>
    <w:rsid w:val="001A6842"/>
    <w:rsid w:val="001C0A5D"/>
    <w:rsid w:val="001C79A2"/>
    <w:rsid w:val="001D3E45"/>
    <w:rsid w:val="001D56B2"/>
    <w:rsid w:val="001D6664"/>
    <w:rsid w:val="001E43D9"/>
    <w:rsid w:val="001F596F"/>
    <w:rsid w:val="00206A98"/>
    <w:rsid w:val="00214E34"/>
    <w:rsid w:val="0022272C"/>
    <w:rsid w:val="00232C8F"/>
    <w:rsid w:val="00236820"/>
    <w:rsid w:val="00236E87"/>
    <w:rsid w:val="002551B0"/>
    <w:rsid w:val="00257276"/>
    <w:rsid w:val="00285696"/>
    <w:rsid w:val="002878B0"/>
    <w:rsid w:val="002B0847"/>
    <w:rsid w:val="002C1224"/>
    <w:rsid w:val="002D1E93"/>
    <w:rsid w:val="002D3BCE"/>
    <w:rsid w:val="002D70A4"/>
    <w:rsid w:val="002E18C4"/>
    <w:rsid w:val="002E2B2E"/>
    <w:rsid w:val="0030704D"/>
    <w:rsid w:val="00311921"/>
    <w:rsid w:val="00322E89"/>
    <w:rsid w:val="00332F5A"/>
    <w:rsid w:val="00336470"/>
    <w:rsid w:val="00337DCA"/>
    <w:rsid w:val="003557F1"/>
    <w:rsid w:val="00355E19"/>
    <w:rsid w:val="00362EF5"/>
    <w:rsid w:val="003650D2"/>
    <w:rsid w:val="003902C2"/>
    <w:rsid w:val="003A039C"/>
    <w:rsid w:val="003A4AE7"/>
    <w:rsid w:val="003B4100"/>
    <w:rsid w:val="003C3128"/>
    <w:rsid w:val="003C32A8"/>
    <w:rsid w:val="003D699C"/>
    <w:rsid w:val="003E6CCD"/>
    <w:rsid w:val="003F2D21"/>
    <w:rsid w:val="00406819"/>
    <w:rsid w:val="00423433"/>
    <w:rsid w:val="00431475"/>
    <w:rsid w:val="004443FC"/>
    <w:rsid w:val="004465A2"/>
    <w:rsid w:val="00447308"/>
    <w:rsid w:val="0044775B"/>
    <w:rsid w:val="004512D4"/>
    <w:rsid w:val="004621DF"/>
    <w:rsid w:val="0048070E"/>
    <w:rsid w:val="00483310"/>
    <w:rsid w:val="00486EE2"/>
    <w:rsid w:val="004A424A"/>
    <w:rsid w:val="004A640D"/>
    <w:rsid w:val="004A79C8"/>
    <w:rsid w:val="004A7A0C"/>
    <w:rsid w:val="004B4AF0"/>
    <w:rsid w:val="004C13EC"/>
    <w:rsid w:val="004C3EDC"/>
    <w:rsid w:val="004D466C"/>
    <w:rsid w:val="004E7F0F"/>
    <w:rsid w:val="00504D91"/>
    <w:rsid w:val="0050694D"/>
    <w:rsid w:val="00514341"/>
    <w:rsid w:val="00517780"/>
    <w:rsid w:val="00524709"/>
    <w:rsid w:val="005269B7"/>
    <w:rsid w:val="005436CD"/>
    <w:rsid w:val="00551CB6"/>
    <w:rsid w:val="0055249E"/>
    <w:rsid w:val="00564A1C"/>
    <w:rsid w:val="00571E47"/>
    <w:rsid w:val="005731A0"/>
    <w:rsid w:val="00581F46"/>
    <w:rsid w:val="005B4835"/>
    <w:rsid w:val="005C3A36"/>
    <w:rsid w:val="005E44F6"/>
    <w:rsid w:val="006015C9"/>
    <w:rsid w:val="006041D9"/>
    <w:rsid w:val="00620066"/>
    <w:rsid w:val="00625284"/>
    <w:rsid w:val="00625F86"/>
    <w:rsid w:val="00631B88"/>
    <w:rsid w:val="006514FF"/>
    <w:rsid w:val="00684DFB"/>
    <w:rsid w:val="006A0EF0"/>
    <w:rsid w:val="006A33EC"/>
    <w:rsid w:val="006B2E2E"/>
    <w:rsid w:val="006B4718"/>
    <w:rsid w:val="006E15D3"/>
    <w:rsid w:val="006E301E"/>
    <w:rsid w:val="007034C8"/>
    <w:rsid w:val="00705338"/>
    <w:rsid w:val="00707D53"/>
    <w:rsid w:val="0071432C"/>
    <w:rsid w:val="007427F5"/>
    <w:rsid w:val="00742CAC"/>
    <w:rsid w:val="00761ADA"/>
    <w:rsid w:val="00762C96"/>
    <w:rsid w:val="00766565"/>
    <w:rsid w:val="0077363A"/>
    <w:rsid w:val="00781D01"/>
    <w:rsid w:val="007B59D3"/>
    <w:rsid w:val="007C3E7A"/>
    <w:rsid w:val="007E3ACB"/>
    <w:rsid w:val="007E72F9"/>
    <w:rsid w:val="007F0333"/>
    <w:rsid w:val="007F2927"/>
    <w:rsid w:val="00800549"/>
    <w:rsid w:val="00801AEB"/>
    <w:rsid w:val="008111C8"/>
    <w:rsid w:val="008169DA"/>
    <w:rsid w:val="00825CC4"/>
    <w:rsid w:val="008306AE"/>
    <w:rsid w:val="00843D44"/>
    <w:rsid w:val="008550C7"/>
    <w:rsid w:val="00863866"/>
    <w:rsid w:val="0087183D"/>
    <w:rsid w:val="00875D24"/>
    <w:rsid w:val="0089010E"/>
    <w:rsid w:val="008B64C0"/>
    <w:rsid w:val="008C2BDC"/>
    <w:rsid w:val="008C3DA7"/>
    <w:rsid w:val="008C6679"/>
    <w:rsid w:val="008D1617"/>
    <w:rsid w:val="008D4523"/>
    <w:rsid w:val="008D47FE"/>
    <w:rsid w:val="008D7B30"/>
    <w:rsid w:val="00900C5D"/>
    <w:rsid w:val="009336F3"/>
    <w:rsid w:val="00942DC3"/>
    <w:rsid w:val="00962645"/>
    <w:rsid w:val="00964661"/>
    <w:rsid w:val="00975147"/>
    <w:rsid w:val="009C6D7E"/>
    <w:rsid w:val="009C732F"/>
    <w:rsid w:val="009E29FE"/>
    <w:rsid w:val="00A00010"/>
    <w:rsid w:val="00A0226B"/>
    <w:rsid w:val="00A16460"/>
    <w:rsid w:val="00A37EDF"/>
    <w:rsid w:val="00A421F2"/>
    <w:rsid w:val="00A715E6"/>
    <w:rsid w:val="00A74558"/>
    <w:rsid w:val="00A75079"/>
    <w:rsid w:val="00A775E4"/>
    <w:rsid w:val="00A9132D"/>
    <w:rsid w:val="00A92767"/>
    <w:rsid w:val="00AA5B83"/>
    <w:rsid w:val="00AA7F77"/>
    <w:rsid w:val="00AB2338"/>
    <w:rsid w:val="00AB3484"/>
    <w:rsid w:val="00AC5F43"/>
    <w:rsid w:val="00AD6580"/>
    <w:rsid w:val="00AD6D65"/>
    <w:rsid w:val="00AE1BED"/>
    <w:rsid w:val="00B034F1"/>
    <w:rsid w:val="00B041CC"/>
    <w:rsid w:val="00B05AD9"/>
    <w:rsid w:val="00B1027D"/>
    <w:rsid w:val="00B21463"/>
    <w:rsid w:val="00B252E8"/>
    <w:rsid w:val="00B37557"/>
    <w:rsid w:val="00B40E63"/>
    <w:rsid w:val="00B47813"/>
    <w:rsid w:val="00B50CFD"/>
    <w:rsid w:val="00B516DC"/>
    <w:rsid w:val="00B52D75"/>
    <w:rsid w:val="00B5635D"/>
    <w:rsid w:val="00B638BD"/>
    <w:rsid w:val="00B6666B"/>
    <w:rsid w:val="00B666AD"/>
    <w:rsid w:val="00B6670A"/>
    <w:rsid w:val="00B7604D"/>
    <w:rsid w:val="00B9300C"/>
    <w:rsid w:val="00BD333B"/>
    <w:rsid w:val="00BD4C3F"/>
    <w:rsid w:val="00BD5D09"/>
    <w:rsid w:val="00BF7855"/>
    <w:rsid w:val="00C07856"/>
    <w:rsid w:val="00C102FA"/>
    <w:rsid w:val="00C113F9"/>
    <w:rsid w:val="00C14278"/>
    <w:rsid w:val="00C22D23"/>
    <w:rsid w:val="00C3149C"/>
    <w:rsid w:val="00C3346C"/>
    <w:rsid w:val="00C363DC"/>
    <w:rsid w:val="00C4039A"/>
    <w:rsid w:val="00C41D8F"/>
    <w:rsid w:val="00C51C24"/>
    <w:rsid w:val="00C55006"/>
    <w:rsid w:val="00C61597"/>
    <w:rsid w:val="00C66600"/>
    <w:rsid w:val="00C74CE1"/>
    <w:rsid w:val="00C85144"/>
    <w:rsid w:val="00C875A9"/>
    <w:rsid w:val="00C87A80"/>
    <w:rsid w:val="00C91EE6"/>
    <w:rsid w:val="00CA73AD"/>
    <w:rsid w:val="00CB3B30"/>
    <w:rsid w:val="00CC3053"/>
    <w:rsid w:val="00CD1325"/>
    <w:rsid w:val="00CF0949"/>
    <w:rsid w:val="00CF245F"/>
    <w:rsid w:val="00CF689C"/>
    <w:rsid w:val="00D15A65"/>
    <w:rsid w:val="00D33056"/>
    <w:rsid w:val="00D469F0"/>
    <w:rsid w:val="00D6617F"/>
    <w:rsid w:val="00D8170E"/>
    <w:rsid w:val="00DB49CE"/>
    <w:rsid w:val="00DB74B8"/>
    <w:rsid w:val="00DC11A0"/>
    <w:rsid w:val="00DC3155"/>
    <w:rsid w:val="00DC7E69"/>
    <w:rsid w:val="00DD39FE"/>
    <w:rsid w:val="00DF0079"/>
    <w:rsid w:val="00E17186"/>
    <w:rsid w:val="00E251A9"/>
    <w:rsid w:val="00E47A9A"/>
    <w:rsid w:val="00E517E3"/>
    <w:rsid w:val="00E67C5C"/>
    <w:rsid w:val="00E70C57"/>
    <w:rsid w:val="00E74D6F"/>
    <w:rsid w:val="00E76E62"/>
    <w:rsid w:val="00E838E6"/>
    <w:rsid w:val="00E85143"/>
    <w:rsid w:val="00E851C7"/>
    <w:rsid w:val="00E91C72"/>
    <w:rsid w:val="00E921DB"/>
    <w:rsid w:val="00E952FE"/>
    <w:rsid w:val="00E96136"/>
    <w:rsid w:val="00EA3943"/>
    <w:rsid w:val="00EA629E"/>
    <w:rsid w:val="00EA72CC"/>
    <w:rsid w:val="00EA7756"/>
    <w:rsid w:val="00EC227C"/>
    <w:rsid w:val="00ED5DB4"/>
    <w:rsid w:val="00EE2CB2"/>
    <w:rsid w:val="00EF56CC"/>
    <w:rsid w:val="00F117F4"/>
    <w:rsid w:val="00F17C49"/>
    <w:rsid w:val="00F27526"/>
    <w:rsid w:val="00F33AEC"/>
    <w:rsid w:val="00F42581"/>
    <w:rsid w:val="00F843E5"/>
    <w:rsid w:val="00F91C96"/>
    <w:rsid w:val="00FA718F"/>
    <w:rsid w:val="00FB0C0D"/>
    <w:rsid w:val="00FD12C1"/>
    <w:rsid w:val="00FD64F3"/>
    <w:rsid w:val="00FE502F"/>
    <w:rsid w:val="00FF4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4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962645"/>
    <w:pPr>
      <w:keepNext/>
      <w:numPr>
        <w:numId w:val="5"/>
      </w:numPr>
      <w:suppressAutoHyphens/>
      <w:spacing w:before="240" w:after="60" w:line="240" w:lineRule="auto"/>
      <w:outlineLvl w:val="0"/>
    </w:pPr>
    <w:rPr>
      <w:rFonts w:ascii="Arial" w:eastAsia="Times New Roman" w:hAnsi="Arial" w:cs="Arial"/>
      <w:b/>
      <w:bCs/>
      <w:kern w:val="1"/>
      <w:sz w:val="32"/>
      <w:szCs w:val="32"/>
      <w:lang w:eastAsia="ar-SA"/>
    </w:rPr>
  </w:style>
  <w:style w:type="paragraph" w:styleId="Heading3">
    <w:name w:val="heading 3"/>
    <w:basedOn w:val="Normal"/>
    <w:next w:val="Normal"/>
    <w:link w:val="Heading3Char"/>
    <w:qFormat/>
    <w:rsid w:val="00962645"/>
    <w:pPr>
      <w:keepNext/>
      <w:numPr>
        <w:ilvl w:val="2"/>
        <w:numId w:val="5"/>
      </w:numPr>
      <w:suppressAutoHyphens/>
      <w:spacing w:after="0" w:line="240" w:lineRule="auto"/>
      <w:jc w:val="center"/>
      <w:outlineLvl w:val="2"/>
    </w:pPr>
    <w:rPr>
      <w:rFonts w:ascii="Arial" w:eastAsia="Times New Roman" w:hAnsi="Arial" w:cs="Arial"/>
      <w:b/>
      <w:sz w:val="20"/>
      <w:szCs w:val="24"/>
      <w:lang w:eastAsia="ar-SA"/>
    </w:rPr>
  </w:style>
  <w:style w:type="paragraph" w:styleId="Heading5">
    <w:name w:val="heading 5"/>
    <w:basedOn w:val="Normal"/>
    <w:next w:val="Normal"/>
    <w:link w:val="Heading5Char"/>
    <w:qFormat/>
    <w:rsid w:val="00962645"/>
    <w:pPr>
      <w:keepNext/>
      <w:numPr>
        <w:ilvl w:val="4"/>
        <w:numId w:val="5"/>
      </w:numPr>
      <w:suppressAutoHyphens/>
      <w:spacing w:before="120" w:after="0" w:line="240" w:lineRule="auto"/>
      <w:outlineLvl w:val="4"/>
    </w:pPr>
    <w:rPr>
      <w:rFonts w:ascii="Arial" w:eastAsia="Times New Roman" w:hAnsi="Arial" w:cs="Arial"/>
      <w:b/>
      <w:bCs/>
      <w:szCs w:val="24"/>
      <w:lang w:eastAsia="ar-SA"/>
    </w:rPr>
  </w:style>
  <w:style w:type="paragraph" w:styleId="Heading6">
    <w:name w:val="heading 6"/>
    <w:basedOn w:val="Normal"/>
    <w:next w:val="Normal"/>
    <w:link w:val="Heading6Char"/>
    <w:qFormat/>
    <w:rsid w:val="00962645"/>
    <w:pPr>
      <w:numPr>
        <w:ilvl w:val="5"/>
        <w:numId w:val="5"/>
      </w:numPr>
      <w:suppressAutoHyphens/>
      <w:spacing w:before="240" w:after="60" w:line="240" w:lineRule="auto"/>
      <w:outlineLvl w:val="5"/>
    </w:pPr>
    <w:rPr>
      <w:rFonts w:ascii="Times New Roman" w:eastAsia="Times New Roman" w:hAnsi="Times New Roman" w:cs="Calibri"/>
      <w:b/>
      <w:bCs/>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53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338"/>
    <w:rPr>
      <w:rFonts w:ascii="Tahoma" w:hAnsi="Tahoma" w:cs="Tahoma"/>
      <w:sz w:val="16"/>
      <w:szCs w:val="16"/>
    </w:rPr>
  </w:style>
  <w:style w:type="table" w:customStyle="1" w:styleId="LightList-Accent11">
    <w:name w:val="Light List - Accent 11"/>
    <w:basedOn w:val="TableNormal"/>
    <w:uiPriority w:val="61"/>
    <w:rsid w:val="00132599"/>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odyText">
    <w:name w:val="Body Text"/>
    <w:basedOn w:val="Normal"/>
    <w:link w:val="BodyTextChar"/>
    <w:rsid w:val="00056B5A"/>
    <w:pPr>
      <w:suppressAutoHyphens/>
      <w:spacing w:after="120"/>
    </w:pPr>
    <w:rPr>
      <w:rFonts w:ascii="Calibri" w:eastAsia="Times New Roman" w:hAnsi="Calibri" w:cs="Calibri"/>
      <w:lang w:eastAsia="ar-SA"/>
    </w:rPr>
  </w:style>
  <w:style w:type="character" w:customStyle="1" w:styleId="BodyTextChar">
    <w:name w:val="Body Text Char"/>
    <w:basedOn w:val="DefaultParagraphFont"/>
    <w:link w:val="BodyText"/>
    <w:rsid w:val="00056B5A"/>
    <w:rPr>
      <w:rFonts w:ascii="Calibri" w:eastAsia="Times New Roman" w:hAnsi="Calibri" w:cs="Calibri"/>
      <w:lang w:eastAsia="ar-SA"/>
    </w:rPr>
  </w:style>
  <w:style w:type="paragraph" w:styleId="ListParagraph">
    <w:name w:val="List Paragraph"/>
    <w:basedOn w:val="Normal"/>
    <w:qFormat/>
    <w:rsid w:val="00056B5A"/>
    <w:pPr>
      <w:suppressAutoHyphens/>
      <w:ind w:left="720"/>
    </w:pPr>
    <w:rPr>
      <w:rFonts w:ascii="Calibri" w:eastAsia="Times New Roman" w:hAnsi="Calibri" w:cs="Calibri"/>
      <w:lang w:eastAsia="ar-SA"/>
    </w:rPr>
  </w:style>
  <w:style w:type="table" w:styleId="TableGrid">
    <w:name w:val="Table Grid"/>
    <w:basedOn w:val="TableNormal"/>
    <w:uiPriority w:val="59"/>
    <w:rsid w:val="00A000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1F596F"/>
    <w:rPr>
      <w:sz w:val="16"/>
      <w:szCs w:val="16"/>
    </w:rPr>
  </w:style>
  <w:style w:type="paragraph" w:styleId="CommentText">
    <w:name w:val="annotation text"/>
    <w:basedOn w:val="Normal"/>
    <w:link w:val="CommentTextChar"/>
    <w:uiPriority w:val="99"/>
    <w:semiHidden/>
    <w:unhideWhenUsed/>
    <w:rsid w:val="001F596F"/>
    <w:pPr>
      <w:spacing w:line="240" w:lineRule="auto"/>
    </w:pPr>
    <w:rPr>
      <w:sz w:val="20"/>
      <w:szCs w:val="20"/>
    </w:rPr>
  </w:style>
  <w:style w:type="character" w:customStyle="1" w:styleId="CommentTextChar">
    <w:name w:val="Comment Text Char"/>
    <w:basedOn w:val="DefaultParagraphFont"/>
    <w:link w:val="CommentText"/>
    <w:uiPriority w:val="99"/>
    <w:semiHidden/>
    <w:rsid w:val="001F596F"/>
    <w:rPr>
      <w:sz w:val="20"/>
      <w:szCs w:val="20"/>
    </w:rPr>
  </w:style>
  <w:style w:type="paragraph" w:styleId="CommentSubject">
    <w:name w:val="annotation subject"/>
    <w:basedOn w:val="CommentText"/>
    <w:next w:val="CommentText"/>
    <w:link w:val="CommentSubjectChar"/>
    <w:uiPriority w:val="99"/>
    <w:semiHidden/>
    <w:unhideWhenUsed/>
    <w:rsid w:val="001F596F"/>
    <w:rPr>
      <w:b/>
      <w:bCs/>
    </w:rPr>
  </w:style>
  <w:style w:type="character" w:customStyle="1" w:styleId="CommentSubjectChar">
    <w:name w:val="Comment Subject Char"/>
    <w:basedOn w:val="CommentTextChar"/>
    <w:link w:val="CommentSubject"/>
    <w:uiPriority w:val="99"/>
    <w:semiHidden/>
    <w:rsid w:val="001F596F"/>
    <w:rPr>
      <w:b/>
      <w:bCs/>
      <w:sz w:val="20"/>
      <w:szCs w:val="20"/>
    </w:rPr>
  </w:style>
  <w:style w:type="paragraph" w:styleId="Header">
    <w:name w:val="header"/>
    <w:basedOn w:val="Normal"/>
    <w:link w:val="HeaderChar"/>
    <w:unhideWhenUsed/>
    <w:rsid w:val="008D16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617"/>
  </w:style>
  <w:style w:type="paragraph" w:styleId="Footer">
    <w:name w:val="footer"/>
    <w:basedOn w:val="Normal"/>
    <w:link w:val="FooterChar"/>
    <w:unhideWhenUsed/>
    <w:rsid w:val="008D16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617"/>
  </w:style>
  <w:style w:type="character" w:customStyle="1" w:styleId="Heading1Char">
    <w:name w:val="Heading 1 Char"/>
    <w:basedOn w:val="DefaultParagraphFont"/>
    <w:link w:val="Heading1"/>
    <w:rsid w:val="00962645"/>
    <w:rPr>
      <w:rFonts w:ascii="Arial" w:eastAsia="Times New Roman" w:hAnsi="Arial" w:cs="Arial"/>
      <w:b/>
      <w:bCs/>
      <w:kern w:val="1"/>
      <w:sz w:val="32"/>
      <w:szCs w:val="32"/>
      <w:lang w:eastAsia="ar-SA"/>
    </w:rPr>
  </w:style>
  <w:style w:type="character" w:customStyle="1" w:styleId="Heading3Char">
    <w:name w:val="Heading 3 Char"/>
    <w:basedOn w:val="DefaultParagraphFont"/>
    <w:link w:val="Heading3"/>
    <w:rsid w:val="00962645"/>
    <w:rPr>
      <w:rFonts w:ascii="Arial" w:eastAsia="Times New Roman" w:hAnsi="Arial" w:cs="Arial"/>
      <w:b/>
      <w:sz w:val="20"/>
      <w:szCs w:val="24"/>
      <w:lang w:eastAsia="ar-SA"/>
    </w:rPr>
  </w:style>
  <w:style w:type="character" w:customStyle="1" w:styleId="Heading5Char">
    <w:name w:val="Heading 5 Char"/>
    <w:basedOn w:val="DefaultParagraphFont"/>
    <w:link w:val="Heading5"/>
    <w:rsid w:val="00962645"/>
    <w:rPr>
      <w:rFonts w:ascii="Arial" w:eastAsia="Times New Roman" w:hAnsi="Arial" w:cs="Arial"/>
      <w:b/>
      <w:bCs/>
      <w:szCs w:val="24"/>
      <w:lang w:eastAsia="ar-SA"/>
    </w:rPr>
  </w:style>
  <w:style w:type="character" w:customStyle="1" w:styleId="Heading6Char">
    <w:name w:val="Heading 6 Char"/>
    <w:basedOn w:val="DefaultParagraphFont"/>
    <w:link w:val="Heading6"/>
    <w:rsid w:val="00962645"/>
    <w:rPr>
      <w:rFonts w:ascii="Times New Roman" w:eastAsia="Times New Roman" w:hAnsi="Times New Roman" w:cs="Calibri"/>
      <w:b/>
      <w:bCs/>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962645"/>
    <w:pPr>
      <w:keepNext/>
      <w:numPr>
        <w:numId w:val="5"/>
      </w:numPr>
      <w:suppressAutoHyphens/>
      <w:spacing w:before="240" w:after="60" w:line="240" w:lineRule="auto"/>
      <w:outlineLvl w:val="0"/>
    </w:pPr>
    <w:rPr>
      <w:rFonts w:ascii="Arial" w:eastAsia="Times New Roman" w:hAnsi="Arial" w:cs="Arial"/>
      <w:b/>
      <w:bCs/>
      <w:kern w:val="1"/>
      <w:sz w:val="32"/>
      <w:szCs w:val="32"/>
      <w:lang w:eastAsia="ar-SA"/>
    </w:rPr>
  </w:style>
  <w:style w:type="paragraph" w:styleId="Heading3">
    <w:name w:val="heading 3"/>
    <w:basedOn w:val="Normal"/>
    <w:next w:val="Normal"/>
    <w:link w:val="Heading3Char"/>
    <w:qFormat/>
    <w:rsid w:val="00962645"/>
    <w:pPr>
      <w:keepNext/>
      <w:numPr>
        <w:ilvl w:val="2"/>
        <w:numId w:val="5"/>
      </w:numPr>
      <w:suppressAutoHyphens/>
      <w:spacing w:after="0" w:line="240" w:lineRule="auto"/>
      <w:jc w:val="center"/>
      <w:outlineLvl w:val="2"/>
    </w:pPr>
    <w:rPr>
      <w:rFonts w:ascii="Arial" w:eastAsia="Times New Roman" w:hAnsi="Arial" w:cs="Arial"/>
      <w:b/>
      <w:sz w:val="20"/>
      <w:szCs w:val="24"/>
      <w:lang w:eastAsia="ar-SA"/>
    </w:rPr>
  </w:style>
  <w:style w:type="paragraph" w:styleId="Heading5">
    <w:name w:val="heading 5"/>
    <w:basedOn w:val="Normal"/>
    <w:next w:val="Normal"/>
    <w:link w:val="Heading5Char"/>
    <w:qFormat/>
    <w:rsid w:val="00962645"/>
    <w:pPr>
      <w:keepNext/>
      <w:numPr>
        <w:ilvl w:val="4"/>
        <w:numId w:val="5"/>
      </w:numPr>
      <w:suppressAutoHyphens/>
      <w:spacing w:before="120" w:after="0" w:line="240" w:lineRule="auto"/>
      <w:outlineLvl w:val="4"/>
    </w:pPr>
    <w:rPr>
      <w:rFonts w:ascii="Arial" w:eastAsia="Times New Roman" w:hAnsi="Arial" w:cs="Arial"/>
      <w:b/>
      <w:bCs/>
      <w:szCs w:val="24"/>
      <w:lang w:eastAsia="ar-SA"/>
    </w:rPr>
  </w:style>
  <w:style w:type="paragraph" w:styleId="Heading6">
    <w:name w:val="heading 6"/>
    <w:basedOn w:val="Normal"/>
    <w:next w:val="Normal"/>
    <w:link w:val="Heading6Char"/>
    <w:qFormat/>
    <w:rsid w:val="00962645"/>
    <w:pPr>
      <w:numPr>
        <w:ilvl w:val="5"/>
        <w:numId w:val="5"/>
      </w:numPr>
      <w:suppressAutoHyphens/>
      <w:spacing w:before="240" w:after="60" w:line="240" w:lineRule="auto"/>
      <w:outlineLvl w:val="5"/>
    </w:pPr>
    <w:rPr>
      <w:rFonts w:ascii="Times New Roman" w:eastAsia="Times New Roman" w:hAnsi="Times New Roman" w:cs="Calibri"/>
      <w:b/>
      <w:bCs/>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53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338"/>
    <w:rPr>
      <w:rFonts w:ascii="Tahoma" w:hAnsi="Tahoma" w:cs="Tahoma"/>
      <w:sz w:val="16"/>
      <w:szCs w:val="16"/>
    </w:rPr>
  </w:style>
  <w:style w:type="table" w:customStyle="1" w:styleId="LightList-Accent11">
    <w:name w:val="Light List - Accent 11"/>
    <w:basedOn w:val="TableNormal"/>
    <w:uiPriority w:val="61"/>
    <w:rsid w:val="00132599"/>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odyText">
    <w:name w:val="Body Text"/>
    <w:basedOn w:val="Normal"/>
    <w:link w:val="BodyTextChar"/>
    <w:rsid w:val="00056B5A"/>
    <w:pPr>
      <w:suppressAutoHyphens/>
      <w:spacing w:after="120"/>
    </w:pPr>
    <w:rPr>
      <w:rFonts w:ascii="Calibri" w:eastAsia="Times New Roman" w:hAnsi="Calibri" w:cs="Calibri"/>
      <w:lang w:eastAsia="ar-SA"/>
    </w:rPr>
  </w:style>
  <w:style w:type="character" w:customStyle="1" w:styleId="BodyTextChar">
    <w:name w:val="Body Text Char"/>
    <w:basedOn w:val="DefaultParagraphFont"/>
    <w:link w:val="BodyText"/>
    <w:rsid w:val="00056B5A"/>
    <w:rPr>
      <w:rFonts w:ascii="Calibri" w:eastAsia="Times New Roman" w:hAnsi="Calibri" w:cs="Calibri"/>
      <w:lang w:eastAsia="ar-SA"/>
    </w:rPr>
  </w:style>
  <w:style w:type="paragraph" w:styleId="ListParagraph">
    <w:name w:val="List Paragraph"/>
    <w:basedOn w:val="Normal"/>
    <w:qFormat/>
    <w:rsid w:val="00056B5A"/>
    <w:pPr>
      <w:suppressAutoHyphens/>
      <w:ind w:left="720"/>
    </w:pPr>
    <w:rPr>
      <w:rFonts w:ascii="Calibri" w:eastAsia="Times New Roman" w:hAnsi="Calibri" w:cs="Calibri"/>
      <w:lang w:eastAsia="ar-SA"/>
    </w:rPr>
  </w:style>
  <w:style w:type="table" w:styleId="TableGrid">
    <w:name w:val="Table Grid"/>
    <w:basedOn w:val="TableNormal"/>
    <w:uiPriority w:val="59"/>
    <w:rsid w:val="00A000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1F596F"/>
    <w:rPr>
      <w:sz w:val="16"/>
      <w:szCs w:val="16"/>
    </w:rPr>
  </w:style>
  <w:style w:type="paragraph" w:styleId="CommentText">
    <w:name w:val="annotation text"/>
    <w:basedOn w:val="Normal"/>
    <w:link w:val="CommentTextChar"/>
    <w:uiPriority w:val="99"/>
    <w:semiHidden/>
    <w:unhideWhenUsed/>
    <w:rsid w:val="001F596F"/>
    <w:pPr>
      <w:spacing w:line="240" w:lineRule="auto"/>
    </w:pPr>
    <w:rPr>
      <w:sz w:val="20"/>
      <w:szCs w:val="20"/>
    </w:rPr>
  </w:style>
  <w:style w:type="character" w:customStyle="1" w:styleId="CommentTextChar">
    <w:name w:val="Comment Text Char"/>
    <w:basedOn w:val="DefaultParagraphFont"/>
    <w:link w:val="CommentText"/>
    <w:uiPriority w:val="99"/>
    <w:semiHidden/>
    <w:rsid w:val="001F596F"/>
    <w:rPr>
      <w:sz w:val="20"/>
      <w:szCs w:val="20"/>
    </w:rPr>
  </w:style>
  <w:style w:type="paragraph" w:styleId="CommentSubject">
    <w:name w:val="annotation subject"/>
    <w:basedOn w:val="CommentText"/>
    <w:next w:val="CommentText"/>
    <w:link w:val="CommentSubjectChar"/>
    <w:uiPriority w:val="99"/>
    <w:semiHidden/>
    <w:unhideWhenUsed/>
    <w:rsid w:val="001F596F"/>
    <w:rPr>
      <w:b/>
      <w:bCs/>
    </w:rPr>
  </w:style>
  <w:style w:type="character" w:customStyle="1" w:styleId="CommentSubjectChar">
    <w:name w:val="Comment Subject Char"/>
    <w:basedOn w:val="CommentTextChar"/>
    <w:link w:val="CommentSubject"/>
    <w:uiPriority w:val="99"/>
    <w:semiHidden/>
    <w:rsid w:val="001F596F"/>
    <w:rPr>
      <w:b/>
      <w:bCs/>
      <w:sz w:val="20"/>
      <w:szCs w:val="20"/>
    </w:rPr>
  </w:style>
  <w:style w:type="paragraph" w:styleId="Header">
    <w:name w:val="header"/>
    <w:basedOn w:val="Normal"/>
    <w:link w:val="HeaderChar"/>
    <w:unhideWhenUsed/>
    <w:rsid w:val="008D16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617"/>
  </w:style>
  <w:style w:type="paragraph" w:styleId="Footer">
    <w:name w:val="footer"/>
    <w:basedOn w:val="Normal"/>
    <w:link w:val="FooterChar"/>
    <w:unhideWhenUsed/>
    <w:rsid w:val="008D16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617"/>
  </w:style>
  <w:style w:type="character" w:customStyle="1" w:styleId="Heading1Char">
    <w:name w:val="Heading 1 Char"/>
    <w:basedOn w:val="DefaultParagraphFont"/>
    <w:link w:val="Heading1"/>
    <w:rsid w:val="00962645"/>
    <w:rPr>
      <w:rFonts w:ascii="Arial" w:eastAsia="Times New Roman" w:hAnsi="Arial" w:cs="Arial"/>
      <w:b/>
      <w:bCs/>
      <w:kern w:val="1"/>
      <w:sz w:val="32"/>
      <w:szCs w:val="32"/>
      <w:lang w:eastAsia="ar-SA"/>
    </w:rPr>
  </w:style>
  <w:style w:type="character" w:customStyle="1" w:styleId="Heading3Char">
    <w:name w:val="Heading 3 Char"/>
    <w:basedOn w:val="DefaultParagraphFont"/>
    <w:link w:val="Heading3"/>
    <w:rsid w:val="00962645"/>
    <w:rPr>
      <w:rFonts w:ascii="Arial" w:eastAsia="Times New Roman" w:hAnsi="Arial" w:cs="Arial"/>
      <w:b/>
      <w:sz w:val="20"/>
      <w:szCs w:val="24"/>
      <w:lang w:eastAsia="ar-SA"/>
    </w:rPr>
  </w:style>
  <w:style w:type="character" w:customStyle="1" w:styleId="Heading5Char">
    <w:name w:val="Heading 5 Char"/>
    <w:basedOn w:val="DefaultParagraphFont"/>
    <w:link w:val="Heading5"/>
    <w:rsid w:val="00962645"/>
    <w:rPr>
      <w:rFonts w:ascii="Arial" w:eastAsia="Times New Roman" w:hAnsi="Arial" w:cs="Arial"/>
      <w:b/>
      <w:bCs/>
      <w:szCs w:val="24"/>
      <w:lang w:eastAsia="ar-SA"/>
    </w:rPr>
  </w:style>
  <w:style w:type="character" w:customStyle="1" w:styleId="Heading6Char">
    <w:name w:val="Heading 6 Char"/>
    <w:basedOn w:val="DefaultParagraphFont"/>
    <w:link w:val="Heading6"/>
    <w:rsid w:val="00962645"/>
    <w:rPr>
      <w:rFonts w:ascii="Times New Roman" w:eastAsia="Times New Roman" w:hAnsi="Times New Roman" w:cs="Calibri"/>
      <w:b/>
      <w:bC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462666">
      <w:bodyDiv w:val="1"/>
      <w:marLeft w:val="0"/>
      <w:marRight w:val="0"/>
      <w:marTop w:val="0"/>
      <w:marBottom w:val="0"/>
      <w:divBdr>
        <w:top w:val="none" w:sz="0" w:space="0" w:color="auto"/>
        <w:left w:val="none" w:sz="0" w:space="0" w:color="auto"/>
        <w:bottom w:val="none" w:sz="0" w:space="0" w:color="auto"/>
        <w:right w:val="none" w:sz="0" w:space="0" w:color="auto"/>
      </w:divBdr>
    </w:div>
    <w:div w:id="857817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D8BD4E-0B47-4F36-A4EA-6E84DFA19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513F642B.dotm</Template>
  <TotalTime>1352</TotalTime>
  <Pages>32</Pages>
  <Words>5360</Words>
  <Characters>30557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Brian Cullinan</cp:lastModifiedBy>
  <cp:revision>206</cp:revision>
  <cp:lastPrinted>2012-03-05T17:03:00Z</cp:lastPrinted>
  <dcterms:created xsi:type="dcterms:W3CDTF">2012-01-05T18:34:00Z</dcterms:created>
  <dcterms:modified xsi:type="dcterms:W3CDTF">2013-04-11T20:55:00Z</dcterms:modified>
</cp:coreProperties>
</file>