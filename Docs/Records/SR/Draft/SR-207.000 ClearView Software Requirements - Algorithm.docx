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230" w:rsidRPr="00824801" w:rsidRDefault="007A0230" w:rsidP="007A0230">
      <w:pPr>
        <w:pStyle w:val="BodyText"/>
        <w:rPr>
          <w:sz w:val="24"/>
          <w:szCs w:val="24"/>
        </w:rPr>
      </w:pPr>
      <w:r w:rsidRPr="00824801">
        <w:rPr>
          <w:b/>
          <w:sz w:val="24"/>
          <w:szCs w:val="24"/>
          <w:u w:val="single"/>
        </w:rPr>
        <w:t>ORIGINATOR</w:t>
      </w:r>
      <w:r w:rsidRPr="00824801">
        <w:rPr>
          <w:sz w:val="24"/>
          <w:szCs w:val="24"/>
        </w:rPr>
        <w:t>:</w:t>
      </w:r>
    </w:p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5"/>
        <w:gridCol w:w="2976"/>
        <w:gridCol w:w="3239"/>
        <w:gridCol w:w="1280"/>
      </w:tblGrid>
      <w:tr w:rsidR="007A0230" w:rsidRPr="00894DDA" w:rsidTr="00336DA0">
        <w:trPr>
          <w:trHeight w:val="149"/>
        </w:trPr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7A0230" w:rsidRPr="00894DDA" w:rsidRDefault="007A0230" w:rsidP="00894DDA">
            <w:pPr>
              <w:pStyle w:val="BodyText"/>
              <w:rPr>
                <w:b/>
              </w:rPr>
            </w:pPr>
            <w:r w:rsidRPr="00894DDA">
              <w:rPr>
                <w:b/>
              </w:rPr>
              <w:t xml:space="preserve">Name 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7A0230" w:rsidRPr="00894DDA" w:rsidRDefault="007A0230" w:rsidP="00894DDA">
            <w:pPr>
              <w:pStyle w:val="BodyText"/>
              <w:rPr>
                <w:b/>
              </w:rPr>
            </w:pPr>
            <w:r w:rsidRPr="00894DDA">
              <w:rPr>
                <w:b/>
              </w:rPr>
              <w:t>Job Title</w:t>
            </w:r>
          </w:p>
        </w:tc>
        <w:tc>
          <w:tcPr>
            <w:tcW w:w="1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7A0230" w:rsidRPr="00894DDA" w:rsidRDefault="007A0230" w:rsidP="00894DDA">
            <w:pPr>
              <w:pStyle w:val="BodyText"/>
              <w:rPr>
                <w:b/>
              </w:rPr>
            </w:pPr>
            <w:r w:rsidRPr="00894DDA">
              <w:rPr>
                <w:b/>
              </w:rPr>
              <w:t>Signature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7A0230" w:rsidRPr="00894DDA" w:rsidRDefault="007A0230" w:rsidP="00894DDA">
            <w:pPr>
              <w:pStyle w:val="BodyText"/>
              <w:rPr>
                <w:b/>
              </w:rPr>
            </w:pPr>
            <w:r w:rsidRPr="00894DDA">
              <w:rPr>
                <w:b/>
              </w:rPr>
              <w:t>Date</w:t>
            </w:r>
          </w:p>
        </w:tc>
      </w:tr>
      <w:tr w:rsidR="007A0230" w:rsidRPr="00824801" w:rsidTr="00336DA0">
        <w:trPr>
          <w:trHeight w:val="864"/>
        </w:trPr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0230" w:rsidRPr="00894DDA" w:rsidRDefault="007A0230" w:rsidP="00894DDA">
            <w:pPr>
              <w:pStyle w:val="BodyText"/>
            </w:pPr>
            <w:r w:rsidRPr="00894DDA">
              <w:t>Brian Cullinan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0230" w:rsidRPr="00894DDA" w:rsidRDefault="007A0230" w:rsidP="00894DDA">
            <w:pPr>
              <w:pStyle w:val="BodyText"/>
            </w:pPr>
            <w:r w:rsidRPr="00894DDA">
              <w:t>Software Developer</w:t>
            </w:r>
          </w:p>
        </w:tc>
        <w:tc>
          <w:tcPr>
            <w:tcW w:w="1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230" w:rsidRPr="00894DDA" w:rsidRDefault="007A0230" w:rsidP="00894DDA">
            <w:pPr>
              <w:pStyle w:val="BodyText"/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230" w:rsidRPr="00894DDA" w:rsidRDefault="007A0230" w:rsidP="00894DDA">
            <w:pPr>
              <w:pStyle w:val="BodyText"/>
            </w:pPr>
          </w:p>
        </w:tc>
      </w:tr>
    </w:tbl>
    <w:p w:rsidR="007A0230" w:rsidRPr="00824801" w:rsidRDefault="007A0230" w:rsidP="007A0230">
      <w:pPr>
        <w:pStyle w:val="BodyText"/>
        <w:rPr>
          <w:b/>
          <w:sz w:val="24"/>
          <w:szCs w:val="24"/>
          <w:u w:val="single"/>
        </w:rPr>
      </w:pPr>
      <w:bookmarkStart w:id="0" w:name="_Toc32798431"/>
    </w:p>
    <w:p w:rsidR="007A0230" w:rsidRPr="00824801" w:rsidRDefault="007A0230" w:rsidP="007A0230">
      <w:pPr>
        <w:pStyle w:val="BodyText"/>
        <w:rPr>
          <w:sz w:val="24"/>
          <w:szCs w:val="24"/>
        </w:rPr>
      </w:pPr>
      <w:r w:rsidRPr="00824801">
        <w:rPr>
          <w:b/>
          <w:sz w:val="24"/>
          <w:szCs w:val="24"/>
          <w:u w:val="single"/>
        </w:rPr>
        <w:t>APPROVALS</w:t>
      </w:r>
      <w:r w:rsidRPr="00824801">
        <w:rPr>
          <w:sz w:val="24"/>
          <w:szCs w:val="24"/>
        </w:rPr>
        <w:t>:</w:t>
      </w:r>
      <w:bookmarkEnd w:id="0"/>
    </w:p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9"/>
        <w:gridCol w:w="2988"/>
        <w:gridCol w:w="3225"/>
        <w:gridCol w:w="1288"/>
      </w:tblGrid>
      <w:tr w:rsidR="007A0230" w:rsidRPr="00894DDA" w:rsidTr="000A2433">
        <w:trPr>
          <w:trHeight w:val="231"/>
        </w:trPr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7A0230" w:rsidRPr="00894DDA" w:rsidRDefault="007A0230" w:rsidP="00894DDA">
            <w:pPr>
              <w:pStyle w:val="BodyText"/>
              <w:rPr>
                <w:b/>
              </w:rPr>
            </w:pPr>
            <w:r w:rsidRPr="00894DDA">
              <w:rPr>
                <w:b/>
              </w:rPr>
              <w:t xml:space="preserve">Name 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7A0230" w:rsidRPr="00894DDA" w:rsidRDefault="007A0230" w:rsidP="00894DDA">
            <w:pPr>
              <w:pStyle w:val="BodyText"/>
              <w:rPr>
                <w:b/>
              </w:rPr>
            </w:pPr>
            <w:r w:rsidRPr="00894DDA">
              <w:rPr>
                <w:b/>
              </w:rPr>
              <w:t>Job Title</w:t>
            </w:r>
          </w:p>
        </w:tc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7A0230" w:rsidRPr="00894DDA" w:rsidRDefault="007A0230" w:rsidP="00894DDA">
            <w:pPr>
              <w:pStyle w:val="BodyText"/>
              <w:rPr>
                <w:b/>
              </w:rPr>
            </w:pPr>
            <w:r w:rsidRPr="00894DDA">
              <w:rPr>
                <w:b/>
              </w:rPr>
              <w:t>Signature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7A0230" w:rsidRPr="00894DDA" w:rsidRDefault="007A0230" w:rsidP="00894DDA">
            <w:pPr>
              <w:pStyle w:val="BodyText"/>
              <w:rPr>
                <w:b/>
              </w:rPr>
            </w:pPr>
            <w:r w:rsidRPr="00894DDA">
              <w:rPr>
                <w:b/>
              </w:rPr>
              <w:t>Date</w:t>
            </w:r>
          </w:p>
        </w:tc>
      </w:tr>
      <w:tr w:rsidR="007A0230" w:rsidRPr="00824801" w:rsidTr="000A2433">
        <w:trPr>
          <w:trHeight w:val="864"/>
        </w:trPr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0230" w:rsidRPr="00894DDA" w:rsidRDefault="007A0230" w:rsidP="00894DDA">
            <w:pPr>
              <w:pStyle w:val="BodyText"/>
            </w:pPr>
            <w:r w:rsidRPr="00894DDA">
              <w:t>Nancy Rizzo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0230" w:rsidRPr="00894DDA" w:rsidRDefault="007A0230" w:rsidP="00894DDA">
            <w:pPr>
              <w:pStyle w:val="BodyText"/>
            </w:pPr>
            <w:r w:rsidRPr="00894DDA">
              <w:t xml:space="preserve">Founder, </w:t>
            </w:r>
            <w:ins w:id="1" w:author="Jan Ayres" w:date="2013-05-08T08:02:00Z">
              <w:r w:rsidR="000773A0">
                <w:t>President and CTO</w:t>
              </w:r>
            </w:ins>
            <w:del w:id="2" w:author="Jan Ayres" w:date="2013-05-08T08:02:00Z">
              <w:r w:rsidRPr="00894DDA" w:rsidDel="000773A0">
                <w:delText>CEO</w:delText>
              </w:r>
            </w:del>
          </w:p>
        </w:tc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230" w:rsidRPr="00894DDA" w:rsidRDefault="007A0230" w:rsidP="00894DDA">
            <w:pPr>
              <w:pStyle w:val="BodyText"/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230" w:rsidRPr="00894DDA" w:rsidRDefault="007A0230" w:rsidP="00894DDA">
            <w:pPr>
              <w:pStyle w:val="BodyText"/>
            </w:pPr>
          </w:p>
        </w:tc>
      </w:tr>
      <w:tr w:rsidR="007A0230" w:rsidRPr="00824801" w:rsidTr="000A2433">
        <w:trPr>
          <w:trHeight w:val="864"/>
        </w:trPr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230" w:rsidRPr="00894DDA" w:rsidRDefault="007A0230" w:rsidP="00894DDA">
            <w:pPr>
              <w:pStyle w:val="BodyText"/>
            </w:pPr>
            <w:r w:rsidRPr="00894DDA">
              <w:t>Lloyd Kurth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230" w:rsidRPr="00894DDA" w:rsidRDefault="007A0230" w:rsidP="00894DDA">
            <w:pPr>
              <w:pStyle w:val="BodyText"/>
            </w:pPr>
            <w:r w:rsidRPr="00894DDA">
              <w:t>Technology Director</w:t>
            </w:r>
          </w:p>
        </w:tc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230" w:rsidRPr="00894DDA" w:rsidRDefault="007A0230" w:rsidP="00894DDA">
            <w:pPr>
              <w:pStyle w:val="BodyText"/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230" w:rsidRPr="00894DDA" w:rsidRDefault="007A0230" w:rsidP="00894DDA">
            <w:pPr>
              <w:pStyle w:val="BodyText"/>
            </w:pPr>
          </w:p>
        </w:tc>
      </w:tr>
      <w:tr w:rsidR="007A0230" w:rsidRPr="00824801" w:rsidTr="000A2433">
        <w:trPr>
          <w:trHeight w:val="864"/>
        </w:trPr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0230" w:rsidRPr="00894DDA" w:rsidRDefault="007A0230" w:rsidP="00894DDA">
            <w:pPr>
              <w:pStyle w:val="BodyText"/>
            </w:pPr>
            <w:r w:rsidRPr="00894DDA">
              <w:t>Dan Miller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0230" w:rsidRPr="00894DDA" w:rsidRDefault="007A0230" w:rsidP="00894DDA">
            <w:pPr>
              <w:pStyle w:val="BodyText"/>
            </w:pPr>
            <w:r w:rsidRPr="00894DDA">
              <w:t>Manufacturing Engineer</w:t>
            </w:r>
          </w:p>
        </w:tc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230" w:rsidRPr="00894DDA" w:rsidRDefault="007A0230" w:rsidP="00894DDA">
            <w:pPr>
              <w:pStyle w:val="BodyText"/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230" w:rsidRPr="00894DDA" w:rsidRDefault="007A0230" w:rsidP="00894DDA">
            <w:pPr>
              <w:pStyle w:val="BodyText"/>
            </w:pPr>
          </w:p>
        </w:tc>
      </w:tr>
      <w:tr w:rsidR="00C229E8" w:rsidRPr="00824801" w:rsidTr="000A2433">
        <w:trPr>
          <w:trHeight w:val="864"/>
        </w:trPr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9E8" w:rsidRPr="00894DDA" w:rsidRDefault="00C229E8" w:rsidP="00894DDA">
            <w:pPr>
              <w:pStyle w:val="BodyText"/>
            </w:pPr>
            <w:r>
              <w:t>Jan Ayres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9E8" w:rsidRPr="00894DDA" w:rsidRDefault="00C229E8" w:rsidP="00894DDA">
            <w:pPr>
              <w:pStyle w:val="BodyText"/>
            </w:pPr>
            <w:r>
              <w:t>Operations Director</w:t>
            </w:r>
          </w:p>
        </w:tc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9E8" w:rsidRPr="00894DDA" w:rsidRDefault="00C229E8" w:rsidP="00894DDA">
            <w:pPr>
              <w:pStyle w:val="BodyText"/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9E8" w:rsidRPr="00894DDA" w:rsidRDefault="00C229E8" w:rsidP="00894DDA">
            <w:pPr>
              <w:pStyle w:val="BodyText"/>
            </w:pPr>
          </w:p>
        </w:tc>
      </w:tr>
      <w:tr w:rsidR="007A0230" w:rsidRPr="00824801" w:rsidTr="000A2433">
        <w:trPr>
          <w:trHeight w:val="864"/>
        </w:trPr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0230" w:rsidRPr="00894DDA" w:rsidRDefault="007A0230" w:rsidP="00894DDA">
            <w:pPr>
              <w:pStyle w:val="BodyText"/>
            </w:pPr>
            <w:r w:rsidRPr="00894DDA">
              <w:t>Andrea Miller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0230" w:rsidRPr="00894DDA" w:rsidRDefault="007A0230" w:rsidP="00894DDA">
            <w:pPr>
              <w:pStyle w:val="BodyText"/>
            </w:pPr>
            <w:r w:rsidRPr="00894DDA">
              <w:t>Quality Assurance Director</w:t>
            </w:r>
          </w:p>
        </w:tc>
        <w:tc>
          <w:tcPr>
            <w:tcW w:w="1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230" w:rsidRPr="00894DDA" w:rsidRDefault="007A0230" w:rsidP="00894DDA">
            <w:pPr>
              <w:pStyle w:val="BodyText"/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0230" w:rsidRPr="00894DDA" w:rsidRDefault="007A0230" w:rsidP="00894DDA">
            <w:pPr>
              <w:pStyle w:val="BodyText"/>
            </w:pPr>
          </w:p>
        </w:tc>
      </w:tr>
    </w:tbl>
    <w:p w:rsidR="00E05F6D" w:rsidRDefault="00E05F6D" w:rsidP="00434B9E">
      <w:pPr>
        <w:pStyle w:val="Heading1"/>
        <w:pageBreakBefore/>
        <w:spacing w:before="0"/>
      </w:pPr>
      <w:r>
        <w:lastRenderedPageBreak/>
        <w:t>Purpose</w:t>
      </w:r>
    </w:p>
    <w:p w:rsidR="00E05F6D" w:rsidRDefault="00E05F6D" w:rsidP="00E05F6D">
      <w:pPr>
        <w:pStyle w:val="BodyText"/>
      </w:pPr>
      <w:r w:rsidRPr="00E05F6D">
        <w:t xml:space="preserve">The purpose of this document is to describe the requirements for the image analysis process. </w:t>
      </w:r>
      <w:r w:rsidR="00F673E4">
        <w:t xml:space="preserve">This document is supplementary to SR-206, ClearView </w:t>
      </w:r>
      <w:r w:rsidR="00221C60">
        <w:t xml:space="preserve">Software </w:t>
      </w:r>
      <w:r w:rsidR="00F673E4">
        <w:t>Requirements.</w:t>
      </w:r>
    </w:p>
    <w:p w:rsidR="00E05F6D" w:rsidRDefault="00E05F6D" w:rsidP="003D6119">
      <w:pPr>
        <w:pStyle w:val="Heading1"/>
      </w:pPr>
      <w:r>
        <w:t>Scope</w:t>
      </w:r>
    </w:p>
    <w:p w:rsidR="00E05F6D" w:rsidRDefault="00E05F6D" w:rsidP="00E05F6D">
      <w:pPr>
        <w:pStyle w:val="BodyText"/>
      </w:pPr>
      <w:r>
        <w:t xml:space="preserve">This document consists of analysis requirements for </w:t>
      </w:r>
      <w:r w:rsidR="00B42F77">
        <w:t>setup verification</w:t>
      </w:r>
      <w:r>
        <w:t xml:space="preserve"> images as well as energized finger </w:t>
      </w:r>
      <w:r w:rsidR="00996A96">
        <w:t>images</w:t>
      </w:r>
      <w:r>
        <w:t>.</w:t>
      </w:r>
    </w:p>
    <w:p w:rsidR="00E05F6D" w:rsidRPr="00967287" w:rsidRDefault="00E05F6D" w:rsidP="003D6119">
      <w:pPr>
        <w:pStyle w:val="Heading1"/>
      </w:pPr>
      <w:r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7578"/>
      </w:tblGrid>
      <w:tr w:rsidR="00156725" w:rsidTr="009D0AFA">
        <w:trPr>
          <w:cantSplit/>
        </w:trPr>
        <w:tc>
          <w:tcPr>
            <w:tcW w:w="1998" w:type="dxa"/>
          </w:tcPr>
          <w:p w:rsidR="00156725" w:rsidRPr="00E05F6D" w:rsidRDefault="00156725" w:rsidP="00466243">
            <w:pPr>
              <w:pStyle w:val="BodyText"/>
            </w:pPr>
            <w:r w:rsidRPr="00E05F6D">
              <w:t>Bitmap</w:t>
            </w:r>
          </w:p>
        </w:tc>
        <w:tc>
          <w:tcPr>
            <w:tcW w:w="7578" w:type="dxa"/>
          </w:tcPr>
          <w:p w:rsidR="00156725" w:rsidRPr="00E05F6D" w:rsidRDefault="00156725" w:rsidP="00466243">
            <w:pPr>
              <w:pStyle w:val="BodyText"/>
            </w:pPr>
            <w:r w:rsidRPr="00E05F6D">
              <w:t>A graphic format used by the system. All images captured by the system are stored in this format. The images are all 320 pixels by 240 pixels in size.</w:t>
            </w:r>
          </w:p>
        </w:tc>
      </w:tr>
      <w:tr w:rsidR="00156725" w:rsidTr="009D0AFA">
        <w:trPr>
          <w:cantSplit/>
        </w:trPr>
        <w:tc>
          <w:tcPr>
            <w:tcW w:w="1998" w:type="dxa"/>
          </w:tcPr>
          <w:p w:rsidR="00156725" w:rsidRPr="00E05F6D" w:rsidRDefault="00156725" w:rsidP="00466243">
            <w:pPr>
              <w:pStyle w:val="BodyText"/>
            </w:pPr>
            <w:r w:rsidRPr="00E05F6D">
              <w:t>Coefficients</w:t>
            </w:r>
          </w:p>
        </w:tc>
        <w:tc>
          <w:tcPr>
            <w:tcW w:w="7578" w:type="dxa"/>
          </w:tcPr>
          <w:p w:rsidR="00156725" w:rsidRPr="00E05F6D" w:rsidRDefault="00156725" w:rsidP="00466243">
            <w:pPr>
              <w:pStyle w:val="BodyText"/>
            </w:pPr>
            <w:r w:rsidRPr="00E05F6D">
              <w:t>Numerical calculations that describe specific attributes of the image.</w:t>
            </w:r>
          </w:p>
        </w:tc>
      </w:tr>
      <w:tr w:rsidR="00156725" w:rsidTr="009D0AFA">
        <w:trPr>
          <w:cantSplit/>
        </w:trPr>
        <w:tc>
          <w:tcPr>
            <w:tcW w:w="1998" w:type="dxa"/>
          </w:tcPr>
          <w:p w:rsidR="00156725" w:rsidRPr="00E05F6D" w:rsidRDefault="00156725" w:rsidP="00466243">
            <w:pPr>
              <w:pStyle w:val="BodyText"/>
            </w:pPr>
            <w:r w:rsidRPr="00E05F6D">
              <w:t>Encryption</w:t>
            </w:r>
          </w:p>
        </w:tc>
        <w:tc>
          <w:tcPr>
            <w:tcW w:w="7578" w:type="dxa"/>
          </w:tcPr>
          <w:p w:rsidR="00156725" w:rsidRPr="00E05F6D" w:rsidRDefault="00156725" w:rsidP="00466243">
            <w:pPr>
              <w:pStyle w:val="BodyText"/>
            </w:pPr>
            <w:r w:rsidRPr="00E05F6D">
              <w:t>Modifying human readable text into a format that is not readable without performing a conversion.</w:t>
            </w:r>
          </w:p>
        </w:tc>
      </w:tr>
      <w:tr w:rsidR="00156725" w:rsidTr="009D0AFA">
        <w:trPr>
          <w:cantSplit/>
        </w:trPr>
        <w:tc>
          <w:tcPr>
            <w:tcW w:w="1998" w:type="dxa"/>
          </w:tcPr>
          <w:p w:rsidR="00156725" w:rsidRPr="00E05F6D" w:rsidRDefault="00156725" w:rsidP="00466243">
            <w:pPr>
              <w:pStyle w:val="BodyText"/>
            </w:pPr>
            <w:r w:rsidRPr="00E05F6D">
              <w:t>Energized Image</w:t>
            </w:r>
          </w:p>
        </w:tc>
        <w:tc>
          <w:tcPr>
            <w:tcW w:w="7578" w:type="dxa"/>
          </w:tcPr>
          <w:p w:rsidR="00156725" w:rsidRPr="00E05F6D" w:rsidRDefault="00156725" w:rsidP="00466243">
            <w:pPr>
              <w:pStyle w:val="BodyText"/>
            </w:pPr>
            <w:r w:rsidRPr="00E05F6D">
              <w:t>The image captured by the scanner showing the release of energy. This image is captured and stored as a bitmap having a width of 320 pixels and a height of 240 pixels and 24 bit color depth. An example of an energized image is show below:</w:t>
            </w:r>
          </w:p>
          <w:p w:rsidR="00156725" w:rsidRPr="00E05F6D" w:rsidRDefault="00156725" w:rsidP="00466243">
            <w:pPr>
              <w:pStyle w:val="BodyText"/>
            </w:pPr>
            <w:r w:rsidRPr="00E05F6D">
              <w:rPr>
                <w:noProof/>
              </w:rPr>
              <w:drawing>
                <wp:anchor distT="0" distB="0" distL="0" distR="0" simplePos="0" relativeHeight="251660288" behindDoc="0" locked="0" layoutInCell="1" allowOverlap="1" wp14:anchorId="40C12C73" wp14:editId="4DD31FED">
                  <wp:simplePos x="0" y="0"/>
                  <wp:positionH relativeFrom="column">
                    <wp:align>center</wp:align>
                  </wp:positionH>
                  <wp:positionV relativeFrom="paragraph">
                    <wp:posOffset>152400</wp:posOffset>
                  </wp:positionV>
                  <wp:extent cx="970915" cy="727075"/>
                  <wp:effectExtent l="0" t="0" r="635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915" cy="7270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05F6D" w:rsidTr="009D0AFA">
        <w:trPr>
          <w:cantSplit/>
        </w:trPr>
        <w:tc>
          <w:tcPr>
            <w:tcW w:w="1998" w:type="dxa"/>
          </w:tcPr>
          <w:p w:rsidR="00E05F6D" w:rsidRPr="00E05F6D" w:rsidRDefault="00E05F6D" w:rsidP="00E05F6D">
            <w:pPr>
              <w:pStyle w:val="BodyText"/>
            </w:pPr>
            <w:r w:rsidRPr="00E05F6D">
              <w:t>Filtered Image</w:t>
            </w:r>
          </w:p>
        </w:tc>
        <w:tc>
          <w:tcPr>
            <w:tcW w:w="7578" w:type="dxa"/>
          </w:tcPr>
          <w:p w:rsidR="00E05F6D" w:rsidRPr="00E05F6D" w:rsidRDefault="00E05F6D">
            <w:pPr>
              <w:pStyle w:val="BodyText"/>
            </w:pPr>
            <w:r w:rsidRPr="00E05F6D">
              <w:t xml:space="preserve">An energized image obtained by placing a specially designed filter between the subject’s finger and the </w:t>
            </w:r>
            <w:r w:rsidR="00996A96">
              <w:t>glass electrode</w:t>
            </w:r>
            <w:r w:rsidRPr="00E05F6D">
              <w:t>.</w:t>
            </w:r>
          </w:p>
        </w:tc>
      </w:tr>
      <w:tr w:rsidR="00E05F6D" w:rsidTr="009D0AFA">
        <w:trPr>
          <w:cantSplit/>
        </w:trPr>
        <w:tc>
          <w:tcPr>
            <w:tcW w:w="1998" w:type="dxa"/>
          </w:tcPr>
          <w:p w:rsidR="00E05F6D" w:rsidRPr="00E05F6D" w:rsidRDefault="00E05F6D" w:rsidP="00E05F6D">
            <w:pPr>
              <w:pStyle w:val="BodyText"/>
            </w:pPr>
            <w:r w:rsidRPr="00E05F6D">
              <w:t>Finger Image</w:t>
            </w:r>
          </w:p>
        </w:tc>
        <w:tc>
          <w:tcPr>
            <w:tcW w:w="7578" w:type="dxa"/>
          </w:tcPr>
          <w:p w:rsidR="00E05F6D" w:rsidRPr="00E05F6D" w:rsidRDefault="00E05F6D">
            <w:pPr>
              <w:pStyle w:val="BodyText"/>
            </w:pPr>
            <w:r w:rsidRPr="00E05F6D">
              <w:t xml:space="preserve">The raw image of the finger captured before the voltage is applied to the </w:t>
            </w:r>
            <w:r w:rsidR="00996A96">
              <w:t>glass electrode</w:t>
            </w:r>
            <w:r w:rsidRPr="00E05F6D">
              <w:t>.</w:t>
            </w:r>
          </w:p>
        </w:tc>
      </w:tr>
      <w:tr w:rsidR="00E05F6D" w:rsidTr="009D0AFA">
        <w:trPr>
          <w:cantSplit/>
        </w:trPr>
        <w:tc>
          <w:tcPr>
            <w:tcW w:w="1998" w:type="dxa"/>
          </w:tcPr>
          <w:p w:rsidR="00E05F6D" w:rsidRPr="00E05F6D" w:rsidRDefault="00E05F6D" w:rsidP="00E05F6D">
            <w:pPr>
              <w:pStyle w:val="BodyText"/>
            </w:pPr>
            <w:r w:rsidRPr="00E05F6D">
              <w:lastRenderedPageBreak/>
              <w:t>Finger Sector</w:t>
            </w:r>
          </w:p>
        </w:tc>
        <w:tc>
          <w:tcPr>
            <w:tcW w:w="7578" w:type="dxa"/>
          </w:tcPr>
          <w:p w:rsidR="00E05F6D" w:rsidRDefault="00E05F6D" w:rsidP="003E25FE">
            <w:pPr>
              <w:pStyle w:val="BodyText"/>
            </w:pPr>
            <w:r w:rsidRPr="00E05F6D">
              <w:t xml:space="preserve">A portion of the </w:t>
            </w:r>
            <w:r w:rsidR="00434B9E">
              <w:t xml:space="preserve">energized </w:t>
            </w:r>
            <w:r w:rsidRPr="00E05F6D">
              <w:t xml:space="preserve">image that is analyzed for calculating the various coefficients. </w:t>
            </w:r>
            <w:r w:rsidR="003E25FE">
              <w:t>Each</w:t>
            </w:r>
            <w:r w:rsidR="003E25FE" w:rsidRPr="00E05F6D">
              <w:t xml:space="preserve"> </w:t>
            </w:r>
            <w:r w:rsidRPr="00E05F6D">
              <w:t>of the finger</w:t>
            </w:r>
            <w:r w:rsidR="003E25FE">
              <w:t xml:space="preserve"> images</w:t>
            </w:r>
            <w:r w:rsidRPr="00E05F6D">
              <w:t xml:space="preserve"> </w:t>
            </w:r>
            <w:r w:rsidR="003E25FE">
              <w:t>has</w:t>
            </w:r>
            <w:r w:rsidR="003E25FE" w:rsidRPr="00E05F6D">
              <w:t xml:space="preserve"> </w:t>
            </w:r>
            <w:r w:rsidRPr="00E05F6D">
              <w:t>between 6 and 9 sectors for calculation purposes. The sectors are represented as 'pie slices' emanating from the calculated center of the image.</w:t>
            </w:r>
            <w:r w:rsidR="0069659E">
              <w:t xml:space="preserve"> An example of these sectors is displayed below:</w:t>
            </w:r>
          </w:p>
          <w:p w:rsidR="0069659E" w:rsidRPr="00E05F6D" w:rsidRDefault="0069659E" w:rsidP="00434B9E">
            <w:pPr>
              <w:pStyle w:val="BodyText"/>
              <w:jc w:val="center"/>
            </w:pPr>
            <w:r w:rsidRPr="00434B9E">
              <w:rPr>
                <w:rFonts w:cstheme="minorHAnsi"/>
                <w:noProof/>
                <w:szCs w:val="24"/>
              </w:rPr>
              <w:drawing>
                <wp:inline distT="0" distB="0" distL="0" distR="0" wp14:anchorId="377CB35F" wp14:editId="45FA090C">
                  <wp:extent cx="1700613" cy="128079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865" cy="1282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F6D" w:rsidTr="009D0AFA">
        <w:trPr>
          <w:cantSplit/>
        </w:trPr>
        <w:tc>
          <w:tcPr>
            <w:tcW w:w="1998" w:type="dxa"/>
          </w:tcPr>
          <w:p w:rsidR="00E05F6D" w:rsidRPr="00E05F6D" w:rsidRDefault="00E05F6D" w:rsidP="00E05F6D">
            <w:pPr>
              <w:pStyle w:val="BodyText"/>
            </w:pPr>
            <w:r w:rsidRPr="00E05F6D">
              <w:t>Fractal</w:t>
            </w:r>
          </w:p>
        </w:tc>
        <w:tc>
          <w:tcPr>
            <w:tcW w:w="7578" w:type="dxa"/>
          </w:tcPr>
          <w:p w:rsidR="00E05F6D" w:rsidRPr="00E05F6D" w:rsidRDefault="00E05F6D" w:rsidP="00E05F6D">
            <w:pPr>
              <w:pStyle w:val="BodyText"/>
            </w:pPr>
            <w:r w:rsidRPr="00E05F6D">
              <w:t>A geometrical or physical structure having an irregular or fragmented shape. In an energized image, the fractal coefficient identifies the presence of a repeated pattern in the image.</w:t>
            </w:r>
          </w:p>
        </w:tc>
      </w:tr>
      <w:tr w:rsidR="00156725" w:rsidTr="009D0AFA">
        <w:trPr>
          <w:cantSplit/>
        </w:trPr>
        <w:tc>
          <w:tcPr>
            <w:tcW w:w="1998" w:type="dxa"/>
          </w:tcPr>
          <w:p w:rsidR="00156725" w:rsidRDefault="00156725" w:rsidP="00466243">
            <w:pPr>
              <w:pStyle w:val="BodyText"/>
            </w:pPr>
            <w:r>
              <w:t>Naïve Bayes</w:t>
            </w:r>
          </w:p>
        </w:tc>
        <w:tc>
          <w:tcPr>
            <w:tcW w:w="7578" w:type="dxa"/>
          </w:tcPr>
          <w:p w:rsidR="00156725" w:rsidRPr="00C57EED" w:rsidRDefault="00156725" w:rsidP="00466243">
            <w:pPr>
              <w:pStyle w:val="BodyText"/>
            </w:pPr>
            <w:r w:rsidRPr="00B2788D">
              <w:t xml:space="preserve">A naive Bayes classifier is a simple probabilistic classifier based on applying Bayes' theorem with strong (naive) independence assumptions. A more descriptive term for the underlying probability model would </w:t>
            </w:r>
            <w:r>
              <w:t>be "independent feature model".</w:t>
            </w:r>
          </w:p>
        </w:tc>
      </w:tr>
      <w:tr w:rsidR="00156725" w:rsidTr="009D0AFA">
        <w:trPr>
          <w:cantSplit/>
        </w:trPr>
        <w:tc>
          <w:tcPr>
            <w:tcW w:w="1998" w:type="dxa"/>
          </w:tcPr>
          <w:p w:rsidR="00156725" w:rsidRPr="00E05F6D" w:rsidRDefault="00156725" w:rsidP="00466243">
            <w:pPr>
              <w:pStyle w:val="BodyText"/>
            </w:pPr>
            <w:r w:rsidRPr="00E05F6D">
              <w:t>Noise Level</w:t>
            </w:r>
          </w:p>
        </w:tc>
        <w:tc>
          <w:tcPr>
            <w:tcW w:w="7578" w:type="dxa"/>
          </w:tcPr>
          <w:p w:rsidR="00156725" w:rsidRPr="00E05F6D" w:rsidRDefault="00156725" w:rsidP="00466243">
            <w:pPr>
              <w:pStyle w:val="BodyText"/>
            </w:pPr>
            <w:r w:rsidRPr="00E05F6D">
              <w:t xml:space="preserve">This is the pixel intensity (a value between 0 and 255) that represents the point at which we will consider the pixel </w:t>
            </w:r>
            <w:ins w:id="3" w:author="Jan Ayres" w:date="2013-05-08T08:19:00Z">
              <w:r w:rsidR="00E55D8D">
                <w:t>“</w:t>
              </w:r>
            </w:ins>
            <w:del w:id="4" w:author="Jan Ayres" w:date="2013-05-08T08:19:00Z">
              <w:r w:rsidRPr="00E05F6D" w:rsidDel="00E55D8D">
                <w:delText>'</w:delText>
              </w:r>
            </w:del>
            <w:r w:rsidRPr="00E05F6D">
              <w:t>on</w:t>
            </w:r>
            <w:ins w:id="5" w:author="Jan Ayres" w:date="2013-05-08T08:19:00Z">
              <w:r w:rsidR="00E55D8D">
                <w:t>”</w:t>
              </w:r>
            </w:ins>
            <w:del w:id="6" w:author="Jan Ayres" w:date="2013-05-08T08:19:00Z">
              <w:r w:rsidRPr="00E05F6D" w:rsidDel="00E55D8D">
                <w:delText>'</w:delText>
              </w:r>
            </w:del>
            <w:r w:rsidRPr="00E05F6D">
              <w:t xml:space="preserve">. </w:t>
            </w:r>
          </w:p>
        </w:tc>
      </w:tr>
      <w:tr w:rsidR="00E05F6D" w:rsidTr="009D0AFA">
        <w:trPr>
          <w:cantSplit/>
        </w:trPr>
        <w:tc>
          <w:tcPr>
            <w:tcW w:w="1998" w:type="dxa"/>
          </w:tcPr>
          <w:p w:rsidR="00E05F6D" w:rsidRPr="00E05F6D" w:rsidRDefault="00E05F6D" w:rsidP="00E05F6D">
            <w:pPr>
              <w:pStyle w:val="BodyText"/>
            </w:pPr>
            <w:r w:rsidRPr="00E05F6D">
              <w:t>Pixel</w:t>
            </w:r>
          </w:p>
        </w:tc>
        <w:tc>
          <w:tcPr>
            <w:tcW w:w="7578" w:type="dxa"/>
          </w:tcPr>
          <w:p w:rsidR="00E05F6D" w:rsidRPr="00E05F6D" w:rsidRDefault="00E05F6D" w:rsidP="00E05F6D">
            <w:pPr>
              <w:pStyle w:val="BodyText"/>
            </w:pPr>
            <w:r w:rsidRPr="00E05F6D">
              <w:t>A graphical component that has the ability to turn on and off and display color and intensity with values ranging from 0 to 255.</w:t>
            </w:r>
          </w:p>
        </w:tc>
      </w:tr>
      <w:tr w:rsidR="00156725" w:rsidTr="009D0AFA">
        <w:trPr>
          <w:cantSplit/>
        </w:trPr>
        <w:tc>
          <w:tcPr>
            <w:tcW w:w="1998" w:type="dxa"/>
          </w:tcPr>
          <w:p w:rsidR="00156725" w:rsidRDefault="00156725" w:rsidP="00466243">
            <w:pPr>
              <w:pStyle w:val="BodyText"/>
            </w:pPr>
            <w:r>
              <w:t>Plasma</w:t>
            </w:r>
          </w:p>
        </w:tc>
        <w:tc>
          <w:tcPr>
            <w:tcW w:w="7578" w:type="dxa"/>
          </w:tcPr>
          <w:p w:rsidR="00156725" w:rsidRPr="00B2788D" w:rsidRDefault="00156725" w:rsidP="00466243">
            <w:pPr>
              <w:pStyle w:val="BodyText"/>
            </w:pPr>
            <w:r>
              <w:t>Plasma is one of the four fundamental states of matter which occurs by heating gas which ionizes molecules turning it into plasma, which contains charged particles: positive ions and negative electrons or ions.</w:t>
            </w:r>
          </w:p>
        </w:tc>
      </w:tr>
      <w:tr w:rsidR="00E05F6D" w:rsidTr="009D0AFA">
        <w:trPr>
          <w:cantSplit/>
        </w:trPr>
        <w:tc>
          <w:tcPr>
            <w:tcW w:w="1998" w:type="dxa"/>
          </w:tcPr>
          <w:p w:rsidR="00E05F6D" w:rsidRPr="00E05F6D" w:rsidRDefault="00E05F6D" w:rsidP="00E05F6D">
            <w:pPr>
              <w:pStyle w:val="BodyText"/>
            </w:pPr>
            <w:r w:rsidRPr="00E05F6D">
              <w:t>Scan</w:t>
            </w:r>
          </w:p>
        </w:tc>
        <w:tc>
          <w:tcPr>
            <w:tcW w:w="7578" w:type="dxa"/>
          </w:tcPr>
          <w:p w:rsidR="00E05F6D" w:rsidRPr="00E05F6D" w:rsidRDefault="00E05F6D" w:rsidP="00E05F6D">
            <w:pPr>
              <w:pStyle w:val="BodyText"/>
            </w:pPr>
            <w:r w:rsidRPr="00E05F6D">
              <w:t>The process of collecting the energized images from the fingers of a subject. A complete scan will consist of 10 filtered and 10 unfiltered images.</w:t>
            </w:r>
          </w:p>
        </w:tc>
      </w:tr>
      <w:tr w:rsidR="00E05F6D" w:rsidTr="009D0AFA">
        <w:trPr>
          <w:cantSplit/>
        </w:trPr>
        <w:tc>
          <w:tcPr>
            <w:tcW w:w="1998" w:type="dxa"/>
          </w:tcPr>
          <w:p w:rsidR="00E05F6D" w:rsidRPr="00E05F6D" w:rsidRDefault="00E05F6D" w:rsidP="00657247">
            <w:pPr>
              <w:pStyle w:val="BodyText"/>
            </w:pPr>
            <w:r w:rsidRPr="00E05F6D">
              <w:t xml:space="preserve">Sector </w:t>
            </w:r>
            <w:r w:rsidR="00657247">
              <w:t xml:space="preserve">Concentric Ring </w:t>
            </w:r>
          </w:p>
        </w:tc>
        <w:tc>
          <w:tcPr>
            <w:tcW w:w="7578" w:type="dxa"/>
          </w:tcPr>
          <w:p w:rsidR="00E05F6D" w:rsidRDefault="00A32F59" w:rsidP="00E05F6D">
            <w:pPr>
              <w:pStyle w:val="BodyText"/>
            </w:pPr>
            <w:r>
              <w:t>Each of the finger sectors is further divided in to 4 equal size radii illustrated below.</w:t>
            </w:r>
          </w:p>
          <w:p w:rsidR="00A32F59" w:rsidRPr="00E05F6D" w:rsidRDefault="009E2EC3" w:rsidP="00A93588">
            <w:pPr>
              <w:pStyle w:val="BodyText"/>
              <w:jc w:val="center"/>
            </w:pPr>
            <w:r>
              <w:rPr>
                <w:noProof/>
              </w:rPr>
              <w:drawing>
                <wp:inline distT="0" distB="0" distL="0" distR="0" wp14:anchorId="2439DA6B" wp14:editId="5A7CF22B">
                  <wp:extent cx="1704975" cy="12763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6725" w:rsidTr="009D0AFA">
        <w:trPr>
          <w:cantSplit/>
        </w:trPr>
        <w:tc>
          <w:tcPr>
            <w:tcW w:w="1998" w:type="dxa"/>
          </w:tcPr>
          <w:p w:rsidR="00156725" w:rsidRPr="00E05F6D" w:rsidRDefault="00534A1D" w:rsidP="00466243">
            <w:pPr>
              <w:pStyle w:val="BodyText"/>
            </w:pPr>
            <w:r>
              <w:t>Setup V</w:t>
            </w:r>
            <w:r w:rsidR="00156725">
              <w:t>erification</w:t>
            </w:r>
            <w:r w:rsidR="00156725" w:rsidRPr="00E05F6D">
              <w:t xml:space="preserve"> Image</w:t>
            </w:r>
          </w:p>
        </w:tc>
        <w:tc>
          <w:tcPr>
            <w:tcW w:w="7578" w:type="dxa"/>
          </w:tcPr>
          <w:p w:rsidR="00156725" w:rsidRPr="00E05F6D" w:rsidRDefault="00156725" w:rsidP="00662CB4">
            <w:pPr>
              <w:pStyle w:val="BodyText"/>
            </w:pPr>
            <w:r w:rsidRPr="00E05F6D">
              <w:t xml:space="preserve">An image captured using </w:t>
            </w:r>
            <w:r>
              <w:t xml:space="preserve">the </w:t>
            </w:r>
            <w:del w:id="7" w:author="Andrea Miller" w:date="2013-05-08T10:43:00Z">
              <w:r w:rsidDel="00662CB4">
                <w:delText>setup verification</w:delText>
              </w:r>
            </w:del>
            <w:ins w:id="8" w:author="Andrea Miller" w:date="2013-05-08T10:43:00Z">
              <w:r w:rsidR="00662CB4">
                <w:t>calibration</w:t>
              </w:r>
            </w:ins>
            <w:r w:rsidRPr="00E05F6D">
              <w:t xml:space="preserve"> probe rather than a human finger. This is used as a baseline in performing some image calculations.</w:t>
            </w:r>
          </w:p>
        </w:tc>
      </w:tr>
      <w:tr w:rsidR="00534A1D" w:rsidTr="009D0AFA">
        <w:trPr>
          <w:cantSplit/>
        </w:trPr>
        <w:tc>
          <w:tcPr>
            <w:tcW w:w="1998" w:type="dxa"/>
          </w:tcPr>
          <w:p w:rsidR="00534A1D" w:rsidRPr="00E05F6D" w:rsidRDefault="00534A1D" w:rsidP="00E05F6D">
            <w:pPr>
              <w:pStyle w:val="BodyText"/>
            </w:pPr>
            <w:r>
              <w:t>Standard Deviation</w:t>
            </w:r>
          </w:p>
        </w:tc>
        <w:tc>
          <w:tcPr>
            <w:tcW w:w="7578" w:type="dxa"/>
          </w:tcPr>
          <w:p w:rsidR="00534A1D" w:rsidRPr="00E05F6D" w:rsidRDefault="00534A1D">
            <w:pPr>
              <w:pStyle w:val="BodyText"/>
            </w:pPr>
            <w:r>
              <w:t>A measure of the variance or dispersion from the average (mean), or expected value.</w:t>
            </w:r>
          </w:p>
        </w:tc>
      </w:tr>
      <w:tr w:rsidR="00E05F6D" w:rsidTr="009D0AFA">
        <w:trPr>
          <w:cantSplit/>
        </w:trPr>
        <w:tc>
          <w:tcPr>
            <w:tcW w:w="1998" w:type="dxa"/>
          </w:tcPr>
          <w:p w:rsidR="00E05F6D" w:rsidRPr="00E05F6D" w:rsidRDefault="00E05F6D" w:rsidP="00E05F6D">
            <w:pPr>
              <w:pStyle w:val="BodyText"/>
            </w:pPr>
            <w:r w:rsidRPr="00E05F6D">
              <w:lastRenderedPageBreak/>
              <w:t>Unfiltered Image</w:t>
            </w:r>
          </w:p>
        </w:tc>
        <w:tc>
          <w:tcPr>
            <w:tcW w:w="7578" w:type="dxa"/>
          </w:tcPr>
          <w:p w:rsidR="00E05F6D" w:rsidRPr="00E05F6D" w:rsidRDefault="00E05F6D">
            <w:pPr>
              <w:pStyle w:val="BodyText"/>
            </w:pPr>
            <w:r w:rsidRPr="00E05F6D">
              <w:t xml:space="preserve">An energized image obtained by placing the subject’s finger directly on the </w:t>
            </w:r>
            <w:r w:rsidR="004500AC">
              <w:t>glass electrode</w:t>
            </w:r>
            <w:r w:rsidRPr="00E05F6D">
              <w:t>.</w:t>
            </w:r>
          </w:p>
        </w:tc>
      </w:tr>
      <w:tr w:rsidR="00C57EED" w:rsidTr="009D0AFA">
        <w:trPr>
          <w:cantSplit/>
        </w:trPr>
        <w:tc>
          <w:tcPr>
            <w:tcW w:w="1998" w:type="dxa"/>
          </w:tcPr>
          <w:p w:rsidR="00C57EED" w:rsidRPr="00E05F6D" w:rsidRDefault="00C57EED" w:rsidP="00E05F6D">
            <w:pPr>
              <w:pStyle w:val="BodyText"/>
            </w:pPr>
            <w:r>
              <w:t>Z-Score</w:t>
            </w:r>
          </w:p>
        </w:tc>
        <w:tc>
          <w:tcPr>
            <w:tcW w:w="7578" w:type="dxa"/>
          </w:tcPr>
          <w:p w:rsidR="00C57EED" w:rsidRDefault="00C57EED" w:rsidP="00E05F6D">
            <w:pPr>
              <w:pStyle w:val="BodyText"/>
            </w:pPr>
            <w:r w:rsidRPr="00C57EED">
              <w:t xml:space="preserve">In statistics, a standard score </w:t>
            </w:r>
            <w:r w:rsidR="00434B9E" w:rsidRPr="00C57EED">
              <w:t>indicat</w:t>
            </w:r>
            <w:r w:rsidR="00434B9E">
              <w:t>ed</w:t>
            </w:r>
            <w:r w:rsidR="00434B9E" w:rsidRPr="00C57EED">
              <w:t xml:space="preserve"> </w:t>
            </w:r>
            <w:r w:rsidRPr="00C57EED">
              <w:t>by how many standard deviations an observation or datum is above or below the mean. It is a dimensionless quantity derived by subtracting the population mean from an individual raw score and then dividing the difference by the population standard deviation.</w:t>
            </w:r>
          </w:p>
          <w:p w:rsidR="00C57EED" w:rsidRPr="00C57EED" w:rsidRDefault="00C57EED" w:rsidP="00C57EED">
            <w:pPr>
              <w:ind w:left="72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drawing>
                <wp:inline distT="0" distB="0" distL="0" distR="0" wp14:anchorId="0AAB5A86" wp14:editId="6ABC797B">
                  <wp:extent cx="820420" cy="341630"/>
                  <wp:effectExtent l="0" t="0" r="0" b="1270"/>
                  <wp:docPr id="6" name="Picture 6" descr="z = {x- \mu \over \sigma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 = {x- \mu \over \sigma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0420" cy="34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7EED" w:rsidRPr="00E05F6D" w:rsidRDefault="00C57EED" w:rsidP="00E05F6D">
            <w:pPr>
              <w:pStyle w:val="BodyText"/>
            </w:pPr>
          </w:p>
        </w:tc>
      </w:tr>
    </w:tbl>
    <w:p w:rsidR="00E05F6D" w:rsidRDefault="00E05F6D" w:rsidP="00E05F6D">
      <w:pPr>
        <w:pStyle w:val="Heading1"/>
      </w:pPr>
      <w:r>
        <w:t>Requirements</w:t>
      </w:r>
    </w:p>
    <w:p w:rsidR="00E05F6D" w:rsidRPr="00086780" w:rsidRDefault="00E05F6D" w:rsidP="00434B9E">
      <w:pPr>
        <w:pStyle w:val="Requirement1"/>
      </w:pPr>
      <w:r w:rsidRPr="003D6119">
        <w:t>General</w:t>
      </w:r>
    </w:p>
    <w:p w:rsidR="00E05F6D" w:rsidRDefault="00E05F6D" w:rsidP="007A44AA">
      <w:pPr>
        <w:pStyle w:val="Requirement2"/>
      </w:pPr>
      <w:r w:rsidRPr="003D6119">
        <w:t>Technologies focused on processing mathematical functions should be used.</w:t>
      </w:r>
    </w:p>
    <w:p w:rsidR="00694205" w:rsidRDefault="00694205" w:rsidP="007A44AA">
      <w:pPr>
        <w:pStyle w:val="Requirement2"/>
      </w:pPr>
      <w:r>
        <w:t xml:space="preserve">Design specifications should define all </w:t>
      </w:r>
      <w:r w:rsidR="002767DF">
        <w:t>mathematical functions</w:t>
      </w:r>
      <w:r>
        <w:t xml:space="preserve"> in human readable form.</w:t>
      </w:r>
    </w:p>
    <w:p w:rsidR="00692BD6" w:rsidRPr="003D6119" w:rsidRDefault="00692BD6" w:rsidP="007A44AA">
      <w:pPr>
        <w:pStyle w:val="Requirement2"/>
      </w:pPr>
      <w:r>
        <w:t xml:space="preserve">Energized images shall be </w:t>
      </w:r>
      <w:r w:rsidR="00425A44">
        <w:t xml:space="preserve">bitmaps, </w:t>
      </w:r>
      <w:r>
        <w:t>320 pixels wide by 240 pixels high with 24 bit color depth.</w:t>
      </w:r>
    </w:p>
    <w:p w:rsidR="00725621" w:rsidRPr="00090685" w:rsidRDefault="00B42F77">
      <w:pPr>
        <w:pStyle w:val="Requirement1"/>
      </w:pPr>
      <w:r>
        <w:t>Setup Verification</w:t>
      </w:r>
      <w:r w:rsidR="00725621" w:rsidRPr="00090685">
        <w:t xml:space="preserve"> </w:t>
      </w:r>
      <w:r>
        <w:t>Analysis</w:t>
      </w:r>
    </w:p>
    <w:p w:rsidR="00725621" w:rsidRDefault="004450A6" w:rsidP="007A44AA">
      <w:pPr>
        <w:pStyle w:val="Requirement2"/>
      </w:pPr>
      <w:r>
        <w:t xml:space="preserve">The </w:t>
      </w:r>
      <w:r w:rsidR="00B42F77">
        <w:t>setup verification</w:t>
      </w:r>
      <w:r>
        <w:t xml:space="preserve"> </w:t>
      </w:r>
      <w:r w:rsidR="00B42F77">
        <w:t xml:space="preserve">analysis </w:t>
      </w:r>
      <w:r w:rsidR="00592991">
        <w:t>shall</w:t>
      </w:r>
      <w:r>
        <w:t xml:space="preserve"> </w:t>
      </w:r>
      <w:r w:rsidR="00B42F77">
        <w:t xml:space="preserve">evaluate setup verification </w:t>
      </w:r>
      <w:r>
        <w:t>image</w:t>
      </w:r>
      <w:r w:rsidR="00B42F77">
        <w:t>s.</w:t>
      </w:r>
    </w:p>
    <w:p w:rsidR="008A3C3E" w:rsidRDefault="008A3C3E" w:rsidP="007A44AA">
      <w:pPr>
        <w:pStyle w:val="Requirement2"/>
      </w:pPr>
      <w:bookmarkStart w:id="9" w:name="_Ref354041037"/>
      <w:r>
        <w:t xml:space="preserve">A </w:t>
      </w:r>
      <w:r w:rsidR="00B33006">
        <w:t>s</w:t>
      </w:r>
      <w:r w:rsidR="00B42F77">
        <w:t>etup verification</w:t>
      </w:r>
      <w:r>
        <w:t xml:space="preserve"> image should be divided into 4 </w:t>
      </w:r>
      <w:r w:rsidR="00B33006">
        <w:t>sections for analysis. The sections are defined as</w:t>
      </w:r>
      <w:r>
        <w:t>:</w:t>
      </w:r>
      <w:bookmarkEnd w:id="9"/>
    </w:p>
    <w:p w:rsidR="008A3C3E" w:rsidRDefault="008A3C3E" w:rsidP="007A44AA">
      <w:pPr>
        <w:pStyle w:val="Requirement3"/>
      </w:pPr>
      <w:r>
        <w:t>Inner, the inside circle of the corona (should be mostly black)</w:t>
      </w:r>
    </w:p>
    <w:p w:rsidR="008A3C3E" w:rsidRDefault="008A3C3E" w:rsidP="007A44AA">
      <w:pPr>
        <w:pStyle w:val="Requirement3"/>
      </w:pPr>
      <w:r>
        <w:t>Outer, the outside space not including the corona</w:t>
      </w:r>
    </w:p>
    <w:p w:rsidR="008A3C3E" w:rsidRDefault="008A3C3E" w:rsidP="007A44AA">
      <w:pPr>
        <w:pStyle w:val="Requirement3"/>
      </w:pPr>
      <w:r>
        <w:t>Corona, the dimmer reaching arms of the plasma</w:t>
      </w:r>
    </w:p>
    <w:p w:rsidR="008A3C3E" w:rsidRPr="00176D50" w:rsidRDefault="008A3C3E" w:rsidP="007A44AA">
      <w:pPr>
        <w:pStyle w:val="Requirement3"/>
      </w:pPr>
      <w:r>
        <w:t>High plateau, the bright ed</w:t>
      </w:r>
      <w:r w:rsidRPr="00176D50">
        <w:t>ge between the inner ring and where the pixels begin to fade in to distinguishable “fingers”</w:t>
      </w:r>
    </w:p>
    <w:p w:rsidR="00B33006" w:rsidRPr="00176D50" w:rsidRDefault="00B33006" w:rsidP="007A44AA">
      <w:pPr>
        <w:pStyle w:val="Requirement2"/>
      </w:pPr>
      <w:r w:rsidRPr="00176D50">
        <w:t xml:space="preserve">The </w:t>
      </w:r>
      <w:r w:rsidR="009C0798" w:rsidRPr="00176D50">
        <w:t xml:space="preserve">following </w:t>
      </w:r>
      <w:r w:rsidRPr="00176D50">
        <w:t>characteristics should be determined for each section</w:t>
      </w:r>
      <w:r w:rsidR="00263EF6" w:rsidRPr="00176D50">
        <w:t xml:space="preserve"> (defined in</w:t>
      </w:r>
      <w:r w:rsidR="00F21E0F">
        <w:t xml:space="preserve"> </w:t>
      </w:r>
      <w:r w:rsidR="00511F92">
        <w:fldChar w:fldCharType="begin"/>
      </w:r>
      <w:r w:rsidR="00511F92">
        <w:instrText xml:space="preserve"> REF _Ref354041037 \r \h </w:instrText>
      </w:r>
      <w:r w:rsidR="00511F92">
        <w:fldChar w:fldCharType="separate"/>
      </w:r>
      <w:r w:rsidR="000F06AD">
        <w:t>AR-2.2</w:t>
      </w:r>
      <w:r w:rsidR="00511F92">
        <w:fldChar w:fldCharType="end"/>
      </w:r>
      <w:r w:rsidR="00263EF6" w:rsidRPr="00176D50">
        <w:t>)</w:t>
      </w:r>
      <w:r w:rsidRPr="00176D50">
        <w:t xml:space="preserve"> of the setup verification image.</w:t>
      </w:r>
    </w:p>
    <w:p w:rsidR="00263EF6" w:rsidRPr="00176D50" w:rsidRDefault="000B1E92" w:rsidP="007A44AA">
      <w:pPr>
        <w:pStyle w:val="Requirement3"/>
      </w:pPr>
      <w:r>
        <w:t>Area</w:t>
      </w:r>
      <w:r w:rsidR="00263EF6" w:rsidRPr="00176D50">
        <w:t xml:space="preserve"> </w:t>
      </w:r>
      <w:r w:rsidR="00D17FE9">
        <w:t>(in pixels)</w:t>
      </w:r>
      <w:r w:rsidR="00263EF6" w:rsidRPr="00176D50">
        <w:t>of the corona</w:t>
      </w:r>
    </w:p>
    <w:p w:rsidR="00263EF6" w:rsidRPr="00176D50" w:rsidRDefault="00263EF6" w:rsidP="007A44AA">
      <w:pPr>
        <w:pStyle w:val="Requirement3"/>
      </w:pPr>
      <w:r w:rsidRPr="00176D50">
        <w:t>Brightness of pixels (shape of histogram)</w:t>
      </w:r>
    </w:p>
    <w:p w:rsidR="00263EF6" w:rsidRPr="00176D50" w:rsidRDefault="00263EF6" w:rsidP="007A44AA">
      <w:pPr>
        <w:pStyle w:val="Requirement3"/>
      </w:pPr>
      <w:r w:rsidRPr="00176D50">
        <w:t>Amount of noise (pixels should be nearly black outside the corona)</w:t>
      </w:r>
    </w:p>
    <w:p w:rsidR="00B33006" w:rsidRPr="00176D50" w:rsidRDefault="00B33006" w:rsidP="007A44AA">
      <w:pPr>
        <w:pStyle w:val="Requirement2"/>
      </w:pPr>
      <w:r w:rsidRPr="00176D50">
        <w:t xml:space="preserve">The </w:t>
      </w:r>
      <w:r w:rsidR="00263EF6" w:rsidRPr="00176D50">
        <w:t>characteristics of the setup verification image</w:t>
      </w:r>
      <w:r w:rsidRPr="00176D50">
        <w:t xml:space="preserve"> shall be compared </w:t>
      </w:r>
      <w:r w:rsidR="00176D50" w:rsidRPr="00176D50">
        <w:t xml:space="preserve">to </w:t>
      </w:r>
      <w:r w:rsidR="00176D50">
        <w:t>an</w:t>
      </w:r>
      <w:r w:rsidR="00176D50" w:rsidRPr="00176D50">
        <w:t xml:space="preserve"> acceptance criterion</w:t>
      </w:r>
      <w:r w:rsidRPr="00176D50">
        <w:t xml:space="preserve">. </w:t>
      </w:r>
      <w:r w:rsidR="00691680" w:rsidRPr="00176D50">
        <w:t xml:space="preserve"> Any values outside of the acceptance </w:t>
      </w:r>
      <w:r w:rsidR="009C0798" w:rsidRPr="00176D50">
        <w:t>criteria shall fail the analysis</w:t>
      </w:r>
      <w:r w:rsidR="00691680" w:rsidRPr="00176D50">
        <w:t xml:space="preserve">.  </w:t>
      </w:r>
      <w:r w:rsidRPr="00176D50">
        <w:t>Outputs from this comparison should include:</w:t>
      </w:r>
    </w:p>
    <w:p w:rsidR="00B33006" w:rsidRPr="00176D50" w:rsidRDefault="00B33006" w:rsidP="007A44AA">
      <w:pPr>
        <w:pStyle w:val="Requirement3"/>
      </w:pPr>
      <w:r w:rsidRPr="00176D50">
        <w:t xml:space="preserve">Number of pixels that appear outside </w:t>
      </w:r>
      <w:r w:rsidR="00176D50">
        <w:t>the</w:t>
      </w:r>
      <w:r w:rsidRPr="00176D50">
        <w:t xml:space="preserve"> </w:t>
      </w:r>
      <w:r w:rsidR="009C0798" w:rsidRPr="00176D50">
        <w:t>acceptance criteria</w:t>
      </w:r>
      <w:r w:rsidR="00176D50" w:rsidRPr="00176D50">
        <w:t xml:space="preserve"> for each image</w:t>
      </w:r>
    </w:p>
    <w:p w:rsidR="00B33006" w:rsidRPr="00176D50" w:rsidRDefault="00691680" w:rsidP="007A44AA">
      <w:pPr>
        <w:pStyle w:val="Requirement3"/>
      </w:pPr>
      <w:r w:rsidRPr="00176D50">
        <w:lastRenderedPageBreak/>
        <w:t xml:space="preserve">The </w:t>
      </w:r>
      <w:r w:rsidR="00176D50" w:rsidRPr="00176D50">
        <w:t xml:space="preserve">characteristics of the </w:t>
      </w:r>
      <w:r w:rsidR="009C0798" w:rsidRPr="00176D50">
        <w:t xml:space="preserve">setup verification image and the acceptance criteria for each pixel </w:t>
      </w:r>
      <w:r w:rsidR="00176D50" w:rsidRPr="00176D50">
        <w:t>are</w:t>
      </w:r>
      <w:r w:rsidR="009C0798" w:rsidRPr="00176D50">
        <w:t xml:space="preserve"> </w:t>
      </w:r>
      <w:r w:rsidR="00176D50" w:rsidRPr="00176D50">
        <w:t>compared</w:t>
      </w:r>
      <w:r w:rsidR="009C0798" w:rsidRPr="00176D50">
        <w:t>.</w:t>
      </w:r>
      <w:r w:rsidR="00176D50" w:rsidRPr="00176D50">
        <w:t xml:space="preserve">  The sum of the differences of this comparison is reported for each section of each image. </w:t>
      </w:r>
    </w:p>
    <w:p w:rsidR="00E05F6D" w:rsidRPr="00631606" w:rsidRDefault="000F74CE">
      <w:pPr>
        <w:pStyle w:val="Requirement1"/>
      </w:pPr>
      <w:bookmarkStart w:id="10" w:name="_Ref352239497"/>
      <w:r>
        <w:t>Scan Coefficients</w:t>
      </w:r>
      <w:bookmarkEnd w:id="10"/>
    </w:p>
    <w:p w:rsidR="00E05F6D" w:rsidRPr="00062D69" w:rsidRDefault="00E05F6D">
      <w:pPr>
        <w:pStyle w:val="BodyText"/>
      </w:pPr>
      <w:r w:rsidRPr="00062D69">
        <w:t>The algorithm should capture the following attributes of each energized finger image for use with the EPIC Scoring Algorithm</w:t>
      </w:r>
      <w:r w:rsidR="003D6119">
        <w:t>:</w:t>
      </w:r>
    </w:p>
    <w:p w:rsidR="00A37DEF" w:rsidRDefault="00A37DEF" w:rsidP="007A44AA">
      <w:pPr>
        <w:pStyle w:val="Requirement2"/>
      </w:pPr>
      <w:r>
        <w:t>The current set of passing setup verification images will be analyzed to determine an acceptable noise level. This noise level is used to determine some of the following coefficients.</w:t>
      </w:r>
    </w:p>
    <w:p w:rsidR="00B1276F" w:rsidRPr="009010B8" w:rsidRDefault="00B1276F" w:rsidP="007A44AA">
      <w:pPr>
        <w:pStyle w:val="Requirement2"/>
      </w:pPr>
      <w:r w:rsidRPr="009010B8">
        <w:t xml:space="preserve">Energized finger images </w:t>
      </w:r>
      <w:r w:rsidR="00545648">
        <w:t>shall</w:t>
      </w:r>
      <w:r w:rsidRPr="009010B8">
        <w:t xml:space="preserve"> be divided into sectors that are predefined and correlate to one or more </w:t>
      </w:r>
      <w:r w:rsidR="003C033E">
        <w:t>organ components</w:t>
      </w:r>
      <w:r w:rsidRPr="009010B8">
        <w:t>.</w:t>
      </w:r>
    </w:p>
    <w:p w:rsidR="00E05F6D" w:rsidRDefault="006D29BF" w:rsidP="007A44AA">
      <w:pPr>
        <w:pStyle w:val="Requirement2"/>
      </w:pPr>
      <w:r>
        <w:t xml:space="preserve">The sector area will be determined </w:t>
      </w:r>
      <w:r w:rsidR="00E05F6D">
        <w:t>by adding up all the</w:t>
      </w:r>
      <w:r>
        <w:t xml:space="preserve"> bright</w:t>
      </w:r>
      <w:r w:rsidR="00E05F6D">
        <w:t xml:space="preserve"> pixels above the noise level</w:t>
      </w:r>
      <w:r w:rsidR="00520C08">
        <w:t>.</w:t>
      </w:r>
    </w:p>
    <w:p w:rsidR="00E05F6D" w:rsidRDefault="00E05F6D" w:rsidP="007A44AA">
      <w:pPr>
        <w:pStyle w:val="Requirement2"/>
      </w:pPr>
      <w:r>
        <w:t>The area should be normalized by dividing</w:t>
      </w:r>
      <w:r w:rsidR="00B912A5">
        <w:t xml:space="preserve"> sector area</w:t>
      </w:r>
      <w:r>
        <w:t xml:space="preserve"> by the number of sectors and the angle.</w:t>
      </w:r>
    </w:p>
    <w:p w:rsidR="00E05F6D" w:rsidRDefault="00B62CB0" w:rsidP="007A44AA">
      <w:pPr>
        <w:pStyle w:val="Requirement2"/>
      </w:pPr>
      <w:r>
        <w:t>An average intensity value for the sector should be determined by averaging the pixels above the noise level.</w:t>
      </w:r>
    </w:p>
    <w:p w:rsidR="00E05F6D" w:rsidRDefault="00B62CB0" w:rsidP="007A44AA">
      <w:pPr>
        <w:pStyle w:val="Requirement2"/>
      </w:pPr>
      <w:r>
        <w:t xml:space="preserve">An entropy (amount of disorder) value </w:t>
      </w:r>
      <w:r w:rsidR="00995DCD">
        <w:t xml:space="preserve">should </w:t>
      </w:r>
      <w:r w:rsidR="00E05F6D">
        <w:t>be measured radially from the center using ¼ of a degree for each angle</w:t>
      </w:r>
      <w:r w:rsidR="00C33DE6">
        <w:t xml:space="preserve"> within the sector</w:t>
      </w:r>
      <w:r w:rsidR="00E05F6D">
        <w:t>.</w:t>
      </w:r>
    </w:p>
    <w:p w:rsidR="00E05F6D" w:rsidRPr="00A93588" w:rsidRDefault="00E05F6D" w:rsidP="007A44AA">
      <w:pPr>
        <w:pStyle w:val="Requirement2"/>
      </w:pPr>
      <w:bookmarkStart w:id="11" w:name="_Ref352160246"/>
      <w:r w:rsidRPr="00A93588">
        <w:t xml:space="preserve">Specific attributes of an image should be </w:t>
      </w:r>
      <w:r w:rsidR="00A93588">
        <w:t>measured</w:t>
      </w:r>
      <w:r w:rsidRPr="00A93588">
        <w:t>:</w:t>
      </w:r>
      <w:bookmarkEnd w:id="11"/>
    </w:p>
    <w:p w:rsidR="00E05F6D" w:rsidRPr="00A93588" w:rsidRDefault="00E05F6D" w:rsidP="007A44AA">
      <w:pPr>
        <w:pStyle w:val="Requirement3"/>
      </w:pPr>
      <w:r w:rsidRPr="00A93588">
        <w:t>Amount of change in pixel intensity along the degree line</w:t>
      </w:r>
    </w:p>
    <w:p w:rsidR="00E05F6D" w:rsidRPr="00A93588" w:rsidRDefault="00E05F6D" w:rsidP="007A44AA">
      <w:pPr>
        <w:pStyle w:val="Requirement3"/>
      </w:pPr>
      <w:r w:rsidRPr="00A93588">
        <w:t>Gaps around the edge of the energized ellipses</w:t>
      </w:r>
    </w:p>
    <w:p w:rsidR="00E05F6D" w:rsidRPr="006C39A1" w:rsidRDefault="00E05F6D" w:rsidP="007A44AA">
      <w:pPr>
        <w:pStyle w:val="Requirement3"/>
      </w:pPr>
      <w:r w:rsidRPr="006C39A1">
        <w:t>Abrupt breaks (sudden drop of intensity)</w:t>
      </w:r>
    </w:p>
    <w:p w:rsidR="00640F70" w:rsidRPr="006C39A1" w:rsidRDefault="00B62CB0" w:rsidP="007A44AA">
      <w:pPr>
        <w:pStyle w:val="Requirement2"/>
      </w:pPr>
      <w:r>
        <w:t xml:space="preserve">An overall form value should be determined by weighting and summing the attributes described in </w:t>
      </w:r>
      <w:r>
        <w:fldChar w:fldCharType="begin"/>
      </w:r>
      <w:r>
        <w:instrText xml:space="preserve"> REF _Ref352160246 \r \h </w:instrText>
      </w:r>
      <w:r>
        <w:fldChar w:fldCharType="separate"/>
      </w:r>
      <w:r w:rsidR="000F06AD">
        <w:t>AR-3.7</w:t>
      </w:r>
      <w:r>
        <w:fldChar w:fldCharType="end"/>
      </w:r>
      <w:r>
        <w:t>.</w:t>
      </w:r>
    </w:p>
    <w:p w:rsidR="00E05F6D" w:rsidRPr="006C39A1" w:rsidRDefault="00B62CB0" w:rsidP="007A44AA">
      <w:pPr>
        <w:pStyle w:val="Requirement2"/>
      </w:pPr>
      <w:r>
        <w:t xml:space="preserve">Additional </w:t>
      </w:r>
      <w:r w:rsidR="004544F8">
        <w:t xml:space="preserve">ring </w:t>
      </w:r>
      <w:r>
        <w:t>form values should be determined for each of the four concentric rings for each sector</w:t>
      </w:r>
      <w:r w:rsidRPr="00B62CB0">
        <w:t xml:space="preserve"> </w:t>
      </w:r>
      <w:r>
        <w:t xml:space="preserve">by weighting and summing the attributes described in </w:t>
      </w:r>
      <w:r>
        <w:fldChar w:fldCharType="begin"/>
      </w:r>
      <w:r>
        <w:instrText xml:space="preserve"> REF _Ref352160246 \r \h </w:instrText>
      </w:r>
      <w:r>
        <w:fldChar w:fldCharType="separate"/>
      </w:r>
      <w:r w:rsidR="000F06AD">
        <w:t>AR-3.7</w:t>
      </w:r>
      <w:r>
        <w:fldChar w:fldCharType="end"/>
      </w:r>
      <w:r>
        <w:t>.</w:t>
      </w:r>
    </w:p>
    <w:p w:rsidR="00E05F6D" w:rsidRPr="006C39A1" w:rsidRDefault="004544F8" w:rsidP="007A44AA">
      <w:pPr>
        <w:pStyle w:val="Requirement2"/>
      </w:pPr>
      <w:bookmarkStart w:id="12" w:name="_Ref355102539"/>
      <w:r>
        <w:t xml:space="preserve">A secondary form value should be determined by weighting and summing the attributes in </w:t>
      </w:r>
      <w:r>
        <w:fldChar w:fldCharType="begin"/>
      </w:r>
      <w:r>
        <w:instrText xml:space="preserve"> REF _Ref352160246 \r \h </w:instrText>
      </w:r>
      <w:r>
        <w:fldChar w:fldCharType="separate"/>
      </w:r>
      <w:r w:rsidR="000F06AD">
        <w:t>AR-3.7</w:t>
      </w:r>
      <w:r>
        <w:fldChar w:fldCharType="end"/>
      </w:r>
      <w:r>
        <w:t xml:space="preserve"> for the first two concentric rings.</w:t>
      </w:r>
      <w:bookmarkEnd w:id="12"/>
    </w:p>
    <w:p w:rsidR="00E05F6D" w:rsidRDefault="00F33B37" w:rsidP="007A44AA">
      <w:pPr>
        <w:pStyle w:val="Requirement2"/>
      </w:pPr>
      <w:r>
        <w:t xml:space="preserve">A </w:t>
      </w:r>
      <w:r w:rsidRPr="007A44AA">
        <w:t>third</w:t>
      </w:r>
      <w:r>
        <w:t xml:space="preserve"> form value should be </w:t>
      </w:r>
      <w:r w:rsidR="004544F8">
        <w:t xml:space="preserve">determined </w:t>
      </w:r>
      <w:r>
        <w:t xml:space="preserve">similar to </w:t>
      </w:r>
      <w:r w:rsidR="008B73F6">
        <w:fldChar w:fldCharType="begin"/>
      </w:r>
      <w:r w:rsidR="008B73F6">
        <w:instrText xml:space="preserve"> REF _Ref355102539 \r \h </w:instrText>
      </w:r>
      <w:r w:rsidR="008B73F6">
        <w:fldChar w:fldCharType="separate"/>
      </w:r>
      <w:r w:rsidR="008B73F6">
        <w:t>AR-3.10</w:t>
      </w:r>
      <w:r w:rsidR="008B73F6">
        <w:fldChar w:fldCharType="end"/>
      </w:r>
      <w:ins w:id="13" w:author="Jan Ayres" w:date="2013-05-08T08:19:00Z">
        <w:r w:rsidR="00E55D8D">
          <w:t xml:space="preserve"> </w:t>
        </w:r>
      </w:ins>
      <w:r>
        <w:t>except using a different method of</w:t>
      </w:r>
      <w:r w:rsidR="00D7478C">
        <w:t xml:space="preserve"> traversal.</w:t>
      </w:r>
    </w:p>
    <w:p w:rsidR="00E05F6D" w:rsidRDefault="00E05F6D" w:rsidP="007A44AA">
      <w:pPr>
        <w:pStyle w:val="Requirement2"/>
      </w:pPr>
      <w:r>
        <w:t xml:space="preserve">A </w:t>
      </w:r>
      <w:r w:rsidR="00B75424">
        <w:t xml:space="preserve">break </w:t>
      </w:r>
      <w:r>
        <w:t>coefficient</w:t>
      </w:r>
      <w:r w:rsidR="004368E8">
        <w:t xml:space="preserve"> should be determined</w:t>
      </w:r>
      <w:r>
        <w:t xml:space="preserve"> for each sector measuring breaks (sudden drop in pixel intensity).</w:t>
      </w:r>
    </w:p>
    <w:p w:rsidR="00E05F6D" w:rsidRDefault="00E05F6D" w:rsidP="007A44AA">
      <w:pPr>
        <w:pStyle w:val="Requirement2"/>
      </w:pPr>
      <w:r>
        <w:t xml:space="preserve">A </w:t>
      </w:r>
      <w:r w:rsidR="00B75424">
        <w:t xml:space="preserve">fractal </w:t>
      </w:r>
      <w:r>
        <w:t>value calculated using standard boxing for a two dimensional area</w:t>
      </w:r>
      <w:r w:rsidR="004368E8">
        <w:t xml:space="preserve"> should be determined</w:t>
      </w:r>
      <w:r>
        <w:t>.</w:t>
      </w:r>
    </w:p>
    <w:p w:rsidR="00E05F6D" w:rsidRDefault="004544F8" w:rsidP="007A44AA">
      <w:pPr>
        <w:pStyle w:val="Requirement2"/>
      </w:pPr>
      <w:r>
        <w:lastRenderedPageBreak/>
        <w:t xml:space="preserve">An </w:t>
      </w:r>
      <w:r w:rsidR="00B75424">
        <w:t xml:space="preserve">NS </w:t>
      </w:r>
      <w:r w:rsidR="00E05F6D">
        <w:t xml:space="preserve">value should be calculated by comparing the energized finger image with the associated </w:t>
      </w:r>
      <w:r w:rsidR="00B42F77">
        <w:t>setup verification</w:t>
      </w:r>
      <w:r w:rsidR="00E05F6D">
        <w:t xml:space="preserve"> image.</w:t>
      </w:r>
    </w:p>
    <w:p w:rsidR="00E05F6D" w:rsidRDefault="00074610" w:rsidP="007A44AA">
      <w:pPr>
        <w:pStyle w:val="Requirement2"/>
      </w:pPr>
      <w:r>
        <w:t xml:space="preserve">A </w:t>
      </w:r>
      <w:r w:rsidR="008B0239">
        <w:t xml:space="preserve">ring </w:t>
      </w:r>
      <w:r w:rsidR="00E05F6D">
        <w:t xml:space="preserve">thickness </w:t>
      </w:r>
      <w:r>
        <w:t xml:space="preserve">value for </w:t>
      </w:r>
      <w:r w:rsidR="00E05F6D">
        <w:t>the</w:t>
      </w:r>
      <w:r w:rsidR="00B278A1">
        <w:t xml:space="preserve"> </w:t>
      </w:r>
      <w:r w:rsidR="00B278A1" w:rsidRPr="005A0D18">
        <w:t>entire corona</w:t>
      </w:r>
      <w:r w:rsidR="00E05F6D">
        <w:t xml:space="preserve"> of the energized finger image should be </w:t>
      </w:r>
      <w:r>
        <w:t>calculated as</w:t>
      </w:r>
      <w:r w:rsidR="005A0D18">
        <w:t xml:space="preserve"> the radial distance from the </w:t>
      </w:r>
      <w:r w:rsidR="000B1E92">
        <w:t>innermost</w:t>
      </w:r>
      <w:r w:rsidR="005A0D18">
        <w:t xml:space="preserve"> edge of the corona to the </w:t>
      </w:r>
      <w:r w:rsidR="000B1E92">
        <w:t>outermost</w:t>
      </w:r>
      <w:r w:rsidR="005A0D18">
        <w:t xml:space="preserve"> edge of the corona, </w:t>
      </w:r>
      <w:r>
        <w:t xml:space="preserve">for </w:t>
      </w:r>
      <w:r w:rsidR="005A0D18">
        <w:t>each sector.</w:t>
      </w:r>
    </w:p>
    <w:p w:rsidR="00553C12" w:rsidRDefault="00074610" w:rsidP="007A44AA">
      <w:pPr>
        <w:pStyle w:val="Requirement2"/>
      </w:pPr>
      <w:r>
        <w:t xml:space="preserve">A </w:t>
      </w:r>
      <w:r w:rsidR="00553C12">
        <w:t xml:space="preserve">ring intensity </w:t>
      </w:r>
      <w:r>
        <w:t xml:space="preserve">value should be calculated as </w:t>
      </w:r>
      <w:r w:rsidR="00553C12">
        <w:t xml:space="preserve">the average pixel intensity for the radial distance from the </w:t>
      </w:r>
      <w:r w:rsidR="000B1E92">
        <w:t>innermost</w:t>
      </w:r>
      <w:r w:rsidR="00553C12">
        <w:t xml:space="preserve"> edge of the corona, to the </w:t>
      </w:r>
      <w:r w:rsidR="004E0596">
        <w:t>o</w:t>
      </w:r>
      <w:r w:rsidR="000B1E92">
        <w:t>utermost</w:t>
      </w:r>
      <w:r w:rsidR="00553C12">
        <w:t xml:space="preserve"> edge of the corona, </w:t>
      </w:r>
      <w:r>
        <w:t xml:space="preserve">for </w:t>
      </w:r>
      <w:r w:rsidR="00553C12">
        <w:t>each sector.</w:t>
      </w:r>
    </w:p>
    <w:p w:rsidR="00E05F6D" w:rsidRDefault="000B1E92" w:rsidP="007A44AA">
      <w:pPr>
        <w:pStyle w:val="Requirement2"/>
      </w:pPr>
      <w:r>
        <w:t xml:space="preserve">Four </w:t>
      </w:r>
      <w:r w:rsidR="00E05F6D">
        <w:t xml:space="preserve">average intensity </w:t>
      </w:r>
      <w:r>
        <w:t xml:space="preserve">values </w:t>
      </w:r>
      <w:r w:rsidR="00E05F6D">
        <w:t xml:space="preserve">should be calculated by averaging all pixels within </w:t>
      </w:r>
      <w:r w:rsidR="005A0D18">
        <w:t xml:space="preserve">each </w:t>
      </w:r>
      <w:r>
        <w:t xml:space="preserve">of the four </w:t>
      </w:r>
      <w:r w:rsidR="00696798">
        <w:t>concentric ring</w:t>
      </w:r>
      <w:r>
        <w:t>s</w:t>
      </w:r>
      <w:r w:rsidR="0031355B">
        <w:t xml:space="preserve"> for each sector</w:t>
      </w:r>
      <w:r w:rsidR="00E05F6D">
        <w:t xml:space="preserve">. </w:t>
      </w:r>
    </w:p>
    <w:p w:rsidR="00E05F6D" w:rsidRPr="00631606" w:rsidRDefault="00E05F6D">
      <w:pPr>
        <w:pStyle w:val="Requirement1"/>
      </w:pPr>
      <w:r w:rsidRPr="003D6119">
        <w:t>Scoring</w:t>
      </w:r>
      <w:r w:rsidRPr="00631606">
        <w:t xml:space="preserve"> Algorithm</w:t>
      </w:r>
    </w:p>
    <w:p w:rsidR="00E05F6D" w:rsidRPr="00062D69" w:rsidRDefault="000B1E92" w:rsidP="00710054">
      <w:pPr>
        <w:pStyle w:val="Requirement2"/>
        <w:numPr>
          <w:ilvl w:val="0"/>
          <w:numId w:val="0"/>
        </w:numPr>
      </w:pPr>
      <w:r>
        <w:t>The follow</w:t>
      </w:r>
      <w:bookmarkStart w:id="14" w:name="_GoBack"/>
      <w:bookmarkEnd w:id="14"/>
      <w:r>
        <w:t>ing a</w:t>
      </w:r>
      <w:r w:rsidR="00E05F6D" w:rsidRPr="00062D69">
        <w:t>dditional values will be computed as a part of the EPIC Score which summarizes and prioritizes the coefficient values</w:t>
      </w:r>
      <w:r w:rsidR="00710054">
        <w:t>:</w:t>
      </w:r>
    </w:p>
    <w:p w:rsidR="00E05F6D" w:rsidRDefault="00E05F6D" w:rsidP="007A44AA">
      <w:pPr>
        <w:pStyle w:val="Requirement2"/>
      </w:pPr>
      <w:r>
        <w:t xml:space="preserve">The standard z-score should be calculated across all </w:t>
      </w:r>
      <w:r w:rsidR="000B1E92">
        <w:t xml:space="preserve">coefficient values </w:t>
      </w:r>
      <w:r>
        <w:t>in a given sector.</w:t>
      </w:r>
    </w:p>
    <w:p w:rsidR="003E46AB" w:rsidRDefault="003E46AB" w:rsidP="007A44AA">
      <w:pPr>
        <w:pStyle w:val="Requirement2"/>
      </w:pPr>
      <w:r>
        <w:t>The</w:t>
      </w:r>
      <w:r w:rsidRPr="003E46AB">
        <w:t xml:space="preserve"> base score </w:t>
      </w:r>
      <w:r w:rsidR="002069CA">
        <w:t xml:space="preserve">for each coefficient </w:t>
      </w:r>
      <w:r w:rsidRPr="003E46AB">
        <w:t>will be calculated for each finge</w:t>
      </w:r>
      <w:r w:rsidR="002069CA">
        <w:t>r sector. Th</w:t>
      </w:r>
      <w:r w:rsidRPr="003E46AB">
        <w:t>is score is a product of the weighting factor (which is unique to each coefficient</w:t>
      </w:r>
      <w:r w:rsidR="002069CA">
        <w:t xml:space="preserve"> and will be detailed in the specifications</w:t>
      </w:r>
      <w:r w:rsidRPr="003E46AB">
        <w:t>), the calculated coefficient and the coefficient z-score</w:t>
      </w:r>
      <w:r w:rsidR="002069CA">
        <w:t>.</w:t>
      </w:r>
    </w:p>
    <w:p w:rsidR="00E05F6D" w:rsidRDefault="00E05F6D" w:rsidP="007A44AA">
      <w:pPr>
        <w:pStyle w:val="Requirement2"/>
      </w:pPr>
      <w:r>
        <w:t>The total score</w:t>
      </w:r>
      <w:r w:rsidR="002069CA">
        <w:t xml:space="preserve"> is a sum of the individual base scores for each sector</w:t>
      </w:r>
      <w:r>
        <w:t>.</w:t>
      </w:r>
    </w:p>
    <w:p w:rsidR="00C7462D" w:rsidRDefault="00C7462D" w:rsidP="007A44AA">
      <w:pPr>
        <w:pStyle w:val="Requirement2"/>
      </w:pPr>
      <w:r>
        <w:t>Specific rules should be used to rank the coefficients specifi</w:t>
      </w:r>
      <w:r w:rsidR="00950121">
        <w:t>ed</w:t>
      </w:r>
      <w:r>
        <w:t xml:space="preserve"> in section </w:t>
      </w:r>
      <w:r>
        <w:fldChar w:fldCharType="begin"/>
      </w:r>
      <w:r>
        <w:instrText xml:space="preserve"> REF _Ref352239497 \r \h </w:instrText>
      </w:r>
      <w:r>
        <w:fldChar w:fldCharType="separate"/>
      </w:r>
      <w:r w:rsidR="000F06AD">
        <w:t>AR-3</w:t>
      </w:r>
      <w:r>
        <w:fldChar w:fldCharType="end"/>
      </w:r>
      <w:r>
        <w:t>.</w:t>
      </w:r>
      <w:r w:rsidR="00B12309">
        <w:t xml:space="preserve"> These rules combined with the total score create a final score reported to the user.</w:t>
      </w:r>
    </w:p>
    <w:p w:rsidR="00E05F6D" w:rsidRDefault="00E05F6D" w:rsidP="007A44AA">
      <w:pPr>
        <w:pStyle w:val="Requirement2"/>
      </w:pPr>
      <w:r>
        <w:t xml:space="preserve">Logistic regression should be calculated for each of the five organ systems using </w:t>
      </w:r>
      <w:r w:rsidR="00074610">
        <w:t>the calculated scan coefficients</w:t>
      </w:r>
      <w:r>
        <w:t>.</w:t>
      </w:r>
    </w:p>
    <w:p w:rsidR="00E05F6D" w:rsidRDefault="00BC20D4" w:rsidP="007A44AA">
      <w:pPr>
        <w:pStyle w:val="Requirement2"/>
      </w:pPr>
      <w:r w:rsidRPr="006C39A1">
        <w:t>Odds ratio</w:t>
      </w:r>
      <w:r w:rsidR="00E05F6D" w:rsidRPr="006C39A1">
        <w:t xml:space="preserve"> should be calculated using coefficient</w:t>
      </w:r>
      <w:r w:rsidR="007B5B5D">
        <w:t xml:space="preserve"> data</w:t>
      </w:r>
      <w:r w:rsidR="00E05F6D">
        <w:t>.</w:t>
      </w:r>
    </w:p>
    <w:p w:rsidR="00E05F6D" w:rsidRDefault="00E05F6D" w:rsidP="007A44AA">
      <w:pPr>
        <w:pStyle w:val="Requirement2"/>
      </w:pPr>
      <w:r>
        <w:t xml:space="preserve">The reported score should be </w:t>
      </w:r>
      <w:r w:rsidR="008B7D2E">
        <w:t xml:space="preserve">determined by taking into account </w:t>
      </w:r>
      <w:r>
        <w:t>the EPIC score and the logistic regression.</w:t>
      </w:r>
    </w:p>
    <w:p w:rsidR="00E05F6D" w:rsidRDefault="00E05F6D" w:rsidP="00E05F6D">
      <w:pPr>
        <w:pStyle w:val="Heading1"/>
      </w:pPr>
      <w:r>
        <w:t>References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80"/>
        <w:gridCol w:w="7880"/>
      </w:tblGrid>
      <w:tr w:rsidR="00E05F6D" w:rsidTr="00090685">
        <w:tc>
          <w:tcPr>
            <w:tcW w:w="1480" w:type="dxa"/>
          </w:tcPr>
          <w:p w:rsidR="00E05F6D" w:rsidRDefault="00F673E4" w:rsidP="0065277E">
            <w:pPr>
              <w:pStyle w:val="BodyText"/>
            </w:pPr>
            <w:r>
              <w:t>SR-206</w:t>
            </w:r>
          </w:p>
        </w:tc>
        <w:tc>
          <w:tcPr>
            <w:tcW w:w="7880" w:type="dxa"/>
          </w:tcPr>
          <w:p w:rsidR="00E05F6D" w:rsidRDefault="00F673E4" w:rsidP="00E303C5">
            <w:pPr>
              <w:pStyle w:val="BodyText"/>
            </w:pPr>
            <w:r>
              <w:t xml:space="preserve">ClearView </w:t>
            </w:r>
            <w:r w:rsidR="00E303C5">
              <w:t xml:space="preserve">Software </w:t>
            </w:r>
            <w:r>
              <w:t>Requirements</w:t>
            </w:r>
          </w:p>
        </w:tc>
      </w:tr>
    </w:tbl>
    <w:p w:rsidR="007A0230" w:rsidRPr="00D516BA" w:rsidRDefault="007A0230" w:rsidP="007A0230">
      <w:pPr>
        <w:pStyle w:val="BodyText"/>
        <w:pageBreakBefore/>
        <w:jc w:val="center"/>
        <w:rPr>
          <w:b/>
        </w:rPr>
      </w:pPr>
      <w:r>
        <w:rPr>
          <w:b/>
        </w:rPr>
        <w:lastRenderedPageBreak/>
        <w:t>Revision History</w:t>
      </w:r>
    </w:p>
    <w:tbl>
      <w:tblPr>
        <w:tblW w:w="0" w:type="auto"/>
        <w:tblInd w:w="9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98" w:type="dxa"/>
        </w:tblCellMar>
        <w:tblLook w:val="0000" w:firstRow="0" w:lastRow="0" w:firstColumn="0" w:lastColumn="0" w:noHBand="0" w:noVBand="0"/>
      </w:tblPr>
      <w:tblGrid>
        <w:gridCol w:w="1075"/>
        <w:gridCol w:w="1535"/>
        <w:gridCol w:w="5155"/>
        <w:gridCol w:w="1595"/>
      </w:tblGrid>
      <w:tr w:rsidR="007A0230" w:rsidRPr="00D516BA" w:rsidTr="009D0AFA">
        <w:trPr>
          <w:cantSplit/>
          <w:tblHeader/>
        </w:trPr>
        <w:tc>
          <w:tcPr>
            <w:tcW w:w="10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BFBFBF" w:themeFill="background1" w:themeFillShade="BF"/>
            <w:tcMar>
              <w:left w:w="98" w:type="dxa"/>
            </w:tcMar>
          </w:tcPr>
          <w:p w:rsidR="007A0230" w:rsidRPr="00D516BA" w:rsidRDefault="007A0230" w:rsidP="00336DA0">
            <w:pPr>
              <w:pStyle w:val="BodyText"/>
              <w:rPr>
                <w:b/>
              </w:rPr>
            </w:pPr>
            <w:r w:rsidRPr="00D516BA">
              <w:rPr>
                <w:b/>
              </w:rPr>
              <w:t>Revision</w:t>
            </w:r>
          </w:p>
        </w:tc>
        <w:tc>
          <w:tcPr>
            <w:tcW w:w="1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BFBFBF" w:themeFill="background1" w:themeFillShade="BF"/>
            <w:tcMar>
              <w:left w:w="98" w:type="dxa"/>
            </w:tcMar>
          </w:tcPr>
          <w:p w:rsidR="007A0230" w:rsidRPr="00D516BA" w:rsidRDefault="007A0230" w:rsidP="00336DA0">
            <w:pPr>
              <w:pStyle w:val="BodyText"/>
              <w:rPr>
                <w:b/>
              </w:rPr>
            </w:pPr>
            <w:r w:rsidRPr="00D516BA">
              <w:rPr>
                <w:b/>
              </w:rPr>
              <w:t>Revision Date</w:t>
            </w:r>
          </w:p>
        </w:tc>
        <w:tc>
          <w:tcPr>
            <w:tcW w:w="51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BFBFBF" w:themeFill="background1" w:themeFillShade="BF"/>
            <w:tcMar>
              <w:left w:w="98" w:type="dxa"/>
            </w:tcMar>
          </w:tcPr>
          <w:p w:rsidR="007A0230" w:rsidRPr="00D516BA" w:rsidRDefault="007A0230" w:rsidP="00336DA0">
            <w:pPr>
              <w:pStyle w:val="BodyText"/>
              <w:rPr>
                <w:b/>
              </w:rPr>
            </w:pPr>
            <w:r w:rsidRPr="00D516BA">
              <w:rPr>
                <w:b/>
              </w:rPr>
              <w:t>Reason for Revision/Change Request</w:t>
            </w:r>
          </w:p>
        </w:tc>
        <w:tc>
          <w:tcPr>
            <w:tcW w:w="1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BFBFBF" w:themeFill="background1" w:themeFillShade="BF"/>
            <w:tcMar>
              <w:left w:w="98" w:type="dxa"/>
            </w:tcMar>
          </w:tcPr>
          <w:p w:rsidR="007A0230" w:rsidRPr="00D516BA" w:rsidRDefault="007A0230" w:rsidP="00336DA0">
            <w:pPr>
              <w:pStyle w:val="BodyText"/>
              <w:rPr>
                <w:b/>
              </w:rPr>
            </w:pPr>
            <w:r w:rsidRPr="00D516BA">
              <w:rPr>
                <w:b/>
              </w:rPr>
              <w:t>Revised By</w:t>
            </w:r>
          </w:p>
        </w:tc>
      </w:tr>
      <w:tr w:rsidR="007A0230" w:rsidTr="009D0AFA">
        <w:trPr>
          <w:cantSplit/>
        </w:trPr>
        <w:tc>
          <w:tcPr>
            <w:tcW w:w="1075" w:type="dxa"/>
            <w:tcBorders>
              <w:top w:val="single" w:sz="4" w:space="0" w:color="000001"/>
              <w:left w:val="single" w:sz="6" w:space="0" w:color="000001"/>
              <w:bottom w:val="single" w:sz="4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  <w:r>
              <w:t>000</w:t>
            </w:r>
          </w:p>
        </w:tc>
        <w:tc>
          <w:tcPr>
            <w:tcW w:w="1535" w:type="dxa"/>
            <w:tcBorders>
              <w:top w:val="single" w:sz="4" w:space="0" w:color="000001"/>
              <w:left w:val="single" w:sz="6" w:space="0" w:color="000001"/>
              <w:bottom w:val="single" w:sz="4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5155" w:type="dxa"/>
            <w:tcBorders>
              <w:top w:val="single" w:sz="4" w:space="0" w:color="000001"/>
              <w:left w:val="single" w:sz="6" w:space="0" w:color="000001"/>
              <w:bottom w:val="single" w:sz="4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7B5B5D">
            <w:pPr>
              <w:pStyle w:val="BodyText"/>
            </w:pPr>
            <w:r>
              <w:t>Initial Release</w:t>
            </w:r>
            <w:r w:rsidR="0057566F">
              <w:br/>
              <w:t>Obsoletes SR-203.004, Analysis Function Requirements</w:t>
            </w:r>
            <w:r w:rsidR="007B5B5D">
              <w:t xml:space="preserve"> and portions of SR-204.006, Camera Functions Requirements and SR-202.004, Capture Functions Requirements</w:t>
            </w:r>
            <w:r w:rsidR="008107E4">
              <w:t>.</w:t>
            </w:r>
          </w:p>
        </w:tc>
        <w:tc>
          <w:tcPr>
            <w:tcW w:w="1595" w:type="dxa"/>
            <w:tcBorders>
              <w:top w:val="single" w:sz="4" w:space="0" w:color="000001"/>
              <w:left w:val="single" w:sz="6" w:space="0" w:color="000001"/>
              <w:bottom w:val="single" w:sz="4" w:space="0" w:color="000001"/>
              <w:right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  <w:r>
              <w:rPr>
                <w:color w:val="000000"/>
              </w:rPr>
              <w:t>B. Cullinan</w:t>
            </w:r>
          </w:p>
        </w:tc>
      </w:tr>
      <w:tr w:rsidR="007A0230" w:rsidTr="009D0AFA">
        <w:trPr>
          <w:cantSplit/>
        </w:trPr>
        <w:tc>
          <w:tcPr>
            <w:tcW w:w="107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153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515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159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</w:tr>
      <w:tr w:rsidR="007A0230" w:rsidTr="009D0AFA">
        <w:trPr>
          <w:cantSplit/>
        </w:trPr>
        <w:tc>
          <w:tcPr>
            <w:tcW w:w="107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153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515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159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</w:tr>
      <w:tr w:rsidR="007A0230" w:rsidTr="009D0AFA">
        <w:trPr>
          <w:cantSplit/>
        </w:trPr>
        <w:tc>
          <w:tcPr>
            <w:tcW w:w="107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153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515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159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</w:tr>
      <w:tr w:rsidR="007A0230" w:rsidTr="009D0AFA">
        <w:trPr>
          <w:cantSplit/>
        </w:trPr>
        <w:tc>
          <w:tcPr>
            <w:tcW w:w="107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153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515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159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</w:tr>
      <w:tr w:rsidR="007A0230" w:rsidTr="009D0AFA">
        <w:trPr>
          <w:cantSplit/>
        </w:trPr>
        <w:tc>
          <w:tcPr>
            <w:tcW w:w="107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153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515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  <w:tc>
          <w:tcPr>
            <w:tcW w:w="1595" w:type="dxa"/>
            <w:tcBorders>
              <w:top w:val="single" w:sz="4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92" w:type="dxa"/>
            </w:tcMar>
          </w:tcPr>
          <w:p w:rsidR="007A0230" w:rsidRDefault="007A0230" w:rsidP="00336DA0">
            <w:pPr>
              <w:pStyle w:val="BodyText"/>
            </w:pPr>
          </w:p>
        </w:tc>
      </w:tr>
    </w:tbl>
    <w:p w:rsidR="001274F5" w:rsidRDefault="001274F5" w:rsidP="00090685">
      <w:pPr>
        <w:pStyle w:val="BodyText"/>
      </w:pPr>
    </w:p>
    <w:sectPr w:rsidR="001274F5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277E" w:rsidRDefault="0065277E" w:rsidP="003A7BC6">
      <w:r>
        <w:separator/>
      </w:r>
    </w:p>
  </w:endnote>
  <w:endnote w:type="continuationSeparator" w:id="0">
    <w:p w:rsidR="0065277E" w:rsidRDefault="0065277E" w:rsidP="003A7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277E" w:rsidRPr="00824801" w:rsidRDefault="0065277E" w:rsidP="00725621">
    <w:pPr>
      <w:pStyle w:val="Footer"/>
      <w:rPr>
        <w:szCs w:val="18"/>
      </w:rPr>
    </w:pPr>
    <w:r w:rsidRPr="00824801">
      <w:rPr>
        <w:szCs w:val="18"/>
      </w:rPr>
      <w:t xml:space="preserve">ClearView </w:t>
    </w:r>
    <w:r w:rsidR="00824801" w:rsidRPr="00824801">
      <w:rPr>
        <w:szCs w:val="18"/>
      </w:rPr>
      <w:t xml:space="preserve">Software </w:t>
    </w:r>
    <w:r w:rsidRPr="00824801">
      <w:rPr>
        <w:szCs w:val="18"/>
      </w:rPr>
      <w:t xml:space="preserve">Requirements, </w:t>
    </w:r>
    <w:r w:rsidR="00090685" w:rsidRPr="00824801">
      <w:rPr>
        <w:szCs w:val="18"/>
      </w:rPr>
      <w:t>Algorithm</w:t>
    </w:r>
    <w:r w:rsidRPr="00824801">
      <w:rPr>
        <w:szCs w:val="18"/>
      </w:rPr>
      <w:tab/>
      <w:t>Confidential &amp; Proprietary</w:t>
    </w:r>
  </w:p>
  <w:p w:rsidR="0065277E" w:rsidRPr="00824801" w:rsidRDefault="0065277E">
    <w:pPr>
      <w:pStyle w:val="Footer"/>
      <w:rPr>
        <w:szCs w:val="18"/>
      </w:rPr>
    </w:pPr>
    <w:r w:rsidRPr="00824801">
      <w:rPr>
        <w:szCs w:val="18"/>
      </w:rPr>
      <w:t>Document Number: SR-207</w:t>
    </w:r>
    <w:r w:rsidRPr="00824801">
      <w:rPr>
        <w:szCs w:val="18"/>
      </w:rPr>
      <w:tab/>
      <w:t xml:space="preserve">Page </w:t>
    </w:r>
    <w:r w:rsidRPr="00824801">
      <w:rPr>
        <w:szCs w:val="18"/>
      </w:rPr>
      <w:fldChar w:fldCharType="begin"/>
    </w:r>
    <w:r w:rsidRPr="00824801">
      <w:rPr>
        <w:szCs w:val="18"/>
      </w:rPr>
      <w:instrText>PAGE</w:instrText>
    </w:r>
    <w:r w:rsidRPr="00824801">
      <w:rPr>
        <w:szCs w:val="18"/>
      </w:rPr>
      <w:fldChar w:fldCharType="separate"/>
    </w:r>
    <w:r w:rsidR="00710054">
      <w:rPr>
        <w:noProof/>
        <w:szCs w:val="18"/>
      </w:rPr>
      <w:t>6</w:t>
    </w:r>
    <w:r w:rsidRPr="00824801">
      <w:rPr>
        <w:szCs w:val="18"/>
      </w:rPr>
      <w:fldChar w:fldCharType="end"/>
    </w:r>
    <w:r w:rsidRPr="00824801">
      <w:rPr>
        <w:szCs w:val="18"/>
      </w:rPr>
      <w:t xml:space="preserve"> of </w:t>
    </w:r>
    <w:r w:rsidRPr="00824801">
      <w:rPr>
        <w:szCs w:val="18"/>
      </w:rPr>
      <w:fldChar w:fldCharType="begin"/>
    </w:r>
    <w:r w:rsidRPr="00824801">
      <w:rPr>
        <w:szCs w:val="18"/>
      </w:rPr>
      <w:instrText>NUMPAGES</w:instrText>
    </w:r>
    <w:r w:rsidRPr="00824801">
      <w:rPr>
        <w:szCs w:val="18"/>
      </w:rPr>
      <w:fldChar w:fldCharType="separate"/>
    </w:r>
    <w:r w:rsidR="00710054">
      <w:rPr>
        <w:noProof/>
        <w:szCs w:val="18"/>
      </w:rPr>
      <w:t>7</w:t>
    </w:r>
    <w:r w:rsidRPr="00824801">
      <w:rPr>
        <w:szCs w:val="18"/>
      </w:rPr>
      <w:fldChar w:fldCharType="end"/>
    </w:r>
  </w:p>
  <w:p w:rsidR="0065277E" w:rsidRPr="00824801" w:rsidRDefault="0065277E">
    <w:pPr>
      <w:pStyle w:val="Footer"/>
      <w:rPr>
        <w:szCs w:val="18"/>
      </w:rPr>
    </w:pPr>
    <w:r w:rsidRPr="00824801">
      <w:rPr>
        <w:szCs w:val="18"/>
      </w:rPr>
      <w:t>Revision Number: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277E" w:rsidRDefault="0065277E" w:rsidP="003A7BC6">
      <w:r>
        <w:separator/>
      </w:r>
    </w:p>
  </w:footnote>
  <w:footnote w:type="continuationSeparator" w:id="0">
    <w:p w:rsidR="0065277E" w:rsidRDefault="0065277E" w:rsidP="003A7B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98" w:type="dxa"/>
      <w:tblBorders>
        <w:top w:val="single" w:sz="4" w:space="0" w:color="000001"/>
        <w:left w:val="single" w:sz="4" w:space="0" w:color="000001"/>
        <w:bottom w:val="single" w:sz="4" w:space="0" w:color="000001"/>
        <w:insideH w:val="single" w:sz="4" w:space="0" w:color="000001"/>
      </w:tblBorders>
      <w:tblCellMar>
        <w:left w:w="98" w:type="dxa"/>
      </w:tblCellMar>
      <w:tblLook w:val="0000" w:firstRow="0" w:lastRow="0" w:firstColumn="0" w:lastColumn="0" w:noHBand="0" w:noVBand="0"/>
    </w:tblPr>
    <w:tblGrid>
      <w:gridCol w:w="3664"/>
      <w:gridCol w:w="5698"/>
    </w:tblGrid>
    <w:tr w:rsidR="0065277E" w:rsidTr="0065277E">
      <w:tc>
        <w:tcPr>
          <w:tcW w:w="3664" w:type="dxa"/>
          <w:tcBorders>
            <w:top w:val="single" w:sz="4" w:space="0" w:color="000001"/>
            <w:left w:val="single" w:sz="4" w:space="0" w:color="000001"/>
            <w:bottom w:val="single" w:sz="4" w:space="0" w:color="000001"/>
          </w:tcBorders>
          <w:shd w:val="clear" w:color="auto" w:fill="FFFFFF"/>
          <w:tcMar>
            <w:left w:w="98" w:type="dxa"/>
          </w:tcMar>
          <w:vAlign w:val="center"/>
        </w:tcPr>
        <w:p w:rsidR="0065277E" w:rsidRDefault="0065277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7B0C6B6" wp14:editId="13C415B6">
                <wp:extent cx="1685925" cy="5905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919" b="177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5925" cy="5905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8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98" w:type="dxa"/>
          </w:tcMar>
          <w:vAlign w:val="center"/>
        </w:tcPr>
        <w:p w:rsidR="0065277E" w:rsidRDefault="0065277E" w:rsidP="00824801">
          <w:pPr>
            <w:pStyle w:val="Header"/>
            <w:jc w:val="center"/>
          </w:pPr>
          <w:r>
            <w:rPr>
              <w:b/>
              <w:sz w:val="40"/>
              <w:szCs w:val="28"/>
            </w:rPr>
            <w:t xml:space="preserve">ClearView </w:t>
          </w:r>
          <w:r w:rsidR="00824801">
            <w:rPr>
              <w:b/>
              <w:sz w:val="40"/>
              <w:szCs w:val="28"/>
            </w:rPr>
            <w:t xml:space="preserve">Software </w:t>
          </w:r>
          <w:r>
            <w:rPr>
              <w:b/>
              <w:sz w:val="40"/>
              <w:szCs w:val="28"/>
            </w:rPr>
            <w:t>Requirements, Algorithm</w:t>
          </w:r>
        </w:p>
      </w:tc>
    </w:tr>
  </w:tbl>
  <w:p w:rsidR="0065277E" w:rsidRDefault="006527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906BCA"/>
    <w:multiLevelType w:val="multilevel"/>
    <w:tmpl w:val="BC8E3DD0"/>
    <w:lvl w:ilvl="0">
      <w:start w:val="1"/>
      <w:numFmt w:val="decimal"/>
      <w:pStyle w:val="Requirement1"/>
      <w:lvlText w:val="AR-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Requirement2"/>
      <w:lvlText w:val="AR-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Requirement3"/>
      <w:lvlText w:val="AR-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Requirement4"/>
      <w:lvlText w:val="AR-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4AAB4FFB"/>
    <w:multiLevelType w:val="multilevel"/>
    <w:tmpl w:val="2ED403C6"/>
    <w:lvl w:ilvl="0">
      <w:start w:val="1"/>
      <w:numFmt w:val="upperLetter"/>
      <w:pStyle w:val="AppendixH1"/>
      <w:lvlText w:val="Appendix %1:"/>
      <w:lvlJc w:val="left"/>
      <w:pPr>
        <w:tabs>
          <w:tab w:val="num" w:pos="1800"/>
        </w:tabs>
        <w:ind w:left="1800" w:hanging="1800"/>
      </w:pPr>
      <w:rPr>
        <w:rFonts w:ascii="Calibri" w:hAnsi="Calibri" w:hint="default"/>
        <w:b/>
        <w:sz w:val="32"/>
      </w:rPr>
    </w:lvl>
    <w:lvl w:ilvl="1">
      <w:start w:val="1"/>
      <w:numFmt w:val="decimal"/>
      <w:pStyle w:val="AppendixH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ppendixH3"/>
      <w:lvlText w:val="%1.%2.%3"/>
      <w:lvlJc w:val="left"/>
      <w:pPr>
        <w:tabs>
          <w:tab w:val="num" w:pos="648"/>
        </w:tabs>
        <w:ind w:left="648" w:hanging="64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>
    <w:nsid w:val="623C63B8"/>
    <w:multiLevelType w:val="multilevel"/>
    <w:tmpl w:val="CDD6309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SortMethod w:val="00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F6D"/>
    <w:rsid w:val="000127E7"/>
    <w:rsid w:val="00060A2A"/>
    <w:rsid w:val="00062D69"/>
    <w:rsid w:val="00067A83"/>
    <w:rsid w:val="0007137D"/>
    <w:rsid w:val="00074610"/>
    <w:rsid w:val="0007664F"/>
    <w:rsid w:val="000773A0"/>
    <w:rsid w:val="00082050"/>
    <w:rsid w:val="00086780"/>
    <w:rsid w:val="00090685"/>
    <w:rsid w:val="00091C9B"/>
    <w:rsid w:val="000A2433"/>
    <w:rsid w:val="000A2B94"/>
    <w:rsid w:val="000A38B9"/>
    <w:rsid w:val="000B1E92"/>
    <w:rsid w:val="000C4E6D"/>
    <w:rsid w:val="000D24CD"/>
    <w:rsid w:val="000E1AAC"/>
    <w:rsid w:val="000F06AD"/>
    <w:rsid w:val="000F74CE"/>
    <w:rsid w:val="00100466"/>
    <w:rsid w:val="001042AB"/>
    <w:rsid w:val="001274F5"/>
    <w:rsid w:val="001537FD"/>
    <w:rsid w:val="00156725"/>
    <w:rsid w:val="001735DF"/>
    <w:rsid w:val="00176D50"/>
    <w:rsid w:val="0018064E"/>
    <w:rsid w:val="001A3B3A"/>
    <w:rsid w:val="001E6BCF"/>
    <w:rsid w:val="001F1119"/>
    <w:rsid w:val="001F4633"/>
    <w:rsid w:val="00200DD1"/>
    <w:rsid w:val="0020479F"/>
    <w:rsid w:val="002069CA"/>
    <w:rsid w:val="00217363"/>
    <w:rsid w:val="00221C60"/>
    <w:rsid w:val="002254C1"/>
    <w:rsid w:val="00263EF6"/>
    <w:rsid w:val="002767DF"/>
    <w:rsid w:val="00282FAD"/>
    <w:rsid w:val="00287334"/>
    <w:rsid w:val="002B5D80"/>
    <w:rsid w:val="002B6143"/>
    <w:rsid w:val="002F585A"/>
    <w:rsid w:val="00303A4F"/>
    <w:rsid w:val="00307FB6"/>
    <w:rsid w:val="0031355B"/>
    <w:rsid w:val="00344E8A"/>
    <w:rsid w:val="00353AB9"/>
    <w:rsid w:val="0036597A"/>
    <w:rsid w:val="00366C4A"/>
    <w:rsid w:val="00373365"/>
    <w:rsid w:val="0037626C"/>
    <w:rsid w:val="0037655B"/>
    <w:rsid w:val="00395290"/>
    <w:rsid w:val="003A7273"/>
    <w:rsid w:val="003A7BC6"/>
    <w:rsid w:val="003B033F"/>
    <w:rsid w:val="003B24B2"/>
    <w:rsid w:val="003C033E"/>
    <w:rsid w:val="003C473F"/>
    <w:rsid w:val="003C5597"/>
    <w:rsid w:val="003D6119"/>
    <w:rsid w:val="003E10FE"/>
    <w:rsid w:val="003E25FE"/>
    <w:rsid w:val="003E46AB"/>
    <w:rsid w:val="003F04E1"/>
    <w:rsid w:val="003F1053"/>
    <w:rsid w:val="003F1634"/>
    <w:rsid w:val="00425A44"/>
    <w:rsid w:val="00426B83"/>
    <w:rsid w:val="00434B9E"/>
    <w:rsid w:val="004368E8"/>
    <w:rsid w:val="004450A6"/>
    <w:rsid w:val="004500AC"/>
    <w:rsid w:val="004544F8"/>
    <w:rsid w:val="004921BB"/>
    <w:rsid w:val="004A3051"/>
    <w:rsid w:val="004C4FAB"/>
    <w:rsid w:val="004E0596"/>
    <w:rsid w:val="004F5269"/>
    <w:rsid w:val="004F63D4"/>
    <w:rsid w:val="00511F92"/>
    <w:rsid w:val="005156F3"/>
    <w:rsid w:val="00520C08"/>
    <w:rsid w:val="00521816"/>
    <w:rsid w:val="00525A8A"/>
    <w:rsid w:val="00534A1D"/>
    <w:rsid w:val="00545648"/>
    <w:rsid w:val="00553C12"/>
    <w:rsid w:val="00560013"/>
    <w:rsid w:val="0057566F"/>
    <w:rsid w:val="005774E9"/>
    <w:rsid w:val="00592991"/>
    <w:rsid w:val="005A0D18"/>
    <w:rsid w:val="005B6E73"/>
    <w:rsid w:val="005E0E94"/>
    <w:rsid w:val="005E2CA2"/>
    <w:rsid w:val="00602C62"/>
    <w:rsid w:val="006201F7"/>
    <w:rsid w:val="00631606"/>
    <w:rsid w:val="00640F70"/>
    <w:rsid w:val="0065277E"/>
    <w:rsid w:val="00657247"/>
    <w:rsid w:val="00662CB4"/>
    <w:rsid w:val="00663D57"/>
    <w:rsid w:val="00672146"/>
    <w:rsid w:val="00675B1F"/>
    <w:rsid w:val="00691680"/>
    <w:rsid w:val="00692BD6"/>
    <w:rsid w:val="00694205"/>
    <w:rsid w:val="0069659E"/>
    <w:rsid w:val="00696798"/>
    <w:rsid w:val="006A7B0A"/>
    <w:rsid w:val="006C39A1"/>
    <w:rsid w:val="006D29BF"/>
    <w:rsid w:val="006D36D3"/>
    <w:rsid w:val="006D5F52"/>
    <w:rsid w:val="006F0A47"/>
    <w:rsid w:val="00710054"/>
    <w:rsid w:val="0072378B"/>
    <w:rsid w:val="00725621"/>
    <w:rsid w:val="00731E5C"/>
    <w:rsid w:val="00733602"/>
    <w:rsid w:val="007636BF"/>
    <w:rsid w:val="007A0230"/>
    <w:rsid w:val="007A2340"/>
    <w:rsid w:val="007A44AA"/>
    <w:rsid w:val="007B5B5D"/>
    <w:rsid w:val="007D169F"/>
    <w:rsid w:val="007E067D"/>
    <w:rsid w:val="007F6562"/>
    <w:rsid w:val="007F7E5D"/>
    <w:rsid w:val="008107E4"/>
    <w:rsid w:val="008157CB"/>
    <w:rsid w:val="00824801"/>
    <w:rsid w:val="008276F6"/>
    <w:rsid w:val="008341EE"/>
    <w:rsid w:val="00842916"/>
    <w:rsid w:val="00862FA1"/>
    <w:rsid w:val="00894DDA"/>
    <w:rsid w:val="008A3C3E"/>
    <w:rsid w:val="008A6B32"/>
    <w:rsid w:val="008B0239"/>
    <w:rsid w:val="008B73F6"/>
    <w:rsid w:val="008B7D2E"/>
    <w:rsid w:val="008C23C9"/>
    <w:rsid w:val="008C375C"/>
    <w:rsid w:val="0091367C"/>
    <w:rsid w:val="00925C81"/>
    <w:rsid w:val="00950121"/>
    <w:rsid w:val="0095758D"/>
    <w:rsid w:val="00971B16"/>
    <w:rsid w:val="009806C6"/>
    <w:rsid w:val="00995DCD"/>
    <w:rsid w:val="00996A96"/>
    <w:rsid w:val="009A2CA1"/>
    <w:rsid w:val="009B167D"/>
    <w:rsid w:val="009C0798"/>
    <w:rsid w:val="009D0AFA"/>
    <w:rsid w:val="009E2EC3"/>
    <w:rsid w:val="009F2361"/>
    <w:rsid w:val="009F273A"/>
    <w:rsid w:val="009F6B46"/>
    <w:rsid w:val="00A02DD7"/>
    <w:rsid w:val="00A21F4B"/>
    <w:rsid w:val="00A32F59"/>
    <w:rsid w:val="00A341D6"/>
    <w:rsid w:val="00A37DEF"/>
    <w:rsid w:val="00A76292"/>
    <w:rsid w:val="00A93588"/>
    <w:rsid w:val="00AA6C06"/>
    <w:rsid w:val="00AB651E"/>
    <w:rsid w:val="00AD09CE"/>
    <w:rsid w:val="00AD32C7"/>
    <w:rsid w:val="00AE0A14"/>
    <w:rsid w:val="00B07C0D"/>
    <w:rsid w:val="00B12309"/>
    <w:rsid w:val="00B1276F"/>
    <w:rsid w:val="00B141F8"/>
    <w:rsid w:val="00B15996"/>
    <w:rsid w:val="00B20B47"/>
    <w:rsid w:val="00B2788D"/>
    <w:rsid w:val="00B278A1"/>
    <w:rsid w:val="00B33006"/>
    <w:rsid w:val="00B33326"/>
    <w:rsid w:val="00B35E16"/>
    <w:rsid w:val="00B42F77"/>
    <w:rsid w:val="00B62CB0"/>
    <w:rsid w:val="00B75424"/>
    <w:rsid w:val="00B912A5"/>
    <w:rsid w:val="00B91C25"/>
    <w:rsid w:val="00BA5B65"/>
    <w:rsid w:val="00BA794C"/>
    <w:rsid w:val="00BC20D4"/>
    <w:rsid w:val="00C133FD"/>
    <w:rsid w:val="00C229E8"/>
    <w:rsid w:val="00C2546E"/>
    <w:rsid w:val="00C30851"/>
    <w:rsid w:val="00C33DE6"/>
    <w:rsid w:val="00C37D64"/>
    <w:rsid w:val="00C57EED"/>
    <w:rsid w:val="00C7274A"/>
    <w:rsid w:val="00C7462D"/>
    <w:rsid w:val="00C77881"/>
    <w:rsid w:val="00C8244A"/>
    <w:rsid w:val="00C84541"/>
    <w:rsid w:val="00C8535A"/>
    <w:rsid w:val="00C96CA9"/>
    <w:rsid w:val="00CA57F1"/>
    <w:rsid w:val="00CB0438"/>
    <w:rsid w:val="00CC5D0B"/>
    <w:rsid w:val="00CC6D13"/>
    <w:rsid w:val="00CD27E6"/>
    <w:rsid w:val="00CE3D2D"/>
    <w:rsid w:val="00CF2C67"/>
    <w:rsid w:val="00CF554A"/>
    <w:rsid w:val="00D033F4"/>
    <w:rsid w:val="00D0342B"/>
    <w:rsid w:val="00D17FE9"/>
    <w:rsid w:val="00D701DC"/>
    <w:rsid w:val="00D7478C"/>
    <w:rsid w:val="00D76CB7"/>
    <w:rsid w:val="00DA37C4"/>
    <w:rsid w:val="00DB1612"/>
    <w:rsid w:val="00DD15F5"/>
    <w:rsid w:val="00DE09D0"/>
    <w:rsid w:val="00DE3C2C"/>
    <w:rsid w:val="00DE6E1B"/>
    <w:rsid w:val="00E05F6D"/>
    <w:rsid w:val="00E104E6"/>
    <w:rsid w:val="00E11C36"/>
    <w:rsid w:val="00E303C5"/>
    <w:rsid w:val="00E55D8D"/>
    <w:rsid w:val="00E6009F"/>
    <w:rsid w:val="00E62947"/>
    <w:rsid w:val="00EA2493"/>
    <w:rsid w:val="00EC212A"/>
    <w:rsid w:val="00EC4940"/>
    <w:rsid w:val="00ED44AD"/>
    <w:rsid w:val="00ED4D03"/>
    <w:rsid w:val="00EF590A"/>
    <w:rsid w:val="00F03278"/>
    <w:rsid w:val="00F20C73"/>
    <w:rsid w:val="00F21E0F"/>
    <w:rsid w:val="00F33B37"/>
    <w:rsid w:val="00F34973"/>
    <w:rsid w:val="00F44624"/>
    <w:rsid w:val="00F62D6C"/>
    <w:rsid w:val="00F673E4"/>
    <w:rsid w:val="00F74F42"/>
    <w:rsid w:val="00FB5F4B"/>
    <w:rsid w:val="00FC0C88"/>
    <w:rsid w:val="00FD1846"/>
    <w:rsid w:val="00FE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146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next w:val="BodyText"/>
    <w:link w:val="Heading1Char"/>
    <w:uiPriority w:val="99"/>
    <w:qFormat/>
    <w:rsid w:val="00672146"/>
    <w:pPr>
      <w:keepNext/>
      <w:numPr>
        <w:numId w:val="2"/>
      </w:numPr>
      <w:spacing w:before="360" w:after="120" w:line="240" w:lineRule="auto"/>
      <w:contextualSpacing/>
      <w:outlineLvl w:val="0"/>
    </w:pPr>
    <w:rPr>
      <w:rFonts w:ascii="Calibri" w:eastAsia="Times New Roman" w:hAnsi="Calibri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2"/>
    <w:link w:val="Heading2Char"/>
    <w:uiPriority w:val="9"/>
    <w:unhideWhenUsed/>
    <w:qFormat/>
    <w:rsid w:val="00E05F6D"/>
    <w:pPr>
      <w:keepNext w:val="0"/>
      <w:numPr>
        <w:ilvl w:val="1"/>
      </w:numPr>
      <w:spacing w:before="240"/>
      <w:contextualSpacing w:val="0"/>
      <w:outlineLvl w:val="1"/>
    </w:pPr>
    <w:rPr>
      <w:rFonts w:eastAsiaTheme="majorEastAsia" w:cstheme="majorBidi"/>
      <w:bCs w:val="0"/>
      <w:sz w:val="22"/>
      <w:szCs w:val="26"/>
    </w:rPr>
  </w:style>
  <w:style w:type="paragraph" w:styleId="Heading3">
    <w:name w:val="heading 3"/>
    <w:basedOn w:val="Heading2"/>
    <w:next w:val="BodyText3"/>
    <w:link w:val="Heading3Char"/>
    <w:uiPriority w:val="99"/>
    <w:qFormat/>
    <w:rsid w:val="00E05F6D"/>
    <w:pPr>
      <w:numPr>
        <w:ilvl w:val="2"/>
      </w:numPr>
      <w:spacing w:before="0"/>
      <w:outlineLvl w:val="2"/>
    </w:pPr>
    <w:rPr>
      <w:rFonts w:eastAsia="Times New Roman" w:cs="Arial"/>
      <w:b w:val="0"/>
      <w:bCs/>
      <w:szCs w:val="2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E05F6D"/>
    <w:pPr>
      <w:numPr>
        <w:ilvl w:val="3"/>
      </w:numPr>
      <w:ind w:left="1620" w:hanging="900"/>
      <w:outlineLvl w:val="3"/>
    </w:pPr>
    <w:rPr>
      <w:rFonts w:eastAsiaTheme="majorEastAsia" w:cstheme="majorBidi"/>
      <w:bCs w:val="0"/>
      <w:iCs/>
    </w:rPr>
  </w:style>
  <w:style w:type="paragraph" w:styleId="Heading5">
    <w:name w:val="heading 5"/>
    <w:basedOn w:val="Heading4"/>
    <w:next w:val="Normal"/>
    <w:link w:val="Heading5Char"/>
    <w:uiPriority w:val="99"/>
    <w:qFormat/>
    <w:rsid w:val="00E05F6D"/>
    <w:pPr>
      <w:numPr>
        <w:ilvl w:val="4"/>
      </w:numPr>
      <w:outlineLvl w:val="4"/>
    </w:pPr>
    <w:rPr>
      <w:rFonts w:eastAsia="Times New Roman" w:cs="Arial"/>
      <w:bCs/>
    </w:rPr>
  </w:style>
  <w:style w:type="paragraph" w:styleId="Heading6">
    <w:name w:val="heading 6"/>
    <w:basedOn w:val="Heading5"/>
    <w:next w:val="Normal"/>
    <w:link w:val="Heading6Char"/>
    <w:uiPriority w:val="99"/>
    <w:qFormat/>
    <w:rsid w:val="00E05F6D"/>
    <w:pPr>
      <w:numPr>
        <w:ilvl w:val="5"/>
      </w:numPr>
      <w:outlineLvl w:val="5"/>
    </w:pPr>
    <w:rPr>
      <w:rFonts w:cs="Times New Roman"/>
      <w:bCs w:val="0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E05F6D"/>
    <w:pPr>
      <w:numPr>
        <w:ilvl w:val="6"/>
      </w:numPr>
      <w:outlineLvl w:val="6"/>
    </w:pPr>
    <w:rPr>
      <w:rFonts w:eastAsiaTheme="majorEastAsia" w:cstheme="majorBidi"/>
      <w:iCs w:val="0"/>
    </w:rPr>
  </w:style>
  <w:style w:type="paragraph" w:styleId="Heading8">
    <w:name w:val="heading 8"/>
    <w:basedOn w:val="Heading7"/>
    <w:next w:val="Normal"/>
    <w:link w:val="Heading8Char"/>
    <w:uiPriority w:val="9"/>
    <w:unhideWhenUsed/>
    <w:qFormat/>
    <w:rsid w:val="00E05F6D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uiPriority w:val="9"/>
    <w:unhideWhenUsed/>
    <w:qFormat/>
    <w:rsid w:val="00E05F6D"/>
    <w:pPr>
      <w:numPr>
        <w:ilvl w:val="8"/>
      </w:numPr>
      <w:outlineLvl w:val="8"/>
    </w:pPr>
    <w:rPr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672146"/>
    <w:rPr>
      <w:rFonts w:ascii="Calibri" w:eastAsia="Times New Roman" w:hAnsi="Calibri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5F6D"/>
    <w:rPr>
      <w:rFonts w:ascii="Calibri" w:eastAsiaTheme="majorEastAsia" w:hAnsi="Calibri" w:cstheme="majorBidi"/>
      <w:b/>
      <w:kern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E05F6D"/>
    <w:rPr>
      <w:rFonts w:ascii="Calibri" w:eastAsia="Times New Roman" w:hAnsi="Calibri" w:cs="Arial"/>
      <w:bCs/>
      <w:kern w:val="32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05F6D"/>
    <w:rPr>
      <w:rFonts w:ascii="Calibri" w:eastAsiaTheme="majorEastAsia" w:hAnsi="Calibri" w:cstheme="majorBidi"/>
      <w:iCs/>
      <w:kern w:val="32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rsid w:val="00E05F6D"/>
    <w:rPr>
      <w:rFonts w:ascii="Calibri" w:eastAsia="Times New Roman" w:hAnsi="Calibri" w:cs="Arial"/>
      <w:bCs/>
      <w:iCs/>
      <w:kern w:val="32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E05F6D"/>
    <w:rPr>
      <w:rFonts w:ascii="Calibri" w:eastAsia="Times New Roman" w:hAnsi="Calibri" w:cs="Times New Roman"/>
      <w:iCs/>
      <w:kern w:val="3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05F6D"/>
    <w:rPr>
      <w:rFonts w:ascii="Calibri" w:eastAsiaTheme="majorEastAsia" w:hAnsi="Calibri" w:cstheme="majorBidi"/>
      <w:kern w:val="3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E05F6D"/>
    <w:rPr>
      <w:rFonts w:ascii="Calibri" w:eastAsiaTheme="majorEastAsia" w:hAnsi="Calibri" w:cstheme="majorBidi"/>
      <w:kern w:val="3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05F6D"/>
    <w:rPr>
      <w:rFonts w:ascii="Calibri" w:eastAsiaTheme="majorEastAsia" w:hAnsi="Calibri" w:cstheme="majorBidi"/>
      <w:iCs/>
      <w:kern w:val="3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05F6D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731E5C"/>
    <w:rPr>
      <w:rFonts w:ascii="Calibri" w:eastAsia="Calibri" w:hAnsi="Calibri" w:cs="Calibri"/>
      <w:sz w:val="18"/>
    </w:rPr>
  </w:style>
  <w:style w:type="paragraph" w:styleId="Header">
    <w:name w:val="header"/>
    <w:basedOn w:val="Normal"/>
    <w:link w:val="HeaderChar"/>
    <w:uiPriority w:val="99"/>
    <w:rsid w:val="00E05F6D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E05F6D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rsid w:val="00731E5C"/>
    <w:pPr>
      <w:tabs>
        <w:tab w:val="right" w:pos="9360"/>
      </w:tabs>
    </w:pPr>
    <w:rPr>
      <w:rFonts w:ascii="Calibri" w:eastAsia="Calibri" w:hAnsi="Calibri" w:cs="Calibri"/>
      <w:sz w:val="18"/>
      <w:szCs w:val="22"/>
    </w:rPr>
  </w:style>
  <w:style w:type="character" w:customStyle="1" w:styleId="FooterChar1">
    <w:name w:val="Footer Char1"/>
    <w:basedOn w:val="DefaultParagraphFont"/>
    <w:uiPriority w:val="99"/>
    <w:semiHidden/>
    <w:rsid w:val="00E05F6D"/>
    <w:rPr>
      <w:rFonts w:ascii="Arial" w:eastAsia="Times New Roman" w:hAnsi="Arial" w:cs="Times New Roman"/>
      <w:sz w:val="24"/>
      <w:szCs w:val="20"/>
    </w:rPr>
  </w:style>
  <w:style w:type="table" w:styleId="TableGrid">
    <w:name w:val="Table Grid"/>
    <w:basedOn w:val="TableNormal"/>
    <w:uiPriority w:val="59"/>
    <w:rsid w:val="00E05F6D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pendixH1">
    <w:name w:val="Appendix H1"/>
    <w:basedOn w:val="Heading1"/>
    <w:next w:val="BodyText"/>
    <w:qFormat/>
    <w:rsid w:val="00E05F6D"/>
    <w:pPr>
      <w:pageBreakBefore/>
      <w:numPr>
        <w:numId w:val="1"/>
      </w:numPr>
    </w:pPr>
  </w:style>
  <w:style w:type="paragraph" w:styleId="BodyText">
    <w:name w:val="Body Text"/>
    <w:basedOn w:val="Normal"/>
    <w:link w:val="BodyTextChar"/>
    <w:uiPriority w:val="99"/>
    <w:unhideWhenUsed/>
    <w:rsid w:val="008341EE"/>
    <w:pPr>
      <w:spacing w:after="120"/>
    </w:pPr>
    <w:rPr>
      <w:rFonts w:ascii="Calibri" w:eastAsia="Calibri" w:hAnsi="Calibri" w:cs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8341EE"/>
    <w:rPr>
      <w:rFonts w:ascii="Calibri" w:eastAsia="Calibri" w:hAnsi="Calibri" w:cs="Calibri"/>
      <w:szCs w:val="20"/>
    </w:rPr>
  </w:style>
  <w:style w:type="paragraph" w:customStyle="1" w:styleId="AppendixH2">
    <w:name w:val="Appendix H2"/>
    <w:basedOn w:val="Heading2"/>
    <w:next w:val="BodyText"/>
    <w:qFormat/>
    <w:rsid w:val="00E05F6D"/>
    <w:pPr>
      <w:numPr>
        <w:numId w:val="1"/>
      </w:numPr>
    </w:pPr>
    <w:rPr>
      <w:b w:val="0"/>
      <w:bCs/>
      <w:szCs w:val="24"/>
    </w:rPr>
  </w:style>
  <w:style w:type="paragraph" w:customStyle="1" w:styleId="AppendixH3">
    <w:name w:val="Appendix H3"/>
    <w:basedOn w:val="Heading3"/>
    <w:next w:val="BodyText3"/>
    <w:qFormat/>
    <w:rsid w:val="00E05F6D"/>
    <w:pPr>
      <w:numPr>
        <w:numId w:val="1"/>
      </w:numPr>
    </w:pPr>
  </w:style>
  <w:style w:type="paragraph" w:customStyle="1" w:styleId="Requirement1">
    <w:name w:val="Requirement 1"/>
    <w:qFormat/>
    <w:rsid w:val="00672146"/>
    <w:pPr>
      <w:numPr>
        <w:numId w:val="3"/>
      </w:numPr>
      <w:tabs>
        <w:tab w:val="left" w:pos="900"/>
      </w:tabs>
      <w:spacing w:after="120"/>
      <w:ind w:left="900" w:hanging="900"/>
    </w:pPr>
    <w:rPr>
      <w:rFonts w:ascii="Calibri" w:eastAsia="Calibri" w:hAnsi="Calibri" w:cs="Calibri"/>
      <w:b/>
      <w:szCs w:val="20"/>
    </w:rPr>
  </w:style>
  <w:style w:type="paragraph" w:customStyle="1" w:styleId="Requirement2">
    <w:name w:val="Requirement 2"/>
    <w:basedOn w:val="Requirement1"/>
    <w:qFormat/>
    <w:rsid w:val="007A44AA"/>
    <w:pPr>
      <w:numPr>
        <w:ilvl w:val="1"/>
      </w:numPr>
      <w:ind w:left="900" w:hanging="900"/>
    </w:pPr>
    <w:rPr>
      <w:b w:val="0"/>
    </w:rPr>
  </w:style>
  <w:style w:type="paragraph" w:customStyle="1" w:styleId="Requirement3">
    <w:name w:val="Requirement 3"/>
    <w:basedOn w:val="Requirement2"/>
    <w:qFormat/>
    <w:rsid w:val="00672146"/>
    <w:pPr>
      <w:numPr>
        <w:ilvl w:val="2"/>
      </w:numPr>
      <w:tabs>
        <w:tab w:val="clear" w:pos="900"/>
        <w:tab w:val="left" w:pos="1800"/>
      </w:tabs>
      <w:ind w:left="1800" w:hanging="900"/>
    </w:pPr>
  </w:style>
  <w:style w:type="paragraph" w:customStyle="1" w:styleId="Requirement4">
    <w:name w:val="Requirement 4"/>
    <w:basedOn w:val="Requirement3"/>
    <w:qFormat/>
    <w:rsid w:val="00E05F6D"/>
    <w:pPr>
      <w:numPr>
        <w:ilvl w:val="3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E05F6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05F6D"/>
    <w:rPr>
      <w:rFonts w:ascii="Arial" w:eastAsia="Times New Roman" w:hAnsi="Arial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05F6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05F6D"/>
    <w:rPr>
      <w:rFonts w:ascii="Arial" w:eastAsia="Times New Roman" w:hAnsi="Arial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5F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F6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qFormat/>
    <w:rsid w:val="00E05F6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TableContents">
    <w:name w:val="Table Contents"/>
    <w:basedOn w:val="Normal"/>
    <w:rsid w:val="00E05F6D"/>
    <w:pPr>
      <w:suppressLineNumbers/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E25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25FE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25FE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25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25FE"/>
    <w:rPr>
      <w:rFonts w:ascii="Arial" w:eastAsia="Times New Roman" w:hAnsi="Arial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C4E6D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146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next w:val="BodyText"/>
    <w:link w:val="Heading1Char"/>
    <w:uiPriority w:val="99"/>
    <w:qFormat/>
    <w:rsid w:val="00672146"/>
    <w:pPr>
      <w:keepNext/>
      <w:numPr>
        <w:numId w:val="2"/>
      </w:numPr>
      <w:spacing w:before="360" w:after="120" w:line="240" w:lineRule="auto"/>
      <w:contextualSpacing/>
      <w:outlineLvl w:val="0"/>
    </w:pPr>
    <w:rPr>
      <w:rFonts w:ascii="Calibri" w:eastAsia="Times New Roman" w:hAnsi="Calibri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2"/>
    <w:link w:val="Heading2Char"/>
    <w:uiPriority w:val="9"/>
    <w:unhideWhenUsed/>
    <w:qFormat/>
    <w:rsid w:val="00E05F6D"/>
    <w:pPr>
      <w:keepNext w:val="0"/>
      <w:numPr>
        <w:ilvl w:val="1"/>
      </w:numPr>
      <w:spacing w:before="240"/>
      <w:contextualSpacing w:val="0"/>
      <w:outlineLvl w:val="1"/>
    </w:pPr>
    <w:rPr>
      <w:rFonts w:eastAsiaTheme="majorEastAsia" w:cstheme="majorBidi"/>
      <w:bCs w:val="0"/>
      <w:sz w:val="22"/>
      <w:szCs w:val="26"/>
    </w:rPr>
  </w:style>
  <w:style w:type="paragraph" w:styleId="Heading3">
    <w:name w:val="heading 3"/>
    <w:basedOn w:val="Heading2"/>
    <w:next w:val="BodyText3"/>
    <w:link w:val="Heading3Char"/>
    <w:uiPriority w:val="99"/>
    <w:qFormat/>
    <w:rsid w:val="00E05F6D"/>
    <w:pPr>
      <w:numPr>
        <w:ilvl w:val="2"/>
      </w:numPr>
      <w:spacing w:before="0"/>
      <w:outlineLvl w:val="2"/>
    </w:pPr>
    <w:rPr>
      <w:rFonts w:eastAsia="Times New Roman" w:cs="Arial"/>
      <w:b w:val="0"/>
      <w:bCs/>
      <w:szCs w:val="2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E05F6D"/>
    <w:pPr>
      <w:numPr>
        <w:ilvl w:val="3"/>
      </w:numPr>
      <w:ind w:left="1620" w:hanging="900"/>
      <w:outlineLvl w:val="3"/>
    </w:pPr>
    <w:rPr>
      <w:rFonts w:eastAsiaTheme="majorEastAsia" w:cstheme="majorBidi"/>
      <w:bCs w:val="0"/>
      <w:iCs/>
    </w:rPr>
  </w:style>
  <w:style w:type="paragraph" w:styleId="Heading5">
    <w:name w:val="heading 5"/>
    <w:basedOn w:val="Heading4"/>
    <w:next w:val="Normal"/>
    <w:link w:val="Heading5Char"/>
    <w:uiPriority w:val="99"/>
    <w:qFormat/>
    <w:rsid w:val="00E05F6D"/>
    <w:pPr>
      <w:numPr>
        <w:ilvl w:val="4"/>
      </w:numPr>
      <w:outlineLvl w:val="4"/>
    </w:pPr>
    <w:rPr>
      <w:rFonts w:eastAsia="Times New Roman" w:cs="Arial"/>
      <w:bCs/>
    </w:rPr>
  </w:style>
  <w:style w:type="paragraph" w:styleId="Heading6">
    <w:name w:val="heading 6"/>
    <w:basedOn w:val="Heading5"/>
    <w:next w:val="Normal"/>
    <w:link w:val="Heading6Char"/>
    <w:uiPriority w:val="99"/>
    <w:qFormat/>
    <w:rsid w:val="00E05F6D"/>
    <w:pPr>
      <w:numPr>
        <w:ilvl w:val="5"/>
      </w:numPr>
      <w:outlineLvl w:val="5"/>
    </w:pPr>
    <w:rPr>
      <w:rFonts w:cs="Times New Roman"/>
      <w:bCs w:val="0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E05F6D"/>
    <w:pPr>
      <w:numPr>
        <w:ilvl w:val="6"/>
      </w:numPr>
      <w:outlineLvl w:val="6"/>
    </w:pPr>
    <w:rPr>
      <w:rFonts w:eastAsiaTheme="majorEastAsia" w:cstheme="majorBidi"/>
      <w:iCs w:val="0"/>
    </w:rPr>
  </w:style>
  <w:style w:type="paragraph" w:styleId="Heading8">
    <w:name w:val="heading 8"/>
    <w:basedOn w:val="Heading7"/>
    <w:next w:val="Normal"/>
    <w:link w:val="Heading8Char"/>
    <w:uiPriority w:val="9"/>
    <w:unhideWhenUsed/>
    <w:qFormat/>
    <w:rsid w:val="00E05F6D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uiPriority w:val="9"/>
    <w:unhideWhenUsed/>
    <w:qFormat/>
    <w:rsid w:val="00E05F6D"/>
    <w:pPr>
      <w:numPr>
        <w:ilvl w:val="8"/>
      </w:numPr>
      <w:outlineLvl w:val="8"/>
    </w:pPr>
    <w:rPr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672146"/>
    <w:rPr>
      <w:rFonts w:ascii="Calibri" w:eastAsia="Times New Roman" w:hAnsi="Calibri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5F6D"/>
    <w:rPr>
      <w:rFonts w:ascii="Calibri" w:eastAsiaTheme="majorEastAsia" w:hAnsi="Calibri" w:cstheme="majorBidi"/>
      <w:b/>
      <w:kern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E05F6D"/>
    <w:rPr>
      <w:rFonts w:ascii="Calibri" w:eastAsia="Times New Roman" w:hAnsi="Calibri" w:cs="Arial"/>
      <w:bCs/>
      <w:kern w:val="32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05F6D"/>
    <w:rPr>
      <w:rFonts w:ascii="Calibri" w:eastAsiaTheme="majorEastAsia" w:hAnsi="Calibri" w:cstheme="majorBidi"/>
      <w:iCs/>
      <w:kern w:val="32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rsid w:val="00E05F6D"/>
    <w:rPr>
      <w:rFonts w:ascii="Calibri" w:eastAsia="Times New Roman" w:hAnsi="Calibri" w:cs="Arial"/>
      <w:bCs/>
      <w:iCs/>
      <w:kern w:val="32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E05F6D"/>
    <w:rPr>
      <w:rFonts w:ascii="Calibri" w:eastAsia="Times New Roman" w:hAnsi="Calibri" w:cs="Times New Roman"/>
      <w:iCs/>
      <w:kern w:val="3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05F6D"/>
    <w:rPr>
      <w:rFonts w:ascii="Calibri" w:eastAsiaTheme="majorEastAsia" w:hAnsi="Calibri" w:cstheme="majorBidi"/>
      <w:kern w:val="3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E05F6D"/>
    <w:rPr>
      <w:rFonts w:ascii="Calibri" w:eastAsiaTheme="majorEastAsia" w:hAnsi="Calibri" w:cstheme="majorBidi"/>
      <w:kern w:val="3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05F6D"/>
    <w:rPr>
      <w:rFonts w:ascii="Calibri" w:eastAsiaTheme="majorEastAsia" w:hAnsi="Calibri" w:cstheme="majorBidi"/>
      <w:iCs/>
      <w:kern w:val="3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05F6D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731E5C"/>
    <w:rPr>
      <w:rFonts w:ascii="Calibri" w:eastAsia="Calibri" w:hAnsi="Calibri" w:cs="Calibri"/>
      <w:sz w:val="18"/>
    </w:rPr>
  </w:style>
  <w:style w:type="paragraph" w:styleId="Header">
    <w:name w:val="header"/>
    <w:basedOn w:val="Normal"/>
    <w:link w:val="HeaderChar"/>
    <w:uiPriority w:val="99"/>
    <w:rsid w:val="00E05F6D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E05F6D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rsid w:val="00731E5C"/>
    <w:pPr>
      <w:tabs>
        <w:tab w:val="right" w:pos="9360"/>
      </w:tabs>
    </w:pPr>
    <w:rPr>
      <w:rFonts w:ascii="Calibri" w:eastAsia="Calibri" w:hAnsi="Calibri" w:cs="Calibri"/>
      <w:sz w:val="18"/>
      <w:szCs w:val="22"/>
    </w:rPr>
  </w:style>
  <w:style w:type="character" w:customStyle="1" w:styleId="FooterChar1">
    <w:name w:val="Footer Char1"/>
    <w:basedOn w:val="DefaultParagraphFont"/>
    <w:uiPriority w:val="99"/>
    <w:semiHidden/>
    <w:rsid w:val="00E05F6D"/>
    <w:rPr>
      <w:rFonts w:ascii="Arial" w:eastAsia="Times New Roman" w:hAnsi="Arial" w:cs="Times New Roman"/>
      <w:sz w:val="24"/>
      <w:szCs w:val="20"/>
    </w:rPr>
  </w:style>
  <w:style w:type="table" w:styleId="TableGrid">
    <w:name w:val="Table Grid"/>
    <w:basedOn w:val="TableNormal"/>
    <w:uiPriority w:val="59"/>
    <w:rsid w:val="00E05F6D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pendixH1">
    <w:name w:val="Appendix H1"/>
    <w:basedOn w:val="Heading1"/>
    <w:next w:val="BodyText"/>
    <w:qFormat/>
    <w:rsid w:val="00E05F6D"/>
    <w:pPr>
      <w:pageBreakBefore/>
      <w:numPr>
        <w:numId w:val="1"/>
      </w:numPr>
    </w:pPr>
  </w:style>
  <w:style w:type="paragraph" w:styleId="BodyText">
    <w:name w:val="Body Text"/>
    <w:basedOn w:val="Normal"/>
    <w:link w:val="BodyTextChar"/>
    <w:uiPriority w:val="99"/>
    <w:unhideWhenUsed/>
    <w:rsid w:val="008341EE"/>
    <w:pPr>
      <w:spacing w:after="120"/>
    </w:pPr>
    <w:rPr>
      <w:rFonts w:ascii="Calibri" w:eastAsia="Calibri" w:hAnsi="Calibri" w:cs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8341EE"/>
    <w:rPr>
      <w:rFonts w:ascii="Calibri" w:eastAsia="Calibri" w:hAnsi="Calibri" w:cs="Calibri"/>
      <w:szCs w:val="20"/>
    </w:rPr>
  </w:style>
  <w:style w:type="paragraph" w:customStyle="1" w:styleId="AppendixH2">
    <w:name w:val="Appendix H2"/>
    <w:basedOn w:val="Heading2"/>
    <w:next w:val="BodyText"/>
    <w:qFormat/>
    <w:rsid w:val="00E05F6D"/>
    <w:pPr>
      <w:numPr>
        <w:numId w:val="1"/>
      </w:numPr>
    </w:pPr>
    <w:rPr>
      <w:b w:val="0"/>
      <w:bCs/>
      <w:szCs w:val="24"/>
    </w:rPr>
  </w:style>
  <w:style w:type="paragraph" w:customStyle="1" w:styleId="AppendixH3">
    <w:name w:val="Appendix H3"/>
    <w:basedOn w:val="Heading3"/>
    <w:next w:val="BodyText3"/>
    <w:qFormat/>
    <w:rsid w:val="00E05F6D"/>
    <w:pPr>
      <w:numPr>
        <w:numId w:val="1"/>
      </w:numPr>
    </w:pPr>
  </w:style>
  <w:style w:type="paragraph" w:customStyle="1" w:styleId="Requirement1">
    <w:name w:val="Requirement 1"/>
    <w:qFormat/>
    <w:rsid w:val="00672146"/>
    <w:pPr>
      <w:numPr>
        <w:numId w:val="3"/>
      </w:numPr>
      <w:tabs>
        <w:tab w:val="left" w:pos="900"/>
      </w:tabs>
      <w:spacing w:after="120"/>
      <w:ind w:left="900" w:hanging="900"/>
    </w:pPr>
    <w:rPr>
      <w:rFonts w:ascii="Calibri" w:eastAsia="Calibri" w:hAnsi="Calibri" w:cs="Calibri"/>
      <w:b/>
      <w:szCs w:val="20"/>
    </w:rPr>
  </w:style>
  <w:style w:type="paragraph" w:customStyle="1" w:styleId="Requirement2">
    <w:name w:val="Requirement 2"/>
    <w:basedOn w:val="Requirement1"/>
    <w:qFormat/>
    <w:rsid w:val="007A44AA"/>
    <w:pPr>
      <w:numPr>
        <w:ilvl w:val="1"/>
      </w:numPr>
      <w:ind w:left="900" w:hanging="900"/>
    </w:pPr>
    <w:rPr>
      <w:b w:val="0"/>
    </w:rPr>
  </w:style>
  <w:style w:type="paragraph" w:customStyle="1" w:styleId="Requirement3">
    <w:name w:val="Requirement 3"/>
    <w:basedOn w:val="Requirement2"/>
    <w:qFormat/>
    <w:rsid w:val="00672146"/>
    <w:pPr>
      <w:numPr>
        <w:ilvl w:val="2"/>
      </w:numPr>
      <w:tabs>
        <w:tab w:val="clear" w:pos="900"/>
        <w:tab w:val="left" w:pos="1800"/>
      </w:tabs>
      <w:ind w:left="1800" w:hanging="900"/>
    </w:pPr>
  </w:style>
  <w:style w:type="paragraph" w:customStyle="1" w:styleId="Requirement4">
    <w:name w:val="Requirement 4"/>
    <w:basedOn w:val="Requirement3"/>
    <w:qFormat/>
    <w:rsid w:val="00E05F6D"/>
    <w:pPr>
      <w:numPr>
        <w:ilvl w:val="3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E05F6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05F6D"/>
    <w:rPr>
      <w:rFonts w:ascii="Arial" w:eastAsia="Times New Roman" w:hAnsi="Arial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05F6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05F6D"/>
    <w:rPr>
      <w:rFonts w:ascii="Arial" w:eastAsia="Times New Roman" w:hAnsi="Arial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5F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F6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qFormat/>
    <w:rsid w:val="00E05F6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TableContents">
    <w:name w:val="Table Contents"/>
    <w:basedOn w:val="Normal"/>
    <w:rsid w:val="00E05F6D"/>
    <w:pPr>
      <w:suppressLineNumbers/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E25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25FE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25FE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25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25FE"/>
    <w:rPr>
      <w:rFonts w:ascii="Arial" w:eastAsia="Times New Roman" w:hAnsi="Arial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C4E6D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89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A59F3-A9DA-4ED3-B9AB-CA9094A86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62E6CEE3.dotm</Template>
  <TotalTime>1117</TotalTime>
  <Pages>7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Cullinan</dc:creator>
  <cp:lastModifiedBy>Brian Cullinan</cp:lastModifiedBy>
  <cp:revision>25</cp:revision>
  <cp:lastPrinted>2013-04-04T15:27:00Z</cp:lastPrinted>
  <dcterms:created xsi:type="dcterms:W3CDTF">2013-04-17T22:28:00Z</dcterms:created>
  <dcterms:modified xsi:type="dcterms:W3CDTF">2013-05-09T18:05:00Z</dcterms:modified>
</cp:coreProperties>
</file>