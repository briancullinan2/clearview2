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4A745C" w14:textId="1BE60F55" w:rsidR="00EB7D3E" w:rsidRDefault="00EB7D3E" w:rsidP="00EB7D3E">
      <w:pPr>
        <w:pStyle w:val="BodyText"/>
      </w:pPr>
      <w:r>
        <w:rPr>
          <w:b/>
          <w:u w:val="single"/>
        </w:rPr>
        <w:t>ORIGINATOR</w:t>
      </w:r>
      <w:r>
        <w:t>:</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2976"/>
        <w:gridCol w:w="3239"/>
        <w:gridCol w:w="1280"/>
      </w:tblGrid>
      <w:tr w:rsidR="00EB7D3E" w:rsidRPr="00246CB2" w14:paraId="1C71F60E" w14:textId="77777777" w:rsidTr="007B2005">
        <w:trPr>
          <w:trHeight w:val="149"/>
        </w:trPr>
        <w:tc>
          <w:tcPr>
            <w:tcW w:w="996" w:type="pct"/>
            <w:tcBorders>
              <w:top w:val="single" w:sz="4" w:space="0" w:color="auto"/>
              <w:left w:val="single" w:sz="4" w:space="0" w:color="auto"/>
              <w:bottom w:val="single" w:sz="4" w:space="0" w:color="auto"/>
              <w:right w:val="single" w:sz="4" w:space="0" w:color="auto"/>
            </w:tcBorders>
            <w:shd w:val="clear" w:color="auto" w:fill="BFBFBF"/>
            <w:hideMark/>
          </w:tcPr>
          <w:p w14:paraId="2D5EE708" w14:textId="77777777" w:rsidR="00EB7D3E" w:rsidRPr="00246CB2" w:rsidRDefault="00EB7D3E" w:rsidP="00C71902">
            <w:pPr>
              <w:pStyle w:val="BodyText"/>
              <w:rPr>
                <w:b/>
              </w:rPr>
            </w:pPr>
            <w:r w:rsidRPr="00246CB2">
              <w:rPr>
                <w:b/>
              </w:rPr>
              <w:t xml:space="preserve">Name </w:t>
            </w:r>
          </w:p>
        </w:tc>
        <w:tc>
          <w:tcPr>
            <w:tcW w:w="1590" w:type="pct"/>
            <w:tcBorders>
              <w:top w:val="single" w:sz="4" w:space="0" w:color="auto"/>
              <w:left w:val="single" w:sz="4" w:space="0" w:color="auto"/>
              <w:bottom w:val="single" w:sz="4" w:space="0" w:color="auto"/>
              <w:right w:val="single" w:sz="4" w:space="0" w:color="auto"/>
            </w:tcBorders>
            <w:shd w:val="clear" w:color="auto" w:fill="C0C0C0"/>
            <w:hideMark/>
          </w:tcPr>
          <w:p w14:paraId="2CD1F041" w14:textId="77777777" w:rsidR="00EB7D3E" w:rsidRPr="00246CB2" w:rsidRDefault="00EB7D3E" w:rsidP="00C71902">
            <w:pPr>
              <w:pStyle w:val="BodyText"/>
              <w:rPr>
                <w:b/>
              </w:rPr>
            </w:pPr>
            <w:r>
              <w:rPr>
                <w:b/>
              </w:rPr>
              <w:t>Job Title</w:t>
            </w:r>
          </w:p>
        </w:tc>
        <w:tc>
          <w:tcPr>
            <w:tcW w:w="1730" w:type="pct"/>
            <w:tcBorders>
              <w:top w:val="single" w:sz="4" w:space="0" w:color="auto"/>
              <w:left w:val="single" w:sz="4" w:space="0" w:color="auto"/>
              <w:bottom w:val="single" w:sz="4" w:space="0" w:color="auto"/>
              <w:right w:val="single" w:sz="4" w:space="0" w:color="auto"/>
            </w:tcBorders>
            <w:shd w:val="clear" w:color="auto" w:fill="C0C0C0"/>
            <w:hideMark/>
          </w:tcPr>
          <w:p w14:paraId="0CFAB8FF" w14:textId="77777777" w:rsidR="00EB7D3E" w:rsidRPr="00246CB2" w:rsidRDefault="00EB7D3E" w:rsidP="00C71902">
            <w:pPr>
              <w:pStyle w:val="BodyText"/>
              <w:rPr>
                <w:b/>
              </w:rPr>
            </w:pPr>
            <w:r w:rsidRPr="00246CB2">
              <w:rPr>
                <w:b/>
              </w:rPr>
              <w:t>Signature</w:t>
            </w:r>
          </w:p>
        </w:tc>
        <w:tc>
          <w:tcPr>
            <w:tcW w:w="684" w:type="pct"/>
            <w:tcBorders>
              <w:top w:val="single" w:sz="4" w:space="0" w:color="auto"/>
              <w:left w:val="single" w:sz="4" w:space="0" w:color="auto"/>
              <w:bottom w:val="single" w:sz="4" w:space="0" w:color="auto"/>
              <w:right w:val="single" w:sz="4" w:space="0" w:color="auto"/>
            </w:tcBorders>
            <w:shd w:val="clear" w:color="auto" w:fill="C0C0C0"/>
            <w:hideMark/>
          </w:tcPr>
          <w:p w14:paraId="0997B7C7" w14:textId="77777777" w:rsidR="00EB7D3E" w:rsidRPr="00246CB2" w:rsidRDefault="00EB7D3E" w:rsidP="00C71902">
            <w:pPr>
              <w:pStyle w:val="BodyText"/>
              <w:rPr>
                <w:b/>
              </w:rPr>
            </w:pPr>
            <w:r w:rsidRPr="00246CB2">
              <w:rPr>
                <w:b/>
              </w:rPr>
              <w:t>Date</w:t>
            </w:r>
          </w:p>
        </w:tc>
      </w:tr>
      <w:tr w:rsidR="00EB7D3E" w14:paraId="053DF7C4" w14:textId="77777777" w:rsidTr="007B2005">
        <w:trPr>
          <w:trHeight w:val="864"/>
        </w:trPr>
        <w:tc>
          <w:tcPr>
            <w:tcW w:w="996" w:type="pct"/>
            <w:tcBorders>
              <w:top w:val="single" w:sz="4" w:space="0" w:color="auto"/>
              <w:left w:val="single" w:sz="4" w:space="0" w:color="auto"/>
              <w:bottom w:val="single" w:sz="4" w:space="0" w:color="auto"/>
              <w:right w:val="single" w:sz="4" w:space="0" w:color="auto"/>
            </w:tcBorders>
            <w:vAlign w:val="center"/>
            <w:hideMark/>
          </w:tcPr>
          <w:p w14:paraId="5AF949BB" w14:textId="77777777" w:rsidR="00EB7D3E" w:rsidRDefault="00EB7D3E" w:rsidP="00C71902">
            <w:pPr>
              <w:pStyle w:val="BodyText"/>
            </w:pPr>
            <w:r>
              <w:t>Brian Cullinan</w:t>
            </w:r>
          </w:p>
        </w:tc>
        <w:tc>
          <w:tcPr>
            <w:tcW w:w="1590" w:type="pct"/>
            <w:tcBorders>
              <w:top w:val="single" w:sz="4" w:space="0" w:color="auto"/>
              <w:left w:val="single" w:sz="4" w:space="0" w:color="auto"/>
              <w:bottom w:val="single" w:sz="4" w:space="0" w:color="auto"/>
              <w:right w:val="single" w:sz="4" w:space="0" w:color="auto"/>
            </w:tcBorders>
            <w:vAlign w:val="center"/>
            <w:hideMark/>
          </w:tcPr>
          <w:p w14:paraId="288E7230" w14:textId="77777777" w:rsidR="00EB7D3E" w:rsidRDefault="00EB7D3E" w:rsidP="00C71902">
            <w:pPr>
              <w:pStyle w:val="BodyText"/>
            </w:pPr>
            <w:r>
              <w:t>Software Developer</w:t>
            </w:r>
          </w:p>
        </w:tc>
        <w:tc>
          <w:tcPr>
            <w:tcW w:w="1730" w:type="pct"/>
            <w:tcBorders>
              <w:top w:val="single" w:sz="4" w:space="0" w:color="auto"/>
              <w:left w:val="single" w:sz="4" w:space="0" w:color="auto"/>
              <w:bottom w:val="single" w:sz="4" w:space="0" w:color="auto"/>
              <w:right w:val="single" w:sz="4" w:space="0" w:color="auto"/>
            </w:tcBorders>
            <w:vAlign w:val="center"/>
          </w:tcPr>
          <w:p w14:paraId="7BBF5A73" w14:textId="77777777" w:rsidR="00EB7D3E" w:rsidRDefault="00EB7D3E" w:rsidP="00C71902">
            <w:pPr>
              <w:pStyle w:val="BodyText"/>
              <w:rPr>
                <w:b/>
              </w:rPr>
            </w:pPr>
          </w:p>
        </w:tc>
        <w:tc>
          <w:tcPr>
            <w:tcW w:w="684" w:type="pct"/>
            <w:tcBorders>
              <w:top w:val="single" w:sz="4" w:space="0" w:color="auto"/>
              <w:left w:val="single" w:sz="4" w:space="0" w:color="auto"/>
              <w:bottom w:val="single" w:sz="4" w:space="0" w:color="auto"/>
              <w:right w:val="single" w:sz="4" w:space="0" w:color="auto"/>
            </w:tcBorders>
            <w:vAlign w:val="center"/>
          </w:tcPr>
          <w:p w14:paraId="76FDE4C3" w14:textId="77777777" w:rsidR="00EB7D3E" w:rsidRDefault="00EB7D3E" w:rsidP="00C71902">
            <w:pPr>
              <w:pStyle w:val="BodyText"/>
              <w:rPr>
                <w:b/>
              </w:rPr>
            </w:pPr>
          </w:p>
        </w:tc>
      </w:tr>
    </w:tbl>
    <w:p w14:paraId="3556D579" w14:textId="77777777" w:rsidR="00EB7D3E" w:rsidRDefault="00EB7D3E" w:rsidP="00EB7D3E">
      <w:pPr>
        <w:pStyle w:val="BodyText"/>
        <w:rPr>
          <w:b/>
          <w:u w:val="single"/>
        </w:rPr>
      </w:pPr>
      <w:bookmarkStart w:id="0" w:name="_Toc32798431"/>
    </w:p>
    <w:p w14:paraId="5F48506E" w14:textId="63E6E3CD" w:rsidR="00EB7D3E" w:rsidRDefault="00EB7D3E" w:rsidP="00EB7D3E">
      <w:pPr>
        <w:pStyle w:val="BodyText"/>
      </w:pPr>
      <w:r>
        <w:rPr>
          <w:b/>
          <w:u w:val="single"/>
        </w:rPr>
        <w:t>APPROVALS</w:t>
      </w:r>
      <w:r>
        <w:t>:</w:t>
      </w:r>
      <w:bookmarkEnd w:id="0"/>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2988"/>
        <w:gridCol w:w="3225"/>
        <w:gridCol w:w="1288"/>
      </w:tblGrid>
      <w:tr w:rsidR="00EB7D3E" w:rsidRPr="00246CB2" w14:paraId="6C3E8E4D" w14:textId="77777777" w:rsidTr="00690F40">
        <w:trPr>
          <w:trHeight w:val="231"/>
        </w:trPr>
        <w:tc>
          <w:tcPr>
            <w:tcW w:w="993" w:type="pct"/>
            <w:tcBorders>
              <w:top w:val="single" w:sz="4" w:space="0" w:color="auto"/>
              <w:left w:val="single" w:sz="4" w:space="0" w:color="auto"/>
              <w:bottom w:val="single" w:sz="4" w:space="0" w:color="auto"/>
              <w:right w:val="single" w:sz="4" w:space="0" w:color="auto"/>
            </w:tcBorders>
            <w:shd w:val="clear" w:color="auto" w:fill="C0C0C0"/>
            <w:vAlign w:val="center"/>
            <w:hideMark/>
          </w:tcPr>
          <w:p w14:paraId="7442851E" w14:textId="77777777" w:rsidR="00EB7D3E" w:rsidRPr="00246CB2" w:rsidRDefault="00EB7D3E" w:rsidP="00C71902">
            <w:pPr>
              <w:pStyle w:val="BodyText"/>
              <w:rPr>
                <w:b/>
              </w:rPr>
            </w:pPr>
            <w:r w:rsidRPr="00246CB2">
              <w:rPr>
                <w:b/>
              </w:rPr>
              <w:t xml:space="preserve">Name </w:t>
            </w:r>
          </w:p>
        </w:tc>
        <w:tc>
          <w:tcPr>
            <w:tcW w:w="1596" w:type="pct"/>
            <w:tcBorders>
              <w:top w:val="single" w:sz="4" w:space="0" w:color="auto"/>
              <w:left w:val="single" w:sz="4" w:space="0" w:color="auto"/>
              <w:bottom w:val="single" w:sz="4" w:space="0" w:color="auto"/>
              <w:right w:val="single" w:sz="4" w:space="0" w:color="auto"/>
            </w:tcBorders>
            <w:shd w:val="clear" w:color="auto" w:fill="C0C0C0"/>
            <w:vAlign w:val="center"/>
            <w:hideMark/>
          </w:tcPr>
          <w:p w14:paraId="36F9C516" w14:textId="77777777" w:rsidR="00EB7D3E" w:rsidRPr="00246CB2" w:rsidRDefault="00EB7D3E" w:rsidP="00C71902">
            <w:pPr>
              <w:pStyle w:val="BodyText"/>
              <w:rPr>
                <w:b/>
              </w:rPr>
            </w:pPr>
            <w:r w:rsidRPr="00246CB2">
              <w:rPr>
                <w:b/>
              </w:rPr>
              <w:t>Job Title</w:t>
            </w:r>
          </w:p>
        </w:tc>
        <w:tc>
          <w:tcPr>
            <w:tcW w:w="1723" w:type="pct"/>
            <w:tcBorders>
              <w:top w:val="single" w:sz="4" w:space="0" w:color="auto"/>
              <w:left w:val="single" w:sz="4" w:space="0" w:color="auto"/>
              <w:bottom w:val="single" w:sz="4" w:space="0" w:color="auto"/>
              <w:right w:val="single" w:sz="4" w:space="0" w:color="auto"/>
            </w:tcBorders>
            <w:shd w:val="clear" w:color="auto" w:fill="C0C0C0"/>
            <w:vAlign w:val="center"/>
            <w:hideMark/>
          </w:tcPr>
          <w:p w14:paraId="270ABA21" w14:textId="77777777" w:rsidR="00EB7D3E" w:rsidRPr="00246CB2" w:rsidRDefault="00EB7D3E" w:rsidP="00C71902">
            <w:pPr>
              <w:pStyle w:val="BodyText"/>
              <w:rPr>
                <w:b/>
              </w:rPr>
            </w:pPr>
            <w:r w:rsidRPr="00246CB2">
              <w:rPr>
                <w:b/>
              </w:rPr>
              <w:t>Signature</w:t>
            </w:r>
          </w:p>
        </w:tc>
        <w:tc>
          <w:tcPr>
            <w:tcW w:w="688" w:type="pct"/>
            <w:tcBorders>
              <w:top w:val="single" w:sz="4" w:space="0" w:color="auto"/>
              <w:left w:val="single" w:sz="4" w:space="0" w:color="auto"/>
              <w:bottom w:val="single" w:sz="4" w:space="0" w:color="auto"/>
              <w:right w:val="single" w:sz="4" w:space="0" w:color="auto"/>
            </w:tcBorders>
            <w:shd w:val="clear" w:color="auto" w:fill="C0C0C0"/>
            <w:vAlign w:val="center"/>
            <w:hideMark/>
          </w:tcPr>
          <w:p w14:paraId="6193555C" w14:textId="77777777" w:rsidR="00EB7D3E" w:rsidRPr="00246CB2" w:rsidRDefault="00EB7D3E" w:rsidP="00C71902">
            <w:pPr>
              <w:pStyle w:val="BodyText"/>
              <w:rPr>
                <w:b/>
              </w:rPr>
            </w:pPr>
            <w:r w:rsidRPr="00246CB2">
              <w:rPr>
                <w:b/>
              </w:rPr>
              <w:t>Date</w:t>
            </w:r>
          </w:p>
        </w:tc>
      </w:tr>
      <w:tr w:rsidR="00EB7D3E" w14:paraId="4A6EA07F" w14:textId="77777777" w:rsidTr="00690F40">
        <w:trPr>
          <w:trHeight w:val="864"/>
        </w:trPr>
        <w:tc>
          <w:tcPr>
            <w:tcW w:w="993" w:type="pct"/>
            <w:tcBorders>
              <w:top w:val="single" w:sz="4" w:space="0" w:color="auto"/>
              <w:left w:val="single" w:sz="4" w:space="0" w:color="auto"/>
              <w:bottom w:val="single" w:sz="4" w:space="0" w:color="auto"/>
              <w:right w:val="single" w:sz="4" w:space="0" w:color="auto"/>
            </w:tcBorders>
            <w:vAlign w:val="center"/>
            <w:hideMark/>
          </w:tcPr>
          <w:p w14:paraId="36E5FEAF" w14:textId="77777777" w:rsidR="00EB7D3E" w:rsidRDefault="00EB7D3E" w:rsidP="00C71902">
            <w:pPr>
              <w:pStyle w:val="BodyText"/>
            </w:pPr>
            <w:r>
              <w:t>Nancy Rizzo</w:t>
            </w:r>
          </w:p>
        </w:tc>
        <w:tc>
          <w:tcPr>
            <w:tcW w:w="1596" w:type="pct"/>
            <w:tcBorders>
              <w:top w:val="single" w:sz="4" w:space="0" w:color="auto"/>
              <w:left w:val="single" w:sz="4" w:space="0" w:color="auto"/>
              <w:bottom w:val="single" w:sz="4" w:space="0" w:color="auto"/>
              <w:right w:val="single" w:sz="4" w:space="0" w:color="auto"/>
            </w:tcBorders>
            <w:vAlign w:val="center"/>
            <w:hideMark/>
          </w:tcPr>
          <w:p w14:paraId="306849D4" w14:textId="011F6CA0" w:rsidR="00EB7D3E" w:rsidRDefault="00EB7D3E" w:rsidP="004D4DB4">
            <w:pPr>
              <w:pStyle w:val="BodyText"/>
            </w:pPr>
            <w:r>
              <w:t xml:space="preserve">Founder, </w:t>
            </w:r>
            <w:del w:id="1" w:author="Jan Ayres" w:date="2013-05-07T17:08:00Z">
              <w:r w:rsidDel="004D4DB4">
                <w:delText>CEO</w:delText>
              </w:r>
            </w:del>
            <w:ins w:id="2" w:author="Jan Ayres" w:date="2013-05-07T17:08:00Z">
              <w:r w:rsidR="004D4DB4">
                <w:t>President and CTO</w:t>
              </w:r>
            </w:ins>
          </w:p>
        </w:tc>
        <w:tc>
          <w:tcPr>
            <w:tcW w:w="1723" w:type="pct"/>
            <w:tcBorders>
              <w:top w:val="single" w:sz="4" w:space="0" w:color="auto"/>
              <w:left w:val="single" w:sz="4" w:space="0" w:color="auto"/>
              <w:bottom w:val="single" w:sz="4" w:space="0" w:color="auto"/>
              <w:right w:val="single" w:sz="4" w:space="0" w:color="auto"/>
            </w:tcBorders>
            <w:vAlign w:val="center"/>
          </w:tcPr>
          <w:p w14:paraId="2BE52415" w14:textId="77777777" w:rsidR="00EB7D3E" w:rsidRDefault="00EB7D3E" w:rsidP="00C71902">
            <w:pPr>
              <w:pStyle w:val="BodyText"/>
              <w:rPr>
                <w:b/>
              </w:rPr>
            </w:pPr>
          </w:p>
        </w:tc>
        <w:tc>
          <w:tcPr>
            <w:tcW w:w="688" w:type="pct"/>
            <w:tcBorders>
              <w:top w:val="single" w:sz="4" w:space="0" w:color="auto"/>
              <w:left w:val="single" w:sz="4" w:space="0" w:color="auto"/>
              <w:bottom w:val="single" w:sz="4" w:space="0" w:color="auto"/>
              <w:right w:val="single" w:sz="4" w:space="0" w:color="auto"/>
            </w:tcBorders>
            <w:vAlign w:val="center"/>
          </w:tcPr>
          <w:p w14:paraId="10A5F9D8" w14:textId="77777777" w:rsidR="00EB7D3E" w:rsidRDefault="00EB7D3E" w:rsidP="00C71902">
            <w:pPr>
              <w:pStyle w:val="BodyText"/>
              <w:rPr>
                <w:b/>
              </w:rPr>
            </w:pPr>
          </w:p>
        </w:tc>
      </w:tr>
      <w:tr w:rsidR="00EB7D3E" w14:paraId="0B7BBA25" w14:textId="77777777" w:rsidTr="00690F40">
        <w:trPr>
          <w:trHeight w:val="864"/>
        </w:trPr>
        <w:tc>
          <w:tcPr>
            <w:tcW w:w="993" w:type="pct"/>
            <w:tcBorders>
              <w:top w:val="single" w:sz="4" w:space="0" w:color="auto"/>
              <w:left w:val="single" w:sz="4" w:space="0" w:color="auto"/>
              <w:bottom w:val="single" w:sz="4" w:space="0" w:color="auto"/>
              <w:right w:val="single" w:sz="4" w:space="0" w:color="auto"/>
            </w:tcBorders>
            <w:vAlign w:val="center"/>
          </w:tcPr>
          <w:p w14:paraId="110FF77D" w14:textId="77777777" w:rsidR="00EB7D3E" w:rsidRDefault="00EB7D3E" w:rsidP="00C71902">
            <w:pPr>
              <w:pStyle w:val="BodyText"/>
            </w:pPr>
            <w:r>
              <w:t>Lloyd Kurth</w:t>
            </w:r>
          </w:p>
        </w:tc>
        <w:tc>
          <w:tcPr>
            <w:tcW w:w="1596" w:type="pct"/>
            <w:tcBorders>
              <w:top w:val="single" w:sz="4" w:space="0" w:color="auto"/>
              <w:left w:val="single" w:sz="4" w:space="0" w:color="auto"/>
              <w:bottom w:val="single" w:sz="4" w:space="0" w:color="auto"/>
              <w:right w:val="single" w:sz="4" w:space="0" w:color="auto"/>
            </w:tcBorders>
            <w:vAlign w:val="center"/>
          </w:tcPr>
          <w:p w14:paraId="2C963799" w14:textId="77777777" w:rsidR="00EB7D3E" w:rsidRDefault="00EB7D3E" w:rsidP="00C71902">
            <w:pPr>
              <w:pStyle w:val="BodyText"/>
            </w:pPr>
            <w:r>
              <w:t>Technology Director</w:t>
            </w:r>
          </w:p>
        </w:tc>
        <w:tc>
          <w:tcPr>
            <w:tcW w:w="1723" w:type="pct"/>
            <w:tcBorders>
              <w:top w:val="single" w:sz="4" w:space="0" w:color="auto"/>
              <w:left w:val="single" w:sz="4" w:space="0" w:color="auto"/>
              <w:bottom w:val="single" w:sz="4" w:space="0" w:color="auto"/>
              <w:right w:val="single" w:sz="4" w:space="0" w:color="auto"/>
            </w:tcBorders>
            <w:vAlign w:val="center"/>
          </w:tcPr>
          <w:p w14:paraId="19DFC379" w14:textId="77777777" w:rsidR="00EB7D3E" w:rsidRDefault="00EB7D3E" w:rsidP="00C71902">
            <w:pPr>
              <w:pStyle w:val="BodyText"/>
              <w:rPr>
                <w:b/>
              </w:rPr>
            </w:pPr>
          </w:p>
        </w:tc>
        <w:tc>
          <w:tcPr>
            <w:tcW w:w="688" w:type="pct"/>
            <w:tcBorders>
              <w:top w:val="single" w:sz="4" w:space="0" w:color="auto"/>
              <w:left w:val="single" w:sz="4" w:space="0" w:color="auto"/>
              <w:bottom w:val="single" w:sz="4" w:space="0" w:color="auto"/>
              <w:right w:val="single" w:sz="4" w:space="0" w:color="auto"/>
            </w:tcBorders>
            <w:vAlign w:val="center"/>
          </w:tcPr>
          <w:p w14:paraId="385AB919" w14:textId="77777777" w:rsidR="00EB7D3E" w:rsidRDefault="00EB7D3E" w:rsidP="00C71902">
            <w:pPr>
              <w:pStyle w:val="BodyText"/>
              <w:rPr>
                <w:b/>
              </w:rPr>
            </w:pPr>
          </w:p>
        </w:tc>
      </w:tr>
      <w:tr w:rsidR="00EB7D3E" w14:paraId="2325E931" w14:textId="77777777" w:rsidTr="00690F40">
        <w:trPr>
          <w:trHeight w:val="864"/>
        </w:trPr>
        <w:tc>
          <w:tcPr>
            <w:tcW w:w="993" w:type="pct"/>
            <w:tcBorders>
              <w:top w:val="single" w:sz="4" w:space="0" w:color="auto"/>
              <w:left w:val="single" w:sz="4" w:space="0" w:color="auto"/>
              <w:bottom w:val="single" w:sz="4" w:space="0" w:color="auto"/>
              <w:right w:val="single" w:sz="4" w:space="0" w:color="auto"/>
            </w:tcBorders>
            <w:vAlign w:val="center"/>
            <w:hideMark/>
          </w:tcPr>
          <w:p w14:paraId="24A0CA8D" w14:textId="77777777" w:rsidR="00EB7D3E" w:rsidRDefault="00EB7D3E" w:rsidP="00C71902">
            <w:pPr>
              <w:pStyle w:val="BodyText"/>
            </w:pPr>
            <w:r>
              <w:t>Dan Miller</w:t>
            </w:r>
          </w:p>
        </w:tc>
        <w:tc>
          <w:tcPr>
            <w:tcW w:w="1596" w:type="pct"/>
            <w:tcBorders>
              <w:top w:val="single" w:sz="4" w:space="0" w:color="auto"/>
              <w:left w:val="single" w:sz="4" w:space="0" w:color="auto"/>
              <w:bottom w:val="single" w:sz="4" w:space="0" w:color="auto"/>
              <w:right w:val="single" w:sz="4" w:space="0" w:color="auto"/>
            </w:tcBorders>
            <w:vAlign w:val="center"/>
            <w:hideMark/>
          </w:tcPr>
          <w:p w14:paraId="47874409" w14:textId="77777777" w:rsidR="00EB7D3E" w:rsidRDefault="00EB7D3E" w:rsidP="00C71902">
            <w:pPr>
              <w:pStyle w:val="BodyText"/>
            </w:pPr>
            <w:r>
              <w:t>Manufacturing Engineer</w:t>
            </w:r>
          </w:p>
        </w:tc>
        <w:tc>
          <w:tcPr>
            <w:tcW w:w="1723" w:type="pct"/>
            <w:tcBorders>
              <w:top w:val="single" w:sz="4" w:space="0" w:color="auto"/>
              <w:left w:val="single" w:sz="4" w:space="0" w:color="auto"/>
              <w:bottom w:val="single" w:sz="4" w:space="0" w:color="auto"/>
              <w:right w:val="single" w:sz="4" w:space="0" w:color="auto"/>
            </w:tcBorders>
            <w:vAlign w:val="center"/>
          </w:tcPr>
          <w:p w14:paraId="2B49EBAE" w14:textId="77777777" w:rsidR="00EB7D3E" w:rsidRDefault="00EB7D3E" w:rsidP="00C71902">
            <w:pPr>
              <w:pStyle w:val="BodyText"/>
              <w:rPr>
                <w:b/>
              </w:rPr>
            </w:pPr>
          </w:p>
        </w:tc>
        <w:tc>
          <w:tcPr>
            <w:tcW w:w="688" w:type="pct"/>
            <w:tcBorders>
              <w:top w:val="single" w:sz="4" w:space="0" w:color="auto"/>
              <w:left w:val="single" w:sz="4" w:space="0" w:color="auto"/>
              <w:bottom w:val="single" w:sz="4" w:space="0" w:color="auto"/>
              <w:right w:val="single" w:sz="4" w:space="0" w:color="auto"/>
            </w:tcBorders>
            <w:vAlign w:val="center"/>
          </w:tcPr>
          <w:p w14:paraId="4DE346F4" w14:textId="77777777" w:rsidR="00EB7D3E" w:rsidRDefault="00EB7D3E" w:rsidP="00C71902">
            <w:pPr>
              <w:pStyle w:val="BodyText"/>
              <w:rPr>
                <w:b/>
              </w:rPr>
            </w:pPr>
          </w:p>
        </w:tc>
      </w:tr>
      <w:tr w:rsidR="00E33A32" w14:paraId="29C74649" w14:textId="77777777" w:rsidTr="00690F40">
        <w:trPr>
          <w:trHeight w:val="864"/>
        </w:trPr>
        <w:tc>
          <w:tcPr>
            <w:tcW w:w="993" w:type="pct"/>
            <w:tcBorders>
              <w:top w:val="single" w:sz="4" w:space="0" w:color="auto"/>
              <w:left w:val="single" w:sz="4" w:space="0" w:color="auto"/>
              <w:bottom w:val="single" w:sz="4" w:space="0" w:color="auto"/>
              <w:right w:val="single" w:sz="4" w:space="0" w:color="auto"/>
            </w:tcBorders>
            <w:vAlign w:val="center"/>
          </w:tcPr>
          <w:p w14:paraId="44A6832D" w14:textId="5CE02C5E" w:rsidR="00E33A32" w:rsidRDefault="00E33A32" w:rsidP="00C71902">
            <w:pPr>
              <w:pStyle w:val="BodyText"/>
            </w:pPr>
            <w:r>
              <w:t>Jan Ayres</w:t>
            </w:r>
          </w:p>
        </w:tc>
        <w:tc>
          <w:tcPr>
            <w:tcW w:w="1596" w:type="pct"/>
            <w:tcBorders>
              <w:top w:val="single" w:sz="4" w:space="0" w:color="auto"/>
              <w:left w:val="single" w:sz="4" w:space="0" w:color="auto"/>
              <w:bottom w:val="single" w:sz="4" w:space="0" w:color="auto"/>
              <w:right w:val="single" w:sz="4" w:space="0" w:color="auto"/>
            </w:tcBorders>
            <w:vAlign w:val="center"/>
          </w:tcPr>
          <w:p w14:paraId="430322E6" w14:textId="1F1307CA" w:rsidR="00E33A32" w:rsidRDefault="00E33A32" w:rsidP="00C71902">
            <w:pPr>
              <w:pStyle w:val="BodyText"/>
            </w:pPr>
            <w:r>
              <w:t>Operations Director</w:t>
            </w:r>
          </w:p>
        </w:tc>
        <w:tc>
          <w:tcPr>
            <w:tcW w:w="1723" w:type="pct"/>
            <w:tcBorders>
              <w:top w:val="single" w:sz="4" w:space="0" w:color="auto"/>
              <w:left w:val="single" w:sz="4" w:space="0" w:color="auto"/>
              <w:bottom w:val="single" w:sz="4" w:space="0" w:color="auto"/>
              <w:right w:val="single" w:sz="4" w:space="0" w:color="auto"/>
            </w:tcBorders>
            <w:vAlign w:val="center"/>
          </w:tcPr>
          <w:p w14:paraId="6A5EAB51" w14:textId="77777777" w:rsidR="00E33A32" w:rsidRDefault="00E33A32" w:rsidP="00C71902">
            <w:pPr>
              <w:pStyle w:val="BodyText"/>
              <w:rPr>
                <w:b/>
              </w:rPr>
            </w:pPr>
          </w:p>
        </w:tc>
        <w:tc>
          <w:tcPr>
            <w:tcW w:w="688" w:type="pct"/>
            <w:tcBorders>
              <w:top w:val="single" w:sz="4" w:space="0" w:color="auto"/>
              <w:left w:val="single" w:sz="4" w:space="0" w:color="auto"/>
              <w:bottom w:val="single" w:sz="4" w:space="0" w:color="auto"/>
              <w:right w:val="single" w:sz="4" w:space="0" w:color="auto"/>
            </w:tcBorders>
            <w:vAlign w:val="center"/>
          </w:tcPr>
          <w:p w14:paraId="4CDF337E" w14:textId="77777777" w:rsidR="00E33A32" w:rsidRDefault="00E33A32" w:rsidP="00C71902">
            <w:pPr>
              <w:pStyle w:val="BodyText"/>
              <w:rPr>
                <w:b/>
              </w:rPr>
            </w:pPr>
          </w:p>
        </w:tc>
      </w:tr>
      <w:tr w:rsidR="00EB7D3E" w14:paraId="5ECF3649" w14:textId="77777777" w:rsidTr="00690F40">
        <w:trPr>
          <w:trHeight w:val="864"/>
        </w:trPr>
        <w:tc>
          <w:tcPr>
            <w:tcW w:w="993" w:type="pct"/>
            <w:tcBorders>
              <w:top w:val="single" w:sz="4" w:space="0" w:color="auto"/>
              <w:left w:val="single" w:sz="4" w:space="0" w:color="auto"/>
              <w:bottom w:val="single" w:sz="4" w:space="0" w:color="auto"/>
              <w:right w:val="single" w:sz="4" w:space="0" w:color="auto"/>
            </w:tcBorders>
            <w:vAlign w:val="center"/>
            <w:hideMark/>
          </w:tcPr>
          <w:p w14:paraId="7578C7F8" w14:textId="77777777" w:rsidR="00EB7D3E" w:rsidRDefault="00EB7D3E" w:rsidP="00C71902">
            <w:pPr>
              <w:pStyle w:val="BodyText"/>
            </w:pPr>
            <w:r>
              <w:t>Andrea Miller</w:t>
            </w:r>
          </w:p>
        </w:tc>
        <w:tc>
          <w:tcPr>
            <w:tcW w:w="1596" w:type="pct"/>
            <w:tcBorders>
              <w:top w:val="single" w:sz="4" w:space="0" w:color="auto"/>
              <w:left w:val="single" w:sz="4" w:space="0" w:color="auto"/>
              <w:bottom w:val="single" w:sz="4" w:space="0" w:color="auto"/>
              <w:right w:val="single" w:sz="4" w:space="0" w:color="auto"/>
            </w:tcBorders>
            <w:vAlign w:val="center"/>
            <w:hideMark/>
          </w:tcPr>
          <w:p w14:paraId="359C755F" w14:textId="77777777" w:rsidR="00EB7D3E" w:rsidRDefault="00EB7D3E" w:rsidP="00C71902">
            <w:pPr>
              <w:pStyle w:val="BodyText"/>
            </w:pPr>
            <w:r>
              <w:t>Quality Assurance Director</w:t>
            </w:r>
          </w:p>
        </w:tc>
        <w:tc>
          <w:tcPr>
            <w:tcW w:w="1723" w:type="pct"/>
            <w:tcBorders>
              <w:top w:val="single" w:sz="4" w:space="0" w:color="auto"/>
              <w:left w:val="single" w:sz="4" w:space="0" w:color="auto"/>
              <w:bottom w:val="single" w:sz="4" w:space="0" w:color="auto"/>
              <w:right w:val="single" w:sz="4" w:space="0" w:color="auto"/>
            </w:tcBorders>
            <w:vAlign w:val="center"/>
          </w:tcPr>
          <w:p w14:paraId="4E4F9627" w14:textId="77777777" w:rsidR="00EB7D3E" w:rsidRDefault="00EB7D3E" w:rsidP="00C71902">
            <w:pPr>
              <w:pStyle w:val="BodyText"/>
              <w:rPr>
                <w:b/>
              </w:rPr>
            </w:pPr>
          </w:p>
        </w:tc>
        <w:tc>
          <w:tcPr>
            <w:tcW w:w="688" w:type="pct"/>
            <w:tcBorders>
              <w:top w:val="single" w:sz="4" w:space="0" w:color="auto"/>
              <w:left w:val="single" w:sz="4" w:space="0" w:color="auto"/>
              <w:bottom w:val="single" w:sz="4" w:space="0" w:color="auto"/>
              <w:right w:val="single" w:sz="4" w:space="0" w:color="auto"/>
            </w:tcBorders>
            <w:vAlign w:val="center"/>
          </w:tcPr>
          <w:p w14:paraId="5E402B6F" w14:textId="77777777" w:rsidR="00EB7D3E" w:rsidRDefault="00EB7D3E" w:rsidP="00C71902">
            <w:pPr>
              <w:pStyle w:val="BodyText"/>
              <w:rPr>
                <w:b/>
              </w:rPr>
            </w:pPr>
          </w:p>
        </w:tc>
      </w:tr>
    </w:tbl>
    <w:p w14:paraId="4E627D1D" w14:textId="77777777" w:rsidR="002F483C" w:rsidRDefault="00967287" w:rsidP="007B2005">
      <w:pPr>
        <w:pStyle w:val="Heading1"/>
        <w:pageBreakBefore/>
        <w:spacing w:before="0"/>
      </w:pPr>
      <w:r>
        <w:lastRenderedPageBreak/>
        <w:t>Purpose</w:t>
      </w:r>
    </w:p>
    <w:p w14:paraId="33669F46" w14:textId="77777777" w:rsidR="002F483C" w:rsidRDefault="00967287" w:rsidP="00451FDB">
      <w:pPr>
        <w:pStyle w:val="BodyText"/>
      </w:pPr>
      <w:r>
        <w:t xml:space="preserve">The purpose of this document is to </w:t>
      </w:r>
      <w:r w:rsidR="00A65B1D">
        <w:t>define</w:t>
      </w:r>
      <w:r>
        <w:t xml:space="preserve"> the software requirements for </w:t>
      </w:r>
      <w:r w:rsidR="008B1A35">
        <w:t xml:space="preserve">the </w:t>
      </w:r>
      <w:r>
        <w:t>ClearView</w:t>
      </w:r>
      <w:r w:rsidR="008B1A35">
        <w:t xml:space="preserve"> software</w:t>
      </w:r>
      <w:r>
        <w:t>.</w:t>
      </w:r>
    </w:p>
    <w:p w14:paraId="02F8FCD3" w14:textId="77777777" w:rsidR="002F483C" w:rsidRDefault="00967287" w:rsidP="00451FDB">
      <w:pPr>
        <w:pStyle w:val="Heading1"/>
      </w:pPr>
      <w:r>
        <w:t>Scope</w:t>
      </w:r>
    </w:p>
    <w:p w14:paraId="2507ED91" w14:textId="2BBE2AF5" w:rsidR="008B1A35" w:rsidRDefault="00967287" w:rsidP="008B1A35">
      <w:pPr>
        <w:pStyle w:val="BodyText"/>
      </w:pPr>
      <w:r>
        <w:t>This document describes the ClearView software functional requirements.</w:t>
      </w:r>
      <w:r w:rsidR="009064E1">
        <w:t xml:space="preserve"> </w:t>
      </w:r>
      <w:r w:rsidR="008B1A35">
        <w:t>A</w:t>
      </w:r>
      <w:r>
        <w:t xml:space="preserve">lgorithm software requirements </w:t>
      </w:r>
      <w:r w:rsidR="008B1A35">
        <w:t xml:space="preserve">are described in a separate </w:t>
      </w:r>
      <w:r>
        <w:t>document</w:t>
      </w:r>
      <w:r w:rsidR="00FE632A">
        <w:t xml:space="preserve">, </w:t>
      </w:r>
      <w:r w:rsidR="008B1A35" w:rsidRPr="00FE632A">
        <w:t>SR-207</w:t>
      </w:r>
      <w:r w:rsidR="00192018">
        <w:t xml:space="preserve">, ClearView </w:t>
      </w:r>
      <w:r w:rsidR="005D7F00">
        <w:t xml:space="preserve">Software </w:t>
      </w:r>
      <w:r w:rsidR="00192018">
        <w:t xml:space="preserve">Requirements, </w:t>
      </w:r>
      <w:proofErr w:type="gramStart"/>
      <w:r w:rsidR="00192018">
        <w:t>Algorithm</w:t>
      </w:r>
      <w:proofErr w:type="gramEnd"/>
      <w:r w:rsidR="008B1A35" w:rsidRPr="00FE632A">
        <w:t>.</w:t>
      </w:r>
    </w:p>
    <w:p w14:paraId="3C318F06" w14:textId="77777777" w:rsidR="000E5F67" w:rsidRDefault="00967287" w:rsidP="000E5F67">
      <w:pPr>
        <w:pStyle w:val="BodyText"/>
      </w:pPr>
      <w:r>
        <w:t>This document does not describe the hardware requirements</w:t>
      </w:r>
      <w:r w:rsidR="009E25BC">
        <w:t xml:space="preserve"> and overall system requirements</w:t>
      </w:r>
      <w:r>
        <w:t xml:space="preserve"> for </w:t>
      </w:r>
      <w:r w:rsidR="00476C2B">
        <w:t>ClearView, which</w:t>
      </w:r>
      <w:r>
        <w:t xml:space="preserve"> </w:t>
      </w:r>
      <w:r w:rsidR="00476C2B">
        <w:t>are</w:t>
      </w:r>
      <w:r>
        <w:t xml:space="preserve"> </w:t>
      </w:r>
      <w:r w:rsidR="009E25BC">
        <w:t>documented</w:t>
      </w:r>
      <w:r>
        <w:t xml:space="preserve"> in </w:t>
      </w:r>
      <w:r w:rsidR="009E25BC">
        <w:t>DD-032, Product Requirements</w:t>
      </w:r>
      <w:r>
        <w:t xml:space="preserve"> ClearView System</w:t>
      </w:r>
      <w:r w:rsidR="009E25BC">
        <w:t>. The ClearView software requirements are subordinate to the system requirements. Traceability to s</w:t>
      </w:r>
      <w:r w:rsidR="00774BC8">
        <w:t>pecific system requirements is provided in Appendix</w:t>
      </w:r>
      <w:r w:rsidR="009E25BC">
        <w:t xml:space="preserve"> A.</w:t>
      </w:r>
    </w:p>
    <w:p w14:paraId="54489E43" w14:textId="77777777" w:rsidR="002F483C" w:rsidRPr="00967287" w:rsidRDefault="00967287" w:rsidP="000E5F67">
      <w:pPr>
        <w:pStyle w:val="Heading1"/>
      </w:pPr>
      <w:r>
        <w:t>Definitions</w:t>
      </w:r>
    </w:p>
    <w:tbl>
      <w:tblPr>
        <w:tblStyle w:val="TableGrid"/>
        <w:tblW w:w="0" w:type="auto"/>
        <w:tblLook w:val="04A0" w:firstRow="1" w:lastRow="0" w:firstColumn="1" w:lastColumn="0" w:noHBand="0" w:noVBand="1"/>
      </w:tblPr>
      <w:tblGrid>
        <w:gridCol w:w="1728"/>
        <w:gridCol w:w="7848"/>
      </w:tblGrid>
      <w:tr w:rsidR="000540C5" w14:paraId="10A132CA" w14:textId="77777777" w:rsidTr="00013E62">
        <w:tc>
          <w:tcPr>
            <w:tcW w:w="1728" w:type="dxa"/>
          </w:tcPr>
          <w:p w14:paraId="1181A8C5" w14:textId="77777777" w:rsidR="000540C5" w:rsidRDefault="000540C5" w:rsidP="004E5ED8">
            <w:pPr>
              <w:pStyle w:val="BodyText"/>
            </w:pPr>
            <w:r>
              <w:t>Authentication</w:t>
            </w:r>
          </w:p>
        </w:tc>
        <w:tc>
          <w:tcPr>
            <w:tcW w:w="7848" w:type="dxa"/>
          </w:tcPr>
          <w:p w14:paraId="363454AD" w14:textId="77777777" w:rsidR="000540C5" w:rsidRDefault="000540C5" w:rsidP="004E5ED8">
            <w:pPr>
              <w:pStyle w:val="BodyText"/>
            </w:pPr>
            <w:r>
              <w:t>The process of identifying the user accessing a computer or computer application.</w:t>
            </w:r>
          </w:p>
        </w:tc>
      </w:tr>
      <w:tr w:rsidR="000540C5" w14:paraId="5EA5405B" w14:textId="77777777" w:rsidTr="00013E62">
        <w:tc>
          <w:tcPr>
            <w:tcW w:w="1728" w:type="dxa"/>
          </w:tcPr>
          <w:p w14:paraId="13261CDE" w14:textId="77777777" w:rsidR="000540C5" w:rsidRDefault="000540C5" w:rsidP="004E5ED8">
            <w:pPr>
              <w:pStyle w:val="BodyText"/>
            </w:pPr>
            <w:r>
              <w:t>Authorization</w:t>
            </w:r>
          </w:p>
        </w:tc>
        <w:tc>
          <w:tcPr>
            <w:tcW w:w="7848" w:type="dxa"/>
          </w:tcPr>
          <w:p w14:paraId="382E2DF1" w14:textId="77777777" w:rsidR="000540C5" w:rsidRDefault="000540C5" w:rsidP="004E5ED8">
            <w:pPr>
              <w:pStyle w:val="BodyText"/>
            </w:pPr>
            <w:r>
              <w:t>The process of granting access to application functions based on the identity of the authenticated user.</w:t>
            </w:r>
          </w:p>
        </w:tc>
      </w:tr>
      <w:tr w:rsidR="000540C5" w14:paraId="06D6E22A" w14:textId="77777777" w:rsidTr="00013E62">
        <w:tc>
          <w:tcPr>
            <w:tcW w:w="1728" w:type="dxa"/>
          </w:tcPr>
          <w:p w14:paraId="04A2B9AE" w14:textId="77777777" w:rsidR="000540C5" w:rsidRPr="00967287" w:rsidRDefault="000540C5" w:rsidP="004E5ED8">
            <w:pPr>
              <w:pStyle w:val="BodyText"/>
            </w:pPr>
            <w:r>
              <w:t>Capture</w:t>
            </w:r>
          </w:p>
        </w:tc>
        <w:tc>
          <w:tcPr>
            <w:tcW w:w="7848" w:type="dxa"/>
          </w:tcPr>
          <w:p w14:paraId="71B9FAC9" w14:textId="77777777" w:rsidR="000540C5" w:rsidRDefault="000540C5" w:rsidP="004E5ED8">
            <w:pPr>
              <w:pStyle w:val="BodyText"/>
            </w:pPr>
            <w:r>
              <w:t>A capture is a single image taken from a patient.</w:t>
            </w:r>
          </w:p>
        </w:tc>
      </w:tr>
      <w:tr w:rsidR="000540C5" w14:paraId="287154E4" w14:textId="77777777" w:rsidTr="00013E62">
        <w:tc>
          <w:tcPr>
            <w:tcW w:w="1728" w:type="dxa"/>
          </w:tcPr>
          <w:p w14:paraId="7CAF2385" w14:textId="77777777" w:rsidR="000540C5" w:rsidRPr="00967287" w:rsidRDefault="000540C5" w:rsidP="00451FDB">
            <w:pPr>
              <w:pStyle w:val="BodyText"/>
            </w:pPr>
            <w:r>
              <w:t>Database</w:t>
            </w:r>
          </w:p>
        </w:tc>
        <w:tc>
          <w:tcPr>
            <w:tcW w:w="7848" w:type="dxa"/>
          </w:tcPr>
          <w:p w14:paraId="65F2A358" w14:textId="77777777" w:rsidR="000540C5" w:rsidRDefault="000540C5" w:rsidP="00A118BC">
            <w:pPr>
              <w:pStyle w:val="BodyText"/>
            </w:pPr>
            <w:r>
              <w:t xml:space="preserve">A comprehensive collection of related data organized for convenient access. Examples include, but are not limited to, relational databases, object databases, lightweight loosely structured databases (such as </w:t>
            </w:r>
            <w:proofErr w:type="spellStart"/>
            <w:r>
              <w:t>NoSQL</w:t>
            </w:r>
            <w:proofErr w:type="spellEnd"/>
            <w:r>
              <w:t>), and a simple file system.</w:t>
            </w:r>
          </w:p>
        </w:tc>
      </w:tr>
      <w:tr w:rsidR="000540C5" w14:paraId="2D862DFC" w14:textId="77777777" w:rsidTr="00013E62">
        <w:tc>
          <w:tcPr>
            <w:tcW w:w="1728" w:type="dxa"/>
          </w:tcPr>
          <w:p w14:paraId="1ED27437" w14:textId="77777777" w:rsidR="000540C5" w:rsidRDefault="000540C5" w:rsidP="00451FDB">
            <w:pPr>
              <w:pStyle w:val="BodyText"/>
            </w:pPr>
            <w:r>
              <w:t>Framework</w:t>
            </w:r>
          </w:p>
        </w:tc>
        <w:tc>
          <w:tcPr>
            <w:tcW w:w="7848" w:type="dxa"/>
          </w:tcPr>
          <w:p w14:paraId="0AC11D1A" w14:textId="77777777" w:rsidR="000540C5" w:rsidRDefault="000540C5" w:rsidP="00864AF1">
            <w:pPr>
              <w:pStyle w:val="BodyText"/>
            </w:pPr>
            <w:r>
              <w:t>A set of industry standard tools that is available with the platform to help solve the task at hand.</w:t>
            </w:r>
          </w:p>
        </w:tc>
      </w:tr>
      <w:tr w:rsidR="000540C5" w14:paraId="1CCEB5DB" w14:textId="77777777" w:rsidTr="00013E62">
        <w:tc>
          <w:tcPr>
            <w:tcW w:w="1728" w:type="dxa"/>
          </w:tcPr>
          <w:p w14:paraId="0F9EF797" w14:textId="77777777" w:rsidR="000540C5" w:rsidRDefault="000540C5" w:rsidP="00451FDB">
            <w:pPr>
              <w:pStyle w:val="BodyText"/>
            </w:pPr>
            <w:r>
              <w:t>Image</w:t>
            </w:r>
          </w:p>
        </w:tc>
        <w:tc>
          <w:tcPr>
            <w:tcW w:w="7848" w:type="dxa"/>
          </w:tcPr>
          <w:p w14:paraId="608D0391" w14:textId="77777777" w:rsidR="000540C5" w:rsidRDefault="000540C5" w:rsidP="00451FDB">
            <w:pPr>
              <w:pStyle w:val="BodyText"/>
            </w:pPr>
            <w:r>
              <w:t>A single frame captured from the camera of the imaging device.</w:t>
            </w:r>
          </w:p>
        </w:tc>
      </w:tr>
      <w:tr w:rsidR="000540C5" w14:paraId="3124F129" w14:textId="77777777" w:rsidTr="00013E62">
        <w:tc>
          <w:tcPr>
            <w:tcW w:w="1728" w:type="dxa"/>
          </w:tcPr>
          <w:p w14:paraId="412366C7" w14:textId="77777777" w:rsidR="000540C5" w:rsidRDefault="000540C5" w:rsidP="00451FDB">
            <w:pPr>
              <w:pStyle w:val="BodyText"/>
            </w:pPr>
            <w:r>
              <w:t>Navigation</w:t>
            </w:r>
          </w:p>
        </w:tc>
        <w:tc>
          <w:tcPr>
            <w:tcW w:w="7848" w:type="dxa"/>
          </w:tcPr>
          <w:p w14:paraId="062AC06E" w14:textId="77777777" w:rsidR="000540C5" w:rsidRDefault="000540C5" w:rsidP="00451FDB">
            <w:pPr>
              <w:pStyle w:val="BodyText"/>
            </w:pPr>
            <w:r>
              <w:t>The ability for the user to find and operate the functions of a software application.</w:t>
            </w:r>
          </w:p>
        </w:tc>
      </w:tr>
      <w:tr w:rsidR="000540C5" w14:paraId="0C209D74" w14:textId="77777777" w:rsidTr="00013E62">
        <w:tc>
          <w:tcPr>
            <w:tcW w:w="1728" w:type="dxa"/>
          </w:tcPr>
          <w:p w14:paraId="71448A62" w14:textId="3982B9AB" w:rsidR="000540C5" w:rsidRDefault="00EB1820" w:rsidP="00451FDB">
            <w:pPr>
              <w:pStyle w:val="BodyText"/>
            </w:pPr>
            <w:r>
              <w:t xml:space="preserve">Privileged </w:t>
            </w:r>
            <w:r w:rsidR="000540C5">
              <w:t>access</w:t>
            </w:r>
          </w:p>
        </w:tc>
        <w:tc>
          <w:tcPr>
            <w:tcW w:w="7848" w:type="dxa"/>
          </w:tcPr>
          <w:p w14:paraId="6D7DBF4B" w14:textId="7197A806" w:rsidR="000540C5" w:rsidRDefault="00EB1820" w:rsidP="00432613">
            <w:pPr>
              <w:pStyle w:val="BodyText"/>
            </w:pPr>
            <w:r>
              <w:t xml:space="preserve">Privileged </w:t>
            </w:r>
            <w:r w:rsidR="000540C5">
              <w:t>access will be used to denote functions that are restricted to use by EPIC staff</w:t>
            </w:r>
            <w:del w:id="3" w:author="Andrea Miller" w:date="2013-05-08T10:40:00Z">
              <w:r w:rsidR="000540C5" w:rsidDel="00432613">
                <w:delText xml:space="preserve"> for development purposes only</w:delText>
              </w:r>
            </w:del>
            <w:r w:rsidR="000540C5">
              <w:t>.</w:t>
            </w:r>
          </w:p>
        </w:tc>
      </w:tr>
      <w:tr w:rsidR="000540C5" w14:paraId="1D4D17A1" w14:textId="77777777" w:rsidTr="00013E62">
        <w:tc>
          <w:tcPr>
            <w:tcW w:w="1728" w:type="dxa"/>
          </w:tcPr>
          <w:p w14:paraId="5A4532B2" w14:textId="77777777" w:rsidR="000540C5" w:rsidRPr="00967287" w:rsidRDefault="000540C5" w:rsidP="00451FDB">
            <w:pPr>
              <w:pStyle w:val="BodyText"/>
            </w:pPr>
            <w:r>
              <w:t>Scan</w:t>
            </w:r>
          </w:p>
        </w:tc>
        <w:tc>
          <w:tcPr>
            <w:tcW w:w="7848" w:type="dxa"/>
          </w:tcPr>
          <w:p w14:paraId="2BB6C26A" w14:textId="77777777" w:rsidR="000540C5" w:rsidRDefault="000540C5" w:rsidP="00451FDB">
            <w:pPr>
              <w:pStyle w:val="BodyText"/>
            </w:pPr>
            <w:r>
              <w:t>A scan is a set of 20 finger images captured from a patient.</w:t>
            </w:r>
          </w:p>
        </w:tc>
      </w:tr>
      <w:tr w:rsidR="000540C5" w14:paraId="6A476034" w14:textId="77777777" w:rsidTr="00013E62">
        <w:tc>
          <w:tcPr>
            <w:tcW w:w="1728" w:type="dxa"/>
          </w:tcPr>
          <w:p w14:paraId="31903B07" w14:textId="77777777" w:rsidR="000540C5" w:rsidRDefault="000540C5" w:rsidP="004E5ED8">
            <w:pPr>
              <w:pStyle w:val="BodyText"/>
            </w:pPr>
            <w:r>
              <w:t>Setup Verification</w:t>
            </w:r>
          </w:p>
        </w:tc>
        <w:tc>
          <w:tcPr>
            <w:tcW w:w="7848" w:type="dxa"/>
          </w:tcPr>
          <w:p w14:paraId="05355696" w14:textId="77777777" w:rsidR="000540C5" w:rsidRDefault="000540C5" w:rsidP="004E5ED8">
            <w:pPr>
              <w:pStyle w:val="BodyText"/>
            </w:pPr>
            <w:r>
              <w:t>The process of determining whether or not the imaging device produces images within tolerance.</w:t>
            </w:r>
          </w:p>
        </w:tc>
      </w:tr>
      <w:tr w:rsidR="000540C5" w14:paraId="4D86E79C" w14:textId="77777777" w:rsidTr="00013E62">
        <w:tc>
          <w:tcPr>
            <w:tcW w:w="1728" w:type="dxa"/>
          </w:tcPr>
          <w:p w14:paraId="4F428F12" w14:textId="77777777" w:rsidR="000540C5" w:rsidRDefault="000540C5" w:rsidP="004E5ED8">
            <w:pPr>
              <w:pStyle w:val="BodyText"/>
            </w:pPr>
            <w:r>
              <w:t>User</w:t>
            </w:r>
          </w:p>
        </w:tc>
        <w:tc>
          <w:tcPr>
            <w:tcW w:w="7848" w:type="dxa"/>
          </w:tcPr>
          <w:p w14:paraId="477779C2" w14:textId="3E52D5B1" w:rsidR="000540C5" w:rsidRDefault="000540C5" w:rsidP="006A375E">
            <w:pPr>
              <w:pStyle w:val="BodyText"/>
            </w:pPr>
            <w:r>
              <w:t>A user is the individual using the application.</w:t>
            </w:r>
            <w:r w:rsidR="009064E1">
              <w:t xml:space="preserve"> </w:t>
            </w:r>
            <w:r>
              <w:t>This does NOT refer to any specific user or role that is defined.</w:t>
            </w:r>
            <w:r w:rsidR="009064E1">
              <w:t xml:space="preserve"> </w:t>
            </w:r>
            <w:r>
              <w:t>The use of the word “user” in this document does not indicate access restrictions and/or software permissions.</w:t>
            </w:r>
          </w:p>
        </w:tc>
      </w:tr>
    </w:tbl>
    <w:p w14:paraId="0197C50F" w14:textId="77777777" w:rsidR="002F483C" w:rsidRDefault="00967287" w:rsidP="00451FDB">
      <w:pPr>
        <w:pStyle w:val="Heading1"/>
      </w:pPr>
      <w:r>
        <w:t>Requirements</w:t>
      </w:r>
    </w:p>
    <w:p w14:paraId="366F7670" w14:textId="77777777" w:rsidR="002F483C" w:rsidRDefault="00967287" w:rsidP="00451FDB">
      <w:pPr>
        <w:pStyle w:val="BodyText"/>
      </w:pPr>
      <w:r>
        <w:t xml:space="preserve">The requirements described below define </w:t>
      </w:r>
      <w:r w:rsidR="00FE632A">
        <w:t>how the user controls the functions of the ClearView device through the software interface/GUI.</w:t>
      </w:r>
      <w:r w:rsidR="0089349F" w:rsidDel="0089349F">
        <w:t xml:space="preserve"> </w:t>
      </w:r>
    </w:p>
    <w:p w14:paraId="6D1F840C" w14:textId="77777777" w:rsidR="002F483C" w:rsidRPr="00451FDB" w:rsidRDefault="00967287" w:rsidP="007D4018">
      <w:pPr>
        <w:pStyle w:val="Requirement1"/>
      </w:pPr>
      <w:r w:rsidRPr="00F75635">
        <w:t>General</w:t>
      </w:r>
    </w:p>
    <w:p w14:paraId="6D19B219" w14:textId="1125B32D" w:rsidR="002F483C" w:rsidRDefault="00F87741" w:rsidP="00892607">
      <w:pPr>
        <w:pStyle w:val="Requirement2"/>
      </w:pPr>
      <w:bookmarkStart w:id="4" w:name="_Ref353969760"/>
      <w:r>
        <w:t xml:space="preserve">ClearView </w:t>
      </w:r>
      <w:ins w:id="5" w:author="Jan Ayres" w:date="2013-05-07T17:09:00Z">
        <w:r w:rsidR="004D4DB4">
          <w:t xml:space="preserve">software </w:t>
        </w:r>
      </w:ins>
      <w:r>
        <w:t>s</w:t>
      </w:r>
      <w:r w:rsidR="008C175C" w:rsidRPr="00F95889">
        <w:t>hall</w:t>
      </w:r>
      <w:r w:rsidR="00967287">
        <w:t xml:space="preserve"> clearly indicate its current version, </w:t>
      </w:r>
      <w:r w:rsidR="001320C5">
        <w:t xml:space="preserve">which may include </w:t>
      </w:r>
      <w:r w:rsidR="00967287">
        <w:t>other version information</w:t>
      </w:r>
      <w:r w:rsidR="00FE632A">
        <w:t xml:space="preserve"> (e.g., library version information, etc.)</w:t>
      </w:r>
      <w:r w:rsidR="00967287">
        <w:t xml:space="preserve"> t</w:t>
      </w:r>
      <w:r w:rsidR="00443D85">
        <w:t>o</w:t>
      </w:r>
      <w:r w:rsidR="00967287">
        <w:t xml:space="preserve"> </w:t>
      </w:r>
      <w:r w:rsidR="001320C5">
        <w:t>describe</w:t>
      </w:r>
      <w:r w:rsidR="00443D85">
        <w:t xml:space="preserve"> </w:t>
      </w:r>
      <w:r w:rsidR="00354C84">
        <w:t>software</w:t>
      </w:r>
      <w:r w:rsidR="00443D85">
        <w:t xml:space="preserve"> components.</w:t>
      </w:r>
      <w:bookmarkEnd w:id="4"/>
    </w:p>
    <w:p w14:paraId="0DD25EF3" w14:textId="4BC489E6" w:rsidR="00F87741" w:rsidRDefault="00474AD6" w:rsidP="00892607">
      <w:pPr>
        <w:pStyle w:val="Requirement2"/>
      </w:pPr>
      <w:bookmarkStart w:id="6" w:name="_Ref352744300"/>
      <w:r>
        <w:t>ClearView</w:t>
      </w:r>
      <w:r w:rsidR="00967287">
        <w:t xml:space="preserve"> </w:t>
      </w:r>
      <w:ins w:id="7" w:author="Jan Ayres" w:date="2013-05-07T17:10:00Z">
        <w:r w:rsidR="004D4DB4">
          <w:t xml:space="preserve">software </w:t>
        </w:r>
      </w:ins>
      <w:r w:rsidR="00967287">
        <w:t xml:space="preserve">shall store an audit trail for all changes made to the </w:t>
      </w:r>
      <w:del w:id="8" w:author="Andrea Miller" w:date="2013-05-09T13:11:00Z">
        <w:r w:rsidR="00967287" w:rsidDel="00FD11EF">
          <w:delText>system</w:delText>
        </w:r>
      </w:del>
      <w:ins w:id="9" w:author="Andrea Miller" w:date="2013-05-09T13:11:00Z">
        <w:r w:rsidR="00FD11EF">
          <w:t>database</w:t>
        </w:r>
      </w:ins>
      <w:r w:rsidR="00F87741">
        <w:t>. The audit trail shall contain:</w:t>
      </w:r>
      <w:bookmarkEnd w:id="6"/>
    </w:p>
    <w:p w14:paraId="5A91391D" w14:textId="7C417C9B" w:rsidR="00F87741" w:rsidRDefault="005F3C0C" w:rsidP="00892607">
      <w:pPr>
        <w:pStyle w:val="Requirement3"/>
      </w:pPr>
      <w:del w:id="10" w:author="Jan Ayres" w:date="2013-05-07T17:10:00Z">
        <w:r w:rsidDel="004D4DB4">
          <w:delText>What data changed</w:delText>
        </w:r>
      </w:del>
      <w:ins w:id="11" w:author="Jan Ayres" w:date="2013-05-07T17:10:00Z">
        <w:r w:rsidR="004D4DB4">
          <w:t>Changed data</w:t>
        </w:r>
      </w:ins>
    </w:p>
    <w:p w14:paraId="1048E727" w14:textId="77562DDB" w:rsidR="00F87741" w:rsidRDefault="00F87741" w:rsidP="00892607">
      <w:pPr>
        <w:pStyle w:val="Requirement3"/>
      </w:pPr>
      <w:del w:id="12" w:author="Jan Ayres" w:date="2013-05-07T17:10:00Z">
        <w:r w:rsidDel="004D4DB4">
          <w:delText>T</w:delText>
        </w:r>
        <w:r w:rsidR="00967287" w:rsidDel="004D4DB4">
          <w:delText xml:space="preserve">he </w:delText>
        </w:r>
        <w:r w:rsidR="008B1A35" w:rsidDel="004D4DB4">
          <w:delText>d</w:delText>
        </w:r>
      </w:del>
      <w:ins w:id="13" w:author="Jan Ayres" w:date="2013-05-07T17:10:00Z">
        <w:r w:rsidR="004D4DB4">
          <w:t>D</w:t>
        </w:r>
      </w:ins>
      <w:r w:rsidR="008B1A35">
        <w:t xml:space="preserve">ate and </w:t>
      </w:r>
      <w:r w:rsidR="00967287">
        <w:t>time of the change</w:t>
      </w:r>
    </w:p>
    <w:p w14:paraId="57D87FEF" w14:textId="402A2BF6" w:rsidR="002F483C" w:rsidRDefault="00F87741" w:rsidP="00892607">
      <w:pPr>
        <w:pStyle w:val="Requirement3"/>
      </w:pPr>
      <w:bookmarkStart w:id="14" w:name="_Ref353953646"/>
      <w:del w:id="15" w:author="Jan Ayres" w:date="2013-05-07T17:10:00Z">
        <w:r w:rsidDel="004D4DB4">
          <w:delText>T</w:delText>
        </w:r>
        <w:r w:rsidR="00967287" w:rsidDel="004D4DB4">
          <w:delText>he c</w:delText>
        </w:r>
      </w:del>
      <w:ins w:id="16" w:author="Jan Ayres" w:date="2013-05-07T17:11:00Z">
        <w:r w:rsidR="004D4DB4">
          <w:t>C</w:t>
        </w:r>
      </w:ins>
      <w:r w:rsidR="00967287">
        <w:t>urrently logged i</w:t>
      </w:r>
      <w:r w:rsidR="005F3C0C">
        <w:t>n user when the change occurred</w:t>
      </w:r>
      <w:bookmarkEnd w:id="14"/>
    </w:p>
    <w:p w14:paraId="27B0D994" w14:textId="77777777" w:rsidR="00F87741" w:rsidRDefault="00474AD6" w:rsidP="00892607">
      <w:pPr>
        <w:pStyle w:val="Requirement2"/>
      </w:pPr>
      <w:bookmarkStart w:id="17" w:name="_Ref353967432"/>
      <w:r>
        <w:t>ClearView</w:t>
      </w:r>
      <w:r w:rsidR="00F87741">
        <w:t xml:space="preserve"> m</w:t>
      </w:r>
      <w:r w:rsidR="00967287">
        <w:t>ay contain a main menu or home screen for easy navigation.</w:t>
      </w:r>
      <w:bookmarkEnd w:id="17"/>
    </w:p>
    <w:p w14:paraId="4697CFDE" w14:textId="3F076F7E" w:rsidR="002F483C" w:rsidRDefault="00967287" w:rsidP="00892607">
      <w:pPr>
        <w:pStyle w:val="Requirement2"/>
      </w:pPr>
      <w:bookmarkStart w:id="18" w:name="_Ref353953649"/>
      <w:r>
        <w:t xml:space="preserve">Navigation </w:t>
      </w:r>
      <w:r w:rsidR="00A118BC">
        <w:t xml:space="preserve">controls </w:t>
      </w:r>
      <w:r>
        <w:t xml:space="preserve">shall be provided to access the functions </w:t>
      </w:r>
      <w:r w:rsidR="005247E5">
        <w:t xml:space="preserve">and guide the user through the order of operations </w:t>
      </w:r>
      <w:r>
        <w:t>listed in the following sections.</w:t>
      </w:r>
      <w:bookmarkEnd w:id="18"/>
    </w:p>
    <w:p w14:paraId="490E4DF7" w14:textId="51A0E6FC" w:rsidR="002F483C" w:rsidRDefault="00967287" w:rsidP="00892607">
      <w:pPr>
        <w:pStyle w:val="Requirement2"/>
      </w:pPr>
      <w:bookmarkStart w:id="19" w:name="_Ref353954030"/>
      <w:r>
        <w:t>All necessary data</w:t>
      </w:r>
      <w:r w:rsidR="008C175C">
        <w:t xml:space="preserve"> shall</w:t>
      </w:r>
      <w:r>
        <w:t xml:space="preserve"> be persisted to a </w:t>
      </w:r>
      <w:r w:rsidR="00B24D81">
        <w:t xml:space="preserve">local </w:t>
      </w:r>
      <w:r>
        <w:t>database for easy retrieval</w:t>
      </w:r>
      <w:r w:rsidR="00715294">
        <w:t xml:space="preserve"> by the application and also in human readable form</w:t>
      </w:r>
      <w:r>
        <w:t>.</w:t>
      </w:r>
      <w:bookmarkEnd w:id="19"/>
    </w:p>
    <w:p w14:paraId="44D1E029" w14:textId="77777777" w:rsidR="002F483C" w:rsidRDefault="00967287" w:rsidP="00892607">
      <w:pPr>
        <w:pStyle w:val="Requirement2"/>
      </w:pPr>
      <w:bookmarkStart w:id="20" w:name="_Ref351132718"/>
      <w:r>
        <w:t>Proper security mechanism</w:t>
      </w:r>
      <w:r w:rsidR="00F87741">
        <w:t>s</w:t>
      </w:r>
      <w:r>
        <w:t xml:space="preserve"> </w:t>
      </w:r>
      <w:r w:rsidR="008C175C">
        <w:t xml:space="preserve">shall </w:t>
      </w:r>
      <w:r>
        <w:t xml:space="preserve">be used to secure </w:t>
      </w:r>
      <w:r w:rsidR="00F87741">
        <w:t xml:space="preserve">the application </w:t>
      </w:r>
      <w:r>
        <w:t>from unauthorized use</w:t>
      </w:r>
      <w:r w:rsidR="00D7072D">
        <w:t xml:space="preserve"> and to comply with HIP</w:t>
      </w:r>
      <w:r w:rsidR="003548DB">
        <w:t>A</w:t>
      </w:r>
      <w:r w:rsidR="00D7072D">
        <w:t>A regulations</w:t>
      </w:r>
      <w:r>
        <w:t>. Such</w:t>
      </w:r>
      <w:r w:rsidR="00C67D75" w:rsidRPr="00C67D75">
        <w:t xml:space="preserve"> </w:t>
      </w:r>
      <w:r>
        <w:t>mechanisms include, but are not limited to:</w:t>
      </w:r>
      <w:bookmarkEnd w:id="20"/>
    </w:p>
    <w:p w14:paraId="42916028" w14:textId="2CE54A85" w:rsidR="002F483C" w:rsidRPr="00451FDB" w:rsidRDefault="00F87741" w:rsidP="00892607">
      <w:pPr>
        <w:pStyle w:val="Requirement3"/>
      </w:pPr>
      <w:bookmarkStart w:id="21" w:name="_Ref353953580"/>
      <w:r>
        <w:t>Require a valid user</w:t>
      </w:r>
      <w:r w:rsidR="00967287" w:rsidRPr="00451FDB">
        <w:t>name and password</w:t>
      </w:r>
      <w:bookmarkEnd w:id="21"/>
      <w:ins w:id="22" w:author="Jan Ayres" w:date="2013-05-07T17:11:00Z">
        <w:r w:rsidR="004D4DB4">
          <w:t>.</w:t>
        </w:r>
      </w:ins>
    </w:p>
    <w:p w14:paraId="5E22C183" w14:textId="73689519" w:rsidR="002F483C" w:rsidRPr="00451FDB" w:rsidRDefault="00967287" w:rsidP="00892607">
      <w:pPr>
        <w:pStyle w:val="Requirement3"/>
      </w:pPr>
      <w:bookmarkStart w:id="23" w:name="_Ref352745488"/>
      <w:r w:rsidRPr="00451FDB">
        <w:t>Close the application after a specified amount of time</w:t>
      </w:r>
      <w:r w:rsidR="00807D44">
        <w:t xml:space="preserve"> of inactivity</w:t>
      </w:r>
      <w:bookmarkEnd w:id="23"/>
      <w:ins w:id="24" w:author="Jan Ayres" w:date="2013-05-07T17:11:00Z">
        <w:r w:rsidR="004D4DB4">
          <w:t>.</w:t>
        </w:r>
      </w:ins>
    </w:p>
    <w:p w14:paraId="76669667" w14:textId="0E2CD68C" w:rsidR="002F483C" w:rsidRPr="00451FDB" w:rsidRDefault="00967287" w:rsidP="00892607">
      <w:pPr>
        <w:pStyle w:val="Requirement3"/>
      </w:pPr>
      <w:bookmarkStart w:id="25" w:name="_Ref352745464"/>
      <w:r w:rsidRPr="00451FDB">
        <w:t>Prevent the user from entering passwords too quickly in an attempt to brute-force the system, also known as “throttling”</w:t>
      </w:r>
      <w:bookmarkEnd w:id="25"/>
      <w:ins w:id="26" w:author="Jan Ayres" w:date="2013-05-07T17:11:00Z">
        <w:r w:rsidR="004D4DB4">
          <w:t>.</w:t>
        </w:r>
      </w:ins>
    </w:p>
    <w:p w14:paraId="58A4E920" w14:textId="692F7314" w:rsidR="002F483C" w:rsidRDefault="00DC71FB" w:rsidP="00892607">
      <w:pPr>
        <w:pStyle w:val="Requirement3"/>
      </w:pPr>
      <w:bookmarkStart w:id="27" w:name="_Ref352745473"/>
      <w:r>
        <w:t>Check</w:t>
      </w:r>
      <w:r w:rsidR="00967287" w:rsidRPr="00451FDB">
        <w:t xml:space="preserve"> for proper authentication</w:t>
      </w:r>
      <w:r w:rsidR="00013E62">
        <w:t xml:space="preserve"> and authorization</w:t>
      </w:r>
      <w:r w:rsidR="00967287" w:rsidRPr="00451FDB">
        <w:t xml:space="preserve"> throughout important system functions</w:t>
      </w:r>
      <w:r w:rsidR="001B166D" w:rsidRPr="00451FDB">
        <w:t xml:space="preserve"> such as changing</w:t>
      </w:r>
      <w:r w:rsidR="001B166D">
        <w:t xml:space="preserve"> camera settings or </w:t>
      </w:r>
      <w:r w:rsidR="00125DD6">
        <w:t xml:space="preserve">functions requiring </w:t>
      </w:r>
      <w:r w:rsidR="003449B3">
        <w:t xml:space="preserve">privileged </w:t>
      </w:r>
      <w:r w:rsidR="00125DD6">
        <w:t>access</w:t>
      </w:r>
      <w:bookmarkEnd w:id="27"/>
      <w:ins w:id="28" w:author="Jan Ayres" w:date="2013-05-07T17:11:00Z">
        <w:r w:rsidR="004D4DB4">
          <w:t>.</w:t>
        </w:r>
      </w:ins>
    </w:p>
    <w:p w14:paraId="49904645" w14:textId="5C5EA546" w:rsidR="000C7552" w:rsidRDefault="000C7552" w:rsidP="00892607">
      <w:pPr>
        <w:pStyle w:val="Requirement3"/>
      </w:pPr>
      <w:bookmarkStart w:id="29" w:name="_Ref353968871"/>
      <w:r>
        <w:t>Code obfuscation to prevent the decompiling and interpreting of internal methods and objects</w:t>
      </w:r>
      <w:bookmarkEnd w:id="29"/>
      <w:ins w:id="30" w:author="Jan Ayres" w:date="2013-05-07T17:11:00Z">
        <w:r w:rsidR="004D4DB4">
          <w:t>.</w:t>
        </w:r>
      </w:ins>
    </w:p>
    <w:p w14:paraId="0ECAF3CA" w14:textId="26272AF8" w:rsidR="003770F4" w:rsidRDefault="003770F4" w:rsidP="00892607">
      <w:pPr>
        <w:pStyle w:val="Requirement2"/>
      </w:pPr>
      <w:bookmarkStart w:id="31" w:name="_Ref353953703"/>
      <w:r>
        <w:t>The software shall establish a single connection to</w:t>
      </w:r>
      <w:r w:rsidR="007F5059">
        <w:t xml:space="preserve"> communicate with the firmware in</w:t>
      </w:r>
      <w:r>
        <w:t xml:space="preserve"> the device </w:t>
      </w:r>
      <w:r w:rsidR="001D23EE">
        <w:t>in order to control device functions</w:t>
      </w:r>
      <w:r>
        <w:t>, reconnecting as needed</w:t>
      </w:r>
      <w:r w:rsidR="001D23EE">
        <w:t xml:space="preserve">, to maintain the </w:t>
      </w:r>
      <w:r w:rsidR="00F96BF5">
        <w:t>connection</w:t>
      </w:r>
      <w:r>
        <w:t>.</w:t>
      </w:r>
      <w:bookmarkEnd w:id="31"/>
    </w:p>
    <w:p w14:paraId="4C6868B6" w14:textId="47A82F4E" w:rsidR="007F5059" w:rsidRDefault="007F5059" w:rsidP="00892607">
      <w:pPr>
        <w:pStyle w:val="Requirement2"/>
      </w:pPr>
      <w:bookmarkStart w:id="32" w:name="_Ref353953705"/>
      <w:r>
        <w:t xml:space="preserve">The software shall establish a single connection to the camera </w:t>
      </w:r>
      <w:r w:rsidR="001D23EE">
        <w:t>in order to control the camera</w:t>
      </w:r>
      <w:r>
        <w:t>, reconnecting as needed</w:t>
      </w:r>
      <w:r w:rsidR="001D23EE">
        <w:t>, to maintain the connection</w:t>
      </w:r>
      <w:r>
        <w:t>.</w:t>
      </w:r>
      <w:bookmarkEnd w:id="32"/>
    </w:p>
    <w:p w14:paraId="3EE49025" w14:textId="1AF73991" w:rsidR="002F483C" w:rsidRDefault="001C41E3" w:rsidP="00892607">
      <w:pPr>
        <w:pStyle w:val="Requirement2"/>
      </w:pPr>
      <w:bookmarkStart w:id="33" w:name="_Ref353969349"/>
      <w:r>
        <w:t>Device status, limited to connected or disconnected, shall be displayed to the user.</w:t>
      </w:r>
      <w:bookmarkEnd w:id="33"/>
    </w:p>
    <w:p w14:paraId="576D4498" w14:textId="1A2B9A8E" w:rsidR="00825CDD" w:rsidRDefault="00825CDD" w:rsidP="00892607">
      <w:pPr>
        <w:pStyle w:val="Requirement2"/>
      </w:pPr>
      <w:bookmarkStart w:id="34" w:name="_Ref353968538"/>
      <w:r>
        <w:t xml:space="preserve">Users with </w:t>
      </w:r>
      <w:r w:rsidR="00EB1820">
        <w:t xml:space="preserve">privileged </w:t>
      </w:r>
      <w:r>
        <w:t>access should be able to:</w:t>
      </w:r>
      <w:bookmarkEnd w:id="34"/>
    </w:p>
    <w:p w14:paraId="1CE0E54D" w14:textId="35F7548F" w:rsidR="00825CDD" w:rsidRDefault="00825CDD" w:rsidP="000540C5">
      <w:pPr>
        <w:pStyle w:val="Requirement3"/>
      </w:pPr>
      <w:r>
        <w:t>View, clear and save d</w:t>
      </w:r>
      <w:r w:rsidR="001C41E3">
        <w:t>etailed device information provided by the firmware</w:t>
      </w:r>
      <w:ins w:id="35" w:author="Jan Ayres" w:date="2013-05-07T17:12:00Z">
        <w:r w:rsidR="004D4DB4">
          <w:t>.</w:t>
        </w:r>
      </w:ins>
    </w:p>
    <w:p w14:paraId="617AB56E" w14:textId="3F45B3D8" w:rsidR="001C41E3" w:rsidRDefault="00825CDD" w:rsidP="000540C5">
      <w:pPr>
        <w:pStyle w:val="Requirement3"/>
      </w:pPr>
      <w:r>
        <w:t xml:space="preserve">Capture and save a </w:t>
      </w:r>
      <w:r w:rsidR="004053BA">
        <w:t>single image</w:t>
      </w:r>
      <w:r w:rsidR="001C41E3">
        <w:t>.</w:t>
      </w:r>
    </w:p>
    <w:p w14:paraId="3B8F1C92" w14:textId="77777777" w:rsidR="00474AD6" w:rsidRDefault="00474AD6" w:rsidP="00892607">
      <w:pPr>
        <w:pStyle w:val="Requirement2"/>
      </w:pPr>
      <w:bookmarkStart w:id="36" w:name="_Ref351132773"/>
      <w:r>
        <w:t>Licensing</w:t>
      </w:r>
      <w:bookmarkEnd w:id="36"/>
    </w:p>
    <w:p w14:paraId="7C47DE2F" w14:textId="77777777" w:rsidR="00474AD6" w:rsidRDefault="00967287" w:rsidP="00892607">
      <w:pPr>
        <w:pStyle w:val="Requirement3"/>
      </w:pPr>
      <w:r>
        <w:t>A “license” may be used to control what functionality is available for a set of roles and/or users</w:t>
      </w:r>
      <w:r w:rsidR="00474AD6">
        <w:t>.</w:t>
      </w:r>
    </w:p>
    <w:p w14:paraId="6C23A669" w14:textId="77777777" w:rsidR="002F483C" w:rsidRDefault="00474AD6" w:rsidP="00892607">
      <w:pPr>
        <w:pStyle w:val="Requirement3"/>
      </w:pPr>
      <w:r>
        <w:t>T</w:t>
      </w:r>
      <w:r w:rsidR="00967287">
        <w:t>he active license should be clearly indicated.</w:t>
      </w:r>
    </w:p>
    <w:p w14:paraId="59F94FED" w14:textId="257A8402" w:rsidR="00AB1705" w:rsidRDefault="00AB1705" w:rsidP="00892607">
      <w:pPr>
        <w:pStyle w:val="Requirement3"/>
      </w:pPr>
      <w:r>
        <w:t>Users should</w:t>
      </w:r>
      <w:r w:rsidR="002B0844">
        <w:t xml:space="preserve"> not be able to</w:t>
      </w:r>
      <w:r>
        <w:t xml:space="preserve"> modify the license.</w:t>
      </w:r>
    </w:p>
    <w:p w14:paraId="3739A281" w14:textId="6C73BB87" w:rsidR="002F483C" w:rsidRDefault="00967287" w:rsidP="00892607">
      <w:pPr>
        <w:pStyle w:val="Requirement2"/>
      </w:pPr>
      <w:bookmarkStart w:id="37" w:name="_Ref352744487"/>
      <w:r>
        <w:t xml:space="preserve">ClearView </w:t>
      </w:r>
      <w:ins w:id="38" w:author="Jan Ayres" w:date="2013-05-07T17:12:00Z">
        <w:r w:rsidR="004D4DB4">
          <w:t xml:space="preserve">software </w:t>
        </w:r>
      </w:ins>
      <w:r>
        <w:t>should produce detailed levels of logging that can be used to debug the system.</w:t>
      </w:r>
      <w:r w:rsidR="009064E1">
        <w:t xml:space="preserve"> </w:t>
      </w:r>
      <w:r>
        <w:t>Device events and commands should be included in these logs.</w:t>
      </w:r>
      <w:bookmarkEnd w:id="37"/>
    </w:p>
    <w:p w14:paraId="391C0927" w14:textId="662B0076" w:rsidR="001C1336" w:rsidRDefault="007615E4" w:rsidP="00892607">
      <w:pPr>
        <w:pStyle w:val="Requirement2"/>
      </w:pPr>
      <w:bookmarkStart w:id="39" w:name="_Ref353969546"/>
      <w:ins w:id="40" w:author="Jan Ayres" w:date="2013-05-09T11:51:00Z">
        <w:r>
          <w:t xml:space="preserve">The </w:t>
        </w:r>
      </w:ins>
      <w:r w:rsidR="001C1336">
        <w:t>ClearView</w:t>
      </w:r>
      <w:ins w:id="41" w:author="Jan Ayres" w:date="2013-05-07T17:12:00Z">
        <w:r w:rsidR="004D4DB4">
          <w:t xml:space="preserve"> </w:t>
        </w:r>
      </w:ins>
      <w:ins w:id="42" w:author="Jan Ayres" w:date="2013-05-09T11:49:00Z">
        <w:del w:id="43" w:author="Andrea Miller" w:date="2013-05-09T13:09:00Z">
          <w:r w:rsidR="00A307E1" w:rsidDel="00FD11EF">
            <w:delText>system</w:delText>
          </w:r>
        </w:del>
      </w:ins>
      <w:ins w:id="44" w:author="Andrea Miller" w:date="2013-05-09T13:09:00Z">
        <w:r w:rsidR="00FD11EF">
          <w:t>software</w:t>
        </w:r>
      </w:ins>
      <w:r w:rsidR="001C1336">
        <w:t xml:space="preserve"> </w:t>
      </w:r>
      <w:r w:rsidR="00107177">
        <w:t xml:space="preserve">shall </w:t>
      </w:r>
      <w:r w:rsidR="001C1336">
        <w:t>meet the appropriate regulatory</w:t>
      </w:r>
      <w:r w:rsidR="00A200A8">
        <w:t xml:space="preserve"> requirements detailed</w:t>
      </w:r>
      <w:r w:rsidR="001C1336">
        <w:t xml:space="preserve"> by the following</w:t>
      </w:r>
      <w:r w:rsidR="00A200A8">
        <w:t xml:space="preserve"> documents</w:t>
      </w:r>
      <w:r w:rsidR="001C1336">
        <w:t>:</w:t>
      </w:r>
      <w:bookmarkEnd w:id="39"/>
    </w:p>
    <w:p w14:paraId="0397F24A" w14:textId="77777777" w:rsidR="001C1336" w:rsidRDefault="001C1336" w:rsidP="001C1336">
      <w:pPr>
        <w:pStyle w:val="Requirement3"/>
      </w:pPr>
      <w:r>
        <w:t>21 CFR Part 11</w:t>
      </w:r>
      <w:r w:rsidR="009D0701">
        <w:t xml:space="preserve"> FDA Electronic Records; Electronic Signatures</w:t>
      </w:r>
    </w:p>
    <w:p w14:paraId="7736C18B" w14:textId="77777777" w:rsidR="0015083A" w:rsidRDefault="0015083A" w:rsidP="001C1336">
      <w:pPr>
        <w:pStyle w:val="Requirement3"/>
      </w:pPr>
      <w:r>
        <w:t>21 CFR 8</w:t>
      </w:r>
      <w:r w:rsidR="009D0701">
        <w:t>20 FDA Quality System Regulation</w:t>
      </w:r>
    </w:p>
    <w:p w14:paraId="0AABE856" w14:textId="626FE991" w:rsidR="001C1336" w:rsidRDefault="009D0701">
      <w:pPr>
        <w:pStyle w:val="Requirement3"/>
      </w:pPr>
      <w:r>
        <w:t xml:space="preserve">Health </w:t>
      </w:r>
      <w:r w:rsidRPr="005B2C8D">
        <w:t>Insurance</w:t>
      </w:r>
      <w:r>
        <w:t xml:space="preserve"> </w:t>
      </w:r>
      <w:r w:rsidRPr="004E4316">
        <w:t>Portability and Accountability Act of 1996</w:t>
      </w:r>
      <w:r>
        <w:t xml:space="preserve"> </w:t>
      </w:r>
      <w:ins w:id="45" w:author="Jan Ayres" w:date="2013-05-07T17:12:00Z">
        <w:r w:rsidR="004D4DB4">
          <w:t>(</w:t>
        </w:r>
      </w:ins>
      <w:r w:rsidR="001C1336">
        <w:t>HIP</w:t>
      </w:r>
      <w:r w:rsidR="003548DB">
        <w:t>A</w:t>
      </w:r>
      <w:r w:rsidR="001C1336">
        <w:t>A</w:t>
      </w:r>
      <w:r>
        <w:t>)</w:t>
      </w:r>
    </w:p>
    <w:p w14:paraId="7FFCE1DD" w14:textId="77777777" w:rsidR="0089349F" w:rsidRDefault="0015083A" w:rsidP="00892607">
      <w:pPr>
        <w:pStyle w:val="Requirement3"/>
      </w:pPr>
      <w:r>
        <w:t xml:space="preserve">ISO 13485 </w:t>
      </w:r>
      <w:r w:rsidR="009D0701">
        <w:t>Medical devices – Quality management systems – Requirements for regulatory purposes</w:t>
      </w:r>
      <w:del w:id="46" w:author="Jan Ayres" w:date="2013-05-07T17:13:00Z">
        <w:r w:rsidR="0089349F" w:rsidDel="004D4DB4">
          <w:delText>.</w:delText>
        </w:r>
      </w:del>
    </w:p>
    <w:p w14:paraId="2AF87699" w14:textId="2287015D" w:rsidR="00B24D81" w:rsidRDefault="00B24D81" w:rsidP="00B24D81">
      <w:pPr>
        <w:pStyle w:val="Requirement2"/>
      </w:pPr>
      <w:bookmarkStart w:id="47" w:name="_Ref353953656"/>
      <w:r>
        <w:t>User</w:t>
      </w:r>
      <w:r w:rsidR="00EB1820">
        <w:t>s</w:t>
      </w:r>
      <w:r>
        <w:t xml:space="preserve"> shall be able to cancel out of all functions unless otherwise detailed in the requirements.</w:t>
      </w:r>
      <w:bookmarkEnd w:id="47"/>
    </w:p>
    <w:p w14:paraId="2371C516" w14:textId="77777777" w:rsidR="002F483C" w:rsidRDefault="00967287" w:rsidP="00892607">
      <w:pPr>
        <w:pStyle w:val="Requirement1"/>
      </w:pPr>
      <w:r w:rsidRPr="00451FDB">
        <w:t>Users</w:t>
      </w:r>
    </w:p>
    <w:p w14:paraId="5EA2A2C0" w14:textId="184365A0" w:rsidR="00042DDC" w:rsidRDefault="00042DDC" w:rsidP="00892607">
      <w:pPr>
        <w:pStyle w:val="Requirement2"/>
      </w:pPr>
      <w:bookmarkStart w:id="48" w:name="_Ref352744463"/>
      <w:r>
        <w:t xml:space="preserve">A user shall be required to log in </w:t>
      </w:r>
      <w:del w:id="49" w:author="Lloyd Kurth" w:date="2013-05-09T14:21:00Z">
        <w:r w:rsidDel="00EF32C8">
          <w:delText xml:space="preserve">to </w:delText>
        </w:r>
      </w:del>
      <w:ins w:id="50" w:author="Jan Ayres" w:date="2013-05-09T11:49:00Z">
        <w:del w:id="51" w:author="Lloyd Kurth" w:date="2013-05-09T14:21:00Z">
          <w:r w:rsidR="00A307E1" w:rsidDel="00EF32C8">
            <w:delText xml:space="preserve">the </w:delText>
          </w:r>
        </w:del>
      </w:ins>
      <w:del w:id="52" w:author="Lloyd Kurth" w:date="2013-05-09T14:21:00Z">
        <w:r w:rsidDel="00EF32C8">
          <w:delText xml:space="preserve">ClearView </w:delText>
        </w:r>
      </w:del>
      <w:ins w:id="53" w:author="Jan Ayres" w:date="2013-05-07T17:13:00Z">
        <w:del w:id="54" w:author="Lloyd Kurth" w:date="2013-05-09T14:21:00Z">
          <w:r w:rsidR="00A307E1" w:rsidDel="00EF32C8">
            <w:delText>s</w:delText>
          </w:r>
        </w:del>
      </w:ins>
      <w:ins w:id="55" w:author="Jan Ayres" w:date="2013-05-09T11:49:00Z">
        <w:del w:id="56" w:author="Lloyd Kurth" w:date="2013-05-09T14:21:00Z">
          <w:r w:rsidR="00A307E1" w:rsidDel="00EF32C8">
            <w:delText>ystem</w:delText>
          </w:r>
        </w:del>
      </w:ins>
      <w:ins w:id="57" w:author="Andrea Miller" w:date="2013-05-09T13:09:00Z">
        <w:del w:id="58" w:author="Lloyd Kurth" w:date="2013-05-09T14:21:00Z">
          <w:r w:rsidR="00FD11EF" w:rsidDel="00EF32C8">
            <w:delText>software</w:delText>
          </w:r>
        </w:del>
      </w:ins>
      <w:ins w:id="59" w:author="Jan Ayres" w:date="2013-05-07T17:13:00Z">
        <w:del w:id="60" w:author="Lloyd Kurth" w:date="2013-05-09T14:21:00Z">
          <w:r w:rsidR="004D4DB4" w:rsidDel="00EF32C8">
            <w:delText xml:space="preserve"> </w:delText>
          </w:r>
        </w:del>
      </w:ins>
      <w:r>
        <w:t xml:space="preserve">with a </w:t>
      </w:r>
      <w:r w:rsidR="006A54A1">
        <w:t xml:space="preserve">unique, </w:t>
      </w:r>
      <w:r>
        <w:t>valid username and password</w:t>
      </w:r>
      <w:ins w:id="61" w:author="Lloyd Kurth" w:date="2013-05-09T14:22:00Z">
        <w:r w:rsidR="00EF32C8">
          <w:t xml:space="preserve"> before using the ClearView software</w:t>
        </w:r>
      </w:ins>
      <w:r>
        <w:t>.</w:t>
      </w:r>
      <w:bookmarkEnd w:id="48"/>
    </w:p>
    <w:p w14:paraId="204A7DB6" w14:textId="77777777" w:rsidR="00042DDC" w:rsidRDefault="00042DDC" w:rsidP="00892607">
      <w:pPr>
        <w:pStyle w:val="Requirement2"/>
      </w:pPr>
      <w:bookmarkStart w:id="62" w:name="_Ref353969618"/>
      <w:r>
        <w:t>New users can be added. When a user is added, at least the following information shall be required:</w:t>
      </w:r>
      <w:bookmarkEnd w:id="62"/>
    </w:p>
    <w:p w14:paraId="64C5806A" w14:textId="75120BFC" w:rsidR="00042DDC" w:rsidRDefault="005F3C0C" w:rsidP="00892607">
      <w:pPr>
        <w:pStyle w:val="Requirement3"/>
      </w:pPr>
      <w:r>
        <w:t>Name</w:t>
      </w:r>
      <w:r w:rsidR="00E73303">
        <w:t xml:space="preserve"> (First and Last Name)</w:t>
      </w:r>
    </w:p>
    <w:p w14:paraId="5062BABB" w14:textId="77777777" w:rsidR="00E73303" w:rsidRDefault="00E73303" w:rsidP="00EB6C0B">
      <w:pPr>
        <w:pStyle w:val="Requirement3"/>
      </w:pPr>
      <w:bookmarkStart w:id="63" w:name="_Ref352744863"/>
      <w:r>
        <w:t>User email address</w:t>
      </w:r>
    </w:p>
    <w:p w14:paraId="07DC3F6C" w14:textId="5C962011" w:rsidR="00EB6C0B" w:rsidRDefault="004019D6" w:rsidP="00EB6C0B">
      <w:pPr>
        <w:pStyle w:val="Requirement3"/>
      </w:pPr>
      <w:bookmarkStart w:id="64" w:name="_Ref354748111"/>
      <w:r>
        <w:t xml:space="preserve">Unique </w:t>
      </w:r>
      <w:del w:id="65" w:author="Jan Ayres" w:date="2013-05-07T17:14:00Z">
        <w:r w:rsidR="00EB6C0B" w:rsidDel="004D4DB4">
          <w:delText>U</w:delText>
        </w:r>
      </w:del>
      <w:ins w:id="66" w:author="Jan Ayres" w:date="2013-05-07T17:14:00Z">
        <w:r w:rsidR="004D4DB4">
          <w:t>u</w:t>
        </w:r>
      </w:ins>
      <w:r w:rsidR="00EB6C0B">
        <w:t>sername</w:t>
      </w:r>
      <w:bookmarkEnd w:id="63"/>
      <w:bookmarkEnd w:id="64"/>
    </w:p>
    <w:p w14:paraId="2779CEB4" w14:textId="77777777" w:rsidR="004019D6" w:rsidRDefault="00735A71" w:rsidP="00EB6C0B">
      <w:pPr>
        <w:pStyle w:val="Requirement3"/>
      </w:pPr>
      <w:bookmarkStart w:id="67" w:name="_Ref352745142"/>
      <w:bookmarkStart w:id="68" w:name="_Ref354748029"/>
      <w:bookmarkStart w:id="69" w:name="_Ref352744901"/>
      <w:r>
        <w:t>A p</w:t>
      </w:r>
      <w:r w:rsidR="00EB6C0B">
        <w:t>assword</w:t>
      </w:r>
      <w:bookmarkEnd w:id="67"/>
      <w:r>
        <w:t xml:space="preserve"> which meets the following requirements:</w:t>
      </w:r>
      <w:bookmarkEnd w:id="68"/>
    </w:p>
    <w:p w14:paraId="06FB9946" w14:textId="0659124F" w:rsidR="004019D6" w:rsidRDefault="004019D6" w:rsidP="00DA4DE5">
      <w:pPr>
        <w:pStyle w:val="Requirement4"/>
        <w:ind w:left="2970" w:hanging="990"/>
      </w:pPr>
      <w:bookmarkStart w:id="70" w:name="_Ref352745329"/>
      <w:r>
        <w:t>Passwords shall implement aging to prevent the same password being used</w:t>
      </w:r>
      <w:bookmarkEnd w:id="70"/>
      <w:ins w:id="71" w:author="Jan Ayres" w:date="2013-05-07T17:14:00Z">
        <w:r w:rsidR="004D4DB4">
          <w:t>.</w:t>
        </w:r>
      </w:ins>
    </w:p>
    <w:p w14:paraId="7D33C9A6" w14:textId="222003EB" w:rsidR="004019D6" w:rsidRDefault="004019D6" w:rsidP="00DA4DE5">
      <w:pPr>
        <w:pStyle w:val="Requirement4"/>
        <w:ind w:left="2970" w:hanging="990"/>
      </w:pPr>
      <w:bookmarkStart w:id="72" w:name="_Ref352745290"/>
      <w:r>
        <w:t>Passwords shall implement a specified minimum length to ensure it is secure</w:t>
      </w:r>
      <w:bookmarkEnd w:id="72"/>
      <w:ins w:id="73" w:author="Jan Ayres" w:date="2013-05-07T17:14:00Z">
        <w:r w:rsidR="004D4DB4">
          <w:t>.</w:t>
        </w:r>
      </w:ins>
    </w:p>
    <w:p w14:paraId="46CBE07D" w14:textId="41431015" w:rsidR="00EB6C0B" w:rsidRDefault="004019D6" w:rsidP="00DA4DE5">
      <w:pPr>
        <w:pStyle w:val="Requirement4"/>
        <w:ind w:left="2970" w:hanging="990"/>
      </w:pPr>
      <w:bookmarkStart w:id="74" w:name="_Ref352745320"/>
      <w:r>
        <w:t>Passwords shall use a salted one way hash to ensu</w:t>
      </w:r>
      <w:r w:rsidR="00FE4526">
        <w:t>re reasonable difficulty</w:t>
      </w:r>
      <w:r w:rsidR="00CE120E">
        <w:t xml:space="preserve"> against</w:t>
      </w:r>
      <w:r w:rsidR="00FE4526">
        <w:t xml:space="preserve"> a</w:t>
      </w:r>
      <w:r>
        <w:t xml:space="preserve"> brute force attack</w:t>
      </w:r>
      <w:bookmarkEnd w:id="69"/>
      <w:bookmarkEnd w:id="74"/>
      <w:ins w:id="75" w:author="Jan Ayres" w:date="2013-05-07T17:14:00Z">
        <w:r w:rsidR="004D4DB4">
          <w:t>.</w:t>
        </w:r>
      </w:ins>
    </w:p>
    <w:p w14:paraId="166FE691" w14:textId="77777777" w:rsidR="00B63A03" w:rsidRDefault="005579E5" w:rsidP="00EB6C0B">
      <w:pPr>
        <w:pStyle w:val="Requirement3"/>
      </w:pPr>
      <w:bookmarkStart w:id="76" w:name="_Ref352744543"/>
      <w:r>
        <w:t>The user shall be notified of any invalid entry</w:t>
      </w:r>
      <w:r w:rsidR="00B63A03">
        <w:t>.</w:t>
      </w:r>
      <w:bookmarkEnd w:id="76"/>
      <w:r w:rsidR="00B63A03">
        <w:t xml:space="preserve"> </w:t>
      </w:r>
    </w:p>
    <w:p w14:paraId="5DED0345" w14:textId="21BAA9F0" w:rsidR="00042DDC" w:rsidRDefault="00042DDC" w:rsidP="00892607">
      <w:pPr>
        <w:pStyle w:val="Requirement2"/>
      </w:pPr>
      <w:bookmarkStart w:id="77" w:name="_Ref352745392"/>
      <w:r>
        <w:t>An existing user shall be able to modify his/her own:</w:t>
      </w:r>
      <w:bookmarkEnd w:id="77"/>
    </w:p>
    <w:p w14:paraId="68A3498D" w14:textId="77777777" w:rsidR="00042DDC" w:rsidRDefault="005F3C0C" w:rsidP="00892607">
      <w:pPr>
        <w:pStyle w:val="Requirement3"/>
      </w:pPr>
      <w:r>
        <w:t>Name</w:t>
      </w:r>
    </w:p>
    <w:p w14:paraId="5B499E1B" w14:textId="77777777" w:rsidR="00042DDC" w:rsidRDefault="005F3C0C" w:rsidP="00892607">
      <w:pPr>
        <w:pStyle w:val="Requirement3"/>
      </w:pPr>
      <w:bookmarkStart w:id="78" w:name="_Ref352745403"/>
      <w:r>
        <w:t>Password</w:t>
      </w:r>
      <w:r w:rsidR="004019D6">
        <w:t xml:space="preserve"> (such that it still fulfills requirements </w:t>
      </w:r>
      <w:r w:rsidR="004019D6">
        <w:fldChar w:fldCharType="begin"/>
      </w:r>
      <w:r w:rsidR="004019D6">
        <w:instrText xml:space="preserve"> REF _Ref352745142 \r \h </w:instrText>
      </w:r>
      <w:r w:rsidR="004019D6">
        <w:fldChar w:fldCharType="separate"/>
      </w:r>
      <w:r w:rsidR="00B20B89">
        <w:t>SR-2.2.4</w:t>
      </w:r>
      <w:r w:rsidR="004019D6">
        <w:fldChar w:fldCharType="end"/>
      </w:r>
      <w:bookmarkEnd w:id="78"/>
      <w:r w:rsidR="0002626E">
        <w:t>)</w:t>
      </w:r>
    </w:p>
    <w:p w14:paraId="324363A0" w14:textId="77777777" w:rsidR="005579E5" w:rsidRDefault="005579E5" w:rsidP="005579E5">
      <w:pPr>
        <w:pStyle w:val="Requirement3"/>
      </w:pPr>
      <w:bookmarkStart w:id="79" w:name="_Ref352744533"/>
      <w:r>
        <w:t>The user shall be notified of any invalid entry.</w:t>
      </w:r>
      <w:bookmarkEnd w:id="79"/>
      <w:r>
        <w:t xml:space="preserve"> </w:t>
      </w:r>
    </w:p>
    <w:p w14:paraId="5E51C797" w14:textId="77777777" w:rsidR="0048021C" w:rsidRDefault="0048021C" w:rsidP="00892607">
      <w:pPr>
        <w:pStyle w:val="Requirement2"/>
      </w:pPr>
      <w:bookmarkStart w:id="80" w:name="_Ref351132514"/>
      <w:r>
        <w:t>A</w:t>
      </w:r>
      <w:r w:rsidR="00967287">
        <w:t xml:space="preserve"> user </w:t>
      </w:r>
      <w:r>
        <w:t>shall</w:t>
      </w:r>
      <w:r w:rsidR="00967287">
        <w:t xml:space="preserve"> be assigned to </w:t>
      </w:r>
      <w:r>
        <w:t xml:space="preserve">one or more </w:t>
      </w:r>
      <w:r w:rsidR="00967287">
        <w:t xml:space="preserve">roles in order to control what functionality they </w:t>
      </w:r>
      <w:r w:rsidR="00C67D75">
        <w:t xml:space="preserve">have </w:t>
      </w:r>
      <w:r w:rsidR="00C67D75" w:rsidRPr="00C67D75">
        <w:t>access</w:t>
      </w:r>
      <w:r w:rsidR="00967287">
        <w:t xml:space="preserve"> to.</w:t>
      </w:r>
      <w:bookmarkEnd w:id="80"/>
    </w:p>
    <w:p w14:paraId="0262DD3A" w14:textId="77777777" w:rsidR="002F483C" w:rsidRDefault="0048021C" w:rsidP="00892607">
      <w:pPr>
        <w:pStyle w:val="Requirement2"/>
      </w:pPr>
      <w:bookmarkStart w:id="81" w:name="_Ref351132520"/>
      <w:r>
        <w:t>The following roles should be defined:</w:t>
      </w:r>
      <w:bookmarkEnd w:id="81"/>
      <w:r>
        <w:t xml:space="preserve"> </w:t>
      </w:r>
    </w:p>
    <w:p w14:paraId="25CDA6BB" w14:textId="36FC2FCD" w:rsidR="007F542B" w:rsidRDefault="007F542B" w:rsidP="00892607">
      <w:pPr>
        <w:pStyle w:val="Requirement3"/>
      </w:pPr>
      <w:r>
        <w:t>Administrator – Ultimate power over all functionality of the system</w:t>
      </w:r>
      <w:r w:rsidR="006A54A1">
        <w:t xml:space="preserve"> and</w:t>
      </w:r>
      <w:r w:rsidR="00125DD6">
        <w:t xml:space="preserve"> </w:t>
      </w:r>
      <w:r w:rsidR="005A7478">
        <w:t xml:space="preserve">privileged </w:t>
      </w:r>
      <w:r w:rsidR="00125DD6">
        <w:t>functionality which is</w:t>
      </w:r>
      <w:r w:rsidR="006A54A1">
        <w:t xml:space="preserve"> intended to only be used by EPIC staff</w:t>
      </w:r>
      <w:r>
        <w:t>.</w:t>
      </w:r>
    </w:p>
    <w:p w14:paraId="5D82114D" w14:textId="77777777" w:rsidR="007F542B" w:rsidRDefault="007F542B" w:rsidP="00892607">
      <w:pPr>
        <w:pStyle w:val="Requirement3"/>
      </w:pPr>
      <w:r>
        <w:t xml:space="preserve">Tech administrator – The ability to load and export </w:t>
      </w:r>
      <w:r w:rsidR="006A54A1">
        <w:t>finger images</w:t>
      </w:r>
      <w:r>
        <w:t>, and set brightness and gain controls.</w:t>
      </w:r>
    </w:p>
    <w:p w14:paraId="61DE9EBF" w14:textId="77777777" w:rsidR="007F542B" w:rsidRDefault="007F542B" w:rsidP="00892607">
      <w:pPr>
        <w:pStyle w:val="Requirement3"/>
      </w:pPr>
      <w:r>
        <w:t xml:space="preserve">Tech user – Can perform basic </w:t>
      </w:r>
      <w:r w:rsidR="000D2FA1">
        <w:t xml:space="preserve">setup verification </w:t>
      </w:r>
      <w:r>
        <w:t>and capture functions.</w:t>
      </w:r>
    </w:p>
    <w:p w14:paraId="347CF52E" w14:textId="77777777" w:rsidR="0048021C" w:rsidRDefault="0048021C" w:rsidP="00892607">
      <w:pPr>
        <w:pStyle w:val="Requirement2"/>
      </w:pPr>
      <w:bookmarkStart w:id="82" w:name="_Ref353968567"/>
      <w:r>
        <w:t>Additional roles may be defined</w:t>
      </w:r>
      <w:r w:rsidR="006A54A1">
        <w:t xml:space="preserve"> and must be documented in the product specifications</w:t>
      </w:r>
      <w:r>
        <w:t>.</w:t>
      </w:r>
      <w:bookmarkEnd w:id="82"/>
    </w:p>
    <w:p w14:paraId="38D6BFDA" w14:textId="03C28F10" w:rsidR="002F483C" w:rsidRDefault="00967287" w:rsidP="00892607">
      <w:pPr>
        <w:pStyle w:val="Requirement2"/>
      </w:pPr>
      <w:bookmarkStart w:id="83" w:name="_Ref351132522"/>
      <w:r>
        <w:t xml:space="preserve">Each role </w:t>
      </w:r>
      <w:r w:rsidRPr="00451FDB">
        <w:rPr>
          <w:rStyle w:val="Heading3Char"/>
          <w:rFonts w:eastAsia="Calibri"/>
        </w:rPr>
        <w:t>may grant access to specific functionality, such as access to press a button which is otherwise</w:t>
      </w:r>
      <w:r>
        <w:t xml:space="preserve"> hidden if the user does not have access.</w:t>
      </w:r>
      <w:r w:rsidR="009064E1">
        <w:t xml:space="preserve"> </w:t>
      </w:r>
      <w:r>
        <w:t>This level of gran</w:t>
      </w:r>
      <w:r w:rsidR="00013A07">
        <w:t>ularity is called “permissions”</w:t>
      </w:r>
      <w:r>
        <w:t xml:space="preserve"> and it may be assigned to a specific role.</w:t>
      </w:r>
      <w:bookmarkEnd w:id="83"/>
    </w:p>
    <w:p w14:paraId="73E868D2" w14:textId="71B5395A" w:rsidR="00C63F1B" w:rsidRDefault="00C63F1B" w:rsidP="00892607">
      <w:pPr>
        <w:pStyle w:val="Requirement2"/>
      </w:pPr>
      <w:bookmarkStart w:id="84" w:name="_Ref354751608"/>
      <w:r>
        <w:t>The</w:t>
      </w:r>
      <w:r w:rsidR="00D1541A">
        <w:t xml:space="preserve"> </w:t>
      </w:r>
      <w:r w:rsidR="005B5933">
        <w:t>application shall allow the logged in user to be switched easily and</w:t>
      </w:r>
      <w:r w:rsidR="00EB1820">
        <w:t>,</w:t>
      </w:r>
      <w:r w:rsidR="005B5933">
        <w:t xml:space="preserve"> when possible</w:t>
      </w:r>
      <w:r w:rsidR="00EB1820">
        <w:t>,</w:t>
      </w:r>
      <w:r w:rsidR="005B5933">
        <w:t xml:space="preserve"> place the new user in the same state as the previous user.</w:t>
      </w:r>
      <w:bookmarkEnd w:id="84"/>
    </w:p>
    <w:p w14:paraId="0C07B468" w14:textId="6C9E70BB" w:rsidR="003F3C32" w:rsidRDefault="003F3C32" w:rsidP="00892607">
      <w:pPr>
        <w:pStyle w:val="Requirement2"/>
      </w:pPr>
      <w:bookmarkStart w:id="85" w:name="_Ref354755220"/>
      <w:r>
        <w:t>An existing user can be deactivated. A deactivated user shall not be able to log in to</w:t>
      </w:r>
      <w:ins w:id="86" w:author="Lloyd Kurth" w:date="2013-05-09T14:23:00Z">
        <w:r w:rsidR="00EF32C8">
          <w:t xml:space="preserve"> use</w:t>
        </w:r>
      </w:ins>
      <w:r>
        <w:t xml:space="preserve"> </w:t>
      </w:r>
      <w:ins w:id="87" w:author="Jan Ayres" w:date="2013-05-09T11:48:00Z">
        <w:r w:rsidR="00A307E1">
          <w:t xml:space="preserve">the </w:t>
        </w:r>
      </w:ins>
      <w:r>
        <w:t>ClearView</w:t>
      </w:r>
      <w:ins w:id="88" w:author="Jan Ayres" w:date="2013-05-07T17:15:00Z">
        <w:r w:rsidR="004D4DB4">
          <w:t xml:space="preserve"> </w:t>
        </w:r>
      </w:ins>
      <w:ins w:id="89" w:author="Jan Ayres" w:date="2013-05-09T11:49:00Z">
        <w:del w:id="90" w:author="Andrea Miller" w:date="2013-05-09T13:09:00Z">
          <w:r w:rsidR="00A307E1" w:rsidDel="00FD11EF">
            <w:delText>system</w:delText>
          </w:r>
        </w:del>
      </w:ins>
      <w:ins w:id="91" w:author="Andrea Miller" w:date="2013-05-09T13:09:00Z">
        <w:r w:rsidR="00FD11EF">
          <w:t>software</w:t>
        </w:r>
      </w:ins>
      <w:r>
        <w:t>.</w:t>
      </w:r>
      <w:bookmarkEnd w:id="85"/>
    </w:p>
    <w:p w14:paraId="218AD561" w14:textId="77777777" w:rsidR="002F483C" w:rsidRDefault="00967287" w:rsidP="00892607">
      <w:pPr>
        <w:pStyle w:val="Requirement1"/>
      </w:pPr>
      <w:bookmarkStart w:id="92" w:name="_Ref351131763"/>
      <w:r>
        <w:t>Patients</w:t>
      </w:r>
      <w:bookmarkEnd w:id="92"/>
    </w:p>
    <w:p w14:paraId="6628B324" w14:textId="77777777" w:rsidR="0023045C" w:rsidRDefault="0025576F" w:rsidP="00892607">
      <w:pPr>
        <w:pStyle w:val="Requirement2"/>
      </w:pPr>
      <w:bookmarkStart w:id="93" w:name="_Ref353954327"/>
      <w:r>
        <w:t>It shall be possible to add a new patient.</w:t>
      </w:r>
      <w:bookmarkEnd w:id="93"/>
      <w:r w:rsidR="0023045C">
        <w:t xml:space="preserve"> </w:t>
      </w:r>
    </w:p>
    <w:p w14:paraId="426D622A" w14:textId="5F8AE1C3" w:rsidR="00024ABE" w:rsidRDefault="00F36EFD" w:rsidP="00892607">
      <w:pPr>
        <w:pStyle w:val="Requirement2"/>
      </w:pPr>
      <w:bookmarkStart w:id="94" w:name="_Ref352744564"/>
      <w:bookmarkStart w:id="95" w:name="_Ref353954329"/>
      <w:r>
        <w:t>C</w:t>
      </w:r>
      <w:r w:rsidR="00024ABE">
        <w:t xml:space="preserve">hecks shall be implemented to </w:t>
      </w:r>
      <w:r w:rsidR="00F47955">
        <w:t>reasonably prevent</w:t>
      </w:r>
      <w:r w:rsidR="00024ABE">
        <w:t xml:space="preserve"> duplicate patients from being added to the </w:t>
      </w:r>
      <w:del w:id="96" w:author="Andrea Miller" w:date="2013-05-09T13:10:00Z">
        <w:r w:rsidR="00024ABE" w:rsidDel="00FD11EF">
          <w:delText>system</w:delText>
        </w:r>
      </w:del>
      <w:ins w:id="97" w:author="Andrea Miller" w:date="2013-05-09T13:10:00Z">
        <w:r w:rsidR="00FD11EF">
          <w:t>database</w:t>
        </w:r>
      </w:ins>
      <w:r w:rsidR="00024ABE">
        <w:t>.</w:t>
      </w:r>
      <w:bookmarkEnd w:id="94"/>
      <w:r w:rsidR="009064E1">
        <w:t xml:space="preserve"> </w:t>
      </w:r>
      <w:r w:rsidR="004D7A04">
        <w:t xml:space="preserve">The </w:t>
      </w:r>
      <w:del w:id="98" w:author="Andrea Miller" w:date="2013-05-09T13:10:00Z">
        <w:r w:rsidR="004D7A04" w:rsidDel="00FD11EF">
          <w:delText xml:space="preserve">system </w:delText>
        </w:r>
      </w:del>
      <w:ins w:id="99" w:author="Andrea Miller" w:date="2013-05-09T13:10:00Z">
        <w:r w:rsidR="00FD11EF">
          <w:t xml:space="preserve">software </w:t>
        </w:r>
      </w:ins>
      <w:r w:rsidR="004D7A04">
        <w:t>shall notify users if a potential duplication is identified.</w:t>
      </w:r>
      <w:bookmarkEnd w:id="95"/>
    </w:p>
    <w:p w14:paraId="795BC949" w14:textId="629EA5D7" w:rsidR="0025576F" w:rsidRDefault="0025576F" w:rsidP="00892607">
      <w:pPr>
        <w:pStyle w:val="Requirement2"/>
      </w:pPr>
      <w:bookmarkStart w:id="100" w:name="_Ref353968195"/>
      <w:r>
        <w:t>Existing p</w:t>
      </w:r>
      <w:r w:rsidR="00967287">
        <w:t>atients should be searchable</w:t>
      </w:r>
      <w:r w:rsidR="002E6580">
        <w:t>, and search results sortable,</w:t>
      </w:r>
      <w:r w:rsidR="00967287">
        <w:t xml:space="preserve"> on at least the following fields:</w:t>
      </w:r>
      <w:bookmarkEnd w:id="100"/>
    </w:p>
    <w:p w14:paraId="5145E22A" w14:textId="41406566" w:rsidR="0025576F" w:rsidRDefault="0025576F" w:rsidP="00892607">
      <w:pPr>
        <w:pStyle w:val="Requirement3"/>
      </w:pPr>
      <w:r>
        <w:t>N</w:t>
      </w:r>
      <w:r w:rsidR="00967287">
        <w:t>ame</w:t>
      </w:r>
      <w:r w:rsidR="0008511E">
        <w:t xml:space="preserve"> (i.e., </w:t>
      </w:r>
      <w:r w:rsidR="00400CFF">
        <w:t>f</w:t>
      </w:r>
      <w:r w:rsidR="0008511E">
        <w:t>irst</w:t>
      </w:r>
      <w:ins w:id="101" w:author="Andrea Miller" w:date="2013-05-09T13:07:00Z">
        <w:r w:rsidR="0004041B">
          <w:t xml:space="preserve"> name</w:t>
        </w:r>
      </w:ins>
      <w:r w:rsidR="0008511E">
        <w:t xml:space="preserve">, </w:t>
      </w:r>
      <w:r w:rsidR="00400CFF">
        <w:t>l</w:t>
      </w:r>
      <w:r w:rsidR="0008511E">
        <w:t>ast</w:t>
      </w:r>
      <w:ins w:id="102" w:author="Andrea Miller" w:date="2013-05-09T13:07:00Z">
        <w:r w:rsidR="0004041B">
          <w:t xml:space="preserve"> name</w:t>
        </w:r>
      </w:ins>
      <w:r w:rsidR="0008511E">
        <w:t xml:space="preserve">, and </w:t>
      </w:r>
      <w:r w:rsidR="00400CFF">
        <w:t>m</w:t>
      </w:r>
      <w:r w:rsidR="0008511E">
        <w:t xml:space="preserve">iddle </w:t>
      </w:r>
      <w:r w:rsidR="00400CFF">
        <w:t>i</w:t>
      </w:r>
      <w:r w:rsidR="0008511E">
        <w:t>nitial)</w:t>
      </w:r>
    </w:p>
    <w:p w14:paraId="01024DA3" w14:textId="77777777" w:rsidR="0025576F" w:rsidRDefault="005F3C0C" w:rsidP="00892607">
      <w:pPr>
        <w:pStyle w:val="Requirement3"/>
      </w:pPr>
      <w:r>
        <w:t>Gender</w:t>
      </w:r>
    </w:p>
    <w:p w14:paraId="50691AAA" w14:textId="77777777" w:rsidR="002F483C" w:rsidRDefault="0025576F" w:rsidP="00892607">
      <w:pPr>
        <w:pStyle w:val="Requirement3"/>
      </w:pPr>
      <w:r>
        <w:t>B</w:t>
      </w:r>
      <w:r w:rsidR="005F3C0C">
        <w:t>irthdate</w:t>
      </w:r>
    </w:p>
    <w:p w14:paraId="6B30CB4A" w14:textId="77777777" w:rsidR="00024ABE" w:rsidRDefault="001D4558" w:rsidP="00892607">
      <w:pPr>
        <w:pStyle w:val="Requirement2"/>
      </w:pPr>
      <w:bookmarkStart w:id="103" w:name="_Ref353954338"/>
      <w:r>
        <w:t>T</w:t>
      </w:r>
      <w:r w:rsidR="00024ABE">
        <w:t xml:space="preserve">he following </w:t>
      </w:r>
      <w:r>
        <w:t xml:space="preserve">minimum </w:t>
      </w:r>
      <w:r w:rsidR="00024ABE">
        <w:t>information s</w:t>
      </w:r>
      <w:r w:rsidR="00967287">
        <w:t xml:space="preserve">hould </w:t>
      </w:r>
      <w:r w:rsidR="00024ABE">
        <w:t xml:space="preserve">be </w:t>
      </w:r>
      <w:r w:rsidR="00967287">
        <w:t>store</w:t>
      </w:r>
      <w:r w:rsidR="00024ABE">
        <w:t>d</w:t>
      </w:r>
      <w:r w:rsidR="00967287">
        <w:t xml:space="preserve"> about each patient:</w:t>
      </w:r>
      <w:bookmarkEnd w:id="103"/>
    </w:p>
    <w:p w14:paraId="32C95044" w14:textId="406902D3" w:rsidR="0008511E" w:rsidRDefault="005F3C0C" w:rsidP="0008511E">
      <w:pPr>
        <w:pStyle w:val="Requirement3"/>
      </w:pPr>
      <w:r>
        <w:t>Name</w:t>
      </w:r>
      <w:r w:rsidR="00630F95">
        <w:t xml:space="preserve"> </w:t>
      </w:r>
      <w:r w:rsidR="0008511E">
        <w:t xml:space="preserve">(i.e., </w:t>
      </w:r>
      <w:r w:rsidR="00400CFF">
        <w:t>f</w:t>
      </w:r>
      <w:r w:rsidR="0008511E">
        <w:t>irst</w:t>
      </w:r>
      <w:ins w:id="104" w:author="Andrea Miller" w:date="2013-05-09T13:07:00Z">
        <w:r w:rsidR="0004041B">
          <w:t xml:space="preserve"> name</w:t>
        </w:r>
      </w:ins>
      <w:r w:rsidR="0008511E">
        <w:t xml:space="preserve">, </w:t>
      </w:r>
      <w:r w:rsidR="00400CFF">
        <w:t>l</w:t>
      </w:r>
      <w:r w:rsidR="0008511E">
        <w:t>ast</w:t>
      </w:r>
      <w:ins w:id="105" w:author="Andrea Miller" w:date="2013-05-09T13:07:00Z">
        <w:r w:rsidR="0004041B">
          <w:t xml:space="preserve"> name</w:t>
        </w:r>
      </w:ins>
      <w:r w:rsidR="0008511E">
        <w:t xml:space="preserve">, and </w:t>
      </w:r>
      <w:r w:rsidR="00400CFF">
        <w:t>m</w:t>
      </w:r>
      <w:r w:rsidR="0008511E">
        <w:t xml:space="preserve">iddle </w:t>
      </w:r>
      <w:r w:rsidR="00400CFF">
        <w:t>i</w:t>
      </w:r>
      <w:r w:rsidR="0008511E">
        <w:t>nitial)</w:t>
      </w:r>
    </w:p>
    <w:p w14:paraId="29C7E2FC" w14:textId="77777777" w:rsidR="00024ABE" w:rsidRDefault="00024ABE" w:rsidP="00892607">
      <w:pPr>
        <w:pStyle w:val="Requirement3"/>
      </w:pPr>
      <w:r>
        <w:t>B</w:t>
      </w:r>
      <w:r w:rsidR="00967287">
        <w:t>irthdate</w:t>
      </w:r>
    </w:p>
    <w:p w14:paraId="745B9823" w14:textId="77777777" w:rsidR="002F483C" w:rsidRDefault="00024ABE" w:rsidP="00892607">
      <w:pPr>
        <w:pStyle w:val="Requirement3"/>
      </w:pPr>
      <w:r>
        <w:t>G</w:t>
      </w:r>
      <w:r w:rsidR="005F3C0C">
        <w:t>ender</w:t>
      </w:r>
    </w:p>
    <w:p w14:paraId="78E87890" w14:textId="5BA42130" w:rsidR="002F483C" w:rsidRDefault="00024ABE" w:rsidP="00892607">
      <w:pPr>
        <w:pStyle w:val="Requirement2"/>
      </w:pPr>
      <w:bookmarkStart w:id="106" w:name="_Ref353954352"/>
      <w:r>
        <w:t xml:space="preserve">It shall be possible to </w:t>
      </w:r>
      <w:r w:rsidR="00F37519">
        <w:t xml:space="preserve">view and </w:t>
      </w:r>
      <w:r>
        <w:t>modify all patient information</w:t>
      </w:r>
      <w:r w:rsidR="00967287">
        <w:t>.</w:t>
      </w:r>
      <w:bookmarkEnd w:id="106"/>
    </w:p>
    <w:p w14:paraId="09662447" w14:textId="192F21C4" w:rsidR="0023045C" w:rsidRDefault="00C80CCB" w:rsidP="00892607">
      <w:pPr>
        <w:pStyle w:val="Requirement2"/>
      </w:pPr>
      <w:bookmarkStart w:id="107" w:name="_Ref352744582"/>
      <w:r>
        <w:t xml:space="preserve">The </w:t>
      </w:r>
      <w:del w:id="108" w:author="Andrea Miller" w:date="2013-05-09T13:10:00Z">
        <w:r w:rsidDel="00FD11EF">
          <w:delText>system</w:delText>
        </w:r>
        <w:r w:rsidR="0023045C" w:rsidDel="00FD11EF">
          <w:delText xml:space="preserve"> </w:delText>
        </w:r>
      </w:del>
      <w:ins w:id="109" w:author="Andrea Miller" w:date="2013-05-09T13:10:00Z">
        <w:r w:rsidR="00FD11EF">
          <w:t xml:space="preserve">software </w:t>
        </w:r>
      </w:ins>
      <w:r w:rsidR="0023045C">
        <w:t>shall notify the user and require the corresponding corrections to be made</w:t>
      </w:r>
      <w:r>
        <w:t xml:space="preserve"> to invalid or missing information</w:t>
      </w:r>
      <w:r w:rsidR="0023045C">
        <w:t>.</w:t>
      </w:r>
      <w:bookmarkEnd w:id="107"/>
    </w:p>
    <w:p w14:paraId="2E8A63ED" w14:textId="77777777" w:rsidR="002F483C" w:rsidRDefault="009F1BDD" w:rsidP="00892607">
      <w:pPr>
        <w:pStyle w:val="Requirement1"/>
      </w:pPr>
      <w:bookmarkStart w:id="110" w:name="_Ref351131574"/>
      <w:r>
        <w:t>Setup Verification</w:t>
      </w:r>
      <w:bookmarkEnd w:id="110"/>
    </w:p>
    <w:p w14:paraId="7FB83E5E" w14:textId="1533EC42" w:rsidR="00266300" w:rsidRDefault="00BC279E" w:rsidP="00266300">
      <w:pPr>
        <w:pStyle w:val="Requirement2"/>
      </w:pPr>
      <w:bookmarkStart w:id="111" w:name="_Ref353953712"/>
      <w:r>
        <w:t>On user demand, t</w:t>
      </w:r>
      <w:r w:rsidR="00967287">
        <w:t xml:space="preserve">he </w:t>
      </w:r>
      <w:r w:rsidR="009F1BDD">
        <w:t xml:space="preserve">setup verification </w:t>
      </w:r>
      <w:r w:rsidR="00967287">
        <w:t xml:space="preserve">process </w:t>
      </w:r>
      <w:r w:rsidR="00020831">
        <w:t>shall</w:t>
      </w:r>
      <w:r w:rsidR="00967287">
        <w:t xml:space="preserve"> be able to automatically capture a set of images to be used with the algorithm.</w:t>
      </w:r>
      <w:bookmarkEnd w:id="111"/>
    </w:p>
    <w:p w14:paraId="3C3B2DC4" w14:textId="03FB4B97" w:rsidR="003E7CBB" w:rsidRDefault="00967287" w:rsidP="00892607">
      <w:pPr>
        <w:pStyle w:val="Requirement2"/>
      </w:pPr>
      <w:bookmarkStart w:id="112" w:name="_Ref349030446"/>
      <w:r>
        <w:t>A</w:t>
      </w:r>
      <w:r w:rsidR="006D1991">
        <w:t xml:space="preserve"> </w:t>
      </w:r>
      <w:r w:rsidR="00D8765B">
        <w:t xml:space="preserve">setup verification </w:t>
      </w:r>
      <w:r w:rsidR="006D1991">
        <w:t xml:space="preserve">which passes the analysis criteria </w:t>
      </w:r>
      <w:r>
        <w:t>should be performed</w:t>
      </w:r>
      <w:r w:rsidR="006D1991">
        <w:t xml:space="preserve"> </w:t>
      </w:r>
      <w:r>
        <w:t xml:space="preserve">before a scan if </w:t>
      </w:r>
      <w:r w:rsidR="003E7CBB">
        <w:t>any of the following conditions are met:</w:t>
      </w:r>
      <w:bookmarkEnd w:id="112"/>
    </w:p>
    <w:p w14:paraId="45578814" w14:textId="71055453" w:rsidR="003E7CBB" w:rsidRDefault="003E7CBB" w:rsidP="00892607">
      <w:pPr>
        <w:pStyle w:val="Requirement3"/>
      </w:pPr>
      <w:proofErr w:type="gramStart"/>
      <w:r>
        <w:t xml:space="preserve">A </w:t>
      </w:r>
      <w:r w:rsidR="00D8765B">
        <w:t>setup</w:t>
      </w:r>
      <w:proofErr w:type="gramEnd"/>
      <w:r w:rsidR="00D8765B">
        <w:t xml:space="preserve"> verification </w:t>
      </w:r>
      <w:r w:rsidR="00967287">
        <w:t xml:space="preserve">has not occurred within </w:t>
      </w:r>
      <w:r w:rsidR="00D8765B">
        <w:t>reasonable intervals to ensure accurate setup</w:t>
      </w:r>
      <w:ins w:id="113" w:author="Jan Ayres" w:date="2013-05-07T17:16:00Z">
        <w:r w:rsidR="004D4DB4">
          <w:t>.</w:t>
        </w:r>
      </w:ins>
    </w:p>
    <w:p w14:paraId="4A0C32DE" w14:textId="20558F0A" w:rsidR="002F483C" w:rsidRDefault="003E7CBB" w:rsidP="00892607">
      <w:pPr>
        <w:pStyle w:val="Requirement3"/>
      </w:pPr>
      <w:r>
        <w:t>A</w:t>
      </w:r>
      <w:r w:rsidR="00967287">
        <w:t>ny of the ca</w:t>
      </w:r>
      <w:r w:rsidR="00C65D8C">
        <w:t>mera settings</w:t>
      </w:r>
      <w:r w:rsidR="00180DEE">
        <w:t xml:space="preserve"> (i.e., exposure delay, brightness, gain, exposure duration and </w:t>
      </w:r>
      <w:del w:id="114" w:author="Jan Ayres" w:date="2013-05-07T17:18:00Z">
        <w:r w:rsidR="00180DEE" w:rsidDel="002D6714">
          <w:delText>P</w:delText>
        </w:r>
      </w:del>
      <w:ins w:id="115" w:author="Jan Ayres" w:date="2013-05-07T17:18:00Z">
        <w:r w:rsidR="002D6714">
          <w:t>p</w:t>
        </w:r>
      </w:ins>
      <w:r w:rsidR="00180DEE">
        <w:t xml:space="preserve">ercent of </w:t>
      </w:r>
      <w:del w:id="116" w:author="Jan Ayres" w:date="2013-05-07T17:18:00Z">
        <w:r w:rsidR="00180DEE" w:rsidDel="002D6714">
          <w:delText>P</w:delText>
        </w:r>
      </w:del>
      <w:ins w:id="117" w:author="Jan Ayres" w:date="2013-05-07T17:18:00Z">
        <w:r w:rsidR="002D6714">
          <w:t>p</w:t>
        </w:r>
      </w:ins>
      <w:r w:rsidR="00180DEE">
        <w:t>ower)</w:t>
      </w:r>
      <w:r w:rsidR="00C65D8C">
        <w:t xml:space="preserve"> have been changed</w:t>
      </w:r>
      <w:ins w:id="118" w:author="Jan Ayres" w:date="2013-05-07T17:17:00Z">
        <w:r w:rsidR="004D4DB4">
          <w:t>.</w:t>
        </w:r>
      </w:ins>
    </w:p>
    <w:p w14:paraId="4C349F94" w14:textId="11C67D43" w:rsidR="00BE3254" w:rsidRDefault="00BE3254" w:rsidP="00892607">
      <w:pPr>
        <w:pStyle w:val="Requirement3"/>
      </w:pPr>
      <w:r>
        <w:t>The ClearView device USB connection</w:t>
      </w:r>
      <w:r w:rsidR="00E4231C">
        <w:t xml:space="preserve"> for communicating with the firmware</w:t>
      </w:r>
      <w:r>
        <w:t xml:space="preserve"> is reconnected after being disconnected</w:t>
      </w:r>
      <w:ins w:id="119" w:author="Jan Ayres" w:date="2013-05-07T17:17:00Z">
        <w:r w:rsidR="004D4DB4">
          <w:t>.</w:t>
        </w:r>
      </w:ins>
    </w:p>
    <w:p w14:paraId="19DAD027" w14:textId="06C01D3B" w:rsidR="00BE3254" w:rsidRDefault="00BE3254" w:rsidP="00892607">
      <w:pPr>
        <w:pStyle w:val="Requirement3"/>
      </w:pPr>
      <w:r>
        <w:t>The ClearView computer has been restarted (rebooted)</w:t>
      </w:r>
      <w:ins w:id="120" w:author="Jan Ayres" w:date="2013-05-07T17:17:00Z">
        <w:r w:rsidR="004D4DB4">
          <w:t>.</w:t>
        </w:r>
      </w:ins>
    </w:p>
    <w:p w14:paraId="556451BC" w14:textId="5A8F8864" w:rsidR="000A355B" w:rsidRDefault="00967287" w:rsidP="00892607">
      <w:pPr>
        <w:pStyle w:val="Requirement2"/>
      </w:pPr>
      <w:bookmarkStart w:id="121" w:name="_Ref353954246"/>
      <w:r>
        <w:t xml:space="preserve">The </w:t>
      </w:r>
      <w:r w:rsidR="00D8765B">
        <w:t xml:space="preserve">setup verification </w:t>
      </w:r>
      <w:r>
        <w:t xml:space="preserve">process </w:t>
      </w:r>
      <w:r w:rsidR="00775FE6">
        <w:t xml:space="preserve">shall </w:t>
      </w:r>
      <w:r>
        <w:t>indicate</w:t>
      </w:r>
      <w:r w:rsidR="002976E4">
        <w:t xml:space="preserve"> progress</w:t>
      </w:r>
      <w:r>
        <w:t xml:space="preserve"> </w:t>
      </w:r>
      <w:r w:rsidR="002976E4">
        <w:t>and</w:t>
      </w:r>
      <w:r>
        <w:t xml:space="preserve"> if the </w:t>
      </w:r>
      <w:r w:rsidR="00D8765B">
        <w:t xml:space="preserve">setup verification </w:t>
      </w:r>
      <w:r>
        <w:t>has passed or failed.</w:t>
      </w:r>
    </w:p>
    <w:p w14:paraId="5108530D" w14:textId="1DA41790" w:rsidR="002F483C" w:rsidRDefault="000A355B" w:rsidP="00892607">
      <w:pPr>
        <w:pStyle w:val="Requirement2"/>
      </w:pPr>
      <w:bookmarkStart w:id="122" w:name="_Ref354751934"/>
      <w:r>
        <w:t>The set</w:t>
      </w:r>
      <w:r w:rsidR="00A20E05">
        <w:t>up verification process passes i</w:t>
      </w:r>
      <w:r>
        <w:t xml:space="preserve">f all </w:t>
      </w:r>
      <w:r w:rsidR="00EC136A">
        <w:t>images in the set</w:t>
      </w:r>
      <w:r>
        <w:t xml:space="preserve"> pass. </w:t>
      </w:r>
      <w:r w:rsidR="0023045C">
        <w:t xml:space="preserve">The criteria used to determine a passing or failing image is detailed in </w:t>
      </w:r>
      <w:r w:rsidR="00D8765B">
        <w:t>SR-207,</w:t>
      </w:r>
      <w:r w:rsidR="0023045C">
        <w:t xml:space="preserve"> </w:t>
      </w:r>
      <w:r w:rsidR="00C55BDB">
        <w:t xml:space="preserve">ClearView </w:t>
      </w:r>
      <w:r w:rsidR="00D8765B">
        <w:t xml:space="preserve">Software </w:t>
      </w:r>
      <w:r w:rsidR="00C55BDB">
        <w:t>Requirements</w:t>
      </w:r>
      <w:r w:rsidR="00C71902">
        <w:t>,</w:t>
      </w:r>
      <w:r w:rsidR="00C55BDB">
        <w:t xml:space="preserve"> </w:t>
      </w:r>
      <w:proofErr w:type="gramStart"/>
      <w:r w:rsidR="0023045C">
        <w:t>Algorithm</w:t>
      </w:r>
      <w:proofErr w:type="gramEnd"/>
      <w:r w:rsidR="0023045C">
        <w:t>.</w:t>
      </w:r>
      <w:bookmarkEnd w:id="121"/>
      <w:bookmarkEnd w:id="122"/>
    </w:p>
    <w:p w14:paraId="4F180B6F" w14:textId="7D84AFC3" w:rsidR="009257EB" w:rsidRDefault="009257EB" w:rsidP="009257EB">
      <w:pPr>
        <w:pStyle w:val="Requirement2"/>
      </w:pPr>
      <w:bookmarkStart w:id="123" w:name="_Ref353953717"/>
      <w:r>
        <w:t>The setup verification process shall capture and not store</w:t>
      </w:r>
      <w:r w:rsidRPr="009257EB">
        <w:t xml:space="preserve"> 5 warm</w:t>
      </w:r>
      <w:r>
        <w:t>-</w:t>
      </w:r>
      <w:r w:rsidRPr="009257EB">
        <w:t xml:space="preserve">up </w:t>
      </w:r>
      <w:r>
        <w:t>images</w:t>
      </w:r>
      <w:r w:rsidRPr="009257EB">
        <w:t>.</w:t>
      </w:r>
      <w:bookmarkEnd w:id="123"/>
    </w:p>
    <w:p w14:paraId="5CCA5854" w14:textId="7D066718" w:rsidR="00A07846" w:rsidRDefault="00407878" w:rsidP="00892607">
      <w:pPr>
        <w:pStyle w:val="Requirement2"/>
      </w:pPr>
      <w:bookmarkStart w:id="124" w:name="_Ref353953721"/>
      <w:bookmarkStart w:id="125" w:name="_Ref352311727"/>
      <w:r>
        <w:t>The camera</w:t>
      </w:r>
      <w:del w:id="126" w:author="Jan Ayres" w:date="2013-05-07T17:18:00Z">
        <w:r w:rsidDel="002D6714">
          <w:delText xml:space="preserve"> to</w:delText>
        </w:r>
      </w:del>
      <w:r>
        <w:t xml:space="preserve"> connect</w:t>
      </w:r>
      <w:ins w:id="127" w:author="Jan Ayres" w:date="2013-05-07T17:18:00Z">
        <w:r w:rsidR="002D6714">
          <w:t>ing</w:t>
        </w:r>
      </w:ins>
      <w:r>
        <w:t xml:space="preserve"> to </w:t>
      </w:r>
      <w:ins w:id="128" w:author="Jan Ayres" w:date="2013-05-07T17:18:00Z">
        <w:r w:rsidR="002D6714">
          <w:t xml:space="preserve">the software </w:t>
        </w:r>
      </w:ins>
      <w:r>
        <w:t>should be configurable</w:t>
      </w:r>
      <w:r w:rsidR="00E73303">
        <w:t>.</w:t>
      </w:r>
      <w:bookmarkEnd w:id="124"/>
    </w:p>
    <w:p w14:paraId="55E5129A" w14:textId="30A26870" w:rsidR="00D11553" w:rsidRDefault="00EB1820" w:rsidP="00892607">
      <w:pPr>
        <w:pStyle w:val="Requirement2"/>
      </w:pPr>
      <w:bookmarkStart w:id="129" w:name="_Ref353953727"/>
      <w:r>
        <w:t xml:space="preserve">Privileged </w:t>
      </w:r>
      <w:r w:rsidR="00A33428">
        <w:t>access</w:t>
      </w:r>
      <w:r w:rsidR="00775FE6">
        <w:t xml:space="preserve"> should </w:t>
      </w:r>
      <w:r w:rsidR="00A33428">
        <w:t>allow</w:t>
      </w:r>
      <w:r w:rsidR="00775FE6">
        <w:t xml:space="preserve"> </w:t>
      </w:r>
      <w:r w:rsidR="00A33428">
        <w:t>the configuration of</w:t>
      </w:r>
      <w:r w:rsidR="00775FE6">
        <w:t xml:space="preserve"> </w:t>
      </w:r>
      <w:r w:rsidR="00D8765B">
        <w:t>multiple</w:t>
      </w:r>
      <w:r w:rsidR="00775FE6">
        <w:t xml:space="preserve"> set</w:t>
      </w:r>
      <w:r w:rsidR="00D8765B">
        <w:t>s</w:t>
      </w:r>
      <w:r w:rsidR="00775FE6">
        <w:t xml:space="preserve"> of predefined </w:t>
      </w:r>
      <w:r w:rsidR="00D8765B">
        <w:t xml:space="preserve">device controls </w:t>
      </w:r>
      <w:r w:rsidR="00775FE6">
        <w:t>for at least the following</w:t>
      </w:r>
      <w:r w:rsidR="00967287">
        <w:t>:</w:t>
      </w:r>
      <w:bookmarkEnd w:id="125"/>
      <w:bookmarkEnd w:id="129"/>
    </w:p>
    <w:p w14:paraId="50077AA2" w14:textId="77777777" w:rsidR="00D11553" w:rsidRDefault="00D11553" w:rsidP="00892607">
      <w:pPr>
        <w:pStyle w:val="Requirement3"/>
      </w:pPr>
      <w:r>
        <w:t>B</w:t>
      </w:r>
      <w:r w:rsidR="00967287">
        <w:t>rightness</w:t>
      </w:r>
    </w:p>
    <w:p w14:paraId="49F866C7" w14:textId="77777777" w:rsidR="00D11553" w:rsidRDefault="00D11553" w:rsidP="00892607">
      <w:pPr>
        <w:pStyle w:val="Requirement3"/>
      </w:pPr>
      <w:r>
        <w:t>G</w:t>
      </w:r>
      <w:r w:rsidR="00967287">
        <w:t>ain</w:t>
      </w:r>
    </w:p>
    <w:p w14:paraId="598BB689" w14:textId="77777777" w:rsidR="00D11553" w:rsidRDefault="00D11553" w:rsidP="00892607">
      <w:pPr>
        <w:pStyle w:val="Requirement3"/>
      </w:pPr>
      <w:r>
        <w:t>E</w:t>
      </w:r>
      <w:r w:rsidR="00967287">
        <w:t>xposure</w:t>
      </w:r>
      <w:r w:rsidR="00D8765B">
        <w:t xml:space="preserve"> duration</w:t>
      </w:r>
    </w:p>
    <w:p w14:paraId="5FE6823B" w14:textId="77777777" w:rsidR="00180DEE" w:rsidRDefault="00180DEE" w:rsidP="00892607">
      <w:pPr>
        <w:pStyle w:val="Requirement3"/>
      </w:pPr>
      <w:r>
        <w:t>Exposure delay</w:t>
      </w:r>
    </w:p>
    <w:p w14:paraId="291EF0D2" w14:textId="359E317E" w:rsidR="00775FE6" w:rsidRDefault="00D8765B" w:rsidP="00892607">
      <w:pPr>
        <w:pStyle w:val="Requirement3"/>
      </w:pPr>
      <w:r>
        <w:t>Percent of power (</w:t>
      </w:r>
      <w:r w:rsidR="00180DEE">
        <w:t xml:space="preserve">boost </w:t>
      </w:r>
      <w:r>
        <w:t>v</w:t>
      </w:r>
      <w:r w:rsidR="005F3C0C">
        <w:t>oltage</w:t>
      </w:r>
      <w:r>
        <w:t>)</w:t>
      </w:r>
    </w:p>
    <w:p w14:paraId="23096489" w14:textId="7497D496" w:rsidR="002F483C" w:rsidRDefault="00A33428" w:rsidP="009257EB">
      <w:pPr>
        <w:pStyle w:val="Requirement2"/>
      </w:pPr>
      <w:bookmarkStart w:id="130" w:name="_Ref353953730"/>
      <w:r>
        <w:t xml:space="preserve">Any user </w:t>
      </w:r>
      <w:r w:rsidR="00D8765B">
        <w:t xml:space="preserve">shall be able to </w:t>
      </w:r>
      <w:r w:rsidR="00775FE6">
        <w:t xml:space="preserve">choose </w:t>
      </w:r>
      <w:r w:rsidR="00D8765B">
        <w:t xml:space="preserve">one </w:t>
      </w:r>
      <w:r w:rsidR="00775FE6">
        <w:t xml:space="preserve">of </w:t>
      </w:r>
      <w:r w:rsidR="00D8765B">
        <w:t xml:space="preserve">the predefined sets of device controls </w:t>
      </w:r>
      <w:r w:rsidR="00775FE6">
        <w:t xml:space="preserve">defined in </w:t>
      </w:r>
      <w:r w:rsidR="00E44DF6">
        <w:fldChar w:fldCharType="begin"/>
      </w:r>
      <w:r w:rsidR="00E44DF6">
        <w:instrText xml:space="preserve"> REF _Ref353953727 \r \h </w:instrText>
      </w:r>
      <w:r w:rsidR="00E44DF6">
        <w:fldChar w:fldCharType="separate"/>
      </w:r>
      <w:r w:rsidR="00B20B89">
        <w:t>SR-4.7</w:t>
      </w:r>
      <w:r w:rsidR="00E44DF6">
        <w:fldChar w:fldCharType="end"/>
      </w:r>
      <w:r w:rsidR="00775FE6">
        <w:fldChar w:fldCharType="begin"/>
      </w:r>
      <w:r w:rsidR="00775FE6">
        <w:instrText xml:space="preserve"> REF _Ref352311727 \r \h </w:instrText>
      </w:r>
      <w:r w:rsidR="00775FE6">
        <w:fldChar w:fldCharType="end"/>
      </w:r>
      <w:r w:rsidR="00721F31">
        <w:t xml:space="preserve"> before the automatic </w:t>
      </w:r>
      <w:r w:rsidR="000D2FA1">
        <w:t>setup verification</w:t>
      </w:r>
      <w:r w:rsidR="000D2FA1" w:rsidDel="000D2FA1">
        <w:t xml:space="preserve"> </w:t>
      </w:r>
      <w:r w:rsidR="00721F31">
        <w:t>process begins</w:t>
      </w:r>
      <w:r w:rsidR="00775FE6">
        <w:t>.</w:t>
      </w:r>
      <w:r w:rsidR="009064E1">
        <w:t xml:space="preserve"> </w:t>
      </w:r>
      <w:r w:rsidR="00445143">
        <w:t>A default pre-selected set may be identified.</w:t>
      </w:r>
      <w:bookmarkEnd w:id="130"/>
    </w:p>
    <w:p w14:paraId="5D40061A" w14:textId="0694B31B" w:rsidR="00E3489A" w:rsidRDefault="00E3489A" w:rsidP="00E3489A">
      <w:pPr>
        <w:pStyle w:val="Requirement2"/>
      </w:pPr>
      <w:bookmarkStart w:id="131" w:name="_Ref353954102"/>
      <w:r>
        <w:t>The live preview and the captured images shall be displayed.</w:t>
      </w:r>
      <w:bookmarkEnd w:id="131"/>
    </w:p>
    <w:p w14:paraId="3A6290BF" w14:textId="77777777" w:rsidR="00D11553" w:rsidRDefault="00967287" w:rsidP="00892607">
      <w:pPr>
        <w:pStyle w:val="Requirement2"/>
      </w:pPr>
      <w:bookmarkStart w:id="132" w:name="_Ref353954103"/>
      <w:r>
        <w:t xml:space="preserve">Successful </w:t>
      </w:r>
      <w:r w:rsidR="000D2FA1">
        <w:t>setup verification</w:t>
      </w:r>
      <w:r w:rsidR="000D2FA1" w:rsidDel="000D2FA1">
        <w:t xml:space="preserve"> </w:t>
      </w:r>
      <w:r w:rsidR="00EB7C0D">
        <w:t xml:space="preserve">(including images and calculated numeric data) </w:t>
      </w:r>
      <w:r w:rsidR="00D11553">
        <w:t>shall</w:t>
      </w:r>
      <w:r>
        <w:t xml:space="preserve"> be stored in the database with the</w:t>
      </w:r>
      <w:r w:rsidR="00D11553">
        <w:t xml:space="preserve"> current</w:t>
      </w:r>
      <w:r>
        <w:t xml:space="preserve"> date and time</w:t>
      </w:r>
      <w:r w:rsidR="00D11553">
        <w:t>.</w:t>
      </w:r>
      <w:bookmarkEnd w:id="132"/>
    </w:p>
    <w:p w14:paraId="7257B2F8" w14:textId="42D80869" w:rsidR="00D11553" w:rsidRDefault="00354C84" w:rsidP="00892607">
      <w:pPr>
        <w:pStyle w:val="Requirement2"/>
      </w:pPr>
      <w:bookmarkStart w:id="133" w:name="_Ref353968279"/>
      <w:r>
        <w:t>Previous</w:t>
      </w:r>
      <w:r w:rsidR="00D11553">
        <w:t xml:space="preserve"> successful </w:t>
      </w:r>
      <w:r w:rsidR="000D2FA1">
        <w:t>setup verification</w:t>
      </w:r>
      <w:r>
        <w:t>s</w:t>
      </w:r>
      <w:r w:rsidR="000D2FA1" w:rsidDel="000D2FA1">
        <w:t xml:space="preserve"> </w:t>
      </w:r>
      <w:r w:rsidR="00D11553">
        <w:t>should be viewable</w:t>
      </w:r>
      <w:r w:rsidR="004D046D">
        <w:t xml:space="preserve"> </w:t>
      </w:r>
      <w:r w:rsidR="003D6CFA">
        <w:t>on demand</w:t>
      </w:r>
      <w:r w:rsidR="00D11553">
        <w:t>.</w:t>
      </w:r>
      <w:bookmarkEnd w:id="133"/>
    </w:p>
    <w:p w14:paraId="2979CE27" w14:textId="77777777" w:rsidR="002F483C" w:rsidRDefault="000D2FA1" w:rsidP="00892607">
      <w:pPr>
        <w:pStyle w:val="Requirement2"/>
      </w:pPr>
      <w:bookmarkStart w:id="134" w:name="_Ref353954051"/>
      <w:r>
        <w:t>Setup verification</w:t>
      </w:r>
      <w:r w:rsidDel="000D2FA1">
        <w:t xml:space="preserve"> </w:t>
      </w:r>
      <w:r w:rsidR="00967287">
        <w:t>data should be exportable, including images and all calculated numeric data.</w:t>
      </w:r>
      <w:bookmarkEnd w:id="134"/>
    </w:p>
    <w:p w14:paraId="40E683F6" w14:textId="0D7607B4" w:rsidR="00576040" w:rsidRDefault="00576040" w:rsidP="00892607">
      <w:pPr>
        <w:pStyle w:val="Requirement2"/>
      </w:pPr>
      <w:bookmarkStart w:id="135" w:name="_Ref353954053"/>
      <w:r>
        <w:t xml:space="preserve">Failed </w:t>
      </w:r>
      <w:r w:rsidR="000D2FA1">
        <w:t>setup verification</w:t>
      </w:r>
      <w:r w:rsidR="000D2FA1" w:rsidDel="000D2FA1">
        <w:t xml:space="preserve"> </w:t>
      </w:r>
      <w:r w:rsidR="00C55BDB">
        <w:t xml:space="preserve">including the images collected and the calculated numeric data </w:t>
      </w:r>
      <w:r>
        <w:t xml:space="preserve">should be viewable and exportable, </w:t>
      </w:r>
      <w:r w:rsidR="00EB1820">
        <w:t xml:space="preserve">by a user </w:t>
      </w:r>
      <w:r>
        <w:t xml:space="preserve">with </w:t>
      </w:r>
      <w:r w:rsidR="00EB1820">
        <w:t xml:space="preserve">privileged </w:t>
      </w:r>
      <w:r>
        <w:t>access, at the time of failure.</w:t>
      </w:r>
      <w:bookmarkEnd w:id="135"/>
    </w:p>
    <w:p w14:paraId="66614D61" w14:textId="04124775" w:rsidR="00003309" w:rsidRDefault="00967287" w:rsidP="00892607">
      <w:pPr>
        <w:pStyle w:val="Requirement2"/>
      </w:pPr>
      <w:bookmarkStart w:id="136" w:name="_Ref353954257"/>
      <w:bookmarkStart w:id="137" w:name="_Ref351131706"/>
      <w:r>
        <w:t xml:space="preserve">The </w:t>
      </w:r>
      <w:r w:rsidR="000D2FA1">
        <w:t>setup verification</w:t>
      </w:r>
      <w:r w:rsidR="000D2FA1" w:rsidDel="000D2FA1">
        <w:t xml:space="preserve"> </w:t>
      </w:r>
      <w:r>
        <w:t xml:space="preserve">process should </w:t>
      </w:r>
      <w:r w:rsidR="00B622EE">
        <w:t>detect</w:t>
      </w:r>
      <w:r>
        <w:t xml:space="preserve"> </w:t>
      </w:r>
      <w:r w:rsidR="006D1991">
        <w:t xml:space="preserve">failed </w:t>
      </w:r>
      <w:r>
        <w:t>images given a set o</w:t>
      </w:r>
      <w:r w:rsidR="00003309">
        <w:t>f adjustable parameters such as:</w:t>
      </w:r>
      <w:bookmarkEnd w:id="136"/>
    </w:p>
    <w:p w14:paraId="3DE27A59" w14:textId="77777777" w:rsidR="00003309" w:rsidRDefault="00003309" w:rsidP="00003309">
      <w:pPr>
        <w:pStyle w:val="Requirement3"/>
      </w:pPr>
      <w:r>
        <w:t>N</w:t>
      </w:r>
      <w:r w:rsidR="00967287">
        <w:t>umber of bright pixels per region</w:t>
      </w:r>
    </w:p>
    <w:p w14:paraId="347C88B1" w14:textId="77777777" w:rsidR="00003309" w:rsidRDefault="00003309" w:rsidP="00003309">
      <w:pPr>
        <w:pStyle w:val="Requirement3"/>
      </w:pPr>
      <w:r>
        <w:t>A</w:t>
      </w:r>
      <w:r w:rsidR="00967287">
        <w:t>verage intensity standard deviations per region</w:t>
      </w:r>
    </w:p>
    <w:p w14:paraId="2894B868" w14:textId="77777777" w:rsidR="002F483C" w:rsidRDefault="00003309" w:rsidP="00003309">
      <w:pPr>
        <w:pStyle w:val="Requirement3"/>
      </w:pPr>
      <w:r>
        <w:t>N</w:t>
      </w:r>
      <w:r w:rsidR="00967287">
        <w:t>umber of acceptable failures</w:t>
      </w:r>
      <w:del w:id="138" w:author="Jan Ayres" w:date="2013-05-07T17:19:00Z">
        <w:r w:rsidR="00967287" w:rsidDel="002D6714">
          <w:delText>.</w:delText>
        </w:r>
      </w:del>
      <w:bookmarkEnd w:id="137"/>
    </w:p>
    <w:p w14:paraId="6C7339E8" w14:textId="19395970" w:rsidR="00292853" w:rsidRDefault="00125DD6" w:rsidP="00892607">
      <w:pPr>
        <w:pStyle w:val="Requirement2"/>
      </w:pPr>
      <w:bookmarkStart w:id="139" w:name="_Ref353954060"/>
      <w:r>
        <w:t xml:space="preserve">Users with </w:t>
      </w:r>
      <w:r w:rsidR="00EB1820">
        <w:t xml:space="preserve">privileged </w:t>
      </w:r>
      <w:r>
        <w:t xml:space="preserve">access </w:t>
      </w:r>
      <w:r w:rsidR="00292853">
        <w:t xml:space="preserve">should be able to load images into the </w:t>
      </w:r>
      <w:r w:rsidR="000D2FA1">
        <w:t>setup verification</w:t>
      </w:r>
      <w:r w:rsidR="000D2FA1" w:rsidDel="000D2FA1">
        <w:t xml:space="preserve"> </w:t>
      </w:r>
      <w:r w:rsidR="00292853">
        <w:t>analysis routine manually.</w:t>
      </w:r>
      <w:bookmarkEnd w:id="139"/>
    </w:p>
    <w:p w14:paraId="1B81681A" w14:textId="77777777" w:rsidR="002F483C" w:rsidRDefault="002726EB" w:rsidP="00892607">
      <w:pPr>
        <w:pStyle w:val="Requirement1"/>
      </w:pPr>
      <w:bookmarkStart w:id="140" w:name="_Ref351131579"/>
      <w:r>
        <w:t>Image Capture</w:t>
      </w:r>
      <w:bookmarkEnd w:id="140"/>
    </w:p>
    <w:p w14:paraId="4E8379CC" w14:textId="77777777" w:rsidR="00A35014" w:rsidRDefault="00220B77" w:rsidP="00892607">
      <w:pPr>
        <w:pStyle w:val="Requirement2"/>
      </w:pPr>
      <w:bookmarkStart w:id="141" w:name="_Ref351132336"/>
      <w:r>
        <w:t>Scans</w:t>
      </w:r>
      <w:r w:rsidR="00967287">
        <w:t xml:space="preserve"> should be searchable and sortable on at least the following fields:</w:t>
      </w:r>
      <w:bookmarkEnd w:id="141"/>
    </w:p>
    <w:p w14:paraId="24E46479" w14:textId="77777777" w:rsidR="00A35014" w:rsidRDefault="00A35014" w:rsidP="00892607">
      <w:pPr>
        <w:pStyle w:val="Requirement3"/>
      </w:pPr>
      <w:r>
        <w:t>P</w:t>
      </w:r>
      <w:r w:rsidR="00967287">
        <w:t>atient name</w:t>
      </w:r>
    </w:p>
    <w:p w14:paraId="68EF35DE" w14:textId="77777777" w:rsidR="00A35014" w:rsidRDefault="00A35014" w:rsidP="00892607">
      <w:pPr>
        <w:pStyle w:val="Requirement3"/>
      </w:pPr>
      <w:r>
        <w:t>S</w:t>
      </w:r>
      <w:r w:rsidR="005F3C0C">
        <w:t>can date</w:t>
      </w:r>
    </w:p>
    <w:p w14:paraId="05F89CB8" w14:textId="12E760AE" w:rsidR="005569EA" w:rsidRDefault="005569EA" w:rsidP="00892607">
      <w:pPr>
        <w:pStyle w:val="Requirement3"/>
      </w:pPr>
      <w:r>
        <w:t>Software version</w:t>
      </w:r>
    </w:p>
    <w:p w14:paraId="21AD3FED" w14:textId="5766D10B" w:rsidR="00893B6B" w:rsidRDefault="005569EA" w:rsidP="003D6CFA">
      <w:pPr>
        <w:pStyle w:val="Requirement3"/>
      </w:pPr>
      <w:r>
        <w:t>Indication of resubmit</w:t>
      </w:r>
      <w:r w:rsidR="00893B6B">
        <w:t>ted data</w:t>
      </w:r>
    </w:p>
    <w:p w14:paraId="3BF28387" w14:textId="4828ED1C" w:rsidR="002F483C" w:rsidRDefault="00220B77" w:rsidP="00892607">
      <w:pPr>
        <w:pStyle w:val="Requirement2"/>
      </w:pPr>
      <w:bookmarkStart w:id="142" w:name="_Ref351132338"/>
      <w:r>
        <w:t xml:space="preserve">The list of scans </w:t>
      </w:r>
      <w:r w:rsidR="00422645">
        <w:t xml:space="preserve">shall </w:t>
      </w:r>
      <w:r>
        <w:t>default to sorting by newest to oldest.</w:t>
      </w:r>
      <w:bookmarkEnd w:id="142"/>
    </w:p>
    <w:p w14:paraId="61ACB1E0" w14:textId="651D39B0" w:rsidR="002F483C" w:rsidRDefault="001D4558" w:rsidP="00892607">
      <w:pPr>
        <w:pStyle w:val="Requirement2"/>
      </w:pPr>
      <w:bookmarkStart w:id="143" w:name="_Ref353968296"/>
      <w:r>
        <w:t>Stored images</w:t>
      </w:r>
      <w:r w:rsidR="00C96720">
        <w:t xml:space="preserve"> (including the setup verification associated with the scan)</w:t>
      </w:r>
      <w:r w:rsidR="00967287">
        <w:t xml:space="preserve"> </w:t>
      </w:r>
      <w:r w:rsidR="00A33428">
        <w:t xml:space="preserve">shall </w:t>
      </w:r>
      <w:r w:rsidR="00967287">
        <w:t>be viewable.</w:t>
      </w:r>
      <w:r w:rsidR="009064E1">
        <w:t xml:space="preserve"> </w:t>
      </w:r>
      <w:r w:rsidR="00FC6335">
        <w:t xml:space="preserve">That is, the user can view all related images in a similar </w:t>
      </w:r>
      <w:r>
        <w:t xml:space="preserve">display used </w:t>
      </w:r>
      <w:r w:rsidR="00FC6335">
        <w:t xml:space="preserve">to </w:t>
      </w:r>
      <w:r>
        <w:t xml:space="preserve">capture </w:t>
      </w:r>
      <w:r w:rsidR="007545EC">
        <w:t xml:space="preserve">patient </w:t>
      </w:r>
      <w:r>
        <w:t>images</w:t>
      </w:r>
      <w:r w:rsidR="00967287">
        <w:t>.</w:t>
      </w:r>
      <w:bookmarkEnd w:id="143"/>
    </w:p>
    <w:p w14:paraId="7AF1A2CA" w14:textId="0D5D2536" w:rsidR="00B15BA5" w:rsidRDefault="009B0E97" w:rsidP="00892607">
      <w:pPr>
        <w:pStyle w:val="Requirement2"/>
      </w:pPr>
      <w:bookmarkStart w:id="144" w:name="_Ref353967737"/>
      <w:r>
        <w:t xml:space="preserve">A patient </w:t>
      </w:r>
      <w:ins w:id="145" w:author="Jan Ayres" w:date="2013-05-07T17:19:00Z">
        <w:r w:rsidR="002D6714">
          <w:t xml:space="preserve">name </w:t>
        </w:r>
      </w:ins>
      <w:r>
        <w:t>shall be selected before starting a scan</w:t>
      </w:r>
      <w:r w:rsidR="00DB7FEB">
        <w:t xml:space="preserve"> for use with image analysis</w:t>
      </w:r>
      <w:r>
        <w:t>.</w:t>
      </w:r>
      <w:r w:rsidR="009064E1">
        <w:t xml:space="preserve"> </w:t>
      </w:r>
      <w:r w:rsidR="005569EA">
        <w:t>The selected patient name will be displayed during image capture.</w:t>
      </w:r>
      <w:bookmarkEnd w:id="144"/>
    </w:p>
    <w:p w14:paraId="1EEC7293" w14:textId="3EE71924" w:rsidR="009B0E97" w:rsidRDefault="009B0E97" w:rsidP="00892607">
      <w:pPr>
        <w:pStyle w:val="Requirement2"/>
      </w:pPr>
      <w:bookmarkStart w:id="146" w:name="_Ref353967886"/>
      <w:r>
        <w:t>A scan shall be associated with the most recent</w:t>
      </w:r>
      <w:r w:rsidR="006D1991">
        <w:t xml:space="preserve"> passing</w:t>
      </w:r>
      <w:r>
        <w:t xml:space="preserve"> setup verification record to be used </w:t>
      </w:r>
      <w:r w:rsidR="00DB7FEB">
        <w:t>with</w:t>
      </w:r>
      <w:r>
        <w:t xml:space="preserve"> </w:t>
      </w:r>
      <w:r w:rsidR="00DB7FEB">
        <w:t xml:space="preserve">image </w:t>
      </w:r>
      <w:r>
        <w:t>analysis.</w:t>
      </w:r>
      <w:bookmarkEnd w:id="146"/>
    </w:p>
    <w:p w14:paraId="6FF4373C" w14:textId="4E30FD0D" w:rsidR="002F483C" w:rsidRDefault="00967287" w:rsidP="00892607">
      <w:pPr>
        <w:pStyle w:val="Requirement2"/>
      </w:pPr>
      <w:bookmarkStart w:id="147" w:name="_Ref353954378"/>
      <w:r>
        <w:t xml:space="preserve">A </w:t>
      </w:r>
      <w:r w:rsidR="007545EC">
        <w:t xml:space="preserve">scan </w:t>
      </w:r>
      <w:r>
        <w:t>should allow for the recording of extra information</w:t>
      </w:r>
      <w:r w:rsidR="007542A8">
        <w:t xml:space="preserve"> and demographics</w:t>
      </w:r>
      <w:r>
        <w:t xml:space="preserve"> about the patient before a scan is initiated.</w:t>
      </w:r>
      <w:r w:rsidR="009064E1">
        <w:t xml:space="preserve"> </w:t>
      </w:r>
      <w:r>
        <w:t>This information includes, but is not limited to the following questions</w:t>
      </w:r>
      <w:r w:rsidR="00921BB4">
        <w:t>/data requirements</w:t>
      </w:r>
      <w:r>
        <w:t>:</w:t>
      </w:r>
      <w:bookmarkEnd w:id="147"/>
    </w:p>
    <w:p w14:paraId="06F7DDBB" w14:textId="77777777" w:rsidR="002F483C" w:rsidRDefault="00967287" w:rsidP="00892607">
      <w:pPr>
        <w:pStyle w:val="Requirement3"/>
      </w:pPr>
      <w:r>
        <w:t>Has the patient consumed wheat in the last 2 hours?</w:t>
      </w:r>
      <w:r w:rsidR="00921BB4">
        <w:t xml:space="preserve"> Yes or No</w:t>
      </w:r>
    </w:p>
    <w:p w14:paraId="6E01F5D2" w14:textId="77777777" w:rsidR="002F483C" w:rsidRDefault="00967287" w:rsidP="00892607">
      <w:pPr>
        <w:pStyle w:val="Requirement3"/>
      </w:pPr>
      <w:r>
        <w:t>Has the patient consumed alcohol in the last 24 hours?</w:t>
      </w:r>
      <w:r w:rsidR="00921BB4" w:rsidRPr="00921BB4">
        <w:t xml:space="preserve"> </w:t>
      </w:r>
      <w:r w:rsidR="00921BB4">
        <w:t>Yes or No</w:t>
      </w:r>
    </w:p>
    <w:p w14:paraId="5C405D8B" w14:textId="77777777" w:rsidR="002F483C" w:rsidRDefault="00967287" w:rsidP="00892607">
      <w:pPr>
        <w:pStyle w:val="Requirement3"/>
      </w:pPr>
      <w:r>
        <w:t>Has the patient consumed caffeine in the last 2 hours?</w:t>
      </w:r>
      <w:r w:rsidR="00921BB4" w:rsidRPr="00921BB4">
        <w:t xml:space="preserve"> </w:t>
      </w:r>
      <w:r w:rsidR="00921BB4">
        <w:t>Yes or No</w:t>
      </w:r>
    </w:p>
    <w:p w14:paraId="2C5178AF" w14:textId="77777777" w:rsidR="00387E9D" w:rsidRDefault="00387E9D" w:rsidP="00892607">
      <w:pPr>
        <w:pStyle w:val="Requirement3"/>
      </w:pPr>
      <w:r>
        <w:t>User shall be notified if these questions are not completed.</w:t>
      </w:r>
    </w:p>
    <w:p w14:paraId="4C8FAD96" w14:textId="764BECFD" w:rsidR="002F483C" w:rsidRDefault="000750F6" w:rsidP="00892607">
      <w:pPr>
        <w:pStyle w:val="Requirement2"/>
      </w:pPr>
      <w:bookmarkStart w:id="148" w:name="_Ref353967752"/>
      <w:r>
        <w:t>Scans</w:t>
      </w:r>
      <w:r w:rsidR="00967287">
        <w:t xml:space="preserve"> </w:t>
      </w:r>
      <w:r w:rsidR="00A35014">
        <w:t>shall</w:t>
      </w:r>
      <w:r w:rsidR="00967287">
        <w:t xml:space="preserve"> be stored in the database.</w:t>
      </w:r>
      <w:bookmarkEnd w:id="148"/>
    </w:p>
    <w:p w14:paraId="3F032F6E" w14:textId="77777777" w:rsidR="002F483C" w:rsidRDefault="00A35014" w:rsidP="00892607">
      <w:pPr>
        <w:pStyle w:val="Requirement2"/>
      </w:pPr>
      <w:bookmarkStart w:id="149" w:name="_Ref351131822"/>
      <w:r>
        <w:t>Image Collection</w:t>
      </w:r>
      <w:bookmarkEnd w:id="149"/>
    </w:p>
    <w:p w14:paraId="783F63ED" w14:textId="59CF8EF5" w:rsidR="002F483C" w:rsidRDefault="00967287" w:rsidP="00892607">
      <w:pPr>
        <w:pStyle w:val="Requirement3"/>
      </w:pPr>
      <w:bookmarkStart w:id="150" w:name="_Ref353953739"/>
      <w:r>
        <w:t>A user must be able to collect a new set of images for a patient.</w:t>
      </w:r>
      <w:r w:rsidR="009064E1">
        <w:t xml:space="preserve"> </w:t>
      </w:r>
      <w:r>
        <w:t>Images</w:t>
      </w:r>
      <w:r w:rsidR="00D30174">
        <w:t xml:space="preserve"> shall</w:t>
      </w:r>
      <w:r>
        <w:t xml:space="preserve"> be associated with the patient</w:t>
      </w:r>
      <w:r w:rsidR="00921BB4">
        <w:t xml:space="preserve"> data in the database</w:t>
      </w:r>
      <w:r>
        <w:t>.</w:t>
      </w:r>
      <w:bookmarkEnd w:id="150"/>
    </w:p>
    <w:p w14:paraId="32E97A8D" w14:textId="6EE1335E" w:rsidR="002F483C" w:rsidRDefault="00967287" w:rsidP="00892607">
      <w:pPr>
        <w:pStyle w:val="Requirement3"/>
      </w:pPr>
      <w:r>
        <w:t xml:space="preserve">All images and </w:t>
      </w:r>
      <w:r w:rsidR="00FF7A5F">
        <w:t>alignment values</w:t>
      </w:r>
      <w:r>
        <w:t xml:space="preserve"> should be </w:t>
      </w:r>
      <w:r w:rsidR="00A35014">
        <w:t>stored in the database</w:t>
      </w:r>
      <w:r>
        <w:t>, including the finger image used to align the sectors properly, with the date</w:t>
      </w:r>
      <w:r w:rsidR="00A35014">
        <w:t xml:space="preserve"> and time</w:t>
      </w:r>
      <w:r>
        <w:t xml:space="preserve"> of the capture.</w:t>
      </w:r>
    </w:p>
    <w:p w14:paraId="697C29CA" w14:textId="1F0F5EC5" w:rsidR="003E1F4A" w:rsidRDefault="001220C3" w:rsidP="00C777A6">
      <w:pPr>
        <w:pStyle w:val="Requirement3"/>
      </w:pPr>
      <w:bookmarkStart w:id="151" w:name="_Ref352744626"/>
      <w:r>
        <w:t>A</w:t>
      </w:r>
      <w:r w:rsidRPr="001220C3">
        <w:t xml:space="preserve"> live preview of the finger before the energized image is captured</w:t>
      </w:r>
      <w:r>
        <w:t xml:space="preserve"> shall be displayed</w:t>
      </w:r>
      <w:r w:rsidRPr="001220C3">
        <w:t>.</w:t>
      </w:r>
    </w:p>
    <w:p w14:paraId="420F4C03" w14:textId="1ECA506D" w:rsidR="002F483C" w:rsidRDefault="009975A9" w:rsidP="001220C3">
      <w:pPr>
        <w:pStyle w:val="Requirement3"/>
      </w:pPr>
      <w:r>
        <w:t>Instructions</w:t>
      </w:r>
      <w:r w:rsidR="00967287">
        <w:t xml:space="preserve"> </w:t>
      </w:r>
      <w:r w:rsidR="00986BFC">
        <w:t xml:space="preserve">and </w:t>
      </w:r>
      <w:r w:rsidR="00967287">
        <w:t>status</w:t>
      </w:r>
      <w:r>
        <w:t xml:space="preserve"> </w:t>
      </w:r>
      <w:r w:rsidR="00967287">
        <w:t>of current finger may be displayed to the user throughout the capture process</w:t>
      </w:r>
      <w:r w:rsidR="007731BD">
        <w:t xml:space="preserve"> to ensure the systematic capture of all 10 finger images with and without a capacitive barrier</w:t>
      </w:r>
      <w:r w:rsidR="00967287">
        <w:t>.</w:t>
      </w:r>
      <w:bookmarkEnd w:id="151"/>
    </w:p>
    <w:p w14:paraId="56708C10" w14:textId="3248D9CA" w:rsidR="003E1F4A" w:rsidRDefault="003E1F4A" w:rsidP="00892607">
      <w:pPr>
        <w:pStyle w:val="Requirement3"/>
      </w:pPr>
      <w:r>
        <w:t>The energized image</w:t>
      </w:r>
      <w:r w:rsidR="0062291C">
        <w:t xml:space="preserve"> and the captured finger image</w:t>
      </w:r>
      <w:r w:rsidR="006C72DB">
        <w:t xml:space="preserve"> used for image alignment</w:t>
      </w:r>
      <w:r w:rsidR="00435E30">
        <w:t xml:space="preserve"> </w:t>
      </w:r>
      <w:r>
        <w:t>shall be displayed immediately after capture.</w:t>
      </w:r>
    </w:p>
    <w:p w14:paraId="46D313F8" w14:textId="49695365" w:rsidR="00A35014" w:rsidRDefault="00A35014" w:rsidP="00892607">
      <w:pPr>
        <w:pStyle w:val="Requirement3"/>
      </w:pPr>
      <w:r>
        <w:t xml:space="preserve">ClearView </w:t>
      </w:r>
      <w:ins w:id="152" w:author="Jan Ayres" w:date="2013-05-07T17:20:00Z">
        <w:r w:rsidR="002D6714">
          <w:t xml:space="preserve">software </w:t>
        </w:r>
      </w:ins>
      <w:r w:rsidR="00F76560">
        <w:t xml:space="preserve">should </w:t>
      </w:r>
      <w:r w:rsidR="00967287">
        <w:t xml:space="preserve">automatically </w:t>
      </w:r>
      <w:r>
        <w:t>set the current angle, X and Y positions at the start of collection of an image.</w:t>
      </w:r>
    </w:p>
    <w:p w14:paraId="2AB1DA13" w14:textId="68B12E2B" w:rsidR="00A35014" w:rsidRDefault="00A35014" w:rsidP="00892607">
      <w:pPr>
        <w:pStyle w:val="Requirement3"/>
      </w:pPr>
      <w:r>
        <w:t xml:space="preserve">ClearView </w:t>
      </w:r>
      <w:ins w:id="153" w:author="Jan Ayres" w:date="2013-05-07T17:21:00Z">
        <w:r w:rsidR="002D6714">
          <w:t xml:space="preserve">software </w:t>
        </w:r>
      </w:ins>
      <w:r>
        <w:t>shall</w:t>
      </w:r>
      <w:r w:rsidR="00967287">
        <w:t xml:space="preserve"> allow the user to modify/correct the </w:t>
      </w:r>
      <w:r w:rsidR="00921BB4">
        <w:t xml:space="preserve">image </w:t>
      </w:r>
      <w:r w:rsidR="00967287">
        <w:t>alignment.</w:t>
      </w:r>
    </w:p>
    <w:p w14:paraId="193510AE" w14:textId="32A52E99" w:rsidR="0062291C" w:rsidRDefault="00921BB4" w:rsidP="001B696C">
      <w:pPr>
        <w:pStyle w:val="Requirement3"/>
      </w:pPr>
      <w:r>
        <w:t xml:space="preserve">Image </w:t>
      </w:r>
      <w:r w:rsidR="00967287">
        <w:t xml:space="preserve">alignment </w:t>
      </w:r>
      <w:r w:rsidR="0062291C">
        <w:t xml:space="preserve">should </w:t>
      </w:r>
      <w:r w:rsidR="00967287">
        <w:t xml:space="preserve">be </w:t>
      </w:r>
      <w:r w:rsidR="001B696C">
        <w:t xml:space="preserve">displayed </w:t>
      </w:r>
      <w:r w:rsidR="0062291C">
        <w:t>on both the energized image and the finger image.</w:t>
      </w:r>
    </w:p>
    <w:p w14:paraId="01CFE459" w14:textId="23CD9497" w:rsidR="00685157" w:rsidRDefault="0062291C" w:rsidP="001B696C">
      <w:pPr>
        <w:pStyle w:val="Requirement3"/>
      </w:pPr>
      <w:r>
        <w:t xml:space="preserve">Image alignment may be displayed </w:t>
      </w:r>
      <w:r w:rsidR="00967287">
        <w:t>by</w:t>
      </w:r>
      <w:r w:rsidR="00685157">
        <w:t>:</w:t>
      </w:r>
    </w:p>
    <w:p w14:paraId="5CFEFA03" w14:textId="05F97CFA" w:rsidR="00685157" w:rsidRDefault="00685157" w:rsidP="00DA4DE5">
      <w:pPr>
        <w:pStyle w:val="Requirement4"/>
        <w:ind w:left="2970" w:hanging="990"/>
      </w:pPr>
      <w:r>
        <w:t>A</w:t>
      </w:r>
      <w:r w:rsidR="001B696C">
        <w:t>n ellipse</w:t>
      </w:r>
      <w:r w:rsidR="0091736A">
        <w:t xml:space="preserve"> </w:t>
      </w:r>
      <w:r w:rsidR="006B701D">
        <w:t>w</w:t>
      </w:r>
      <w:r>
        <w:t>hich is defined by</w:t>
      </w:r>
      <w:r w:rsidR="006B701D">
        <w:t xml:space="preserve"> the in</w:t>
      </w:r>
      <w:r w:rsidR="0091736A">
        <w:t>ner ring of the energized image</w:t>
      </w:r>
      <w:r>
        <w:t>.</w:t>
      </w:r>
      <w:r w:rsidR="001B696C">
        <w:t xml:space="preserve"> </w:t>
      </w:r>
    </w:p>
    <w:p w14:paraId="29146E5D" w14:textId="245B6222" w:rsidR="00685157" w:rsidRDefault="00685157" w:rsidP="00DA4DE5">
      <w:pPr>
        <w:pStyle w:val="Requirement4"/>
        <w:ind w:left="2970" w:hanging="990"/>
      </w:pPr>
      <w:r>
        <w:t>A</w:t>
      </w:r>
      <w:r w:rsidR="00967287">
        <w:t xml:space="preserve"> crosshair </w:t>
      </w:r>
      <w:r w:rsidR="00203F53">
        <w:t xml:space="preserve">(two mutually perpendicular fine lines) </w:t>
      </w:r>
      <w:r w:rsidR="00DA4DE5">
        <w:t xml:space="preserve">that </w:t>
      </w:r>
      <w:r w:rsidR="00DA4DE5" w:rsidRPr="00C42584">
        <w:t>places</w:t>
      </w:r>
      <w:r w:rsidR="00C42584">
        <w:t xml:space="preserve"> the X/Y intercept at the center of ellipse</w:t>
      </w:r>
      <w:r>
        <w:t>.</w:t>
      </w:r>
    </w:p>
    <w:p w14:paraId="0407E199" w14:textId="0AAC4052" w:rsidR="002F483C" w:rsidRDefault="001E21B8" w:rsidP="00DA4DE5">
      <w:pPr>
        <w:pStyle w:val="Requirement4"/>
        <w:ind w:left="2970" w:hanging="990"/>
      </w:pPr>
      <w:r>
        <w:t xml:space="preserve">The </w:t>
      </w:r>
      <w:r w:rsidR="0066466C">
        <w:t>Y</w:t>
      </w:r>
      <w:r w:rsidR="00F76560">
        <w:t xml:space="preserve"> axis</w:t>
      </w:r>
      <w:r>
        <w:t xml:space="preserve"> aligns to</w:t>
      </w:r>
      <w:r w:rsidR="006B701D">
        <w:t xml:space="preserve"> the centerline of the finger and defines the current angle</w:t>
      </w:r>
      <w:r w:rsidR="00967287">
        <w:t>.</w:t>
      </w:r>
      <w:r w:rsidR="009064E1">
        <w:t xml:space="preserve"> </w:t>
      </w:r>
      <w:r>
        <w:t>This axis should extend below the ellipse.</w:t>
      </w:r>
    </w:p>
    <w:p w14:paraId="60D08A9E" w14:textId="3B62A830" w:rsidR="00203F53" w:rsidRDefault="00203F53" w:rsidP="00DA4DE5">
      <w:pPr>
        <w:pStyle w:val="Requirement4"/>
        <w:ind w:left="2970" w:hanging="990"/>
      </w:pPr>
      <w:r>
        <w:t>The X axis should extend slightly beyond the ellipse on each side.</w:t>
      </w:r>
    </w:p>
    <w:p w14:paraId="4653FDD6" w14:textId="6CCA67C4" w:rsidR="00A13057" w:rsidRDefault="00A13057" w:rsidP="00DA4DE5">
      <w:pPr>
        <w:pStyle w:val="Requirement4"/>
        <w:ind w:left="2970" w:hanging="990"/>
      </w:pPr>
      <w:r>
        <w:t>The actual angle and midpoint values</w:t>
      </w:r>
      <w:r w:rsidR="00E63E6C">
        <w:t xml:space="preserve"> </w:t>
      </w:r>
      <w:del w:id="154" w:author="Jan Ayres" w:date="2013-05-07T17:22:00Z">
        <w:r w:rsidR="00E63E6C" w:rsidDel="002D6714">
          <w:delText xml:space="preserve">displayed </w:delText>
        </w:r>
      </w:del>
      <w:ins w:id="155" w:author="Jan Ayres" w:date="2013-05-07T17:22:00Z">
        <w:r w:rsidR="002D6714">
          <w:t xml:space="preserve">should display </w:t>
        </w:r>
      </w:ins>
      <w:r w:rsidR="00E63E6C">
        <w:t>numerically.</w:t>
      </w:r>
    </w:p>
    <w:p w14:paraId="76151BEA" w14:textId="3BA1E919" w:rsidR="00C12563" w:rsidRDefault="00C12563" w:rsidP="00892607">
      <w:pPr>
        <w:pStyle w:val="Requirement3"/>
      </w:pPr>
      <w:r>
        <w:t>The user should be able to turn the image alignment display on and off.</w:t>
      </w:r>
    </w:p>
    <w:p w14:paraId="0D343D38" w14:textId="0D2C522C" w:rsidR="00C12563" w:rsidRDefault="00C12563" w:rsidP="00892607">
      <w:pPr>
        <w:pStyle w:val="Requirement3"/>
      </w:pPr>
      <w:bookmarkStart w:id="156" w:name="_Ref353953747"/>
      <w:r>
        <w:t>The user should be able to recapture any image at any point during image capture.</w:t>
      </w:r>
      <w:bookmarkEnd w:id="156"/>
    </w:p>
    <w:p w14:paraId="3D666421" w14:textId="7859274A" w:rsidR="00F726C4" w:rsidRDefault="00F726C4" w:rsidP="00892607">
      <w:pPr>
        <w:pStyle w:val="Requirement3"/>
      </w:pPr>
      <w:bookmarkStart w:id="157" w:name="_Ref354747835"/>
      <w:r>
        <w:t xml:space="preserve">Users with </w:t>
      </w:r>
      <w:r w:rsidR="00EB1820">
        <w:t xml:space="preserve">privileged </w:t>
      </w:r>
      <w:r>
        <w:t>access should be able to load images for analysis manually.</w:t>
      </w:r>
      <w:bookmarkEnd w:id="157"/>
    </w:p>
    <w:p w14:paraId="49DC2B05" w14:textId="0F4542C3" w:rsidR="008201B3" w:rsidRDefault="008201B3" w:rsidP="008201B3">
      <w:pPr>
        <w:pStyle w:val="Requirement3"/>
      </w:pPr>
      <w:bookmarkStart w:id="158" w:name="_Ref353968789"/>
      <w:r>
        <w:t>U</w:t>
      </w:r>
      <w:r w:rsidRPr="008201B3">
        <w:t>ser</w:t>
      </w:r>
      <w:r>
        <w:t xml:space="preserve">s with </w:t>
      </w:r>
      <w:r w:rsidR="00EB1820">
        <w:t xml:space="preserve">privileged </w:t>
      </w:r>
      <w:r>
        <w:t>access should be able</w:t>
      </w:r>
      <w:r w:rsidRPr="008201B3">
        <w:t xml:space="preserve"> to export both the energized and finger images to the file system before analysis </w:t>
      </w:r>
      <w:r>
        <w:t>begins.</w:t>
      </w:r>
      <w:bookmarkEnd w:id="158"/>
    </w:p>
    <w:p w14:paraId="1C1C0CA6" w14:textId="77777777" w:rsidR="00387E9D" w:rsidRDefault="00387E9D" w:rsidP="00892607">
      <w:pPr>
        <w:pStyle w:val="Requirement3"/>
      </w:pPr>
      <w:bookmarkStart w:id="159" w:name="_Ref352744637"/>
      <w:r>
        <w:t>Users shall be prompted when collection is complete to ensure that all images and image alignment is correct before analysis begins.</w:t>
      </w:r>
      <w:bookmarkEnd w:id="159"/>
    </w:p>
    <w:p w14:paraId="22FCB220" w14:textId="534A4127" w:rsidR="00A525FA" w:rsidRDefault="00A525FA" w:rsidP="00892607">
      <w:pPr>
        <w:pStyle w:val="Requirement3"/>
      </w:pPr>
      <w:r>
        <w:t>Users shall be able to initiate analysis after all 20 images have been collected.</w:t>
      </w:r>
    </w:p>
    <w:p w14:paraId="7B1DFACB" w14:textId="77777777" w:rsidR="002F483C" w:rsidRDefault="00967287" w:rsidP="00892607">
      <w:pPr>
        <w:pStyle w:val="Requirement2"/>
      </w:pPr>
      <w:bookmarkStart w:id="160" w:name="_Ref351131940"/>
      <w:bookmarkStart w:id="161" w:name="_Ref352593061"/>
      <w:r>
        <w:t>Submit</w:t>
      </w:r>
      <w:bookmarkEnd w:id="160"/>
      <w:r w:rsidR="00607D57">
        <w:t xml:space="preserve"> for Analysis</w:t>
      </w:r>
      <w:bookmarkEnd w:id="161"/>
    </w:p>
    <w:p w14:paraId="482B2A51" w14:textId="6F1EF67F" w:rsidR="002F483C" w:rsidRDefault="00921BB4" w:rsidP="00892607">
      <w:pPr>
        <w:pStyle w:val="Requirement3"/>
      </w:pPr>
      <w:bookmarkStart w:id="162" w:name="_Ref353967932"/>
      <w:r>
        <w:t>When captured images are submitted for analysis</w:t>
      </w:r>
      <w:r w:rsidR="00912F65">
        <w:t>,</w:t>
      </w:r>
      <w:r w:rsidR="00967287">
        <w:t xml:space="preserve"> the </w:t>
      </w:r>
      <w:r w:rsidR="008062D6">
        <w:t xml:space="preserve">software </w:t>
      </w:r>
      <w:r w:rsidR="00967287">
        <w:t xml:space="preserve">version used to generate the data </w:t>
      </w:r>
      <w:r w:rsidR="00387E9D">
        <w:t xml:space="preserve">shall </w:t>
      </w:r>
      <w:r w:rsidR="00967287">
        <w:t>be recorded.</w:t>
      </w:r>
      <w:bookmarkEnd w:id="162"/>
    </w:p>
    <w:p w14:paraId="3B0346E8" w14:textId="11E3672B" w:rsidR="002F483C" w:rsidRDefault="00921BB4" w:rsidP="00892607">
      <w:pPr>
        <w:pStyle w:val="Requirement3"/>
      </w:pPr>
      <w:bookmarkStart w:id="163" w:name="_Ref353968325"/>
      <w:r>
        <w:t xml:space="preserve">The date of original image capture </w:t>
      </w:r>
      <w:r w:rsidR="00A06D72">
        <w:t>shall be recorded</w:t>
      </w:r>
      <w:r>
        <w:t>.</w:t>
      </w:r>
      <w:bookmarkEnd w:id="163"/>
    </w:p>
    <w:p w14:paraId="07C41830" w14:textId="77777777" w:rsidR="00D61969" w:rsidRDefault="00D61969" w:rsidP="00892607">
      <w:pPr>
        <w:pStyle w:val="Requirement3"/>
      </w:pPr>
      <w:bookmarkStart w:id="164" w:name="_Ref353967935"/>
      <w:r>
        <w:t xml:space="preserve">All image collection requirements defined in section </w:t>
      </w:r>
      <w:r>
        <w:fldChar w:fldCharType="begin"/>
      </w:r>
      <w:r>
        <w:instrText xml:space="preserve"> REF _Ref351131822 \r \h </w:instrText>
      </w:r>
      <w:r>
        <w:fldChar w:fldCharType="separate"/>
      </w:r>
      <w:r w:rsidR="00B20B89">
        <w:t>SR-5.8</w:t>
      </w:r>
      <w:r>
        <w:fldChar w:fldCharType="end"/>
      </w:r>
      <w:r>
        <w:t xml:space="preserve"> must be met at the time of submission.</w:t>
      </w:r>
      <w:bookmarkEnd w:id="164"/>
    </w:p>
    <w:p w14:paraId="08E09E1E" w14:textId="523E4753" w:rsidR="00CE41F6" w:rsidRDefault="00CE41F6" w:rsidP="0097724D">
      <w:pPr>
        <w:pStyle w:val="Requirement2"/>
      </w:pPr>
      <w:bookmarkStart w:id="165" w:name="_Ref353968674"/>
      <w:r>
        <w:t>Resubmit for Analysis</w:t>
      </w:r>
      <w:bookmarkEnd w:id="165"/>
      <w:r w:rsidR="009B2F88">
        <w:t xml:space="preserve"> </w:t>
      </w:r>
    </w:p>
    <w:p w14:paraId="0195136B" w14:textId="0EE36EB9" w:rsidR="00FF7A5F" w:rsidRDefault="00FF7A5F" w:rsidP="00CE41F6">
      <w:pPr>
        <w:pStyle w:val="Requirement3"/>
      </w:pPr>
      <w:bookmarkStart w:id="166" w:name="_Ref353968691"/>
      <w:r>
        <w:t xml:space="preserve">Users with </w:t>
      </w:r>
      <w:r w:rsidR="00EB1820">
        <w:t xml:space="preserve">privileged </w:t>
      </w:r>
      <w:r>
        <w:t xml:space="preserve">access </w:t>
      </w:r>
      <w:r w:rsidR="00D61000">
        <w:t xml:space="preserve">shall be able to </w:t>
      </w:r>
      <w:r>
        <w:t>resubmit images for analysis.</w:t>
      </w:r>
      <w:bookmarkEnd w:id="166"/>
    </w:p>
    <w:p w14:paraId="2C1E8C9D" w14:textId="4F16AE96" w:rsidR="00CE41F6" w:rsidRDefault="00CE41F6" w:rsidP="00CE41F6">
      <w:pPr>
        <w:pStyle w:val="Requirement3"/>
      </w:pPr>
      <w:bookmarkStart w:id="167" w:name="_Ref353968333"/>
      <w:r>
        <w:t>When images are resubmitted for analysis, all subsequent reports and data displayed shall clearly denote that it has been resubmitted from previously collected data.</w:t>
      </w:r>
      <w:bookmarkEnd w:id="167"/>
    </w:p>
    <w:p w14:paraId="2B0520DA" w14:textId="77777777" w:rsidR="00CE41F6" w:rsidRDefault="00CE41F6" w:rsidP="00CE41F6">
      <w:pPr>
        <w:pStyle w:val="Requirement3"/>
      </w:pPr>
      <w:bookmarkStart w:id="168" w:name="_Ref353968693"/>
      <w:r>
        <w:t xml:space="preserve">All requirements detailed in sections </w:t>
      </w:r>
      <w:r>
        <w:fldChar w:fldCharType="begin"/>
      </w:r>
      <w:r>
        <w:instrText xml:space="preserve"> REF _Ref351131822 \r \h </w:instrText>
      </w:r>
      <w:r>
        <w:fldChar w:fldCharType="separate"/>
      </w:r>
      <w:r w:rsidR="00B20B89">
        <w:t>SR-5.8</w:t>
      </w:r>
      <w:r>
        <w:fldChar w:fldCharType="end"/>
      </w:r>
      <w:r>
        <w:t xml:space="preserve"> and </w:t>
      </w:r>
      <w:r>
        <w:fldChar w:fldCharType="begin"/>
      </w:r>
      <w:r>
        <w:instrText xml:space="preserve"> REF _Ref352593061 \r \h </w:instrText>
      </w:r>
      <w:r>
        <w:fldChar w:fldCharType="separate"/>
      </w:r>
      <w:r w:rsidR="00B20B89">
        <w:t>SR-5.9</w:t>
      </w:r>
      <w:r>
        <w:fldChar w:fldCharType="end"/>
      </w:r>
      <w:r>
        <w:t xml:space="preserve"> should be met at the time of analysis.</w:t>
      </w:r>
      <w:bookmarkEnd w:id="168"/>
    </w:p>
    <w:p w14:paraId="7ECA1F69" w14:textId="2709BE31" w:rsidR="002F483C" w:rsidRDefault="00967287" w:rsidP="00892607">
      <w:pPr>
        <w:pStyle w:val="Requirement2"/>
      </w:pPr>
      <w:bookmarkStart w:id="169" w:name="_Ref351132650"/>
      <w:r>
        <w:t>A</w:t>
      </w:r>
      <w:r w:rsidR="00921BB4">
        <w:t>ll data</w:t>
      </w:r>
      <w:r w:rsidR="00AD4E37">
        <w:t xml:space="preserve"> </w:t>
      </w:r>
      <w:r>
        <w:t>should be exportable</w:t>
      </w:r>
      <w:r w:rsidR="00FF7A5F">
        <w:t xml:space="preserve"> by users with </w:t>
      </w:r>
      <w:r w:rsidR="00D61000">
        <w:t xml:space="preserve">privileged </w:t>
      </w:r>
      <w:r w:rsidR="00FF7A5F">
        <w:t>access</w:t>
      </w:r>
      <w:r>
        <w:t>.</w:t>
      </w:r>
      <w:r w:rsidR="009064E1">
        <w:t xml:space="preserve"> </w:t>
      </w:r>
      <w:r w:rsidR="00912F65">
        <w:t>Capture</w:t>
      </w:r>
      <w:r>
        <w:t xml:space="preserve"> information includes, but is not limited to:</w:t>
      </w:r>
      <w:bookmarkEnd w:id="169"/>
    </w:p>
    <w:p w14:paraId="2B2405A4" w14:textId="77777777" w:rsidR="00912F65" w:rsidRDefault="00967287" w:rsidP="00892607">
      <w:pPr>
        <w:pStyle w:val="Requirement3"/>
      </w:pPr>
      <w:r>
        <w:t xml:space="preserve">Patient </w:t>
      </w:r>
      <w:r w:rsidR="005F3C0C">
        <w:t>data</w:t>
      </w:r>
      <w:r w:rsidR="00E6087D">
        <w:t xml:space="preserve"> (de-identified data only as defined in </w:t>
      </w:r>
      <w:hyperlink r:id="rId10" w:history="1">
        <w:r w:rsidR="00E6087D">
          <w:rPr>
            <w:rStyle w:val="Hyperlink"/>
          </w:rPr>
          <w:t>US Title 45 section 164.514a</w:t>
        </w:r>
      </w:hyperlink>
      <w:r w:rsidR="00E6087D">
        <w:t>)</w:t>
      </w:r>
    </w:p>
    <w:p w14:paraId="1FF94038" w14:textId="01EC17B0" w:rsidR="00921BB4" w:rsidRDefault="000D2FA1" w:rsidP="00892607">
      <w:pPr>
        <w:pStyle w:val="Requirement3"/>
      </w:pPr>
      <w:r>
        <w:t>Setup verification</w:t>
      </w:r>
      <w:r w:rsidDel="000D2FA1">
        <w:t xml:space="preserve"> </w:t>
      </w:r>
      <w:r w:rsidR="00921BB4">
        <w:t>images and data</w:t>
      </w:r>
    </w:p>
    <w:p w14:paraId="38215D71" w14:textId="7619AAE6" w:rsidR="002F483C" w:rsidRDefault="00967287" w:rsidP="00892607">
      <w:pPr>
        <w:pStyle w:val="Requirement3"/>
      </w:pPr>
      <w:r>
        <w:t>Images</w:t>
      </w:r>
      <w:r w:rsidR="00DA7D94">
        <w:t>, including alignment values (center</w:t>
      </w:r>
      <w:ins w:id="170" w:author="Brian Cullinan" w:date="2013-05-08T12:01:00Z">
        <w:r w:rsidR="00EC0890">
          <w:t>-</w:t>
        </w:r>
      </w:ins>
      <w:r w:rsidR="00DA7D94">
        <w:t>point and angle)</w:t>
      </w:r>
    </w:p>
    <w:p w14:paraId="730A7B42" w14:textId="5EEEE2C1" w:rsidR="00912F65" w:rsidRDefault="00921BB4" w:rsidP="00892607">
      <w:pPr>
        <w:pStyle w:val="Requirement3"/>
      </w:pPr>
      <w:r>
        <w:t>Coefficient</w:t>
      </w:r>
      <w:r w:rsidR="005F3C0C">
        <w:t xml:space="preserve"> data</w:t>
      </w:r>
    </w:p>
    <w:p w14:paraId="7427908E" w14:textId="77777777" w:rsidR="002F483C" w:rsidRDefault="00912F65" w:rsidP="00892607">
      <w:pPr>
        <w:pStyle w:val="Requirement3"/>
      </w:pPr>
      <w:r>
        <w:t>R</w:t>
      </w:r>
      <w:r w:rsidR="00967287">
        <w:t>eported data</w:t>
      </w:r>
    </w:p>
    <w:p w14:paraId="2CE181E9" w14:textId="77777777" w:rsidR="00912F65" w:rsidRDefault="00912F65" w:rsidP="00892607">
      <w:pPr>
        <w:pStyle w:val="Requirement2"/>
      </w:pPr>
      <w:bookmarkStart w:id="171" w:name="_Ref353968810"/>
      <w:r>
        <w:t>An</w:t>
      </w:r>
      <w:r w:rsidR="00DB44C3">
        <w:t>y</w:t>
      </w:r>
      <w:r>
        <w:t xml:space="preserve"> exported </w:t>
      </w:r>
      <w:r w:rsidR="00DB44C3">
        <w:t>information</w:t>
      </w:r>
      <w:r>
        <w:t xml:space="preserve"> should be saved to the location on disk selected by the user.</w:t>
      </w:r>
      <w:bookmarkEnd w:id="171"/>
    </w:p>
    <w:p w14:paraId="624197E4" w14:textId="77777777" w:rsidR="002F483C" w:rsidRDefault="00967287" w:rsidP="00892607">
      <w:pPr>
        <w:pStyle w:val="Requirement1"/>
      </w:pPr>
      <w:bookmarkStart w:id="172" w:name="_Ref351132038"/>
      <w:r>
        <w:t>Reports</w:t>
      </w:r>
      <w:bookmarkEnd w:id="172"/>
    </w:p>
    <w:p w14:paraId="096CF447" w14:textId="77777777" w:rsidR="002C2647" w:rsidRDefault="002C2647" w:rsidP="002C2647">
      <w:pPr>
        <w:pStyle w:val="Requirement2"/>
      </w:pPr>
      <w:bookmarkStart w:id="173" w:name="_Ref353969173"/>
      <w:r>
        <w:t xml:space="preserve">Reports should be </w:t>
      </w:r>
      <w:proofErr w:type="gramStart"/>
      <w:r>
        <w:t>customizable/interchangeable</w:t>
      </w:r>
      <w:proofErr w:type="gramEnd"/>
      <w:r>
        <w:t xml:space="preserve"> based on a “license” or specific permission.</w:t>
      </w:r>
      <w:bookmarkEnd w:id="173"/>
    </w:p>
    <w:p w14:paraId="33E3F13B" w14:textId="5DF5936D" w:rsidR="002F483C" w:rsidRDefault="00F5151F" w:rsidP="00892607">
      <w:pPr>
        <w:pStyle w:val="Requirement2"/>
      </w:pPr>
      <w:bookmarkStart w:id="174" w:name="_Ref353968047"/>
      <w:bookmarkStart w:id="175" w:name="_Ref354654536"/>
      <w:r>
        <w:t>Reports</w:t>
      </w:r>
      <w:r w:rsidR="00967287">
        <w:t xml:space="preserve"> shall be displayed to the user</w:t>
      </w:r>
      <w:r w:rsidR="002C2647">
        <w:t xml:space="preserve"> based on license and permission</w:t>
      </w:r>
      <w:r w:rsidR="00967287">
        <w:t>.</w:t>
      </w:r>
      <w:bookmarkEnd w:id="174"/>
      <w:bookmarkEnd w:id="175"/>
    </w:p>
    <w:p w14:paraId="4AAA2911" w14:textId="3125A3C6" w:rsidR="002669CB" w:rsidRDefault="00125DD6" w:rsidP="00892607">
      <w:pPr>
        <w:pStyle w:val="Requirement2"/>
      </w:pPr>
      <w:bookmarkStart w:id="176" w:name="_Ref352744211"/>
      <w:r>
        <w:t xml:space="preserve">Users with </w:t>
      </w:r>
      <w:r w:rsidR="00D61000">
        <w:t xml:space="preserve">privileged </w:t>
      </w:r>
      <w:r>
        <w:t xml:space="preserve">access </w:t>
      </w:r>
      <w:r w:rsidR="00967287">
        <w:t>should be able to view</w:t>
      </w:r>
      <w:r w:rsidR="002669CB">
        <w:t xml:space="preserve"> the following additional data:</w:t>
      </w:r>
      <w:bookmarkEnd w:id="176"/>
    </w:p>
    <w:p w14:paraId="7CF659B3" w14:textId="77777777" w:rsidR="002669CB" w:rsidRDefault="002669CB" w:rsidP="00892607">
      <w:pPr>
        <w:pStyle w:val="Requirement3"/>
      </w:pPr>
      <w:r>
        <w:t>R</w:t>
      </w:r>
      <w:r w:rsidR="00967287">
        <w:t>aw data</w:t>
      </w:r>
    </w:p>
    <w:p w14:paraId="11DC10C8" w14:textId="77777777" w:rsidR="002669CB" w:rsidRDefault="002669CB" w:rsidP="00892607">
      <w:pPr>
        <w:pStyle w:val="Requirement3"/>
      </w:pPr>
      <w:r>
        <w:t>D</w:t>
      </w:r>
      <w:r w:rsidR="00967287">
        <w:t>ata u</w:t>
      </w:r>
      <w:r w:rsidR="007637C9">
        <w:t>sed in generating a report</w:t>
      </w:r>
    </w:p>
    <w:p w14:paraId="427C7996" w14:textId="46EDFB59" w:rsidR="002669CB" w:rsidRDefault="002669CB" w:rsidP="00892607">
      <w:pPr>
        <w:pStyle w:val="Requirement3"/>
      </w:pPr>
      <w:r>
        <w:t>A</w:t>
      </w:r>
      <w:r w:rsidR="00967287">
        <w:t xml:space="preserve">ll </w:t>
      </w:r>
      <w:r w:rsidR="00FF7A5F">
        <w:t xml:space="preserve">full-sized </w:t>
      </w:r>
      <w:r w:rsidR="00967287">
        <w:t>images</w:t>
      </w:r>
      <w:r w:rsidR="00FF7A5F">
        <w:t xml:space="preserve"> (i.e., </w:t>
      </w:r>
      <w:r w:rsidR="008E6C0C">
        <w:t>setup verification</w:t>
      </w:r>
      <w:r w:rsidR="00FF7A5F">
        <w:t>, energized and finger)</w:t>
      </w:r>
    </w:p>
    <w:p w14:paraId="3C513A6C" w14:textId="77777777" w:rsidR="002F483C" w:rsidRDefault="002669CB" w:rsidP="00892607">
      <w:pPr>
        <w:pStyle w:val="Requirement3"/>
      </w:pPr>
      <w:r>
        <w:t>S</w:t>
      </w:r>
      <w:r w:rsidR="007637C9">
        <w:t>ector divisions</w:t>
      </w:r>
    </w:p>
    <w:p w14:paraId="133B0D4A" w14:textId="77777777" w:rsidR="002669CB" w:rsidRDefault="00967287" w:rsidP="00892607">
      <w:pPr>
        <w:pStyle w:val="Requirement2"/>
      </w:pPr>
      <w:bookmarkStart w:id="177" w:name="_Ref352744220"/>
      <w:r>
        <w:t>Reports should include</w:t>
      </w:r>
      <w:r w:rsidR="002669CB">
        <w:t>:</w:t>
      </w:r>
      <w:bookmarkEnd w:id="177"/>
    </w:p>
    <w:p w14:paraId="5B79915E" w14:textId="77777777" w:rsidR="002669CB" w:rsidRDefault="002669CB" w:rsidP="00892607">
      <w:pPr>
        <w:pStyle w:val="Requirement3"/>
      </w:pPr>
      <w:r>
        <w:t>D</w:t>
      </w:r>
      <w:r w:rsidR="00967287">
        <w:t>ate of the scan</w:t>
      </w:r>
    </w:p>
    <w:p w14:paraId="61CAB9E8" w14:textId="77777777" w:rsidR="002669CB" w:rsidRDefault="002669CB" w:rsidP="00892607">
      <w:pPr>
        <w:pStyle w:val="Requirement3"/>
      </w:pPr>
      <w:r>
        <w:t>S</w:t>
      </w:r>
      <w:r w:rsidR="00967287">
        <w:t>oftware version used to generate the report</w:t>
      </w:r>
    </w:p>
    <w:p w14:paraId="394AF5AA" w14:textId="77777777" w:rsidR="002F483C" w:rsidRDefault="002669CB" w:rsidP="00892607">
      <w:pPr>
        <w:pStyle w:val="Requirement3"/>
      </w:pPr>
      <w:r>
        <w:t>P</w:t>
      </w:r>
      <w:r w:rsidR="005F3C0C">
        <w:t>atient biographical data</w:t>
      </w:r>
    </w:p>
    <w:p w14:paraId="0BBF4251" w14:textId="77777777" w:rsidR="00DB44C3" w:rsidRDefault="00DB44C3" w:rsidP="00892607">
      <w:pPr>
        <w:pStyle w:val="Requirement3"/>
      </w:pPr>
      <w:bookmarkStart w:id="178" w:name="_Ref353969188"/>
      <w:r>
        <w:t>Reported data</w:t>
      </w:r>
      <w:r w:rsidR="009B0E97">
        <w:t xml:space="preserve"> from all organ/structures defined in Appendix A, with physical and autonomic values</w:t>
      </w:r>
      <w:bookmarkEnd w:id="178"/>
    </w:p>
    <w:p w14:paraId="435FE2CF" w14:textId="2BFBB760" w:rsidR="00C4147A" w:rsidRDefault="00C4147A" w:rsidP="00C4147A">
      <w:pPr>
        <w:pStyle w:val="Requirement2"/>
      </w:pPr>
      <w:bookmarkStart w:id="179" w:name="_Ref351132243"/>
      <w:r>
        <w:t>Reports shall be printable</w:t>
      </w:r>
      <w:ins w:id="180" w:author="Jan Ayres" w:date="2013-05-07T17:22:00Z">
        <w:r w:rsidR="002D6714">
          <w:t>,</w:t>
        </w:r>
      </w:ins>
      <w:r w:rsidR="00494CF9">
        <w:t xml:space="preserve"> and secured</w:t>
      </w:r>
      <w:r w:rsidR="00A33428">
        <w:t xml:space="preserve"> (non-modifiable)</w:t>
      </w:r>
      <w:r w:rsidR="00494CF9">
        <w:t xml:space="preserve"> digital copies may be available on demand</w:t>
      </w:r>
      <w:r>
        <w:t>.</w:t>
      </w:r>
      <w:bookmarkEnd w:id="179"/>
    </w:p>
    <w:p w14:paraId="45FE217B" w14:textId="1DE15D8B" w:rsidR="002E68E9" w:rsidRDefault="002E68E9" w:rsidP="00C4147A">
      <w:pPr>
        <w:pStyle w:val="Requirement2"/>
      </w:pPr>
      <w:bookmarkStart w:id="181" w:name="_Ref353968352"/>
      <w:r>
        <w:t>Reports shall be searchable on at least the following fields:</w:t>
      </w:r>
      <w:bookmarkEnd w:id="181"/>
    </w:p>
    <w:p w14:paraId="50076990" w14:textId="77777777" w:rsidR="002E68E9" w:rsidRDefault="002E68E9" w:rsidP="002E68E9">
      <w:pPr>
        <w:pStyle w:val="Requirement3"/>
      </w:pPr>
      <w:r>
        <w:t>Date of the scan</w:t>
      </w:r>
    </w:p>
    <w:p w14:paraId="4769A67C" w14:textId="77777777" w:rsidR="002E68E9" w:rsidRDefault="002E68E9" w:rsidP="002E68E9">
      <w:pPr>
        <w:pStyle w:val="Requirement3"/>
      </w:pPr>
      <w:r>
        <w:t>Software version used to generate the report</w:t>
      </w:r>
    </w:p>
    <w:p w14:paraId="3B24AF79" w14:textId="77777777" w:rsidR="002E68E9" w:rsidRDefault="002E68E9" w:rsidP="002E68E9">
      <w:pPr>
        <w:pStyle w:val="Requirement3"/>
      </w:pPr>
      <w:r>
        <w:t>Patient biographical data</w:t>
      </w:r>
    </w:p>
    <w:p w14:paraId="448808CD" w14:textId="5CE234E7" w:rsidR="00DF5F14" w:rsidRDefault="00DF5F14" w:rsidP="00290C28">
      <w:pPr>
        <w:pStyle w:val="Requirement2"/>
      </w:pPr>
      <w:bookmarkStart w:id="182" w:name="_Ref354752073"/>
      <w:r>
        <w:t xml:space="preserve">Reports may be accessible during patient and </w:t>
      </w:r>
      <w:r w:rsidR="009C6783">
        <w:t>scan</w:t>
      </w:r>
      <w:r>
        <w:t xml:space="preserve"> searches.</w:t>
      </w:r>
      <w:bookmarkEnd w:id="182"/>
    </w:p>
    <w:p w14:paraId="3F3C9AF7" w14:textId="44892B30" w:rsidR="00DF5F14" w:rsidRDefault="00D27F96" w:rsidP="00290C28">
      <w:pPr>
        <w:pStyle w:val="Requirement2"/>
      </w:pPr>
      <w:r>
        <w:t xml:space="preserve">Users </w:t>
      </w:r>
      <w:r w:rsidR="00DF5F14">
        <w:t xml:space="preserve">should be able to view a graphical representation of the NS coefficient described in </w:t>
      </w:r>
      <w:del w:id="183" w:author="Jan Ayres" w:date="2013-05-07T17:22:00Z">
        <w:r w:rsidR="00DF5F14" w:rsidDel="002D6714">
          <w:delText xml:space="preserve">the </w:delText>
        </w:r>
      </w:del>
      <w:r w:rsidR="00DF5F14">
        <w:t xml:space="preserve">SR-207, ClearView Software Requirements, </w:t>
      </w:r>
      <w:proofErr w:type="gramStart"/>
      <w:r w:rsidR="00DF5F14">
        <w:t>Algorithm</w:t>
      </w:r>
      <w:proofErr w:type="gramEnd"/>
      <w:r w:rsidR="00DF5F14">
        <w:t>.</w:t>
      </w:r>
      <w:bookmarkStart w:id="184" w:name="_Ref354069373"/>
    </w:p>
    <w:p w14:paraId="28362F63" w14:textId="2C892352" w:rsidR="00E26CC0" w:rsidRDefault="00D27F96" w:rsidP="003A019E">
      <w:pPr>
        <w:pStyle w:val="Requirement2"/>
      </w:pPr>
      <w:bookmarkStart w:id="185" w:name="_Ref354740933"/>
      <w:bookmarkEnd w:id="184"/>
      <w:r>
        <w:t xml:space="preserve">Users </w:t>
      </w:r>
      <w:r w:rsidR="00DF5F14">
        <w:t>should be able to view a graphical representation of energized finger images mapped to body locations; this is known as “</w:t>
      </w:r>
      <w:proofErr w:type="spellStart"/>
      <w:r w:rsidR="00DF5F14">
        <w:t>biofield</w:t>
      </w:r>
      <w:proofErr w:type="spellEnd"/>
      <w:r w:rsidR="00DF5F14">
        <w:t>”.</w:t>
      </w:r>
      <w:bookmarkEnd w:id="185"/>
      <w:r w:rsidR="00C954B5">
        <w:t xml:space="preserve"> A magnified view of the graphical representation should be displayed.</w:t>
      </w:r>
    </w:p>
    <w:p w14:paraId="0C96AC33" w14:textId="35F916CB" w:rsidR="00E26CC0" w:rsidRDefault="00E26CC0" w:rsidP="003A019E">
      <w:pPr>
        <w:pStyle w:val="Requirement2"/>
      </w:pPr>
      <w:bookmarkStart w:id="186" w:name="_Ref354150770"/>
      <w:r>
        <w:t xml:space="preserve">Users with privileged access should be able to see sector alignment with the </w:t>
      </w:r>
      <w:proofErr w:type="spellStart"/>
      <w:r>
        <w:t>biofield</w:t>
      </w:r>
      <w:proofErr w:type="spellEnd"/>
      <w:r>
        <w:t xml:space="preserve"> display.</w:t>
      </w:r>
      <w:bookmarkEnd w:id="186"/>
    </w:p>
    <w:p w14:paraId="7CF039D4" w14:textId="1CCF3E26" w:rsidR="0023646E" w:rsidRDefault="00E26CC0" w:rsidP="003A019E">
      <w:pPr>
        <w:pStyle w:val="Requirement2"/>
      </w:pPr>
      <w:bookmarkStart w:id="187" w:name="_Ref354150774"/>
      <w:r>
        <w:t>Energized images should be flattened and displayed to the user.</w:t>
      </w:r>
      <w:bookmarkEnd w:id="187"/>
    </w:p>
    <w:p w14:paraId="508D00AE" w14:textId="77777777" w:rsidR="00CB7CFE" w:rsidRDefault="00CB7CFE" w:rsidP="00CB7CFE">
      <w:pPr>
        <w:pStyle w:val="Heading1"/>
      </w:pPr>
      <w:r>
        <w:t>References</w:t>
      </w:r>
    </w:p>
    <w:tbl>
      <w:tblPr>
        <w:tblStyle w:val="TableGrid"/>
        <w:tblW w:w="0" w:type="auto"/>
        <w:tblInd w:w="108" w:type="dxa"/>
        <w:tblLook w:val="04A0" w:firstRow="1" w:lastRow="0" w:firstColumn="1" w:lastColumn="0" w:noHBand="0" w:noVBand="1"/>
      </w:tblPr>
      <w:tblGrid>
        <w:gridCol w:w="1440"/>
        <w:gridCol w:w="7920"/>
      </w:tblGrid>
      <w:tr w:rsidR="002C04BA" w14:paraId="1723DD7B" w14:textId="77777777" w:rsidTr="003811AE">
        <w:tc>
          <w:tcPr>
            <w:tcW w:w="1440" w:type="dxa"/>
          </w:tcPr>
          <w:p w14:paraId="4C5FF91D" w14:textId="77777777" w:rsidR="002C04BA" w:rsidRDefault="002C04BA" w:rsidP="00CB7CFE">
            <w:pPr>
              <w:pStyle w:val="BodyText"/>
            </w:pPr>
          </w:p>
        </w:tc>
        <w:tc>
          <w:tcPr>
            <w:tcW w:w="7920" w:type="dxa"/>
          </w:tcPr>
          <w:p w14:paraId="18E4A893" w14:textId="77777777" w:rsidR="002C04BA" w:rsidRDefault="002C04BA" w:rsidP="002C04BA">
            <w:pPr>
              <w:rPr>
                <w:rFonts w:asciiTheme="minorHAnsi" w:hAnsiTheme="minorHAnsi" w:cs="Arial"/>
                <w:szCs w:val="24"/>
              </w:rPr>
            </w:pPr>
            <w:r>
              <w:rPr>
                <w:rFonts w:asciiTheme="minorHAnsi" w:hAnsiTheme="minorHAnsi" w:cs="Arial"/>
                <w:szCs w:val="24"/>
              </w:rPr>
              <w:t>21 CFR Part 11, FDA Electronic Records; Electronic Signatures</w:t>
            </w:r>
          </w:p>
        </w:tc>
      </w:tr>
      <w:tr w:rsidR="002C04BA" w14:paraId="786609F9" w14:textId="77777777" w:rsidTr="003811AE">
        <w:tc>
          <w:tcPr>
            <w:tcW w:w="1440" w:type="dxa"/>
          </w:tcPr>
          <w:p w14:paraId="55F47580" w14:textId="77777777" w:rsidR="002C04BA" w:rsidRDefault="002C04BA" w:rsidP="00CB7CFE">
            <w:pPr>
              <w:pStyle w:val="BodyText"/>
            </w:pPr>
          </w:p>
        </w:tc>
        <w:tc>
          <w:tcPr>
            <w:tcW w:w="7920" w:type="dxa"/>
          </w:tcPr>
          <w:p w14:paraId="1E4C83B9" w14:textId="77777777" w:rsidR="002C04BA" w:rsidRPr="002C04BA" w:rsidRDefault="002C04BA" w:rsidP="002C04BA">
            <w:pPr>
              <w:rPr>
                <w:rFonts w:asciiTheme="minorHAnsi" w:hAnsiTheme="minorHAnsi" w:cs="Arial"/>
                <w:szCs w:val="24"/>
              </w:rPr>
            </w:pPr>
            <w:r>
              <w:rPr>
                <w:rFonts w:asciiTheme="minorHAnsi" w:hAnsiTheme="minorHAnsi" w:cs="Arial"/>
                <w:szCs w:val="24"/>
              </w:rPr>
              <w:t>21 CFR 820, FDA Quality System Regulation</w:t>
            </w:r>
          </w:p>
        </w:tc>
      </w:tr>
      <w:tr w:rsidR="002C04BA" w14:paraId="35535720" w14:textId="77777777" w:rsidTr="003811AE">
        <w:tc>
          <w:tcPr>
            <w:tcW w:w="1440" w:type="dxa"/>
          </w:tcPr>
          <w:p w14:paraId="7D999761" w14:textId="77777777" w:rsidR="002C04BA" w:rsidRDefault="002C04BA" w:rsidP="00CB7CFE">
            <w:pPr>
              <w:pStyle w:val="BodyText"/>
            </w:pPr>
          </w:p>
        </w:tc>
        <w:tc>
          <w:tcPr>
            <w:tcW w:w="7920" w:type="dxa"/>
          </w:tcPr>
          <w:p w14:paraId="08516318" w14:textId="77777777" w:rsidR="002C04BA" w:rsidRPr="0089349F" w:rsidRDefault="002C04BA" w:rsidP="0089349F">
            <w:pPr>
              <w:rPr>
                <w:rFonts w:asciiTheme="minorHAnsi" w:hAnsiTheme="minorHAnsi" w:cs="Arial"/>
                <w:szCs w:val="24"/>
              </w:rPr>
            </w:pPr>
            <w:r w:rsidRPr="0089349F">
              <w:rPr>
                <w:rFonts w:asciiTheme="minorHAnsi" w:hAnsiTheme="minorHAnsi" w:cs="Arial"/>
                <w:szCs w:val="24"/>
              </w:rPr>
              <w:t>Health Insurance Portability and Accountability Act of 1996</w:t>
            </w:r>
          </w:p>
        </w:tc>
      </w:tr>
      <w:tr w:rsidR="002C04BA" w14:paraId="14CDF184" w14:textId="77777777" w:rsidTr="003811AE">
        <w:tc>
          <w:tcPr>
            <w:tcW w:w="1440" w:type="dxa"/>
          </w:tcPr>
          <w:p w14:paraId="5942446F" w14:textId="77777777" w:rsidR="002C04BA" w:rsidRDefault="002C04BA" w:rsidP="00CB7CFE">
            <w:pPr>
              <w:pStyle w:val="BodyText"/>
            </w:pPr>
          </w:p>
        </w:tc>
        <w:tc>
          <w:tcPr>
            <w:tcW w:w="7920" w:type="dxa"/>
          </w:tcPr>
          <w:p w14:paraId="5E48400C" w14:textId="77777777" w:rsidR="002C04BA" w:rsidRDefault="002C04BA" w:rsidP="002C04BA">
            <w:pPr>
              <w:pStyle w:val="BodyText"/>
            </w:pPr>
            <w:r>
              <w:t>ISO 13485, Medical devices – Quality management systems – Requirements for regulatory purposes</w:t>
            </w:r>
          </w:p>
        </w:tc>
      </w:tr>
      <w:tr w:rsidR="00CB7CFE" w14:paraId="2C16E137" w14:textId="77777777" w:rsidTr="003811AE">
        <w:tc>
          <w:tcPr>
            <w:tcW w:w="1440" w:type="dxa"/>
          </w:tcPr>
          <w:p w14:paraId="3BB710AC" w14:textId="77777777" w:rsidR="00CB7CFE" w:rsidRDefault="00CB7CFE" w:rsidP="00CB7CFE">
            <w:pPr>
              <w:pStyle w:val="BodyText"/>
            </w:pPr>
            <w:r>
              <w:t>DD-032</w:t>
            </w:r>
          </w:p>
        </w:tc>
        <w:tc>
          <w:tcPr>
            <w:tcW w:w="7920" w:type="dxa"/>
          </w:tcPr>
          <w:p w14:paraId="79076767" w14:textId="77777777" w:rsidR="00CB7CFE" w:rsidRDefault="00CB7CFE" w:rsidP="00CB7CFE">
            <w:pPr>
              <w:pStyle w:val="BodyText"/>
            </w:pPr>
            <w:r>
              <w:t>Product Requirements ClearView System</w:t>
            </w:r>
          </w:p>
        </w:tc>
      </w:tr>
      <w:tr w:rsidR="00F1424F" w14:paraId="42FAB471" w14:textId="77777777" w:rsidTr="003811AE">
        <w:tc>
          <w:tcPr>
            <w:tcW w:w="1440" w:type="dxa"/>
          </w:tcPr>
          <w:p w14:paraId="04CACC22" w14:textId="77777777" w:rsidR="00F1424F" w:rsidRDefault="00F1424F" w:rsidP="00CB7CFE">
            <w:pPr>
              <w:pStyle w:val="BodyText"/>
            </w:pPr>
            <w:r>
              <w:t>SR-207</w:t>
            </w:r>
          </w:p>
        </w:tc>
        <w:tc>
          <w:tcPr>
            <w:tcW w:w="7920" w:type="dxa"/>
          </w:tcPr>
          <w:p w14:paraId="7305DCF6" w14:textId="77777777" w:rsidR="00F1424F" w:rsidRDefault="00F1424F">
            <w:pPr>
              <w:pStyle w:val="BodyText"/>
            </w:pPr>
            <w:r>
              <w:t xml:space="preserve">ClearView </w:t>
            </w:r>
            <w:r w:rsidR="005D7F00">
              <w:t xml:space="preserve">Software </w:t>
            </w:r>
            <w:r>
              <w:t>Requirements</w:t>
            </w:r>
            <w:r w:rsidR="003811AE">
              <w:t>,</w:t>
            </w:r>
            <w:r>
              <w:t xml:space="preserve"> Algorithm</w:t>
            </w:r>
          </w:p>
        </w:tc>
      </w:tr>
    </w:tbl>
    <w:p w14:paraId="26E91C42" w14:textId="77777777" w:rsidR="006266BB" w:rsidRDefault="006266BB" w:rsidP="000C7552">
      <w:pPr>
        <w:pStyle w:val="Heading1"/>
      </w:pPr>
      <w:r>
        <w:t>Appendices</w:t>
      </w:r>
    </w:p>
    <w:p w14:paraId="57EDD536" w14:textId="77777777" w:rsidR="006266BB" w:rsidRDefault="006266BB" w:rsidP="000C7552">
      <w:pPr>
        <w:pStyle w:val="BodyText"/>
      </w:pPr>
      <w:r>
        <w:t>Appendix A: ClearView Organs/Structures</w:t>
      </w:r>
    </w:p>
    <w:p w14:paraId="5A194C29" w14:textId="77777777" w:rsidR="006266BB" w:rsidRDefault="006266BB" w:rsidP="000C7552">
      <w:pPr>
        <w:pStyle w:val="BodyText"/>
      </w:pPr>
      <w:r>
        <w:t xml:space="preserve">Appendix B: </w:t>
      </w:r>
      <w:r w:rsidRPr="006266BB">
        <w:t>Traceability to ClearView System Requirements</w:t>
      </w:r>
    </w:p>
    <w:p w14:paraId="178BAF0B" w14:textId="4DB786DD" w:rsidR="00490806" w:rsidRDefault="006266BB" w:rsidP="006266BB">
      <w:pPr>
        <w:pStyle w:val="BodyText"/>
        <w:sectPr w:rsidR="00490806">
          <w:headerReference w:type="default" r:id="rId11"/>
          <w:footerReference w:type="even" r:id="rId12"/>
          <w:footerReference w:type="default" r:id="rId13"/>
          <w:footerReference w:type="first" r:id="rId14"/>
          <w:pgSz w:w="12240" w:h="15840"/>
          <w:pgMar w:top="1440" w:right="1440" w:bottom="1440" w:left="1440" w:header="720" w:footer="720" w:gutter="0"/>
          <w:cols w:space="720"/>
          <w:formProt w:val="0"/>
          <w:docGrid w:linePitch="360" w:charSpace="12288"/>
        </w:sectPr>
      </w:pPr>
      <w:r>
        <w:t xml:space="preserve">Appendix C: Traceability to CFR 21 </w:t>
      </w:r>
      <w:proofErr w:type="gramStart"/>
      <w:r>
        <w:t>Part</w:t>
      </w:r>
      <w:proofErr w:type="gramEnd"/>
      <w:r>
        <w:t xml:space="preserve"> 11</w:t>
      </w:r>
    </w:p>
    <w:p w14:paraId="64C6ECEB" w14:textId="77777777" w:rsidR="006266BB" w:rsidRDefault="006266BB" w:rsidP="002D5B2A">
      <w:pPr>
        <w:pStyle w:val="AppendixH1"/>
      </w:pPr>
      <w:r>
        <w:t>ClearView Organs/Structures</w:t>
      </w:r>
    </w:p>
    <w:tbl>
      <w:tblPr>
        <w:tblStyle w:val="TableGrid"/>
        <w:tblW w:w="0" w:type="auto"/>
        <w:tblLook w:val="04A0" w:firstRow="1" w:lastRow="0" w:firstColumn="1" w:lastColumn="0" w:noHBand="0" w:noVBand="1"/>
      </w:tblPr>
      <w:tblGrid>
        <w:gridCol w:w="3302"/>
      </w:tblGrid>
      <w:tr w:rsidR="00BD5F3F" w:rsidRPr="00BD5F3F" w14:paraId="33870839" w14:textId="77777777" w:rsidTr="000C7552">
        <w:trPr>
          <w:trHeight w:val="270"/>
        </w:trPr>
        <w:tc>
          <w:tcPr>
            <w:tcW w:w="3302" w:type="dxa"/>
            <w:noWrap/>
            <w:hideMark/>
          </w:tcPr>
          <w:p w14:paraId="3E7BEEDA" w14:textId="77777777" w:rsidR="00BD5F3F" w:rsidRPr="00BD5F3F" w:rsidRDefault="00BD5F3F" w:rsidP="00BD5F3F">
            <w:pPr>
              <w:pStyle w:val="BodyText"/>
            </w:pPr>
            <w:r w:rsidRPr="00BD5F3F">
              <w:t xml:space="preserve">Eye (L) </w:t>
            </w:r>
          </w:p>
        </w:tc>
      </w:tr>
      <w:tr w:rsidR="00BD5F3F" w:rsidRPr="00BD5F3F" w14:paraId="3B4518B3" w14:textId="77777777" w:rsidTr="000C7552">
        <w:trPr>
          <w:trHeight w:val="270"/>
        </w:trPr>
        <w:tc>
          <w:tcPr>
            <w:tcW w:w="3302" w:type="dxa"/>
            <w:noWrap/>
            <w:hideMark/>
          </w:tcPr>
          <w:p w14:paraId="5E53432E" w14:textId="77777777" w:rsidR="00BD5F3F" w:rsidRPr="00BD5F3F" w:rsidRDefault="00BD5F3F" w:rsidP="00BD5F3F">
            <w:pPr>
              <w:pStyle w:val="BodyText"/>
            </w:pPr>
            <w:r w:rsidRPr="00BD5F3F">
              <w:t xml:space="preserve">Eye (R) </w:t>
            </w:r>
          </w:p>
        </w:tc>
      </w:tr>
      <w:tr w:rsidR="00BD5F3F" w:rsidRPr="00BD5F3F" w14:paraId="4CBBF0FD" w14:textId="77777777" w:rsidTr="000C7552">
        <w:trPr>
          <w:trHeight w:val="270"/>
        </w:trPr>
        <w:tc>
          <w:tcPr>
            <w:tcW w:w="3302" w:type="dxa"/>
            <w:noWrap/>
            <w:hideMark/>
          </w:tcPr>
          <w:p w14:paraId="64D14E76" w14:textId="77777777" w:rsidR="00BD5F3F" w:rsidRPr="00BD5F3F" w:rsidRDefault="00BD5F3F" w:rsidP="00BD5F3F">
            <w:pPr>
              <w:pStyle w:val="BodyText"/>
            </w:pPr>
            <w:r w:rsidRPr="00BD5F3F">
              <w:t xml:space="preserve">Ear/Nose/Sinus (L) </w:t>
            </w:r>
          </w:p>
        </w:tc>
      </w:tr>
      <w:tr w:rsidR="00BD5F3F" w:rsidRPr="00BD5F3F" w14:paraId="15E9F750" w14:textId="77777777" w:rsidTr="000C7552">
        <w:trPr>
          <w:trHeight w:val="270"/>
        </w:trPr>
        <w:tc>
          <w:tcPr>
            <w:tcW w:w="3302" w:type="dxa"/>
            <w:noWrap/>
            <w:hideMark/>
          </w:tcPr>
          <w:p w14:paraId="6118F7DE" w14:textId="77777777" w:rsidR="00BD5F3F" w:rsidRPr="00BD5F3F" w:rsidRDefault="00BD5F3F" w:rsidP="00BD5F3F">
            <w:pPr>
              <w:pStyle w:val="BodyText"/>
            </w:pPr>
            <w:r w:rsidRPr="00BD5F3F">
              <w:t xml:space="preserve">Ear/Nose/Sinus (R) </w:t>
            </w:r>
          </w:p>
        </w:tc>
      </w:tr>
      <w:tr w:rsidR="00BD5F3F" w:rsidRPr="00BD5F3F" w14:paraId="56BD3980" w14:textId="77777777" w:rsidTr="000C7552">
        <w:trPr>
          <w:trHeight w:val="270"/>
        </w:trPr>
        <w:tc>
          <w:tcPr>
            <w:tcW w:w="3302" w:type="dxa"/>
            <w:noWrap/>
            <w:hideMark/>
          </w:tcPr>
          <w:p w14:paraId="4BC16E9C" w14:textId="77777777" w:rsidR="00BD5F3F" w:rsidRPr="00BD5F3F" w:rsidRDefault="00BD5F3F" w:rsidP="00BD5F3F">
            <w:pPr>
              <w:pStyle w:val="BodyText"/>
            </w:pPr>
            <w:r w:rsidRPr="00BD5F3F">
              <w:t xml:space="preserve">Jaw/Teeth (L) </w:t>
            </w:r>
          </w:p>
        </w:tc>
      </w:tr>
      <w:tr w:rsidR="00BD5F3F" w:rsidRPr="00BD5F3F" w14:paraId="0EEEFD9D" w14:textId="77777777" w:rsidTr="000C7552">
        <w:trPr>
          <w:trHeight w:val="270"/>
        </w:trPr>
        <w:tc>
          <w:tcPr>
            <w:tcW w:w="3302" w:type="dxa"/>
            <w:noWrap/>
            <w:hideMark/>
          </w:tcPr>
          <w:p w14:paraId="3453D3BE" w14:textId="77777777" w:rsidR="00BD5F3F" w:rsidRPr="00BD5F3F" w:rsidRDefault="00BD5F3F" w:rsidP="00BD5F3F">
            <w:pPr>
              <w:pStyle w:val="BodyText"/>
            </w:pPr>
            <w:r w:rsidRPr="00BD5F3F">
              <w:t xml:space="preserve">Jaw/Teeth (R) </w:t>
            </w:r>
          </w:p>
        </w:tc>
      </w:tr>
      <w:tr w:rsidR="00BD5F3F" w:rsidRPr="00BD5F3F" w14:paraId="449292ED" w14:textId="77777777" w:rsidTr="000C7552">
        <w:trPr>
          <w:trHeight w:val="270"/>
        </w:trPr>
        <w:tc>
          <w:tcPr>
            <w:tcW w:w="3302" w:type="dxa"/>
            <w:noWrap/>
            <w:hideMark/>
          </w:tcPr>
          <w:p w14:paraId="01841E7F" w14:textId="77777777" w:rsidR="00BD5F3F" w:rsidRPr="00BD5F3F" w:rsidRDefault="00BD5F3F" w:rsidP="00BD5F3F">
            <w:pPr>
              <w:pStyle w:val="BodyText"/>
            </w:pPr>
            <w:r w:rsidRPr="00BD5F3F">
              <w:t xml:space="preserve">Cervical Spine </w:t>
            </w:r>
          </w:p>
        </w:tc>
      </w:tr>
      <w:tr w:rsidR="00BD5F3F" w:rsidRPr="00BD5F3F" w14:paraId="2580530A" w14:textId="77777777" w:rsidTr="000C7552">
        <w:trPr>
          <w:trHeight w:val="270"/>
        </w:trPr>
        <w:tc>
          <w:tcPr>
            <w:tcW w:w="3302" w:type="dxa"/>
            <w:noWrap/>
            <w:hideMark/>
          </w:tcPr>
          <w:p w14:paraId="461B6F0E" w14:textId="77777777" w:rsidR="00BD5F3F" w:rsidRPr="00BD5F3F" w:rsidRDefault="00BD5F3F" w:rsidP="00BD5F3F">
            <w:pPr>
              <w:pStyle w:val="BodyText"/>
            </w:pPr>
            <w:r w:rsidRPr="00BD5F3F">
              <w:t xml:space="preserve">Thoracic Spine </w:t>
            </w:r>
          </w:p>
        </w:tc>
      </w:tr>
      <w:tr w:rsidR="00BD5F3F" w:rsidRPr="00BD5F3F" w14:paraId="2A20CFD3" w14:textId="77777777" w:rsidTr="000C7552">
        <w:trPr>
          <w:trHeight w:val="270"/>
        </w:trPr>
        <w:tc>
          <w:tcPr>
            <w:tcW w:w="3302" w:type="dxa"/>
            <w:noWrap/>
            <w:hideMark/>
          </w:tcPr>
          <w:p w14:paraId="46FE7023" w14:textId="77777777" w:rsidR="00BD5F3F" w:rsidRPr="00BD5F3F" w:rsidRDefault="00BD5F3F" w:rsidP="00BD5F3F">
            <w:pPr>
              <w:pStyle w:val="BodyText"/>
            </w:pPr>
            <w:r w:rsidRPr="00BD5F3F">
              <w:t xml:space="preserve">Lumbar Spine </w:t>
            </w:r>
          </w:p>
        </w:tc>
      </w:tr>
      <w:tr w:rsidR="00BD5F3F" w:rsidRPr="00BD5F3F" w14:paraId="4E42F9C3" w14:textId="77777777" w:rsidTr="000C7552">
        <w:trPr>
          <w:trHeight w:val="270"/>
        </w:trPr>
        <w:tc>
          <w:tcPr>
            <w:tcW w:w="3302" w:type="dxa"/>
            <w:noWrap/>
            <w:hideMark/>
          </w:tcPr>
          <w:p w14:paraId="47D194B7" w14:textId="77777777" w:rsidR="00BD5F3F" w:rsidRPr="00BD5F3F" w:rsidRDefault="00BD5F3F" w:rsidP="00BD5F3F">
            <w:pPr>
              <w:pStyle w:val="BodyText"/>
            </w:pPr>
            <w:r w:rsidRPr="00BD5F3F">
              <w:t xml:space="preserve">Sacrum </w:t>
            </w:r>
          </w:p>
        </w:tc>
      </w:tr>
      <w:tr w:rsidR="00BD5F3F" w:rsidRPr="00BD5F3F" w14:paraId="617AC76B" w14:textId="77777777" w:rsidTr="000C7552">
        <w:trPr>
          <w:trHeight w:val="270"/>
        </w:trPr>
        <w:tc>
          <w:tcPr>
            <w:tcW w:w="3302" w:type="dxa"/>
            <w:noWrap/>
            <w:hideMark/>
          </w:tcPr>
          <w:p w14:paraId="7A747A0A" w14:textId="77777777" w:rsidR="00BD5F3F" w:rsidRPr="00BD5F3F" w:rsidRDefault="00BD5F3F" w:rsidP="00BD5F3F">
            <w:pPr>
              <w:pStyle w:val="BodyText"/>
            </w:pPr>
            <w:r w:rsidRPr="00BD5F3F">
              <w:t xml:space="preserve">Coccyx/Pelvis </w:t>
            </w:r>
          </w:p>
        </w:tc>
      </w:tr>
      <w:tr w:rsidR="00BD5F3F" w:rsidRPr="00BD5F3F" w14:paraId="689CCD18" w14:textId="77777777" w:rsidTr="000C7552">
        <w:trPr>
          <w:trHeight w:val="270"/>
        </w:trPr>
        <w:tc>
          <w:tcPr>
            <w:tcW w:w="3302" w:type="dxa"/>
            <w:noWrap/>
            <w:hideMark/>
          </w:tcPr>
          <w:p w14:paraId="3E414264" w14:textId="77777777" w:rsidR="00BD5F3F" w:rsidRPr="00BD5F3F" w:rsidRDefault="00BD5F3F" w:rsidP="00BD5F3F">
            <w:pPr>
              <w:pStyle w:val="BodyText"/>
            </w:pPr>
            <w:r w:rsidRPr="00BD5F3F">
              <w:t xml:space="preserve">Nervous System </w:t>
            </w:r>
          </w:p>
        </w:tc>
      </w:tr>
      <w:tr w:rsidR="00BD5F3F" w:rsidRPr="00BD5F3F" w14:paraId="3C71C81E" w14:textId="77777777" w:rsidTr="000C7552">
        <w:trPr>
          <w:trHeight w:val="270"/>
        </w:trPr>
        <w:tc>
          <w:tcPr>
            <w:tcW w:w="3302" w:type="dxa"/>
            <w:noWrap/>
            <w:hideMark/>
          </w:tcPr>
          <w:p w14:paraId="6274F898" w14:textId="77777777" w:rsidR="00BD5F3F" w:rsidRPr="00BD5F3F" w:rsidRDefault="00BD5F3F" w:rsidP="00BD5F3F">
            <w:pPr>
              <w:pStyle w:val="BodyText"/>
            </w:pPr>
            <w:r w:rsidRPr="00BD5F3F">
              <w:t xml:space="preserve">Hypothalamus </w:t>
            </w:r>
          </w:p>
        </w:tc>
      </w:tr>
      <w:tr w:rsidR="00BD5F3F" w:rsidRPr="00BD5F3F" w14:paraId="333910AD" w14:textId="77777777" w:rsidTr="000C7552">
        <w:trPr>
          <w:trHeight w:val="270"/>
        </w:trPr>
        <w:tc>
          <w:tcPr>
            <w:tcW w:w="3302" w:type="dxa"/>
            <w:noWrap/>
            <w:hideMark/>
          </w:tcPr>
          <w:p w14:paraId="74170C20" w14:textId="134844EB" w:rsidR="00BD5F3F" w:rsidRPr="00BD5F3F" w:rsidRDefault="00BD5F3F" w:rsidP="00BD5F3F">
            <w:pPr>
              <w:pStyle w:val="BodyText"/>
            </w:pPr>
            <w:r w:rsidRPr="00BD5F3F">
              <w:t>Pituitary</w:t>
            </w:r>
          </w:p>
        </w:tc>
      </w:tr>
      <w:tr w:rsidR="00BD5F3F" w:rsidRPr="00BD5F3F" w14:paraId="004A861E" w14:textId="77777777" w:rsidTr="000C7552">
        <w:trPr>
          <w:trHeight w:val="270"/>
        </w:trPr>
        <w:tc>
          <w:tcPr>
            <w:tcW w:w="3302" w:type="dxa"/>
            <w:noWrap/>
            <w:hideMark/>
          </w:tcPr>
          <w:p w14:paraId="2F4189A7" w14:textId="77777777" w:rsidR="00BD5F3F" w:rsidRPr="00BD5F3F" w:rsidRDefault="00BD5F3F" w:rsidP="00BD5F3F">
            <w:pPr>
              <w:pStyle w:val="BodyText"/>
            </w:pPr>
            <w:r w:rsidRPr="00BD5F3F">
              <w:t xml:space="preserve">Pineal </w:t>
            </w:r>
          </w:p>
        </w:tc>
      </w:tr>
      <w:tr w:rsidR="00BD5F3F" w:rsidRPr="00BD5F3F" w14:paraId="356029C2" w14:textId="77777777" w:rsidTr="000C7552">
        <w:trPr>
          <w:trHeight w:val="270"/>
        </w:trPr>
        <w:tc>
          <w:tcPr>
            <w:tcW w:w="3302" w:type="dxa"/>
            <w:noWrap/>
            <w:hideMark/>
          </w:tcPr>
          <w:p w14:paraId="4607D416" w14:textId="77777777" w:rsidR="00BD5F3F" w:rsidRPr="00BD5F3F" w:rsidRDefault="00BD5F3F" w:rsidP="00BD5F3F">
            <w:pPr>
              <w:pStyle w:val="BodyText"/>
            </w:pPr>
            <w:r w:rsidRPr="00BD5F3F">
              <w:t xml:space="preserve">Cerebral Cortex </w:t>
            </w:r>
          </w:p>
        </w:tc>
      </w:tr>
      <w:tr w:rsidR="00BD5F3F" w:rsidRPr="00BD5F3F" w14:paraId="30042364" w14:textId="77777777" w:rsidTr="000C7552">
        <w:trPr>
          <w:trHeight w:val="270"/>
        </w:trPr>
        <w:tc>
          <w:tcPr>
            <w:tcW w:w="3302" w:type="dxa"/>
            <w:noWrap/>
            <w:hideMark/>
          </w:tcPr>
          <w:p w14:paraId="452ED091" w14:textId="77777777" w:rsidR="00BD5F3F" w:rsidRPr="00BD5F3F" w:rsidRDefault="00BD5F3F" w:rsidP="00BD5F3F">
            <w:pPr>
              <w:pStyle w:val="BodyText"/>
            </w:pPr>
            <w:r w:rsidRPr="00BD5F3F">
              <w:t xml:space="preserve">Cerebral Vessels </w:t>
            </w:r>
          </w:p>
        </w:tc>
      </w:tr>
      <w:tr w:rsidR="00BD5F3F" w:rsidRPr="00BD5F3F" w14:paraId="74667827" w14:textId="77777777" w:rsidTr="000C7552">
        <w:trPr>
          <w:trHeight w:val="270"/>
        </w:trPr>
        <w:tc>
          <w:tcPr>
            <w:tcW w:w="3302" w:type="dxa"/>
            <w:noWrap/>
            <w:hideMark/>
          </w:tcPr>
          <w:p w14:paraId="29CE8F91" w14:textId="77777777" w:rsidR="00BD5F3F" w:rsidRPr="00BD5F3F" w:rsidRDefault="00BD5F3F" w:rsidP="00BD5F3F">
            <w:pPr>
              <w:pStyle w:val="BodyText"/>
            </w:pPr>
            <w:r w:rsidRPr="00BD5F3F">
              <w:t>Immune System</w:t>
            </w:r>
          </w:p>
        </w:tc>
      </w:tr>
      <w:tr w:rsidR="00BD5F3F" w:rsidRPr="00BD5F3F" w14:paraId="4D7A9C01" w14:textId="77777777" w:rsidTr="000C7552">
        <w:trPr>
          <w:trHeight w:val="270"/>
        </w:trPr>
        <w:tc>
          <w:tcPr>
            <w:tcW w:w="3302" w:type="dxa"/>
            <w:noWrap/>
            <w:hideMark/>
          </w:tcPr>
          <w:p w14:paraId="1A1C5F24" w14:textId="77777777" w:rsidR="00BD5F3F" w:rsidRPr="00BD5F3F" w:rsidRDefault="00BD5F3F" w:rsidP="00BD5F3F">
            <w:pPr>
              <w:pStyle w:val="BodyText"/>
            </w:pPr>
            <w:r w:rsidRPr="00BD5F3F">
              <w:t xml:space="preserve">Spleen </w:t>
            </w:r>
          </w:p>
        </w:tc>
      </w:tr>
      <w:tr w:rsidR="00BD5F3F" w:rsidRPr="00BD5F3F" w14:paraId="1A8900B6" w14:textId="77777777" w:rsidTr="000C7552">
        <w:trPr>
          <w:trHeight w:val="270"/>
        </w:trPr>
        <w:tc>
          <w:tcPr>
            <w:tcW w:w="3302" w:type="dxa"/>
            <w:noWrap/>
            <w:hideMark/>
          </w:tcPr>
          <w:p w14:paraId="73BFA77B" w14:textId="77777777" w:rsidR="00BD5F3F" w:rsidRPr="00BD5F3F" w:rsidRDefault="00BD5F3F" w:rsidP="00BD5F3F">
            <w:pPr>
              <w:pStyle w:val="BodyText"/>
            </w:pPr>
            <w:r w:rsidRPr="00BD5F3F">
              <w:t xml:space="preserve">Respiratory System </w:t>
            </w:r>
          </w:p>
        </w:tc>
      </w:tr>
      <w:tr w:rsidR="00BD5F3F" w:rsidRPr="00BD5F3F" w14:paraId="668B5BB6" w14:textId="77777777" w:rsidTr="000C7552">
        <w:trPr>
          <w:trHeight w:val="270"/>
        </w:trPr>
        <w:tc>
          <w:tcPr>
            <w:tcW w:w="3302" w:type="dxa"/>
            <w:noWrap/>
            <w:hideMark/>
          </w:tcPr>
          <w:p w14:paraId="14ED16AB" w14:textId="5688A4FD" w:rsidR="00BD5F3F" w:rsidRPr="00BD5F3F" w:rsidRDefault="00BD5F3F" w:rsidP="00BD5F3F">
            <w:pPr>
              <w:pStyle w:val="BodyText"/>
            </w:pPr>
            <w:r w:rsidRPr="00BD5F3F">
              <w:t>Respiratory/Mammary</w:t>
            </w:r>
          </w:p>
        </w:tc>
      </w:tr>
      <w:tr w:rsidR="00BD5F3F" w:rsidRPr="00BD5F3F" w14:paraId="39BE6A3E" w14:textId="77777777" w:rsidTr="000C7552">
        <w:trPr>
          <w:trHeight w:val="270"/>
        </w:trPr>
        <w:tc>
          <w:tcPr>
            <w:tcW w:w="3302" w:type="dxa"/>
            <w:noWrap/>
            <w:hideMark/>
          </w:tcPr>
          <w:p w14:paraId="0B4A3ACC" w14:textId="77777777" w:rsidR="00BD5F3F" w:rsidRPr="00BD5F3F" w:rsidRDefault="00BD5F3F" w:rsidP="00BD5F3F">
            <w:pPr>
              <w:pStyle w:val="BodyText"/>
            </w:pPr>
            <w:r w:rsidRPr="00BD5F3F">
              <w:t xml:space="preserve">Thorax Respiratory </w:t>
            </w:r>
          </w:p>
        </w:tc>
      </w:tr>
      <w:tr w:rsidR="00BD5F3F" w:rsidRPr="00BD5F3F" w14:paraId="3C580E6C" w14:textId="77777777" w:rsidTr="000C7552">
        <w:trPr>
          <w:trHeight w:val="270"/>
        </w:trPr>
        <w:tc>
          <w:tcPr>
            <w:tcW w:w="3302" w:type="dxa"/>
            <w:noWrap/>
            <w:hideMark/>
          </w:tcPr>
          <w:p w14:paraId="58FEA6F6" w14:textId="77777777" w:rsidR="00BD5F3F" w:rsidRPr="00BD5F3F" w:rsidRDefault="00BD5F3F" w:rsidP="00BD5F3F">
            <w:pPr>
              <w:pStyle w:val="BodyText"/>
            </w:pPr>
            <w:r w:rsidRPr="00BD5F3F">
              <w:t xml:space="preserve">Throat/Larynx/Trachea/Thyroid </w:t>
            </w:r>
          </w:p>
        </w:tc>
      </w:tr>
      <w:tr w:rsidR="00BD5F3F" w:rsidRPr="00BD5F3F" w14:paraId="1A28A50B" w14:textId="77777777" w:rsidTr="000C7552">
        <w:trPr>
          <w:trHeight w:val="270"/>
        </w:trPr>
        <w:tc>
          <w:tcPr>
            <w:tcW w:w="3302" w:type="dxa"/>
            <w:noWrap/>
            <w:hideMark/>
          </w:tcPr>
          <w:p w14:paraId="192E2405" w14:textId="77777777" w:rsidR="00BD5F3F" w:rsidRPr="00BD5F3F" w:rsidRDefault="00BD5F3F" w:rsidP="00BD5F3F">
            <w:pPr>
              <w:pStyle w:val="BodyText"/>
            </w:pPr>
            <w:r w:rsidRPr="00BD5F3F">
              <w:t xml:space="preserve">Coronary Vessels </w:t>
            </w:r>
          </w:p>
        </w:tc>
      </w:tr>
      <w:tr w:rsidR="00BD5F3F" w:rsidRPr="00BD5F3F" w14:paraId="36B05C5B" w14:textId="77777777" w:rsidTr="000C7552">
        <w:trPr>
          <w:trHeight w:val="270"/>
        </w:trPr>
        <w:tc>
          <w:tcPr>
            <w:tcW w:w="3302" w:type="dxa"/>
            <w:noWrap/>
            <w:hideMark/>
          </w:tcPr>
          <w:p w14:paraId="24504694" w14:textId="77777777" w:rsidR="00BD5F3F" w:rsidRPr="00BD5F3F" w:rsidRDefault="00BD5F3F" w:rsidP="00BD5F3F">
            <w:pPr>
              <w:pStyle w:val="BodyText"/>
            </w:pPr>
            <w:r w:rsidRPr="00BD5F3F">
              <w:t>Heart</w:t>
            </w:r>
          </w:p>
        </w:tc>
      </w:tr>
      <w:tr w:rsidR="00BD5F3F" w:rsidRPr="00BD5F3F" w14:paraId="2827ED6C" w14:textId="77777777" w:rsidTr="000C7552">
        <w:trPr>
          <w:trHeight w:val="270"/>
        </w:trPr>
        <w:tc>
          <w:tcPr>
            <w:tcW w:w="3302" w:type="dxa"/>
            <w:noWrap/>
            <w:hideMark/>
          </w:tcPr>
          <w:p w14:paraId="26D3D891" w14:textId="77777777" w:rsidR="00BD5F3F" w:rsidRPr="00BD5F3F" w:rsidRDefault="00BD5F3F" w:rsidP="00BD5F3F">
            <w:pPr>
              <w:pStyle w:val="BodyText"/>
            </w:pPr>
            <w:r w:rsidRPr="00BD5F3F">
              <w:t>Heart (Left Side)</w:t>
            </w:r>
          </w:p>
        </w:tc>
      </w:tr>
      <w:tr w:rsidR="00BD5F3F" w:rsidRPr="00BD5F3F" w14:paraId="14DA2BE4" w14:textId="77777777" w:rsidTr="000C7552">
        <w:trPr>
          <w:trHeight w:val="270"/>
        </w:trPr>
        <w:tc>
          <w:tcPr>
            <w:tcW w:w="3302" w:type="dxa"/>
            <w:noWrap/>
            <w:hideMark/>
          </w:tcPr>
          <w:p w14:paraId="1ECC0B4C" w14:textId="77777777" w:rsidR="00BD5F3F" w:rsidRPr="00BD5F3F" w:rsidRDefault="00BD5F3F" w:rsidP="00BD5F3F">
            <w:pPr>
              <w:pStyle w:val="BodyText"/>
            </w:pPr>
            <w:r w:rsidRPr="00BD5F3F">
              <w:t>Heart (Right Side)</w:t>
            </w:r>
          </w:p>
        </w:tc>
      </w:tr>
      <w:tr w:rsidR="00BD5F3F" w:rsidRPr="00BD5F3F" w14:paraId="79D28054" w14:textId="77777777" w:rsidTr="000C7552">
        <w:trPr>
          <w:trHeight w:val="270"/>
        </w:trPr>
        <w:tc>
          <w:tcPr>
            <w:tcW w:w="3302" w:type="dxa"/>
            <w:noWrap/>
            <w:hideMark/>
          </w:tcPr>
          <w:p w14:paraId="10D29609" w14:textId="77777777" w:rsidR="00BD5F3F" w:rsidRPr="00BD5F3F" w:rsidRDefault="00BD5F3F" w:rsidP="00BD5F3F">
            <w:pPr>
              <w:pStyle w:val="BodyText"/>
            </w:pPr>
            <w:r w:rsidRPr="00BD5F3F">
              <w:t xml:space="preserve">Cardiovascular Circulation </w:t>
            </w:r>
          </w:p>
        </w:tc>
      </w:tr>
      <w:tr w:rsidR="00BD5F3F" w:rsidRPr="00BD5F3F" w14:paraId="4BD8011C" w14:textId="77777777" w:rsidTr="000C7552">
        <w:trPr>
          <w:trHeight w:val="270"/>
        </w:trPr>
        <w:tc>
          <w:tcPr>
            <w:tcW w:w="3302" w:type="dxa"/>
            <w:noWrap/>
            <w:hideMark/>
          </w:tcPr>
          <w:p w14:paraId="1B92050A" w14:textId="77777777" w:rsidR="00BD5F3F" w:rsidRPr="00BD5F3F" w:rsidRDefault="00BD5F3F" w:rsidP="00BD5F3F">
            <w:pPr>
              <w:pStyle w:val="BodyText"/>
            </w:pPr>
            <w:r w:rsidRPr="00BD5F3F">
              <w:t>Duodenum</w:t>
            </w:r>
          </w:p>
        </w:tc>
      </w:tr>
      <w:tr w:rsidR="00BD5F3F" w:rsidRPr="00BD5F3F" w14:paraId="3F5BE73B" w14:textId="77777777" w:rsidTr="000C7552">
        <w:trPr>
          <w:trHeight w:val="270"/>
        </w:trPr>
        <w:tc>
          <w:tcPr>
            <w:tcW w:w="3302" w:type="dxa"/>
            <w:noWrap/>
            <w:hideMark/>
          </w:tcPr>
          <w:p w14:paraId="38AF7D04" w14:textId="77777777" w:rsidR="00BD5F3F" w:rsidRPr="00BD5F3F" w:rsidRDefault="00BD5F3F" w:rsidP="00BD5F3F">
            <w:pPr>
              <w:pStyle w:val="BodyText"/>
            </w:pPr>
            <w:r w:rsidRPr="00BD5F3F">
              <w:t>Jejunum</w:t>
            </w:r>
          </w:p>
        </w:tc>
      </w:tr>
      <w:tr w:rsidR="00BD5F3F" w:rsidRPr="00BD5F3F" w14:paraId="1DB546CD" w14:textId="77777777" w:rsidTr="000C7552">
        <w:trPr>
          <w:trHeight w:val="270"/>
        </w:trPr>
        <w:tc>
          <w:tcPr>
            <w:tcW w:w="3302" w:type="dxa"/>
            <w:noWrap/>
            <w:hideMark/>
          </w:tcPr>
          <w:p w14:paraId="43C2A809" w14:textId="77777777" w:rsidR="00BD5F3F" w:rsidRPr="00BD5F3F" w:rsidRDefault="00BD5F3F" w:rsidP="00BD5F3F">
            <w:pPr>
              <w:pStyle w:val="BodyText"/>
            </w:pPr>
            <w:r w:rsidRPr="00BD5F3F">
              <w:t>Ileum</w:t>
            </w:r>
          </w:p>
        </w:tc>
      </w:tr>
      <w:tr w:rsidR="00BD5F3F" w:rsidRPr="00BD5F3F" w14:paraId="4E9028CD" w14:textId="77777777" w:rsidTr="000C7552">
        <w:trPr>
          <w:trHeight w:val="270"/>
        </w:trPr>
        <w:tc>
          <w:tcPr>
            <w:tcW w:w="3302" w:type="dxa"/>
            <w:noWrap/>
            <w:hideMark/>
          </w:tcPr>
          <w:p w14:paraId="4E69DEAB" w14:textId="77777777" w:rsidR="00BD5F3F" w:rsidRPr="00BD5F3F" w:rsidRDefault="00BD5F3F" w:rsidP="00BD5F3F">
            <w:pPr>
              <w:pStyle w:val="BodyText"/>
            </w:pPr>
            <w:r w:rsidRPr="00BD5F3F">
              <w:t>Blind Gut</w:t>
            </w:r>
          </w:p>
        </w:tc>
      </w:tr>
      <w:tr w:rsidR="00BD5F3F" w:rsidRPr="00BD5F3F" w14:paraId="6795121E" w14:textId="77777777" w:rsidTr="000C7552">
        <w:trPr>
          <w:trHeight w:val="270"/>
        </w:trPr>
        <w:tc>
          <w:tcPr>
            <w:tcW w:w="3302" w:type="dxa"/>
            <w:noWrap/>
            <w:hideMark/>
          </w:tcPr>
          <w:p w14:paraId="0B7A22C8" w14:textId="77777777" w:rsidR="00BD5F3F" w:rsidRPr="00BD5F3F" w:rsidRDefault="00BD5F3F" w:rsidP="00BD5F3F">
            <w:pPr>
              <w:pStyle w:val="BodyText"/>
            </w:pPr>
            <w:r w:rsidRPr="00BD5F3F">
              <w:t>Abdominal Region</w:t>
            </w:r>
          </w:p>
        </w:tc>
      </w:tr>
      <w:tr w:rsidR="00BD5F3F" w:rsidRPr="00BD5F3F" w14:paraId="58BDA613" w14:textId="77777777" w:rsidTr="000C7552">
        <w:trPr>
          <w:trHeight w:val="270"/>
        </w:trPr>
        <w:tc>
          <w:tcPr>
            <w:tcW w:w="3302" w:type="dxa"/>
            <w:noWrap/>
            <w:hideMark/>
          </w:tcPr>
          <w:p w14:paraId="5CE50354" w14:textId="77777777" w:rsidR="00BD5F3F" w:rsidRPr="00BD5F3F" w:rsidRDefault="00BD5F3F" w:rsidP="00BD5F3F">
            <w:pPr>
              <w:pStyle w:val="BodyText"/>
            </w:pPr>
            <w:r w:rsidRPr="00BD5F3F">
              <w:t xml:space="preserve">Thyroid </w:t>
            </w:r>
          </w:p>
        </w:tc>
      </w:tr>
      <w:tr w:rsidR="00BD5F3F" w:rsidRPr="00BD5F3F" w14:paraId="503C997F" w14:textId="77777777" w:rsidTr="000C7552">
        <w:trPr>
          <w:trHeight w:val="270"/>
        </w:trPr>
        <w:tc>
          <w:tcPr>
            <w:tcW w:w="3302" w:type="dxa"/>
            <w:noWrap/>
            <w:hideMark/>
          </w:tcPr>
          <w:p w14:paraId="7E990AB4" w14:textId="77777777" w:rsidR="00BD5F3F" w:rsidRPr="00BD5F3F" w:rsidRDefault="00BD5F3F" w:rsidP="00BD5F3F">
            <w:pPr>
              <w:pStyle w:val="BodyText"/>
            </w:pPr>
            <w:r w:rsidRPr="00BD5F3F">
              <w:t xml:space="preserve">Pancreas </w:t>
            </w:r>
          </w:p>
        </w:tc>
      </w:tr>
      <w:tr w:rsidR="00BD5F3F" w:rsidRPr="00BD5F3F" w14:paraId="13013A27" w14:textId="77777777" w:rsidTr="000C7552">
        <w:trPr>
          <w:trHeight w:val="270"/>
        </w:trPr>
        <w:tc>
          <w:tcPr>
            <w:tcW w:w="3302" w:type="dxa"/>
            <w:noWrap/>
            <w:hideMark/>
          </w:tcPr>
          <w:p w14:paraId="3FD96B96" w14:textId="77777777" w:rsidR="00BD5F3F" w:rsidRPr="00BD5F3F" w:rsidRDefault="00BD5F3F" w:rsidP="00BD5F3F">
            <w:pPr>
              <w:pStyle w:val="BodyText"/>
            </w:pPr>
            <w:r w:rsidRPr="00BD5F3F">
              <w:t xml:space="preserve">Liver </w:t>
            </w:r>
          </w:p>
        </w:tc>
      </w:tr>
      <w:tr w:rsidR="00BD5F3F" w:rsidRPr="00BD5F3F" w14:paraId="4D1E3FA9" w14:textId="77777777" w:rsidTr="000C7552">
        <w:trPr>
          <w:trHeight w:val="270"/>
        </w:trPr>
        <w:tc>
          <w:tcPr>
            <w:tcW w:w="3302" w:type="dxa"/>
            <w:noWrap/>
            <w:hideMark/>
          </w:tcPr>
          <w:p w14:paraId="3120A9C9" w14:textId="77777777" w:rsidR="00BD5F3F" w:rsidRPr="00BD5F3F" w:rsidRDefault="00BD5F3F" w:rsidP="00BD5F3F">
            <w:pPr>
              <w:pStyle w:val="BodyText"/>
            </w:pPr>
            <w:r w:rsidRPr="00BD5F3F">
              <w:t>Gallbladder</w:t>
            </w:r>
          </w:p>
        </w:tc>
      </w:tr>
      <w:tr w:rsidR="00BD5F3F" w:rsidRPr="00BD5F3F" w14:paraId="0842F8AD" w14:textId="77777777" w:rsidTr="000C7552">
        <w:trPr>
          <w:trHeight w:val="270"/>
        </w:trPr>
        <w:tc>
          <w:tcPr>
            <w:tcW w:w="3302" w:type="dxa"/>
            <w:noWrap/>
            <w:hideMark/>
          </w:tcPr>
          <w:p w14:paraId="1C7D26B7" w14:textId="77777777" w:rsidR="00BD5F3F" w:rsidRPr="00BD5F3F" w:rsidRDefault="00BD5F3F" w:rsidP="00BD5F3F">
            <w:pPr>
              <w:pStyle w:val="BodyText"/>
            </w:pPr>
            <w:r w:rsidRPr="00BD5F3F">
              <w:t>Appendix</w:t>
            </w:r>
          </w:p>
        </w:tc>
      </w:tr>
      <w:tr w:rsidR="00BD5F3F" w:rsidRPr="00BD5F3F" w14:paraId="282F699B" w14:textId="77777777" w:rsidTr="000C7552">
        <w:trPr>
          <w:trHeight w:val="270"/>
        </w:trPr>
        <w:tc>
          <w:tcPr>
            <w:tcW w:w="3302" w:type="dxa"/>
            <w:noWrap/>
            <w:hideMark/>
          </w:tcPr>
          <w:p w14:paraId="0C4AAF30" w14:textId="77777777" w:rsidR="00BD5F3F" w:rsidRPr="00BD5F3F" w:rsidRDefault="00BD5F3F" w:rsidP="00BD5F3F">
            <w:pPr>
              <w:pStyle w:val="BodyText"/>
            </w:pPr>
            <w:r w:rsidRPr="00BD5F3F">
              <w:t>Ascending Colon</w:t>
            </w:r>
          </w:p>
        </w:tc>
      </w:tr>
      <w:tr w:rsidR="00BD5F3F" w:rsidRPr="00BD5F3F" w14:paraId="31AE747C" w14:textId="77777777" w:rsidTr="000C7552">
        <w:trPr>
          <w:trHeight w:val="270"/>
        </w:trPr>
        <w:tc>
          <w:tcPr>
            <w:tcW w:w="3302" w:type="dxa"/>
            <w:noWrap/>
            <w:hideMark/>
          </w:tcPr>
          <w:p w14:paraId="3DF31662" w14:textId="77777777" w:rsidR="00BD5F3F" w:rsidRPr="00BD5F3F" w:rsidRDefault="00BD5F3F" w:rsidP="00BD5F3F">
            <w:pPr>
              <w:pStyle w:val="BodyText"/>
            </w:pPr>
            <w:r w:rsidRPr="00BD5F3F">
              <w:t xml:space="preserve">Transverse Colon </w:t>
            </w:r>
          </w:p>
        </w:tc>
      </w:tr>
      <w:tr w:rsidR="00BD5F3F" w:rsidRPr="00BD5F3F" w14:paraId="7893AB41" w14:textId="77777777" w:rsidTr="000C7552">
        <w:trPr>
          <w:trHeight w:val="270"/>
        </w:trPr>
        <w:tc>
          <w:tcPr>
            <w:tcW w:w="3302" w:type="dxa"/>
            <w:noWrap/>
            <w:hideMark/>
          </w:tcPr>
          <w:p w14:paraId="0CB78C72" w14:textId="77777777" w:rsidR="00BD5F3F" w:rsidRPr="00BD5F3F" w:rsidRDefault="00BD5F3F" w:rsidP="00BD5F3F">
            <w:pPr>
              <w:pStyle w:val="BodyText"/>
            </w:pPr>
            <w:r w:rsidRPr="00BD5F3F">
              <w:t>Descending Colon</w:t>
            </w:r>
          </w:p>
        </w:tc>
      </w:tr>
      <w:tr w:rsidR="00BD5F3F" w:rsidRPr="00BD5F3F" w14:paraId="19FA80AC" w14:textId="77777777" w:rsidTr="000C7552">
        <w:trPr>
          <w:trHeight w:val="270"/>
        </w:trPr>
        <w:tc>
          <w:tcPr>
            <w:tcW w:w="3302" w:type="dxa"/>
            <w:noWrap/>
            <w:hideMark/>
          </w:tcPr>
          <w:p w14:paraId="541DE582" w14:textId="77777777" w:rsidR="00BD5F3F" w:rsidRPr="00BD5F3F" w:rsidRDefault="00BD5F3F" w:rsidP="00BD5F3F">
            <w:pPr>
              <w:pStyle w:val="BodyText"/>
            </w:pPr>
            <w:r w:rsidRPr="00BD5F3F">
              <w:t>Sigmoid Colon</w:t>
            </w:r>
          </w:p>
        </w:tc>
      </w:tr>
      <w:tr w:rsidR="00BD5F3F" w:rsidRPr="00BD5F3F" w14:paraId="08639519" w14:textId="77777777" w:rsidTr="000C7552">
        <w:trPr>
          <w:trHeight w:val="270"/>
        </w:trPr>
        <w:tc>
          <w:tcPr>
            <w:tcW w:w="3302" w:type="dxa"/>
            <w:noWrap/>
            <w:hideMark/>
          </w:tcPr>
          <w:p w14:paraId="3A271529" w14:textId="77777777" w:rsidR="00BD5F3F" w:rsidRPr="00BD5F3F" w:rsidRDefault="00BD5F3F" w:rsidP="00BD5F3F">
            <w:pPr>
              <w:pStyle w:val="BodyText"/>
            </w:pPr>
            <w:r w:rsidRPr="00BD5F3F">
              <w:t>Rectum</w:t>
            </w:r>
          </w:p>
        </w:tc>
      </w:tr>
      <w:tr w:rsidR="00BD5F3F" w:rsidRPr="00BD5F3F" w14:paraId="27300703" w14:textId="77777777" w:rsidTr="000C7552">
        <w:trPr>
          <w:trHeight w:val="270"/>
        </w:trPr>
        <w:tc>
          <w:tcPr>
            <w:tcW w:w="3302" w:type="dxa"/>
            <w:noWrap/>
            <w:hideMark/>
          </w:tcPr>
          <w:p w14:paraId="6F5B9355" w14:textId="77777777" w:rsidR="00BD5F3F" w:rsidRPr="00BD5F3F" w:rsidRDefault="00BD5F3F" w:rsidP="00BD5F3F">
            <w:pPr>
              <w:pStyle w:val="BodyText"/>
            </w:pPr>
            <w:r w:rsidRPr="00BD5F3F">
              <w:t>Renal &amp; Reproductive</w:t>
            </w:r>
          </w:p>
        </w:tc>
      </w:tr>
      <w:tr w:rsidR="00BD5F3F" w:rsidRPr="00BD5F3F" w14:paraId="5739C4A8" w14:textId="77777777" w:rsidTr="000C7552">
        <w:trPr>
          <w:trHeight w:val="270"/>
        </w:trPr>
        <w:tc>
          <w:tcPr>
            <w:tcW w:w="3302" w:type="dxa"/>
            <w:noWrap/>
            <w:hideMark/>
          </w:tcPr>
          <w:p w14:paraId="7889BD8D" w14:textId="77777777" w:rsidR="00BD5F3F" w:rsidRPr="00BD5F3F" w:rsidRDefault="00BD5F3F" w:rsidP="00BD5F3F">
            <w:pPr>
              <w:pStyle w:val="BodyText"/>
            </w:pPr>
            <w:r w:rsidRPr="00BD5F3F">
              <w:t xml:space="preserve">Adrenal </w:t>
            </w:r>
          </w:p>
        </w:tc>
      </w:tr>
      <w:tr w:rsidR="00BD5F3F" w:rsidRPr="00BD5F3F" w14:paraId="79CC1BDF" w14:textId="77777777" w:rsidTr="000C7552">
        <w:trPr>
          <w:trHeight w:val="270"/>
        </w:trPr>
        <w:tc>
          <w:tcPr>
            <w:tcW w:w="3302" w:type="dxa"/>
            <w:noWrap/>
            <w:hideMark/>
          </w:tcPr>
          <w:p w14:paraId="5E3A333A" w14:textId="77777777" w:rsidR="00BD5F3F" w:rsidRPr="00BD5F3F" w:rsidRDefault="00BD5F3F" w:rsidP="00BD5F3F">
            <w:pPr>
              <w:pStyle w:val="BodyText"/>
            </w:pPr>
            <w:r w:rsidRPr="00BD5F3F">
              <w:t>Kidney - Left</w:t>
            </w:r>
          </w:p>
        </w:tc>
      </w:tr>
      <w:tr w:rsidR="00BD5F3F" w:rsidRPr="00BD5F3F" w14:paraId="54B3A559" w14:textId="77777777" w:rsidTr="000C7552">
        <w:trPr>
          <w:trHeight w:val="270"/>
        </w:trPr>
        <w:tc>
          <w:tcPr>
            <w:tcW w:w="3302" w:type="dxa"/>
            <w:noWrap/>
            <w:hideMark/>
          </w:tcPr>
          <w:p w14:paraId="2656381E" w14:textId="77777777" w:rsidR="00BD5F3F" w:rsidRPr="00BD5F3F" w:rsidRDefault="00BD5F3F" w:rsidP="00BD5F3F">
            <w:pPr>
              <w:pStyle w:val="BodyText"/>
            </w:pPr>
            <w:r w:rsidRPr="00BD5F3F">
              <w:t>Kidney - Right</w:t>
            </w:r>
          </w:p>
        </w:tc>
      </w:tr>
      <w:tr w:rsidR="00BD5F3F" w:rsidRPr="00BD5F3F" w14:paraId="1499FAE4" w14:textId="77777777" w:rsidTr="000C7552">
        <w:trPr>
          <w:trHeight w:val="270"/>
        </w:trPr>
        <w:tc>
          <w:tcPr>
            <w:tcW w:w="3302" w:type="dxa"/>
            <w:noWrap/>
            <w:hideMark/>
          </w:tcPr>
          <w:p w14:paraId="0ADB27FE" w14:textId="77777777" w:rsidR="00BD5F3F" w:rsidRPr="00BD5F3F" w:rsidRDefault="00BD5F3F" w:rsidP="00BD5F3F">
            <w:pPr>
              <w:pStyle w:val="BodyText"/>
            </w:pPr>
            <w:proofErr w:type="spellStart"/>
            <w:r w:rsidRPr="00BD5F3F">
              <w:t>Urokidney</w:t>
            </w:r>
            <w:proofErr w:type="spellEnd"/>
            <w:r w:rsidRPr="00BD5F3F">
              <w:t xml:space="preserve"> </w:t>
            </w:r>
          </w:p>
        </w:tc>
      </w:tr>
      <w:tr w:rsidR="00BD5F3F" w:rsidRPr="00BD5F3F" w14:paraId="51C3C3E9" w14:textId="77777777" w:rsidTr="000C7552">
        <w:trPr>
          <w:trHeight w:val="270"/>
        </w:trPr>
        <w:tc>
          <w:tcPr>
            <w:tcW w:w="3302" w:type="dxa"/>
            <w:noWrap/>
            <w:hideMark/>
          </w:tcPr>
          <w:p w14:paraId="723AB878" w14:textId="77777777" w:rsidR="00BD5F3F" w:rsidRPr="00BD5F3F" w:rsidRDefault="00BD5F3F" w:rsidP="00BD5F3F">
            <w:pPr>
              <w:pStyle w:val="BodyText"/>
            </w:pPr>
            <w:r w:rsidRPr="00BD5F3F">
              <w:t xml:space="preserve">Genitourinary System </w:t>
            </w:r>
          </w:p>
        </w:tc>
      </w:tr>
    </w:tbl>
    <w:p w14:paraId="5E3FA646" w14:textId="77777777" w:rsidR="00490806" w:rsidRDefault="00490806" w:rsidP="002D5B2A">
      <w:pPr>
        <w:pStyle w:val="AppendixH1"/>
        <w:sectPr w:rsidR="00490806" w:rsidSect="00490806">
          <w:pgSz w:w="12240" w:h="15840"/>
          <w:pgMar w:top="1440" w:right="1440" w:bottom="1440" w:left="1440" w:header="720" w:footer="720" w:gutter="0"/>
          <w:cols w:num="2" w:space="720"/>
          <w:formProt w:val="0"/>
          <w:docGrid w:linePitch="360" w:charSpace="12288"/>
        </w:sectPr>
      </w:pPr>
    </w:p>
    <w:p w14:paraId="4ADAA318" w14:textId="77777777" w:rsidR="00CB7CFE" w:rsidRDefault="002D5B2A" w:rsidP="002D5B2A">
      <w:pPr>
        <w:pStyle w:val="AppendixH1"/>
      </w:pPr>
      <w:r>
        <w:t>Traceability to ClearView System Requirements</w:t>
      </w:r>
    </w:p>
    <w:p w14:paraId="40AFBD7D" w14:textId="691EAEE4" w:rsidR="002D5B2A" w:rsidRDefault="004502DA" w:rsidP="002D5B2A">
      <w:pPr>
        <w:pStyle w:val="BodyText"/>
      </w:pPr>
      <w:r>
        <w:t xml:space="preserve">The following matrix identifies which software requirements address each </w:t>
      </w:r>
      <w:r w:rsidR="00DF3490">
        <w:t>product (</w:t>
      </w:r>
      <w:r>
        <w:t>system</w:t>
      </w:r>
      <w:r w:rsidR="00DF3490">
        <w:t>)</w:t>
      </w:r>
      <w:r>
        <w:t xml:space="preserve"> requirement.</w:t>
      </w:r>
    </w:p>
    <w:tbl>
      <w:tblPr>
        <w:tblStyle w:val="TableGrid"/>
        <w:tblW w:w="0" w:type="auto"/>
        <w:tblLook w:val="04A0" w:firstRow="1" w:lastRow="0" w:firstColumn="1" w:lastColumn="0" w:noHBand="0" w:noVBand="1"/>
      </w:tblPr>
      <w:tblGrid>
        <w:gridCol w:w="1458"/>
        <w:gridCol w:w="6393"/>
        <w:gridCol w:w="1725"/>
      </w:tblGrid>
      <w:tr w:rsidR="00DF3490" w:rsidRPr="00DF3490" w14:paraId="384CEFB3" w14:textId="77777777" w:rsidTr="001C4E1B">
        <w:trPr>
          <w:cantSplit/>
          <w:tblHeader/>
        </w:trPr>
        <w:tc>
          <w:tcPr>
            <w:tcW w:w="1458" w:type="dxa"/>
          </w:tcPr>
          <w:p w14:paraId="777CB908" w14:textId="7A9466FD" w:rsidR="00DF3490" w:rsidRPr="001C4E1B" w:rsidRDefault="00DF3490" w:rsidP="002D1BC6">
            <w:pPr>
              <w:rPr>
                <w:b/>
              </w:rPr>
            </w:pPr>
            <w:r w:rsidRPr="00B20B89">
              <w:rPr>
                <w:b/>
              </w:rPr>
              <w:t>Product Requirement</w:t>
            </w:r>
          </w:p>
        </w:tc>
        <w:tc>
          <w:tcPr>
            <w:tcW w:w="6393" w:type="dxa"/>
          </w:tcPr>
          <w:p w14:paraId="06D3500F" w14:textId="2A3FE442" w:rsidR="00DF3490" w:rsidRPr="001C4E1B" w:rsidRDefault="00DF3490" w:rsidP="002D1BC6">
            <w:pPr>
              <w:rPr>
                <w:b/>
              </w:rPr>
            </w:pPr>
            <w:r w:rsidRPr="001C4E1B">
              <w:rPr>
                <w:b/>
              </w:rPr>
              <w:t>Product Requirement Text</w:t>
            </w:r>
          </w:p>
        </w:tc>
        <w:tc>
          <w:tcPr>
            <w:tcW w:w="1725" w:type="dxa"/>
          </w:tcPr>
          <w:p w14:paraId="73B31581" w14:textId="702484A0" w:rsidR="00DF3490" w:rsidRPr="001C4E1B" w:rsidRDefault="00DF3490" w:rsidP="002D1BC6">
            <w:pPr>
              <w:rPr>
                <w:b/>
              </w:rPr>
            </w:pPr>
            <w:r w:rsidRPr="001C4E1B">
              <w:rPr>
                <w:b/>
              </w:rPr>
              <w:t>Software Requirements</w:t>
            </w:r>
          </w:p>
        </w:tc>
      </w:tr>
      <w:tr w:rsidR="002D1BC6" w14:paraId="0578D132" w14:textId="77777777" w:rsidTr="001C4E1B">
        <w:trPr>
          <w:cantSplit/>
        </w:trPr>
        <w:tc>
          <w:tcPr>
            <w:tcW w:w="1458" w:type="dxa"/>
          </w:tcPr>
          <w:p w14:paraId="5665DFE3" w14:textId="5CD37F24" w:rsidR="002D1BC6" w:rsidRDefault="002D1BC6" w:rsidP="001C4E1B">
            <w:r>
              <w:t>PR-1.5</w:t>
            </w:r>
          </w:p>
        </w:tc>
        <w:tc>
          <w:tcPr>
            <w:tcW w:w="6393" w:type="dxa"/>
          </w:tcPr>
          <w:p w14:paraId="1D4AF72F" w14:textId="3840198D" w:rsidR="002D1BC6" w:rsidRDefault="002D1BC6" w:rsidP="001C4E1B">
            <w:r>
              <w:t>System shall be used by trained personnel.</w:t>
            </w:r>
          </w:p>
        </w:tc>
        <w:tc>
          <w:tcPr>
            <w:tcW w:w="1725" w:type="dxa"/>
          </w:tcPr>
          <w:p w14:paraId="0A4B8454" w14:textId="77777777" w:rsidR="002D1BC6" w:rsidRDefault="002D1BC6" w:rsidP="001C4E1B">
            <w:r>
              <w:fldChar w:fldCharType="begin"/>
            </w:r>
            <w:r>
              <w:instrText xml:space="preserve"> REF _Ref351132718 \r \h  \* MERGEFORMAT </w:instrText>
            </w:r>
            <w:r>
              <w:fldChar w:fldCharType="separate"/>
            </w:r>
            <w:r w:rsidR="00B20B89">
              <w:t>SR-1.6</w:t>
            </w:r>
            <w:r>
              <w:fldChar w:fldCharType="end"/>
            </w:r>
          </w:p>
          <w:p w14:paraId="2BCF2152" w14:textId="77777777" w:rsidR="002D1BC6" w:rsidRDefault="002D1BC6" w:rsidP="001C4E1B">
            <w:r>
              <w:fldChar w:fldCharType="begin"/>
            </w:r>
            <w:r>
              <w:instrText xml:space="preserve"> REF _Ref353953580 \r \h </w:instrText>
            </w:r>
            <w:r>
              <w:fldChar w:fldCharType="separate"/>
            </w:r>
            <w:r w:rsidR="00B20B89">
              <w:t>SR-1.6.1</w:t>
            </w:r>
            <w:r>
              <w:fldChar w:fldCharType="end"/>
            </w:r>
          </w:p>
          <w:p w14:paraId="5FF9993E" w14:textId="443DFEE9" w:rsidR="002D1BC6" w:rsidRDefault="002D1BC6" w:rsidP="001C4E1B">
            <w:r>
              <w:fldChar w:fldCharType="begin"/>
            </w:r>
            <w:r>
              <w:instrText xml:space="preserve"> REF _Ref352745473 \r \h </w:instrText>
            </w:r>
            <w:r>
              <w:fldChar w:fldCharType="separate"/>
            </w:r>
            <w:r w:rsidR="00B20B89">
              <w:t>SR-1.6.4</w:t>
            </w:r>
            <w:r>
              <w:fldChar w:fldCharType="end"/>
            </w:r>
          </w:p>
        </w:tc>
      </w:tr>
      <w:tr w:rsidR="002D1BC6" w14:paraId="786395F6" w14:textId="77777777" w:rsidTr="001C4E1B">
        <w:trPr>
          <w:cantSplit/>
        </w:trPr>
        <w:tc>
          <w:tcPr>
            <w:tcW w:w="1458" w:type="dxa"/>
          </w:tcPr>
          <w:p w14:paraId="06FE0D56" w14:textId="19690C5C" w:rsidR="002D1BC6" w:rsidRDefault="002D1BC6" w:rsidP="001C4E1B">
            <w:r>
              <w:t>PR-1.7</w:t>
            </w:r>
          </w:p>
        </w:tc>
        <w:tc>
          <w:tcPr>
            <w:tcW w:w="6393" w:type="dxa"/>
          </w:tcPr>
          <w:p w14:paraId="5B52491F" w14:textId="2C13253E" w:rsidR="002D1BC6" w:rsidRDefault="002D1BC6" w:rsidP="001C4E1B">
            <w:r>
              <w:t>System operation and output should be efficient and clear.</w:t>
            </w:r>
          </w:p>
        </w:tc>
        <w:tc>
          <w:tcPr>
            <w:tcW w:w="1725" w:type="dxa"/>
          </w:tcPr>
          <w:p w14:paraId="09100A92" w14:textId="77777777" w:rsidR="00623A0F" w:rsidRDefault="00623A0F" w:rsidP="001C4E1B">
            <w:r>
              <w:fldChar w:fldCharType="begin"/>
            </w:r>
            <w:r>
              <w:instrText xml:space="preserve"> REF _Ref353967432 \r \h </w:instrText>
            </w:r>
            <w:r>
              <w:fldChar w:fldCharType="separate"/>
            </w:r>
            <w:r w:rsidR="00B20B89">
              <w:t>SR-1.3</w:t>
            </w:r>
            <w:r>
              <w:fldChar w:fldCharType="end"/>
            </w:r>
          </w:p>
          <w:p w14:paraId="4DB5440F" w14:textId="47724367" w:rsidR="0087121E" w:rsidRDefault="0087121E" w:rsidP="001C4E1B">
            <w:r>
              <w:fldChar w:fldCharType="begin"/>
            </w:r>
            <w:r>
              <w:instrText xml:space="preserve"> REF _Ref353953649 \r \h </w:instrText>
            </w:r>
            <w:r>
              <w:fldChar w:fldCharType="separate"/>
            </w:r>
            <w:r w:rsidR="00B20B89">
              <w:t>SR-1.4</w:t>
            </w:r>
            <w:r>
              <w:fldChar w:fldCharType="end"/>
            </w:r>
          </w:p>
          <w:p w14:paraId="200809C8" w14:textId="77777777" w:rsidR="002D1BC6" w:rsidRDefault="0087121E" w:rsidP="001C4E1B">
            <w:r>
              <w:fldChar w:fldCharType="begin"/>
            </w:r>
            <w:r>
              <w:instrText xml:space="preserve"> REF _Ref353953656 \r \h </w:instrText>
            </w:r>
            <w:r>
              <w:fldChar w:fldCharType="separate"/>
            </w:r>
            <w:r w:rsidR="00B20B89">
              <w:t>SR-1.14</w:t>
            </w:r>
            <w:r>
              <w:fldChar w:fldCharType="end"/>
            </w:r>
          </w:p>
          <w:p w14:paraId="7ECC22E5" w14:textId="3C665D73" w:rsidR="00FD73E5" w:rsidRDefault="00FD73E5" w:rsidP="001C4E1B">
            <w:r>
              <w:fldChar w:fldCharType="begin"/>
            </w:r>
            <w:r>
              <w:instrText xml:space="preserve"> REF _Ref354751608 \r \h </w:instrText>
            </w:r>
            <w:r>
              <w:fldChar w:fldCharType="separate"/>
            </w:r>
            <w:r>
              <w:t>SR-2.8</w:t>
            </w:r>
            <w:r>
              <w:fldChar w:fldCharType="end"/>
            </w:r>
          </w:p>
        </w:tc>
      </w:tr>
      <w:tr w:rsidR="002D1BC6" w14:paraId="24AAFDB8" w14:textId="77777777" w:rsidTr="001C4E1B">
        <w:trPr>
          <w:cantSplit/>
        </w:trPr>
        <w:tc>
          <w:tcPr>
            <w:tcW w:w="1458" w:type="dxa"/>
          </w:tcPr>
          <w:p w14:paraId="1F7CF86D" w14:textId="10022996" w:rsidR="002D1BC6" w:rsidRDefault="0087121E" w:rsidP="001C4E1B">
            <w:r>
              <w:t>PR-2.1</w:t>
            </w:r>
          </w:p>
        </w:tc>
        <w:tc>
          <w:tcPr>
            <w:tcW w:w="6393" w:type="dxa"/>
          </w:tcPr>
          <w:p w14:paraId="18534365" w14:textId="3E022BFF" w:rsidR="002D1BC6" w:rsidRDefault="0087121E" w:rsidP="001C4E1B">
            <w:r>
              <w:t>Software shall control device functions.</w:t>
            </w:r>
          </w:p>
        </w:tc>
        <w:tc>
          <w:tcPr>
            <w:tcW w:w="1725" w:type="dxa"/>
          </w:tcPr>
          <w:p w14:paraId="3CB1F1A8" w14:textId="77777777" w:rsidR="0087121E" w:rsidRDefault="0087121E" w:rsidP="001C4E1B">
            <w:r>
              <w:fldChar w:fldCharType="begin"/>
            </w:r>
            <w:r>
              <w:instrText xml:space="preserve"> REF _Ref353953703 \r \h </w:instrText>
            </w:r>
            <w:r>
              <w:fldChar w:fldCharType="separate"/>
            </w:r>
            <w:r w:rsidR="00B20B89">
              <w:t>SR-1.7</w:t>
            </w:r>
            <w:r>
              <w:fldChar w:fldCharType="end"/>
            </w:r>
          </w:p>
          <w:p w14:paraId="6F4F88AB" w14:textId="77777777" w:rsidR="0087121E" w:rsidRDefault="0087121E" w:rsidP="001C4E1B">
            <w:r>
              <w:fldChar w:fldCharType="begin"/>
            </w:r>
            <w:r>
              <w:instrText xml:space="preserve"> REF _Ref353953705 \r \h </w:instrText>
            </w:r>
            <w:r>
              <w:fldChar w:fldCharType="separate"/>
            </w:r>
            <w:r w:rsidR="00B20B89">
              <w:t>SR-1.8</w:t>
            </w:r>
            <w:r>
              <w:fldChar w:fldCharType="end"/>
            </w:r>
          </w:p>
          <w:p w14:paraId="4711BD0A" w14:textId="77777777" w:rsidR="0087121E" w:rsidRDefault="0087121E" w:rsidP="001C4E1B">
            <w:r>
              <w:fldChar w:fldCharType="begin"/>
            </w:r>
            <w:r>
              <w:instrText xml:space="preserve"> REF _Ref353953712 \r \h </w:instrText>
            </w:r>
            <w:r>
              <w:fldChar w:fldCharType="separate"/>
            </w:r>
            <w:r w:rsidR="00B20B89">
              <w:t>SR-4.1</w:t>
            </w:r>
            <w:r>
              <w:fldChar w:fldCharType="end"/>
            </w:r>
          </w:p>
          <w:p w14:paraId="79664919" w14:textId="77777777" w:rsidR="0087121E" w:rsidRDefault="0087121E" w:rsidP="001C4E1B">
            <w:r>
              <w:fldChar w:fldCharType="begin"/>
            </w:r>
            <w:r>
              <w:instrText xml:space="preserve"> REF _Ref353953717 \r \h </w:instrText>
            </w:r>
            <w:r>
              <w:fldChar w:fldCharType="separate"/>
            </w:r>
            <w:r w:rsidR="00B20B89">
              <w:t>SR-4.5</w:t>
            </w:r>
            <w:r>
              <w:fldChar w:fldCharType="end"/>
            </w:r>
          </w:p>
          <w:p w14:paraId="3A0BC710" w14:textId="77777777" w:rsidR="0087121E" w:rsidRDefault="0087121E" w:rsidP="001C4E1B">
            <w:r>
              <w:fldChar w:fldCharType="begin"/>
            </w:r>
            <w:r>
              <w:instrText xml:space="preserve"> REF _Ref353953721 \r \h </w:instrText>
            </w:r>
            <w:r>
              <w:fldChar w:fldCharType="separate"/>
            </w:r>
            <w:r w:rsidR="00B20B89">
              <w:t>SR-4.6</w:t>
            </w:r>
            <w:r>
              <w:fldChar w:fldCharType="end"/>
            </w:r>
          </w:p>
          <w:p w14:paraId="6DDE40BF" w14:textId="77777777" w:rsidR="0087121E" w:rsidRDefault="0087121E" w:rsidP="001C4E1B">
            <w:r>
              <w:fldChar w:fldCharType="begin"/>
            </w:r>
            <w:r>
              <w:instrText xml:space="preserve"> REF _Ref353953727 \r \h </w:instrText>
            </w:r>
            <w:r>
              <w:fldChar w:fldCharType="separate"/>
            </w:r>
            <w:r w:rsidR="00B20B89">
              <w:t>SR-4.7</w:t>
            </w:r>
            <w:r>
              <w:fldChar w:fldCharType="end"/>
            </w:r>
          </w:p>
          <w:p w14:paraId="3F013C96" w14:textId="77777777" w:rsidR="0087121E" w:rsidRDefault="0087121E" w:rsidP="001C4E1B">
            <w:r>
              <w:fldChar w:fldCharType="begin"/>
            </w:r>
            <w:r>
              <w:instrText xml:space="preserve"> REF _Ref353953730 \r \h </w:instrText>
            </w:r>
            <w:r>
              <w:fldChar w:fldCharType="separate"/>
            </w:r>
            <w:r w:rsidR="00B20B89">
              <w:t>SR-4.8</w:t>
            </w:r>
            <w:r>
              <w:fldChar w:fldCharType="end"/>
            </w:r>
          </w:p>
          <w:p w14:paraId="5A80277E" w14:textId="77777777" w:rsidR="0087121E" w:rsidRDefault="0087121E" w:rsidP="001C4E1B">
            <w:r>
              <w:fldChar w:fldCharType="begin"/>
            </w:r>
            <w:r>
              <w:instrText xml:space="preserve"> REF _Ref353953739 \r \h </w:instrText>
            </w:r>
            <w:r>
              <w:fldChar w:fldCharType="separate"/>
            </w:r>
            <w:r w:rsidR="00B20B89">
              <w:t>SR-5.8.1</w:t>
            </w:r>
            <w:r>
              <w:fldChar w:fldCharType="end"/>
            </w:r>
          </w:p>
          <w:p w14:paraId="4D4D2C58" w14:textId="0177F48E" w:rsidR="002D1BC6" w:rsidRDefault="0087121E" w:rsidP="001C4E1B">
            <w:r>
              <w:fldChar w:fldCharType="begin"/>
            </w:r>
            <w:r>
              <w:instrText xml:space="preserve"> REF _Ref353953747 \r \h </w:instrText>
            </w:r>
            <w:r>
              <w:fldChar w:fldCharType="separate"/>
            </w:r>
            <w:r w:rsidR="00B20B89">
              <w:t>SR-5.8.11</w:t>
            </w:r>
            <w:r>
              <w:fldChar w:fldCharType="end"/>
            </w:r>
          </w:p>
        </w:tc>
      </w:tr>
      <w:tr w:rsidR="002D1BC6" w14:paraId="1CCF79D8" w14:textId="77777777" w:rsidTr="001C4E1B">
        <w:trPr>
          <w:cantSplit/>
        </w:trPr>
        <w:tc>
          <w:tcPr>
            <w:tcW w:w="1458" w:type="dxa"/>
          </w:tcPr>
          <w:p w14:paraId="4ED435D6" w14:textId="5E88B5FE" w:rsidR="002D1BC6" w:rsidRDefault="0087121E" w:rsidP="001C4E1B">
            <w:r>
              <w:t>PR-2.2</w:t>
            </w:r>
          </w:p>
        </w:tc>
        <w:tc>
          <w:tcPr>
            <w:tcW w:w="6393" w:type="dxa"/>
          </w:tcPr>
          <w:p w14:paraId="3E224336" w14:textId="7588FCA5" w:rsidR="002D1BC6" w:rsidRDefault="0087121E" w:rsidP="001C4E1B">
            <w:r>
              <w:t xml:space="preserve">Software shall prompt for, collect and save </w:t>
            </w:r>
            <w:r w:rsidR="00F41703">
              <w:t>setup verification</w:t>
            </w:r>
            <w:r>
              <w:t xml:space="preserve"> images.</w:t>
            </w:r>
          </w:p>
        </w:tc>
        <w:tc>
          <w:tcPr>
            <w:tcW w:w="1725" w:type="dxa"/>
          </w:tcPr>
          <w:p w14:paraId="11BB969D" w14:textId="77777777" w:rsidR="0087121E" w:rsidRDefault="0087121E" w:rsidP="001C4E1B">
            <w:r>
              <w:fldChar w:fldCharType="begin"/>
            </w:r>
            <w:r>
              <w:instrText xml:space="preserve"> REF _Ref353954030 \r \h </w:instrText>
            </w:r>
            <w:r>
              <w:fldChar w:fldCharType="separate"/>
            </w:r>
            <w:r w:rsidR="00B20B89">
              <w:t>SR-1.5</w:t>
            </w:r>
            <w:r>
              <w:fldChar w:fldCharType="end"/>
            </w:r>
          </w:p>
          <w:p w14:paraId="02161978" w14:textId="7CD5CB19" w:rsidR="0087121E" w:rsidRDefault="0087121E" w:rsidP="001C4E1B">
            <w:r>
              <w:fldChar w:fldCharType="begin"/>
            </w:r>
            <w:r>
              <w:instrText xml:space="preserve"> REF _Ref353953712 \r \h </w:instrText>
            </w:r>
            <w:r>
              <w:fldChar w:fldCharType="separate"/>
            </w:r>
            <w:r w:rsidR="00B20B89">
              <w:t>SR-4.1</w:t>
            </w:r>
            <w:r>
              <w:fldChar w:fldCharType="end"/>
            </w:r>
          </w:p>
          <w:p w14:paraId="1F3FA9BB" w14:textId="0590A163" w:rsidR="0087121E" w:rsidRDefault="0087121E" w:rsidP="001C4E1B">
            <w:r>
              <w:fldChar w:fldCharType="begin"/>
            </w:r>
            <w:r>
              <w:instrText xml:space="preserve"> REF _Ref349030446 \r \h </w:instrText>
            </w:r>
            <w:r>
              <w:fldChar w:fldCharType="separate"/>
            </w:r>
            <w:r w:rsidR="00B20B89">
              <w:t>SR-4.2</w:t>
            </w:r>
            <w:r>
              <w:fldChar w:fldCharType="end"/>
            </w:r>
            <w:r w:rsidR="00623A0F">
              <w:t xml:space="preserve"> (all)</w:t>
            </w:r>
          </w:p>
          <w:p w14:paraId="2751AEF6" w14:textId="77777777" w:rsidR="0087121E" w:rsidRDefault="0087121E" w:rsidP="001C4E1B">
            <w:r>
              <w:fldChar w:fldCharType="begin"/>
            </w:r>
            <w:r>
              <w:instrText xml:space="preserve"> REF _Ref353953717 \r \h </w:instrText>
            </w:r>
            <w:r>
              <w:fldChar w:fldCharType="separate"/>
            </w:r>
            <w:r w:rsidR="00B20B89">
              <w:t>SR-4.5</w:t>
            </w:r>
            <w:r>
              <w:fldChar w:fldCharType="end"/>
            </w:r>
          </w:p>
          <w:p w14:paraId="584B2570" w14:textId="77777777" w:rsidR="0087121E" w:rsidRDefault="0087121E" w:rsidP="001C4E1B">
            <w:r>
              <w:fldChar w:fldCharType="begin"/>
            </w:r>
            <w:r>
              <w:instrText xml:space="preserve"> REF _Ref353954102 \r \h </w:instrText>
            </w:r>
            <w:r>
              <w:fldChar w:fldCharType="separate"/>
            </w:r>
            <w:r w:rsidR="00B20B89">
              <w:t>SR-4.9</w:t>
            </w:r>
            <w:r>
              <w:fldChar w:fldCharType="end"/>
            </w:r>
          </w:p>
          <w:p w14:paraId="71765638" w14:textId="77777777" w:rsidR="0087121E" w:rsidRDefault="0087121E" w:rsidP="0087121E">
            <w:r>
              <w:fldChar w:fldCharType="begin"/>
            </w:r>
            <w:r>
              <w:instrText xml:space="preserve"> REF _Ref353954103 \r \h </w:instrText>
            </w:r>
            <w:r>
              <w:fldChar w:fldCharType="separate"/>
            </w:r>
            <w:r w:rsidR="00B20B89">
              <w:t>SR-4.10</w:t>
            </w:r>
            <w:r>
              <w:fldChar w:fldCharType="end"/>
            </w:r>
          </w:p>
          <w:p w14:paraId="63D69D39" w14:textId="77777777" w:rsidR="0087121E" w:rsidRDefault="0087121E" w:rsidP="0087121E">
            <w:r>
              <w:fldChar w:fldCharType="begin"/>
            </w:r>
            <w:r>
              <w:instrText xml:space="preserve"> REF _Ref353954051 \r \h </w:instrText>
            </w:r>
            <w:r>
              <w:fldChar w:fldCharType="separate"/>
            </w:r>
            <w:r w:rsidR="00B20B89">
              <w:t>SR-4.12</w:t>
            </w:r>
            <w:r>
              <w:fldChar w:fldCharType="end"/>
            </w:r>
          </w:p>
          <w:p w14:paraId="30DD70E0" w14:textId="77777777" w:rsidR="0087121E" w:rsidRDefault="0087121E" w:rsidP="0087121E">
            <w:r>
              <w:fldChar w:fldCharType="begin"/>
            </w:r>
            <w:r>
              <w:instrText xml:space="preserve"> REF _Ref353954053 \r \h </w:instrText>
            </w:r>
            <w:r>
              <w:fldChar w:fldCharType="separate"/>
            </w:r>
            <w:r w:rsidR="00B20B89">
              <w:t>SR-4.13</w:t>
            </w:r>
            <w:r>
              <w:fldChar w:fldCharType="end"/>
            </w:r>
          </w:p>
          <w:p w14:paraId="43793ABF" w14:textId="3A3FFF57" w:rsidR="002D1BC6" w:rsidRDefault="0087121E" w:rsidP="001C4E1B">
            <w:r>
              <w:fldChar w:fldCharType="begin"/>
            </w:r>
            <w:r>
              <w:instrText xml:space="preserve"> REF _Ref353954060 \r \h </w:instrText>
            </w:r>
            <w:r>
              <w:fldChar w:fldCharType="separate"/>
            </w:r>
            <w:r w:rsidR="00B20B89">
              <w:t>SR-4.15</w:t>
            </w:r>
            <w:r>
              <w:fldChar w:fldCharType="end"/>
            </w:r>
          </w:p>
        </w:tc>
      </w:tr>
      <w:tr w:rsidR="002D1BC6" w14:paraId="19462172" w14:textId="77777777" w:rsidTr="001C4E1B">
        <w:trPr>
          <w:cantSplit/>
        </w:trPr>
        <w:tc>
          <w:tcPr>
            <w:tcW w:w="1458" w:type="dxa"/>
          </w:tcPr>
          <w:p w14:paraId="5E821FBF" w14:textId="44338EC3" w:rsidR="002D1BC6" w:rsidRDefault="0087121E" w:rsidP="001C4E1B">
            <w:r>
              <w:t>PR-2.3</w:t>
            </w:r>
          </w:p>
        </w:tc>
        <w:tc>
          <w:tcPr>
            <w:tcW w:w="6393" w:type="dxa"/>
          </w:tcPr>
          <w:p w14:paraId="4108B8C8" w14:textId="7F72D164" w:rsidR="002D1BC6" w:rsidRDefault="0087121E" w:rsidP="001C4E1B">
            <w:r>
              <w:t xml:space="preserve">Software shall perform analysis on </w:t>
            </w:r>
            <w:r w:rsidR="00F41703">
              <w:t>setup verification</w:t>
            </w:r>
            <w:r>
              <w:t xml:space="preserve"> images.</w:t>
            </w:r>
          </w:p>
        </w:tc>
        <w:tc>
          <w:tcPr>
            <w:tcW w:w="1725" w:type="dxa"/>
          </w:tcPr>
          <w:p w14:paraId="584EC9E6" w14:textId="77777777" w:rsidR="00745925" w:rsidRDefault="00745925" w:rsidP="001C4E1B">
            <w:r>
              <w:fldChar w:fldCharType="begin"/>
            </w:r>
            <w:r>
              <w:instrText xml:space="preserve"> REF _Ref353954246 \r \h </w:instrText>
            </w:r>
            <w:r>
              <w:fldChar w:fldCharType="separate"/>
            </w:r>
            <w:r w:rsidR="00B20B89">
              <w:t>SR-4.3</w:t>
            </w:r>
            <w:r>
              <w:fldChar w:fldCharType="end"/>
            </w:r>
          </w:p>
          <w:p w14:paraId="4B63C5A9" w14:textId="4917DEB3" w:rsidR="00FD73E5" w:rsidRDefault="00FD73E5" w:rsidP="001C4E1B">
            <w:r>
              <w:fldChar w:fldCharType="begin"/>
            </w:r>
            <w:r>
              <w:instrText xml:space="preserve"> REF _Ref354751934 \r \h </w:instrText>
            </w:r>
            <w:r>
              <w:fldChar w:fldCharType="separate"/>
            </w:r>
            <w:r>
              <w:t>SR-4.4</w:t>
            </w:r>
            <w:r>
              <w:fldChar w:fldCharType="end"/>
            </w:r>
          </w:p>
          <w:p w14:paraId="06A594B2" w14:textId="188BF3B6" w:rsidR="002D1BC6" w:rsidRDefault="00745925" w:rsidP="001C4E1B">
            <w:r>
              <w:fldChar w:fldCharType="begin"/>
            </w:r>
            <w:r>
              <w:instrText xml:space="preserve"> REF _Ref353954257 \r \h </w:instrText>
            </w:r>
            <w:r>
              <w:fldChar w:fldCharType="separate"/>
            </w:r>
            <w:r w:rsidR="00B20B89">
              <w:t>SR-4.14</w:t>
            </w:r>
            <w:r>
              <w:fldChar w:fldCharType="end"/>
            </w:r>
            <w:r w:rsidR="00623A0F">
              <w:t xml:space="preserve"> (all)</w:t>
            </w:r>
          </w:p>
        </w:tc>
      </w:tr>
      <w:tr w:rsidR="002D1BC6" w14:paraId="030402CF" w14:textId="77777777" w:rsidTr="001C4E1B">
        <w:trPr>
          <w:cantSplit/>
        </w:trPr>
        <w:tc>
          <w:tcPr>
            <w:tcW w:w="1458" w:type="dxa"/>
          </w:tcPr>
          <w:p w14:paraId="327DCF68" w14:textId="7B3F5395" w:rsidR="002D1BC6" w:rsidRDefault="00745925" w:rsidP="001C4E1B">
            <w:r>
              <w:t>PR-2.4</w:t>
            </w:r>
          </w:p>
        </w:tc>
        <w:tc>
          <w:tcPr>
            <w:tcW w:w="6393" w:type="dxa"/>
          </w:tcPr>
          <w:p w14:paraId="1F8A9D14" w14:textId="47766527" w:rsidR="002D1BC6" w:rsidRDefault="00745925" w:rsidP="001C4E1B">
            <w:r>
              <w:t>Software shall prompt for, collect and save patient information.</w:t>
            </w:r>
          </w:p>
        </w:tc>
        <w:tc>
          <w:tcPr>
            <w:tcW w:w="1725" w:type="dxa"/>
          </w:tcPr>
          <w:p w14:paraId="4A1CF906" w14:textId="77777777" w:rsidR="00745925" w:rsidRDefault="00745925" w:rsidP="001C4E1B">
            <w:r>
              <w:fldChar w:fldCharType="begin"/>
            </w:r>
            <w:r>
              <w:instrText xml:space="preserve"> REF _Ref353954030 \r \h </w:instrText>
            </w:r>
            <w:r>
              <w:fldChar w:fldCharType="separate"/>
            </w:r>
            <w:r w:rsidR="00B20B89">
              <w:t>SR-1.5</w:t>
            </w:r>
            <w:r>
              <w:fldChar w:fldCharType="end"/>
            </w:r>
          </w:p>
          <w:p w14:paraId="541B3E42" w14:textId="77777777" w:rsidR="00745925" w:rsidRDefault="00745925" w:rsidP="001C4E1B">
            <w:r>
              <w:fldChar w:fldCharType="begin"/>
            </w:r>
            <w:r>
              <w:instrText xml:space="preserve"> REF _Ref353954327 \r \h </w:instrText>
            </w:r>
            <w:r>
              <w:fldChar w:fldCharType="separate"/>
            </w:r>
            <w:r w:rsidR="00B20B89">
              <w:t>SR-3.1</w:t>
            </w:r>
            <w:r>
              <w:fldChar w:fldCharType="end"/>
            </w:r>
          </w:p>
          <w:p w14:paraId="394AAA3F" w14:textId="77777777" w:rsidR="00745925" w:rsidRDefault="00745925" w:rsidP="001C4E1B">
            <w:r>
              <w:fldChar w:fldCharType="begin"/>
            </w:r>
            <w:r>
              <w:instrText xml:space="preserve"> REF _Ref353954329 \r \h </w:instrText>
            </w:r>
            <w:r>
              <w:fldChar w:fldCharType="separate"/>
            </w:r>
            <w:r w:rsidR="00B20B89">
              <w:t>SR-3.2</w:t>
            </w:r>
            <w:r>
              <w:fldChar w:fldCharType="end"/>
            </w:r>
          </w:p>
          <w:p w14:paraId="324AEE26" w14:textId="4C114F0E" w:rsidR="00745925" w:rsidRDefault="00745925" w:rsidP="001C4E1B">
            <w:r>
              <w:fldChar w:fldCharType="begin"/>
            </w:r>
            <w:r>
              <w:instrText xml:space="preserve"> REF _Ref353954338 \r \h </w:instrText>
            </w:r>
            <w:r>
              <w:fldChar w:fldCharType="separate"/>
            </w:r>
            <w:r w:rsidR="00B20B89">
              <w:t>SR-3.4</w:t>
            </w:r>
            <w:r>
              <w:fldChar w:fldCharType="end"/>
            </w:r>
            <w:r w:rsidR="00623A0F">
              <w:t xml:space="preserve"> (all)</w:t>
            </w:r>
          </w:p>
          <w:p w14:paraId="1090A551" w14:textId="77777777" w:rsidR="00745925" w:rsidRDefault="00745925" w:rsidP="001C4E1B">
            <w:r>
              <w:fldChar w:fldCharType="begin"/>
            </w:r>
            <w:r>
              <w:instrText xml:space="preserve"> REF _Ref353954352 \r \h </w:instrText>
            </w:r>
            <w:r>
              <w:fldChar w:fldCharType="separate"/>
            </w:r>
            <w:r w:rsidR="00B20B89">
              <w:t>SR-3.5</w:t>
            </w:r>
            <w:r>
              <w:fldChar w:fldCharType="end"/>
            </w:r>
          </w:p>
          <w:p w14:paraId="0D274EE2" w14:textId="77777777" w:rsidR="00745925" w:rsidRDefault="00745925" w:rsidP="001C4E1B">
            <w:r>
              <w:fldChar w:fldCharType="begin"/>
            </w:r>
            <w:r>
              <w:instrText xml:space="preserve"> REF _Ref352744582 \r \h </w:instrText>
            </w:r>
            <w:r>
              <w:fldChar w:fldCharType="separate"/>
            </w:r>
            <w:r w:rsidR="00B20B89">
              <w:t>SR-3.6</w:t>
            </w:r>
            <w:r>
              <w:fldChar w:fldCharType="end"/>
            </w:r>
          </w:p>
          <w:p w14:paraId="23B8C901" w14:textId="4F129FEE" w:rsidR="002D1BC6" w:rsidRDefault="00745925" w:rsidP="001C4E1B">
            <w:r>
              <w:fldChar w:fldCharType="begin"/>
            </w:r>
            <w:r>
              <w:instrText xml:space="preserve"> REF _Ref353954378 \r \h </w:instrText>
            </w:r>
            <w:r>
              <w:fldChar w:fldCharType="separate"/>
            </w:r>
            <w:r w:rsidR="00B20B89">
              <w:t>SR-5.6</w:t>
            </w:r>
            <w:r>
              <w:fldChar w:fldCharType="end"/>
            </w:r>
            <w:r w:rsidR="00623A0F">
              <w:t xml:space="preserve"> (all)</w:t>
            </w:r>
          </w:p>
        </w:tc>
      </w:tr>
      <w:tr w:rsidR="002D1BC6" w14:paraId="048C06A5" w14:textId="77777777" w:rsidTr="001C4E1B">
        <w:trPr>
          <w:cantSplit/>
        </w:trPr>
        <w:tc>
          <w:tcPr>
            <w:tcW w:w="1458" w:type="dxa"/>
          </w:tcPr>
          <w:p w14:paraId="4BEC71B3" w14:textId="179AB4E7" w:rsidR="002D1BC6" w:rsidRDefault="00A8092C" w:rsidP="001C4E1B">
            <w:r>
              <w:t>PR-2.5</w:t>
            </w:r>
          </w:p>
        </w:tc>
        <w:tc>
          <w:tcPr>
            <w:tcW w:w="6393" w:type="dxa"/>
          </w:tcPr>
          <w:p w14:paraId="48D2CA34" w14:textId="251AC009" w:rsidR="002D1BC6" w:rsidRDefault="00A8092C" w:rsidP="001C4E1B">
            <w:r>
              <w:t>Software shall prompt for, collect and save patient finger images.</w:t>
            </w:r>
          </w:p>
        </w:tc>
        <w:tc>
          <w:tcPr>
            <w:tcW w:w="1725" w:type="dxa"/>
          </w:tcPr>
          <w:p w14:paraId="76A7D474" w14:textId="77777777" w:rsidR="00A8092C" w:rsidRDefault="00A8092C" w:rsidP="001C4E1B">
            <w:r>
              <w:fldChar w:fldCharType="begin"/>
            </w:r>
            <w:r>
              <w:instrText xml:space="preserve"> REF _Ref353954030 \r \h </w:instrText>
            </w:r>
            <w:r>
              <w:fldChar w:fldCharType="separate"/>
            </w:r>
            <w:r w:rsidR="00B20B89">
              <w:t>SR-1.5</w:t>
            </w:r>
            <w:r>
              <w:fldChar w:fldCharType="end"/>
            </w:r>
          </w:p>
          <w:p w14:paraId="34CB11C9" w14:textId="77777777" w:rsidR="00A8092C" w:rsidRDefault="00A8092C" w:rsidP="001C4E1B">
            <w:r>
              <w:fldChar w:fldCharType="begin"/>
            </w:r>
            <w:r>
              <w:instrText xml:space="preserve"> REF _Ref353967737 \r \h </w:instrText>
            </w:r>
            <w:r>
              <w:fldChar w:fldCharType="separate"/>
            </w:r>
            <w:r w:rsidR="00B20B89">
              <w:t>SR-5.4</w:t>
            </w:r>
            <w:r>
              <w:fldChar w:fldCharType="end"/>
            </w:r>
          </w:p>
          <w:p w14:paraId="67F361F7" w14:textId="77777777" w:rsidR="00A8092C" w:rsidRDefault="00A8092C" w:rsidP="001C4E1B">
            <w:r>
              <w:fldChar w:fldCharType="begin"/>
            </w:r>
            <w:r>
              <w:instrText xml:space="preserve"> REF _Ref353967752 \r \h </w:instrText>
            </w:r>
            <w:r>
              <w:fldChar w:fldCharType="separate"/>
            </w:r>
            <w:r w:rsidR="00B20B89">
              <w:t>SR-5.7</w:t>
            </w:r>
            <w:r>
              <w:fldChar w:fldCharType="end"/>
            </w:r>
          </w:p>
          <w:p w14:paraId="59A40621" w14:textId="0F68DD37" w:rsidR="002D1BC6" w:rsidRDefault="00A8092C" w:rsidP="001C4E1B">
            <w:r>
              <w:fldChar w:fldCharType="begin"/>
            </w:r>
            <w:r>
              <w:instrText xml:space="preserve"> REF _Ref351131822 \r \h </w:instrText>
            </w:r>
            <w:r>
              <w:fldChar w:fldCharType="separate"/>
            </w:r>
            <w:r w:rsidR="00B20B89">
              <w:t>SR-5.8</w:t>
            </w:r>
            <w:r>
              <w:fldChar w:fldCharType="end"/>
            </w:r>
            <w:r>
              <w:t xml:space="preserve"> (all)</w:t>
            </w:r>
          </w:p>
        </w:tc>
      </w:tr>
      <w:tr w:rsidR="002D1BC6" w14:paraId="1A0F6CF4" w14:textId="77777777" w:rsidTr="001C4E1B">
        <w:trPr>
          <w:cantSplit/>
        </w:trPr>
        <w:tc>
          <w:tcPr>
            <w:tcW w:w="1458" w:type="dxa"/>
          </w:tcPr>
          <w:p w14:paraId="0AE79594" w14:textId="44FB312A" w:rsidR="002D1BC6" w:rsidRDefault="00A8092C" w:rsidP="001C4E1B">
            <w:r>
              <w:t>PR-2.6</w:t>
            </w:r>
          </w:p>
        </w:tc>
        <w:tc>
          <w:tcPr>
            <w:tcW w:w="6393" w:type="dxa"/>
          </w:tcPr>
          <w:p w14:paraId="7161F3A1" w14:textId="7399FC36" w:rsidR="002D1BC6" w:rsidRDefault="00A8092C" w:rsidP="001C4E1B">
            <w:r>
              <w:t>Software shall perform analysis on patient finger images.</w:t>
            </w:r>
          </w:p>
        </w:tc>
        <w:tc>
          <w:tcPr>
            <w:tcW w:w="1725" w:type="dxa"/>
          </w:tcPr>
          <w:p w14:paraId="0A6D19FA" w14:textId="77777777" w:rsidR="00A8092C" w:rsidRDefault="00A8092C" w:rsidP="001C4E1B">
            <w:r>
              <w:fldChar w:fldCharType="begin"/>
            </w:r>
            <w:r>
              <w:instrText xml:space="preserve"> REF _Ref353967886 \r \h </w:instrText>
            </w:r>
            <w:r>
              <w:fldChar w:fldCharType="separate"/>
            </w:r>
            <w:r w:rsidR="00B20B89">
              <w:t>SR-5.5</w:t>
            </w:r>
            <w:r>
              <w:fldChar w:fldCharType="end"/>
            </w:r>
          </w:p>
          <w:p w14:paraId="514C110A" w14:textId="77777777" w:rsidR="00A8092C" w:rsidRDefault="00A8092C" w:rsidP="001C4E1B">
            <w:r>
              <w:fldChar w:fldCharType="begin"/>
            </w:r>
            <w:r>
              <w:instrText xml:space="preserve"> REF _Ref352593061 \r \h </w:instrText>
            </w:r>
            <w:r>
              <w:fldChar w:fldCharType="separate"/>
            </w:r>
            <w:r w:rsidR="00B20B89">
              <w:t>SR-5.9</w:t>
            </w:r>
            <w:r>
              <w:fldChar w:fldCharType="end"/>
            </w:r>
          </w:p>
          <w:p w14:paraId="3CA96371" w14:textId="77777777" w:rsidR="00A8092C" w:rsidRDefault="00A8092C" w:rsidP="001C4E1B">
            <w:r>
              <w:fldChar w:fldCharType="begin"/>
            </w:r>
            <w:r>
              <w:instrText xml:space="preserve"> REF _Ref353967932 \r \h </w:instrText>
            </w:r>
            <w:r>
              <w:fldChar w:fldCharType="separate"/>
            </w:r>
            <w:r w:rsidR="00B20B89">
              <w:t>SR-5.9.1</w:t>
            </w:r>
            <w:r>
              <w:fldChar w:fldCharType="end"/>
            </w:r>
          </w:p>
          <w:p w14:paraId="55CC4F6A" w14:textId="4958AC69" w:rsidR="002D1BC6" w:rsidRDefault="00A8092C" w:rsidP="001C4E1B">
            <w:r>
              <w:fldChar w:fldCharType="begin"/>
            </w:r>
            <w:r>
              <w:instrText xml:space="preserve"> REF _Ref353967935 \r \h </w:instrText>
            </w:r>
            <w:r>
              <w:fldChar w:fldCharType="separate"/>
            </w:r>
            <w:r w:rsidR="00B20B89">
              <w:t>SR-5.9.3</w:t>
            </w:r>
            <w:r>
              <w:fldChar w:fldCharType="end"/>
            </w:r>
          </w:p>
        </w:tc>
      </w:tr>
      <w:tr w:rsidR="00A8092C" w14:paraId="7B83A719" w14:textId="77777777" w:rsidTr="001C4E1B">
        <w:trPr>
          <w:cantSplit/>
        </w:trPr>
        <w:tc>
          <w:tcPr>
            <w:tcW w:w="1458" w:type="dxa"/>
          </w:tcPr>
          <w:p w14:paraId="4A22F7E6" w14:textId="31B5EBAA" w:rsidR="00A8092C" w:rsidRDefault="00A8092C" w:rsidP="002D1BC6">
            <w:r>
              <w:t>PR-2.7</w:t>
            </w:r>
          </w:p>
        </w:tc>
        <w:tc>
          <w:tcPr>
            <w:tcW w:w="6393" w:type="dxa"/>
          </w:tcPr>
          <w:p w14:paraId="3A8D1769" w14:textId="2B1EAF14" w:rsidR="00A8092C" w:rsidRDefault="00A8092C" w:rsidP="002D1BC6">
            <w:r>
              <w:t>Software shall generate and display report of measurements.</w:t>
            </w:r>
          </w:p>
        </w:tc>
        <w:tc>
          <w:tcPr>
            <w:tcW w:w="1725" w:type="dxa"/>
          </w:tcPr>
          <w:p w14:paraId="7B4B6235" w14:textId="77777777" w:rsidR="00A8092C" w:rsidRDefault="00A8092C" w:rsidP="002D1BC6">
            <w:r>
              <w:fldChar w:fldCharType="begin"/>
            </w:r>
            <w:r>
              <w:instrText xml:space="preserve"> REF _Ref353968047 \r \h </w:instrText>
            </w:r>
            <w:r>
              <w:fldChar w:fldCharType="separate"/>
            </w:r>
            <w:r w:rsidR="00B20B89">
              <w:t>SR-6.2</w:t>
            </w:r>
            <w:r>
              <w:fldChar w:fldCharType="end"/>
            </w:r>
          </w:p>
          <w:p w14:paraId="1E29FA5C" w14:textId="189792DF" w:rsidR="00A8092C" w:rsidRDefault="00A8092C" w:rsidP="002D1BC6">
            <w:r>
              <w:fldChar w:fldCharType="begin"/>
            </w:r>
            <w:r>
              <w:instrText xml:space="preserve"> REF _Ref352744211 \r \h </w:instrText>
            </w:r>
            <w:r>
              <w:fldChar w:fldCharType="separate"/>
            </w:r>
            <w:r w:rsidR="00B20B89">
              <w:t>SR-6.3</w:t>
            </w:r>
            <w:r>
              <w:fldChar w:fldCharType="end"/>
            </w:r>
            <w:r>
              <w:t xml:space="preserve"> (all)</w:t>
            </w:r>
          </w:p>
          <w:p w14:paraId="3BCD4BB2" w14:textId="77777777" w:rsidR="00A8092C" w:rsidRDefault="00A8092C" w:rsidP="002D1BC6">
            <w:r>
              <w:fldChar w:fldCharType="begin"/>
            </w:r>
            <w:r>
              <w:instrText xml:space="preserve"> REF _Ref352744220 \r \h </w:instrText>
            </w:r>
            <w:r>
              <w:fldChar w:fldCharType="separate"/>
            </w:r>
            <w:r w:rsidR="00B20B89">
              <w:t>SR-6.4</w:t>
            </w:r>
            <w:r>
              <w:fldChar w:fldCharType="end"/>
            </w:r>
            <w:r>
              <w:t xml:space="preserve"> (all)</w:t>
            </w:r>
          </w:p>
          <w:p w14:paraId="33C74395" w14:textId="1B6EAD61" w:rsidR="00FD73E5" w:rsidRDefault="00FD73E5" w:rsidP="002D1BC6">
            <w:r>
              <w:fldChar w:fldCharType="begin"/>
            </w:r>
            <w:r>
              <w:instrText xml:space="preserve"> REF _Ref354752073 \r \h </w:instrText>
            </w:r>
            <w:r>
              <w:fldChar w:fldCharType="separate"/>
            </w:r>
            <w:r>
              <w:t>SR-6.7</w:t>
            </w:r>
            <w:r>
              <w:fldChar w:fldCharType="end"/>
            </w:r>
          </w:p>
          <w:p w14:paraId="552855B6" w14:textId="77777777" w:rsidR="006674B9" w:rsidRDefault="006674B9" w:rsidP="002D1BC6">
            <w:r>
              <w:fldChar w:fldCharType="begin"/>
            </w:r>
            <w:r>
              <w:instrText xml:space="preserve"> REF _Ref354069373 \r \h </w:instrText>
            </w:r>
            <w:r>
              <w:fldChar w:fldCharType="separate"/>
            </w:r>
            <w:r w:rsidR="00B20B89">
              <w:t>SR-6.8</w:t>
            </w:r>
            <w:r>
              <w:fldChar w:fldCharType="end"/>
            </w:r>
          </w:p>
          <w:p w14:paraId="7D778941" w14:textId="0C49AAA6" w:rsidR="00FC70C4" w:rsidRDefault="00FC70C4" w:rsidP="002D1BC6">
            <w:r>
              <w:fldChar w:fldCharType="begin"/>
            </w:r>
            <w:r>
              <w:instrText xml:space="preserve"> REF _Ref354740933 \r \h </w:instrText>
            </w:r>
            <w:r>
              <w:fldChar w:fldCharType="separate"/>
            </w:r>
            <w:r w:rsidR="00B20B89">
              <w:t>SR-6.9</w:t>
            </w:r>
            <w:r>
              <w:fldChar w:fldCharType="end"/>
            </w:r>
          </w:p>
          <w:p w14:paraId="17CB86F8" w14:textId="77777777" w:rsidR="0023646E" w:rsidRDefault="0023646E" w:rsidP="002D1BC6">
            <w:r>
              <w:fldChar w:fldCharType="begin"/>
            </w:r>
            <w:r>
              <w:instrText xml:space="preserve"> REF _Ref354150770 \r \h </w:instrText>
            </w:r>
            <w:r>
              <w:fldChar w:fldCharType="separate"/>
            </w:r>
            <w:r w:rsidR="00B20B89">
              <w:t>SR-6.10</w:t>
            </w:r>
            <w:r>
              <w:fldChar w:fldCharType="end"/>
            </w:r>
          </w:p>
          <w:p w14:paraId="51C7DD5A" w14:textId="16A61492" w:rsidR="0023646E" w:rsidRDefault="0023646E" w:rsidP="002D1BC6">
            <w:r>
              <w:fldChar w:fldCharType="begin"/>
            </w:r>
            <w:r>
              <w:instrText xml:space="preserve"> REF _Ref354150774 \r \h </w:instrText>
            </w:r>
            <w:r>
              <w:fldChar w:fldCharType="separate"/>
            </w:r>
            <w:r w:rsidR="00B20B89">
              <w:t>SR-6.11</w:t>
            </w:r>
            <w:r>
              <w:fldChar w:fldCharType="end"/>
            </w:r>
          </w:p>
        </w:tc>
      </w:tr>
      <w:tr w:rsidR="00A8092C" w14:paraId="350D06C9" w14:textId="77777777" w:rsidTr="001C4E1B">
        <w:trPr>
          <w:cantSplit/>
        </w:trPr>
        <w:tc>
          <w:tcPr>
            <w:tcW w:w="1458" w:type="dxa"/>
          </w:tcPr>
          <w:p w14:paraId="05550EB5" w14:textId="448B24AE" w:rsidR="00A8092C" w:rsidRDefault="002B58CC" w:rsidP="002D1BC6">
            <w:r>
              <w:t>PR-2.8</w:t>
            </w:r>
          </w:p>
        </w:tc>
        <w:tc>
          <w:tcPr>
            <w:tcW w:w="6393" w:type="dxa"/>
          </w:tcPr>
          <w:p w14:paraId="2B21F897" w14:textId="290AF823" w:rsidR="00A8092C" w:rsidRDefault="002B58CC" w:rsidP="002D1BC6">
            <w:r>
              <w:t>Software shall generate printable report of measurements.</w:t>
            </w:r>
          </w:p>
        </w:tc>
        <w:tc>
          <w:tcPr>
            <w:tcW w:w="1725" w:type="dxa"/>
          </w:tcPr>
          <w:p w14:paraId="514A9398" w14:textId="4DA1400B" w:rsidR="00A8092C" w:rsidRDefault="002B58CC" w:rsidP="002D1BC6">
            <w:r>
              <w:fldChar w:fldCharType="begin"/>
            </w:r>
            <w:r>
              <w:instrText xml:space="preserve"> REF _Ref351132243 \r \h </w:instrText>
            </w:r>
            <w:r>
              <w:fldChar w:fldCharType="separate"/>
            </w:r>
            <w:r w:rsidR="00B20B89">
              <w:t>SR-6.5</w:t>
            </w:r>
            <w:r>
              <w:fldChar w:fldCharType="end"/>
            </w:r>
          </w:p>
        </w:tc>
      </w:tr>
      <w:tr w:rsidR="00A8092C" w14:paraId="2BF3FBF2" w14:textId="77777777" w:rsidTr="001C4E1B">
        <w:trPr>
          <w:cantSplit/>
        </w:trPr>
        <w:tc>
          <w:tcPr>
            <w:tcW w:w="1458" w:type="dxa"/>
          </w:tcPr>
          <w:p w14:paraId="2EE79EAC" w14:textId="3E22CA07" w:rsidR="00A8092C" w:rsidRDefault="002B58CC" w:rsidP="002D1BC6">
            <w:r>
              <w:t>PR-2.9</w:t>
            </w:r>
          </w:p>
        </w:tc>
        <w:tc>
          <w:tcPr>
            <w:tcW w:w="6393" w:type="dxa"/>
          </w:tcPr>
          <w:p w14:paraId="06BEFD7C" w14:textId="57AD34D3" w:rsidR="00A8092C" w:rsidRDefault="002B58CC" w:rsidP="002D1BC6">
            <w:r>
              <w:t>Software shall have search, view and edit functions for patient information.</w:t>
            </w:r>
          </w:p>
        </w:tc>
        <w:tc>
          <w:tcPr>
            <w:tcW w:w="1725" w:type="dxa"/>
          </w:tcPr>
          <w:p w14:paraId="65A12794" w14:textId="77777777" w:rsidR="002B58CC" w:rsidRDefault="002B58CC" w:rsidP="002D1BC6">
            <w:r>
              <w:fldChar w:fldCharType="begin"/>
            </w:r>
            <w:r>
              <w:instrText xml:space="preserve"> REF _Ref353954030 \r \h </w:instrText>
            </w:r>
            <w:r>
              <w:fldChar w:fldCharType="separate"/>
            </w:r>
            <w:r w:rsidR="00B20B89">
              <w:t>SR-1.5</w:t>
            </w:r>
            <w:r>
              <w:fldChar w:fldCharType="end"/>
            </w:r>
          </w:p>
          <w:p w14:paraId="680F3F15" w14:textId="089631D9" w:rsidR="00A8092C" w:rsidRDefault="002B58CC" w:rsidP="002D1BC6">
            <w:r>
              <w:fldChar w:fldCharType="begin"/>
            </w:r>
            <w:r>
              <w:instrText xml:space="preserve"> REF _Ref353968195 \r \h </w:instrText>
            </w:r>
            <w:r>
              <w:fldChar w:fldCharType="separate"/>
            </w:r>
            <w:r w:rsidR="00B20B89">
              <w:t>SR-3.3</w:t>
            </w:r>
            <w:r>
              <w:fldChar w:fldCharType="end"/>
            </w:r>
            <w:r>
              <w:t xml:space="preserve"> (all)</w:t>
            </w:r>
          </w:p>
        </w:tc>
      </w:tr>
      <w:tr w:rsidR="00A8092C" w14:paraId="5CA6731A" w14:textId="77777777" w:rsidTr="001C4E1B">
        <w:trPr>
          <w:cantSplit/>
        </w:trPr>
        <w:tc>
          <w:tcPr>
            <w:tcW w:w="1458" w:type="dxa"/>
          </w:tcPr>
          <w:p w14:paraId="3B2C8420" w14:textId="0502F43A" w:rsidR="00A8092C" w:rsidRDefault="002B58CC" w:rsidP="002D1BC6">
            <w:r>
              <w:t>PR-2.10</w:t>
            </w:r>
          </w:p>
        </w:tc>
        <w:tc>
          <w:tcPr>
            <w:tcW w:w="6393" w:type="dxa"/>
          </w:tcPr>
          <w:p w14:paraId="35D59A4A" w14:textId="6206E2A1" w:rsidR="00A8092C" w:rsidRDefault="002B58CC" w:rsidP="002D1BC6">
            <w:r>
              <w:t>Software shall have search and v</w:t>
            </w:r>
            <w:r w:rsidR="00F41703">
              <w:t>iew functions for images, scans</w:t>
            </w:r>
            <w:r>
              <w:t xml:space="preserve"> and reports.</w:t>
            </w:r>
          </w:p>
        </w:tc>
        <w:tc>
          <w:tcPr>
            <w:tcW w:w="1725" w:type="dxa"/>
          </w:tcPr>
          <w:p w14:paraId="4F9F5A61" w14:textId="77777777" w:rsidR="00296D32" w:rsidRDefault="00296D32" w:rsidP="002D1BC6">
            <w:r>
              <w:fldChar w:fldCharType="begin"/>
            </w:r>
            <w:r>
              <w:instrText xml:space="preserve"> REF _Ref353954030 \r \h </w:instrText>
            </w:r>
            <w:r>
              <w:fldChar w:fldCharType="separate"/>
            </w:r>
            <w:r w:rsidR="00B20B89">
              <w:t>SR-1.5</w:t>
            </w:r>
            <w:r>
              <w:fldChar w:fldCharType="end"/>
            </w:r>
          </w:p>
          <w:p w14:paraId="55C2C0BC" w14:textId="77777777" w:rsidR="00296D32" w:rsidRDefault="00296D32" w:rsidP="002D1BC6">
            <w:r>
              <w:fldChar w:fldCharType="begin"/>
            </w:r>
            <w:r>
              <w:instrText xml:space="preserve"> REF _Ref353968279 \r \h </w:instrText>
            </w:r>
            <w:r>
              <w:fldChar w:fldCharType="separate"/>
            </w:r>
            <w:r w:rsidR="00B20B89">
              <w:t>SR-4.11</w:t>
            </w:r>
            <w:r>
              <w:fldChar w:fldCharType="end"/>
            </w:r>
          </w:p>
          <w:p w14:paraId="718DEFF5" w14:textId="454CFE50" w:rsidR="00296D32" w:rsidRDefault="00296D32" w:rsidP="002D1BC6">
            <w:r>
              <w:fldChar w:fldCharType="begin"/>
            </w:r>
            <w:r>
              <w:instrText xml:space="preserve"> REF _Ref351132336 \r \h </w:instrText>
            </w:r>
            <w:r>
              <w:fldChar w:fldCharType="separate"/>
            </w:r>
            <w:r w:rsidR="00B20B89">
              <w:t>SR-5.1</w:t>
            </w:r>
            <w:r>
              <w:fldChar w:fldCharType="end"/>
            </w:r>
            <w:r>
              <w:t xml:space="preserve"> (all)</w:t>
            </w:r>
          </w:p>
          <w:p w14:paraId="1CE1EB14" w14:textId="77777777" w:rsidR="00296D32" w:rsidRDefault="00296D32" w:rsidP="002D1BC6">
            <w:r>
              <w:fldChar w:fldCharType="begin"/>
            </w:r>
            <w:r>
              <w:instrText xml:space="preserve"> REF _Ref351132338 \r \h </w:instrText>
            </w:r>
            <w:r>
              <w:fldChar w:fldCharType="separate"/>
            </w:r>
            <w:r w:rsidR="00B20B89">
              <w:t>SR-5.2</w:t>
            </w:r>
            <w:r>
              <w:fldChar w:fldCharType="end"/>
            </w:r>
          </w:p>
          <w:p w14:paraId="1511CAB1" w14:textId="77777777" w:rsidR="00296D32" w:rsidRDefault="00296D32" w:rsidP="002D1BC6">
            <w:r>
              <w:fldChar w:fldCharType="begin"/>
            </w:r>
            <w:r>
              <w:instrText xml:space="preserve"> REF _Ref353968296 \r \h </w:instrText>
            </w:r>
            <w:r>
              <w:fldChar w:fldCharType="separate"/>
            </w:r>
            <w:r w:rsidR="00B20B89">
              <w:t>SR-5.3</w:t>
            </w:r>
            <w:r>
              <w:fldChar w:fldCharType="end"/>
            </w:r>
          </w:p>
          <w:p w14:paraId="31750AE0" w14:textId="77777777" w:rsidR="00296D32" w:rsidRDefault="00296D32" w:rsidP="002D1BC6">
            <w:r>
              <w:fldChar w:fldCharType="begin"/>
            </w:r>
            <w:r>
              <w:instrText xml:space="preserve"> REF _Ref353967752 \r \h </w:instrText>
            </w:r>
            <w:r>
              <w:fldChar w:fldCharType="separate"/>
            </w:r>
            <w:r w:rsidR="00B20B89">
              <w:t>SR-5.7</w:t>
            </w:r>
            <w:r>
              <w:fldChar w:fldCharType="end"/>
            </w:r>
          </w:p>
          <w:p w14:paraId="104EDD59" w14:textId="77777777" w:rsidR="00296D32" w:rsidRDefault="00296D32" w:rsidP="002D1BC6">
            <w:r>
              <w:fldChar w:fldCharType="begin"/>
            </w:r>
            <w:r>
              <w:instrText xml:space="preserve"> REF _Ref353967932 \r \h </w:instrText>
            </w:r>
            <w:r>
              <w:fldChar w:fldCharType="separate"/>
            </w:r>
            <w:r w:rsidR="00B20B89">
              <w:t>SR-5.9.1</w:t>
            </w:r>
            <w:r>
              <w:fldChar w:fldCharType="end"/>
            </w:r>
          </w:p>
          <w:p w14:paraId="3C1414F9" w14:textId="77777777" w:rsidR="00296D32" w:rsidRDefault="00296D32" w:rsidP="002D1BC6">
            <w:r>
              <w:fldChar w:fldCharType="begin"/>
            </w:r>
            <w:r>
              <w:instrText xml:space="preserve"> REF _Ref353968325 \r \h </w:instrText>
            </w:r>
            <w:r>
              <w:fldChar w:fldCharType="separate"/>
            </w:r>
            <w:r w:rsidR="00B20B89">
              <w:t>SR-5.9.2</w:t>
            </w:r>
            <w:r>
              <w:fldChar w:fldCharType="end"/>
            </w:r>
          </w:p>
          <w:p w14:paraId="59B0644C" w14:textId="77777777" w:rsidR="00296D32" w:rsidRDefault="00296D32" w:rsidP="002D1BC6">
            <w:r>
              <w:fldChar w:fldCharType="begin"/>
            </w:r>
            <w:r>
              <w:instrText xml:space="preserve"> REF _Ref353968333 \r \h </w:instrText>
            </w:r>
            <w:r>
              <w:fldChar w:fldCharType="separate"/>
            </w:r>
            <w:r w:rsidR="00B20B89">
              <w:t>SR-5.10.2</w:t>
            </w:r>
            <w:r>
              <w:fldChar w:fldCharType="end"/>
            </w:r>
          </w:p>
          <w:p w14:paraId="632A3877" w14:textId="77777777" w:rsidR="00FD524B" w:rsidRDefault="00FD524B" w:rsidP="002D1BC6">
            <w:r>
              <w:fldChar w:fldCharType="begin"/>
            </w:r>
            <w:r>
              <w:instrText xml:space="preserve"> REF _Ref353968047 \r \h </w:instrText>
            </w:r>
            <w:r>
              <w:fldChar w:fldCharType="separate"/>
            </w:r>
            <w:r>
              <w:t>SR-6.2</w:t>
            </w:r>
            <w:r>
              <w:fldChar w:fldCharType="end"/>
            </w:r>
          </w:p>
          <w:p w14:paraId="13B9A3C0" w14:textId="77777777" w:rsidR="00FD524B" w:rsidRDefault="00FD524B" w:rsidP="00FD524B">
            <w:r>
              <w:fldChar w:fldCharType="begin"/>
            </w:r>
            <w:r>
              <w:instrText xml:space="preserve"> REF _Ref352744211 \r \h </w:instrText>
            </w:r>
            <w:r>
              <w:fldChar w:fldCharType="separate"/>
            </w:r>
            <w:r>
              <w:t>SR-6.3</w:t>
            </w:r>
            <w:r>
              <w:fldChar w:fldCharType="end"/>
            </w:r>
          </w:p>
          <w:p w14:paraId="7A99103C" w14:textId="53CBB878" w:rsidR="00FD524B" w:rsidRDefault="00296D32" w:rsidP="00FD524B">
            <w:r>
              <w:fldChar w:fldCharType="begin"/>
            </w:r>
            <w:r>
              <w:instrText xml:space="preserve"> REF _Ref353968352 \r \h </w:instrText>
            </w:r>
            <w:r>
              <w:fldChar w:fldCharType="separate"/>
            </w:r>
            <w:r w:rsidR="00B20B89">
              <w:t>SR-6.6</w:t>
            </w:r>
            <w:r>
              <w:fldChar w:fldCharType="end"/>
            </w:r>
            <w:r>
              <w:t xml:space="preserve"> (all)</w:t>
            </w:r>
            <w:r w:rsidR="00FD524B">
              <w:t xml:space="preserve"> </w:t>
            </w:r>
          </w:p>
          <w:p w14:paraId="5E8CDA7A" w14:textId="4970A484" w:rsidR="0023646E" w:rsidRDefault="00FD524B" w:rsidP="00FD524B">
            <w:r>
              <w:fldChar w:fldCharType="begin"/>
            </w:r>
            <w:r>
              <w:instrText xml:space="preserve"> REF _Ref354752073 \r \h </w:instrText>
            </w:r>
            <w:r>
              <w:fldChar w:fldCharType="separate"/>
            </w:r>
            <w:r>
              <w:t>SR-6.7</w:t>
            </w:r>
            <w:r>
              <w:fldChar w:fldCharType="end"/>
            </w:r>
          </w:p>
        </w:tc>
      </w:tr>
      <w:tr w:rsidR="00A8092C" w14:paraId="129963C0" w14:textId="77777777" w:rsidTr="001C4E1B">
        <w:trPr>
          <w:cantSplit/>
        </w:trPr>
        <w:tc>
          <w:tcPr>
            <w:tcW w:w="1458" w:type="dxa"/>
          </w:tcPr>
          <w:p w14:paraId="531CB64E" w14:textId="2D534F78" w:rsidR="00A8092C" w:rsidRDefault="00922B74" w:rsidP="002D1BC6">
            <w:r>
              <w:t>PR-2.11</w:t>
            </w:r>
          </w:p>
        </w:tc>
        <w:tc>
          <w:tcPr>
            <w:tcW w:w="6393" w:type="dxa"/>
          </w:tcPr>
          <w:p w14:paraId="0F8ABF1B" w14:textId="214710C6" w:rsidR="00A8092C" w:rsidRDefault="00922B74">
            <w:r>
              <w:t xml:space="preserve">Software shall have separate </w:t>
            </w:r>
            <w:r w:rsidR="00F41703">
              <w:t>privileged and non-privileged</w:t>
            </w:r>
            <w:r>
              <w:t xml:space="preserve"> user functions.</w:t>
            </w:r>
          </w:p>
        </w:tc>
        <w:tc>
          <w:tcPr>
            <w:tcW w:w="1725" w:type="dxa"/>
          </w:tcPr>
          <w:p w14:paraId="704B61FB" w14:textId="77777777" w:rsidR="00922B74" w:rsidRDefault="00922B74" w:rsidP="002D1BC6">
            <w:r>
              <w:fldChar w:fldCharType="begin"/>
            </w:r>
            <w:r>
              <w:instrText xml:space="preserve"> REF _Ref352745473 \r \h </w:instrText>
            </w:r>
            <w:r>
              <w:fldChar w:fldCharType="separate"/>
            </w:r>
            <w:r w:rsidR="00B20B89">
              <w:t>SR-1.6.4</w:t>
            </w:r>
            <w:r>
              <w:fldChar w:fldCharType="end"/>
            </w:r>
          </w:p>
          <w:p w14:paraId="2C93C803" w14:textId="02C3B29F" w:rsidR="00922B74" w:rsidRDefault="00922B74" w:rsidP="002D1BC6">
            <w:r>
              <w:fldChar w:fldCharType="begin"/>
            </w:r>
            <w:r>
              <w:instrText xml:space="preserve"> REF _Ref353968538 \r \h </w:instrText>
            </w:r>
            <w:r>
              <w:fldChar w:fldCharType="separate"/>
            </w:r>
            <w:r w:rsidR="00B20B89">
              <w:t>SR-1.10</w:t>
            </w:r>
            <w:r>
              <w:fldChar w:fldCharType="end"/>
            </w:r>
            <w:r>
              <w:t xml:space="preserve"> (all)</w:t>
            </w:r>
          </w:p>
          <w:p w14:paraId="38D818D6" w14:textId="77777777" w:rsidR="00922B74" w:rsidRDefault="00922B74" w:rsidP="002D1BC6">
            <w:r>
              <w:fldChar w:fldCharType="begin"/>
            </w:r>
            <w:r>
              <w:instrText xml:space="preserve"> REF _Ref351132514 \r \h </w:instrText>
            </w:r>
            <w:r>
              <w:fldChar w:fldCharType="separate"/>
            </w:r>
            <w:r w:rsidR="00B20B89">
              <w:t>SR-2.4</w:t>
            </w:r>
            <w:r>
              <w:fldChar w:fldCharType="end"/>
            </w:r>
          </w:p>
          <w:p w14:paraId="35E21D85" w14:textId="28A82AB8" w:rsidR="00922B74" w:rsidRDefault="00922B74" w:rsidP="002D1BC6">
            <w:r>
              <w:fldChar w:fldCharType="begin"/>
            </w:r>
            <w:r>
              <w:instrText xml:space="preserve"> REF _Ref351132520 \r \h </w:instrText>
            </w:r>
            <w:r>
              <w:fldChar w:fldCharType="separate"/>
            </w:r>
            <w:r w:rsidR="00B20B89">
              <w:t>SR-2.5</w:t>
            </w:r>
            <w:r>
              <w:fldChar w:fldCharType="end"/>
            </w:r>
            <w:r>
              <w:t xml:space="preserve"> (all)</w:t>
            </w:r>
          </w:p>
          <w:p w14:paraId="35919236" w14:textId="77777777" w:rsidR="00922B74" w:rsidRDefault="00922B74" w:rsidP="002D1BC6">
            <w:r>
              <w:fldChar w:fldCharType="begin"/>
            </w:r>
            <w:r>
              <w:instrText xml:space="preserve"> REF _Ref353968567 \r \h </w:instrText>
            </w:r>
            <w:r>
              <w:fldChar w:fldCharType="separate"/>
            </w:r>
            <w:r w:rsidR="00B20B89">
              <w:t>SR-2.6</w:t>
            </w:r>
            <w:r>
              <w:fldChar w:fldCharType="end"/>
            </w:r>
          </w:p>
          <w:p w14:paraId="58D23072" w14:textId="2CA2F5FD" w:rsidR="00A8092C" w:rsidRDefault="00922B74" w:rsidP="002D1BC6">
            <w:r>
              <w:fldChar w:fldCharType="begin"/>
            </w:r>
            <w:r>
              <w:instrText xml:space="preserve"> REF _Ref351132522 \r \h </w:instrText>
            </w:r>
            <w:r>
              <w:fldChar w:fldCharType="separate"/>
            </w:r>
            <w:r w:rsidR="00B20B89">
              <w:t>SR-2.7</w:t>
            </w:r>
            <w:r>
              <w:fldChar w:fldCharType="end"/>
            </w:r>
          </w:p>
        </w:tc>
      </w:tr>
      <w:tr w:rsidR="00A8092C" w14:paraId="56169433" w14:textId="77777777" w:rsidTr="001C4E1B">
        <w:trPr>
          <w:cantSplit/>
        </w:trPr>
        <w:tc>
          <w:tcPr>
            <w:tcW w:w="1458" w:type="dxa"/>
          </w:tcPr>
          <w:p w14:paraId="3330B3E8" w14:textId="567BAE16" w:rsidR="00A8092C" w:rsidRDefault="00922B74" w:rsidP="002D1BC6">
            <w:r>
              <w:t>PR-2.12</w:t>
            </w:r>
          </w:p>
        </w:tc>
        <w:tc>
          <w:tcPr>
            <w:tcW w:w="6393" w:type="dxa"/>
          </w:tcPr>
          <w:p w14:paraId="6E728E90" w14:textId="4C60F757" w:rsidR="00A8092C" w:rsidRDefault="00922B74" w:rsidP="00410506">
            <w:r>
              <w:t xml:space="preserve">Software shall allow </w:t>
            </w:r>
            <w:r w:rsidR="00F41703">
              <w:t>users with privileged access</w:t>
            </w:r>
            <w:r>
              <w:t xml:space="preserve"> to modify image</w:t>
            </w:r>
            <w:r w:rsidR="00410506">
              <w:t xml:space="preserve"> alignment</w:t>
            </w:r>
            <w:r>
              <w:t xml:space="preserve"> and resubmit patient scan for analysis.</w:t>
            </w:r>
          </w:p>
        </w:tc>
        <w:tc>
          <w:tcPr>
            <w:tcW w:w="1725" w:type="dxa"/>
          </w:tcPr>
          <w:p w14:paraId="673A2C13" w14:textId="77777777" w:rsidR="00922B74" w:rsidRDefault="00922B74" w:rsidP="002D1BC6">
            <w:r>
              <w:fldChar w:fldCharType="begin"/>
            </w:r>
            <w:r>
              <w:instrText xml:space="preserve"> REF _Ref352745473 \r \h </w:instrText>
            </w:r>
            <w:r>
              <w:fldChar w:fldCharType="separate"/>
            </w:r>
            <w:r w:rsidR="00B20B89">
              <w:t>SR-1.6.4</w:t>
            </w:r>
            <w:r>
              <w:fldChar w:fldCharType="end"/>
            </w:r>
          </w:p>
          <w:p w14:paraId="1BEF4CF8" w14:textId="77777777" w:rsidR="00922B74" w:rsidRDefault="00922B74" w:rsidP="002D1BC6">
            <w:r>
              <w:fldChar w:fldCharType="begin"/>
            </w:r>
            <w:r>
              <w:instrText xml:space="preserve"> REF _Ref353968674 \r \h </w:instrText>
            </w:r>
            <w:r>
              <w:fldChar w:fldCharType="separate"/>
            </w:r>
            <w:r w:rsidR="00B20B89">
              <w:t>SR-5.10</w:t>
            </w:r>
            <w:r>
              <w:fldChar w:fldCharType="end"/>
            </w:r>
          </w:p>
          <w:p w14:paraId="3129666B" w14:textId="77777777" w:rsidR="00922B74" w:rsidRDefault="00922B74" w:rsidP="002D1BC6">
            <w:r>
              <w:fldChar w:fldCharType="begin"/>
            </w:r>
            <w:r>
              <w:instrText xml:space="preserve"> REF _Ref353968691 \r \h </w:instrText>
            </w:r>
            <w:r>
              <w:fldChar w:fldCharType="separate"/>
            </w:r>
            <w:r w:rsidR="00B20B89">
              <w:t>SR-5.10.1</w:t>
            </w:r>
            <w:r>
              <w:fldChar w:fldCharType="end"/>
            </w:r>
          </w:p>
          <w:p w14:paraId="3BD42EDC" w14:textId="1C4AED6A" w:rsidR="00A8092C" w:rsidRDefault="00922B74" w:rsidP="002D1BC6">
            <w:r>
              <w:fldChar w:fldCharType="begin"/>
            </w:r>
            <w:r>
              <w:instrText xml:space="preserve"> REF _Ref353968693 \r \h </w:instrText>
            </w:r>
            <w:r>
              <w:fldChar w:fldCharType="separate"/>
            </w:r>
            <w:r w:rsidR="00B20B89">
              <w:t>SR-5.10.3</w:t>
            </w:r>
            <w:r>
              <w:fldChar w:fldCharType="end"/>
            </w:r>
          </w:p>
        </w:tc>
      </w:tr>
      <w:tr w:rsidR="00A8092C" w14:paraId="26589EA4" w14:textId="77777777" w:rsidTr="001C4E1B">
        <w:trPr>
          <w:cantSplit/>
        </w:trPr>
        <w:tc>
          <w:tcPr>
            <w:tcW w:w="1458" w:type="dxa"/>
          </w:tcPr>
          <w:p w14:paraId="67844126" w14:textId="0182CD7C" w:rsidR="00A8092C" w:rsidRDefault="00922B74" w:rsidP="002D1BC6">
            <w:r>
              <w:t>PR-2.13</w:t>
            </w:r>
          </w:p>
        </w:tc>
        <w:tc>
          <w:tcPr>
            <w:tcW w:w="6393" w:type="dxa"/>
          </w:tcPr>
          <w:p w14:paraId="57C43B00" w14:textId="16865DE8" w:rsidR="00A8092C" w:rsidRDefault="00922B74" w:rsidP="002D1BC6">
            <w:r>
              <w:t xml:space="preserve">Software shall allow </w:t>
            </w:r>
            <w:r w:rsidR="006674B9">
              <w:t xml:space="preserve">users </w:t>
            </w:r>
            <w:r w:rsidR="00F41703">
              <w:t xml:space="preserve">with privileged access </w:t>
            </w:r>
            <w:r>
              <w:t>to export patient scan information.</w:t>
            </w:r>
          </w:p>
        </w:tc>
        <w:tc>
          <w:tcPr>
            <w:tcW w:w="1725" w:type="dxa"/>
          </w:tcPr>
          <w:p w14:paraId="216C1794" w14:textId="77777777" w:rsidR="00922B74" w:rsidRDefault="00922B74" w:rsidP="002D1BC6">
            <w:r>
              <w:fldChar w:fldCharType="begin"/>
            </w:r>
            <w:r>
              <w:instrText xml:space="preserve"> REF _Ref352745473 \r \h </w:instrText>
            </w:r>
            <w:r>
              <w:fldChar w:fldCharType="separate"/>
            </w:r>
            <w:r w:rsidR="00B20B89">
              <w:t>SR-1.6.4</w:t>
            </w:r>
            <w:r>
              <w:fldChar w:fldCharType="end"/>
            </w:r>
          </w:p>
          <w:p w14:paraId="5B342356" w14:textId="77777777" w:rsidR="00922B74" w:rsidRDefault="00922B74" w:rsidP="002D1BC6">
            <w:r>
              <w:fldChar w:fldCharType="begin"/>
            </w:r>
            <w:r>
              <w:instrText xml:space="preserve"> REF _Ref353968789 \r \h </w:instrText>
            </w:r>
            <w:r>
              <w:fldChar w:fldCharType="separate"/>
            </w:r>
            <w:r w:rsidR="00B20B89">
              <w:t>SR-5.8.13</w:t>
            </w:r>
            <w:r>
              <w:fldChar w:fldCharType="end"/>
            </w:r>
          </w:p>
          <w:p w14:paraId="7E632299" w14:textId="134D9EB0" w:rsidR="00922B74" w:rsidRDefault="00922B74" w:rsidP="002D1BC6">
            <w:r>
              <w:fldChar w:fldCharType="begin"/>
            </w:r>
            <w:r>
              <w:instrText xml:space="preserve"> REF _Ref351132650 \r \h </w:instrText>
            </w:r>
            <w:r>
              <w:fldChar w:fldCharType="separate"/>
            </w:r>
            <w:r w:rsidR="00B20B89">
              <w:t>SR-5.11</w:t>
            </w:r>
            <w:r>
              <w:fldChar w:fldCharType="end"/>
            </w:r>
            <w:r>
              <w:t xml:space="preserve"> (all)</w:t>
            </w:r>
          </w:p>
          <w:p w14:paraId="1E1853EE" w14:textId="3C33338E" w:rsidR="00A8092C" w:rsidRDefault="00922B74" w:rsidP="002D1BC6">
            <w:r>
              <w:fldChar w:fldCharType="begin"/>
            </w:r>
            <w:r>
              <w:instrText xml:space="preserve"> REF _Ref353968810 \r \h </w:instrText>
            </w:r>
            <w:r>
              <w:fldChar w:fldCharType="separate"/>
            </w:r>
            <w:r w:rsidR="00B20B89">
              <w:t>SR-5.12</w:t>
            </w:r>
            <w:r>
              <w:fldChar w:fldCharType="end"/>
            </w:r>
          </w:p>
        </w:tc>
      </w:tr>
      <w:tr w:rsidR="00A8092C" w14:paraId="3BCC8FD0" w14:textId="77777777" w:rsidTr="001C4E1B">
        <w:trPr>
          <w:cantSplit/>
        </w:trPr>
        <w:tc>
          <w:tcPr>
            <w:tcW w:w="1458" w:type="dxa"/>
          </w:tcPr>
          <w:p w14:paraId="0395F648" w14:textId="2718F414" w:rsidR="00A8092C" w:rsidRDefault="005C3FF0" w:rsidP="002D1BC6">
            <w:r>
              <w:t>PR-2.14</w:t>
            </w:r>
          </w:p>
        </w:tc>
        <w:tc>
          <w:tcPr>
            <w:tcW w:w="6393" w:type="dxa"/>
          </w:tcPr>
          <w:p w14:paraId="2B15CC0C" w14:textId="035876D1" w:rsidR="00A8092C" w:rsidRDefault="005C3FF0" w:rsidP="002D1BC6">
            <w:r>
              <w:t>Software shall prohibit users from access to code.</w:t>
            </w:r>
          </w:p>
        </w:tc>
        <w:tc>
          <w:tcPr>
            <w:tcW w:w="1725" w:type="dxa"/>
          </w:tcPr>
          <w:p w14:paraId="7E41C26B" w14:textId="023CF0A0" w:rsidR="00A8092C" w:rsidRDefault="005C3FF0" w:rsidP="002D1BC6">
            <w:r>
              <w:fldChar w:fldCharType="begin"/>
            </w:r>
            <w:r>
              <w:instrText xml:space="preserve"> REF _Ref353968871 \r \h </w:instrText>
            </w:r>
            <w:r>
              <w:fldChar w:fldCharType="separate"/>
            </w:r>
            <w:r w:rsidR="00B20B89">
              <w:t>SR-1.6.5</w:t>
            </w:r>
            <w:r>
              <w:fldChar w:fldCharType="end"/>
            </w:r>
          </w:p>
        </w:tc>
      </w:tr>
      <w:tr w:rsidR="00A048EE" w14:paraId="530F88D5" w14:textId="77777777" w:rsidTr="001C4E1B">
        <w:trPr>
          <w:cantSplit/>
        </w:trPr>
        <w:tc>
          <w:tcPr>
            <w:tcW w:w="1458" w:type="dxa"/>
          </w:tcPr>
          <w:p w14:paraId="03DEB36E" w14:textId="3E43EA86" w:rsidR="00A048EE" w:rsidRDefault="00D43375" w:rsidP="002D1BC6">
            <w:r>
              <w:t>PR-2.15</w:t>
            </w:r>
          </w:p>
        </w:tc>
        <w:tc>
          <w:tcPr>
            <w:tcW w:w="6393" w:type="dxa"/>
          </w:tcPr>
          <w:p w14:paraId="1196249B" w14:textId="03953E12" w:rsidR="00A048EE" w:rsidRDefault="00D43375" w:rsidP="005B5933">
            <w:r>
              <w:t xml:space="preserve">Software shall </w:t>
            </w:r>
            <w:r w:rsidR="00CE3AF4">
              <w:t>communicate with the device firmware to limit device operation to appropriate levels of power, frequency and duration.</w:t>
            </w:r>
          </w:p>
        </w:tc>
        <w:tc>
          <w:tcPr>
            <w:tcW w:w="1725" w:type="dxa"/>
          </w:tcPr>
          <w:p w14:paraId="45FB0980" w14:textId="77777777" w:rsidR="00D43375" w:rsidRDefault="00D43375" w:rsidP="002D1BC6">
            <w:r>
              <w:fldChar w:fldCharType="begin"/>
            </w:r>
            <w:r>
              <w:instrText xml:space="preserve"> REF _Ref353953703 \r \h </w:instrText>
            </w:r>
            <w:r>
              <w:fldChar w:fldCharType="separate"/>
            </w:r>
            <w:r w:rsidR="00B20B89">
              <w:t>SR-1.7</w:t>
            </w:r>
            <w:r>
              <w:fldChar w:fldCharType="end"/>
            </w:r>
          </w:p>
          <w:p w14:paraId="01643C64" w14:textId="26CC9F94" w:rsidR="00FD524B" w:rsidRDefault="00FD524B" w:rsidP="002D1BC6">
            <w:r>
              <w:fldChar w:fldCharType="begin"/>
            </w:r>
            <w:r>
              <w:instrText xml:space="preserve"> REF _Ref353968538 \r \h </w:instrText>
            </w:r>
            <w:r>
              <w:fldChar w:fldCharType="separate"/>
            </w:r>
            <w:r>
              <w:t>SR-1.10</w:t>
            </w:r>
            <w:r>
              <w:fldChar w:fldCharType="end"/>
            </w:r>
            <w:r>
              <w:t xml:space="preserve"> (all)</w:t>
            </w:r>
          </w:p>
          <w:p w14:paraId="379A3E09" w14:textId="77777777" w:rsidR="00D43375" w:rsidRDefault="00D43375" w:rsidP="002D1BC6">
            <w:r>
              <w:fldChar w:fldCharType="begin"/>
            </w:r>
            <w:r>
              <w:instrText xml:space="preserve"> REF _Ref353953712 \r \h </w:instrText>
            </w:r>
            <w:r>
              <w:fldChar w:fldCharType="separate"/>
            </w:r>
            <w:r w:rsidR="00B20B89">
              <w:t>SR-4.1</w:t>
            </w:r>
            <w:r>
              <w:fldChar w:fldCharType="end"/>
            </w:r>
          </w:p>
          <w:p w14:paraId="51DD992D" w14:textId="77777777" w:rsidR="00D43375" w:rsidRDefault="00D43375" w:rsidP="002D1BC6">
            <w:r>
              <w:fldChar w:fldCharType="begin"/>
            </w:r>
            <w:r>
              <w:instrText xml:space="preserve"> REF _Ref353953717 \r \h </w:instrText>
            </w:r>
            <w:r>
              <w:fldChar w:fldCharType="separate"/>
            </w:r>
            <w:r w:rsidR="00B20B89">
              <w:t>SR-4.5</w:t>
            </w:r>
            <w:r>
              <w:fldChar w:fldCharType="end"/>
            </w:r>
          </w:p>
          <w:p w14:paraId="60CE6674" w14:textId="06581264" w:rsidR="00D43375" w:rsidRDefault="00D43375" w:rsidP="002D1BC6">
            <w:r>
              <w:fldChar w:fldCharType="begin"/>
            </w:r>
            <w:r>
              <w:instrText xml:space="preserve"> REF _Ref353953727 \r \h </w:instrText>
            </w:r>
            <w:r>
              <w:fldChar w:fldCharType="separate"/>
            </w:r>
            <w:r w:rsidR="00B20B89">
              <w:t>SR-4.7</w:t>
            </w:r>
            <w:r>
              <w:fldChar w:fldCharType="end"/>
            </w:r>
            <w:r>
              <w:t xml:space="preserve"> (all)</w:t>
            </w:r>
          </w:p>
          <w:p w14:paraId="72A48D50" w14:textId="77777777" w:rsidR="00D43375" w:rsidRDefault="00D43375" w:rsidP="002D1BC6">
            <w:r>
              <w:fldChar w:fldCharType="begin"/>
            </w:r>
            <w:r>
              <w:instrText xml:space="preserve"> REF _Ref353953730 \r \h </w:instrText>
            </w:r>
            <w:r>
              <w:fldChar w:fldCharType="separate"/>
            </w:r>
            <w:r w:rsidR="00B20B89">
              <w:t>SR-4.8</w:t>
            </w:r>
            <w:r>
              <w:fldChar w:fldCharType="end"/>
            </w:r>
          </w:p>
          <w:p w14:paraId="5AE22200" w14:textId="77777777" w:rsidR="00D43375" w:rsidRDefault="00D43375" w:rsidP="002D1BC6">
            <w:r>
              <w:fldChar w:fldCharType="begin"/>
            </w:r>
            <w:r>
              <w:instrText xml:space="preserve"> REF _Ref353953739 \r \h </w:instrText>
            </w:r>
            <w:r>
              <w:fldChar w:fldCharType="separate"/>
            </w:r>
            <w:r w:rsidR="00B20B89">
              <w:t>SR-5.8.1</w:t>
            </w:r>
            <w:r>
              <w:fldChar w:fldCharType="end"/>
            </w:r>
          </w:p>
          <w:p w14:paraId="48071724" w14:textId="303F4573" w:rsidR="00A048EE" w:rsidRDefault="00D43375" w:rsidP="002D1BC6">
            <w:r>
              <w:fldChar w:fldCharType="begin"/>
            </w:r>
            <w:r>
              <w:instrText xml:space="preserve"> REF _Ref353953747 \r \h </w:instrText>
            </w:r>
            <w:r>
              <w:fldChar w:fldCharType="separate"/>
            </w:r>
            <w:r w:rsidR="00B20B89">
              <w:t>SR-5.8.11</w:t>
            </w:r>
            <w:r>
              <w:fldChar w:fldCharType="end"/>
            </w:r>
          </w:p>
        </w:tc>
      </w:tr>
      <w:tr w:rsidR="00A048EE" w14:paraId="39415037" w14:textId="77777777" w:rsidTr="001C4E1B">
        <w:trPr>
          <w:cantSplit/>
        </w:trPr>
        <w:tc>
          <w:tcPr>
            <w:tcW w:w="1458" w:type="dxa"/>
          </w:tcPr>
          <w:p w14:paraId="0A9EB46D" w14:textId="20761298" w:rsidR="00A048EE" w:rsidRDefault="00F41703" w:rsidP="002D1BC6">
            <w:r>
              <w:t>PR-2.16</w:t>
            </w:r>
          </w:p>
        </w:tc>
        <w:tc>
          <w:tcPr>
            <w:tcW w:w="6393" w:type="dxa"/>
          </w:tcPr>
          <w:p w14:paraId="057C70E6" w14:textId="576A48DD" w:rsidR="00A048EE" w:rsidRDefault="0009713E" w:rsidP="002D1BC6">
            <w:r>
              <w:t>Software may use licensing to allow report customization.</w:t>
            </w:r>
          </w:p>
        </w:tc>
        <w:tc>
          <w:tcPr>
            <w:tcW w:w="1725" w:type="dxa"/>
          </w:tcPr>
          <w:p w14:paraId="725468B6" w14:textId="5AF36FCB" w:rsidR="0009713E" w:rsidRDefault="0009713E" w:rsidP="002D1BC6">
            <w:r>
              <w:fldChar w:fldCharType="begin"/>
            </w:r>
            <w:r>
              <w:instrText xml:space="preserve"> REF _Ref351132773 \r \h </w:instrText>
            </w:r>
            <w:r>
              <w:fldChar w:fldCharType="separate"/>
            </w:r>
            <w:r w:rsidR="00B20B89">
              <w:t>SR-1.11</w:t>
            </w:r>
            <w:r>
              <w:fldChar w:fldCharType="end"/>
            </w:r>
            <w:r>
              <w:t xml:space="preserve"> (all)</w:t>
            </w:r>
          </w:p>
          <w:p w14:paraId="1CDF178F" w14:textId="77777777" w:rsidR="0009713E" w:rsidRDefault="0009713E" w:rsidP="002D1BC6">
            <w:r>
              <w:fldChar w:fldCharType="begin"/>
            </w:r>
            <w:r>
              <w:instrText xml:space="preserve"> REF _Ref353969173 \r \h </w:instrText>
            </w:r>
            <w:r>
              <w:fldChar w:fldCharType="separate"/>
            </w:r>
            <w:r w:rsidR="00B20B89">
              <w:t>SR-6.1</w:t>
            </w:r>
            <w:r>
              <w:fldChar w:fldCharType="end"/>
            </w:r>
          </w:p>
          <w:p w14:paraId="13DFE17B" w14:textId="77777777" w:rsidR="0009713E" w:rsidRDefault="0009713E" w:rsidP="002D1BC6">
            <w:r>
              <w:fldChar w:fldCharType="begin"/>
            </w:r>
            <w:r>
              <w:instrText xml:space="preserve"> REF _Ref353968047 \r \h </w:instrText>
            </w:r>
            <w:r>
              <w:fldChar w:fldCharType="separate"/>
            </w:r>
            <w:r w:rsidR="00B20B89">
              <w:t>SR-6.2</w:t>
            </w:r>
            <w:r>
              <w:fldChar w:fldCharType="end"/>
            </w:r>
          </w:p>
          <w:p w14:paraId="1203DCFB" w14:textId="0ED9F75D" w:rsidR="00A048EE" w:rsidRDefault="0009713E" w:rsidP="002D1BC6">
            <w:r>
              <w:fldChar w:fldCharType="begin"/>
            </w:r>
            <w:r>
              <w:instrText xml:space="preserve"> REF _Ref353969188 \r \h </w:instrText>
            </w:r>
            <w:r>
              <w:fldChar w:fldCharType="separate"/>
            </w:r>
            <w:r w:rsidR="00B20B89">
              <w:t>SR-6.4.4</w:t>
            </w:r>
            <w:r>
              <w:fldChar w:fldCharType="end"/>
            </w:r>
          </w:p>
        </w:tc>
      </w:tr>
      <w:tr w:rsidR="008C0CD5" w14:paraId="231ADE07" w14:textId="77777777" w:rsidTr="001C4E1B">
        <w:trPr>
          <w:cantSplit/>
        </w:trPr>
        <w:tc>
          <w:tcPr>
            <w:tcW w:w="1458" w:type="dxa"/>
          </w:tcPr>
          <w:p w14:paraId="5A5BB712" w14:textId="6CB416C0" w:rsidR="008C0CD5" w:rsidRDefault="00F41703" w:rsidP="00EB1820">
            <w:r>
              <w:t>PR-2.17</w:t>
            </w:r>
          </w:p>
        </w:tc>
        <w:tc>
          <w:tcPr>
            <w:tcW w:w="6393" w:type="dxa"/>
          </w:tcPr>
          <w:p w14:paraId="0B8B037C" w14:textId="29DCA7D8" w:rsidR="008C0CD5" w:rsidRDefault="008C0CD5" w:rsidP="004306CA">
            <w:r>
              <w:t xml:space="preserve">Software may include </w:t>
            </w:r>
            <w:r w:rsidR="00726026">
              <w:t xml:space="preserve">functionality </w:t>
            </w:r>
            <w:r>
              <w:t xml:space="preserve">to aid in </w:t>
            </w:r>
            <w:r w:rsidR="004306CA">
              <w:t>inves</w:t>
            </w:r>
            <w:bookmarkStart w:id="189" w:name="_GoBack"/>
            <w:bookmarkEnd w:id="189"/>
            <w:r w:rsidR="004306CA">
              <w:t>tigation</w:t>
            </w:r>
            <w:r w:rsidR="004306CA">
              <w:t xml:space="preserve"> </w:t>
            </w:r>
            <w:r>
              <w:t>and correction of system issues.</w:t>
            </w:r>
          </w:p>
        </w:tc>
        <w:tc>
          <w:tcPr>
            <w:tcW w:w="1725" w:type="dxa"/>
          </w:tcPr>
          <w:p w14:paraId="6F116CA2" w14:textId="77777777" w:rsidR="008C0CD5" w:rsidRDefault="008C0CD5" w:rsidP="00EB1820">
            <w:r>
              <w:fldChar w:fldCharType="begin"/>
            </w:r>
            <w:r>
              <w:instrText xml:space="preserve"> REF _Ref353969760 \r \h </w:instrText>
            </w:r>
            <w:r>
              <w:fldChar w:fldCharType="separate"/>
            </w:r>
            <w:r w:rsidR="00B20B89">
              <w:t>SR-1.1</w:t>
            </w:r>
            <w:r>
              <w:fldChar w:fldCharType="end"/>
            </w:r>
          </w:p>
          <w:p w14:paraId="0A8172B9" w14:textId="77777777" w:rsidR="008C0CD5" w:rsidRDefault="008C0CD5" w:rsidP="00EB1820">
            <w:r>
              <w:fldChar w:fldCharType="begin"/>
            </w:r>
            <w:r>
              <w:instrText xml:space="preserve"> REF _Ref352744487 \r \h </w:instrText>
            </w:r>
            <w:r>
              <w:fldChar w:fldCharType="separate"/>
            </w:r>
            <w:r w:rsidR="00B20B89">
              <w:t>SR-1.12</w:t>
            </w:r>
            <w:r>
              <w:fldChar w:fldCharType="end"/>
            </w:r>
          </w:p>
        </w:tc>
      </w:tr>
      <w:tr w:rsidR="00A048EE" w14:paraId="1DC9EB67" w14:textId="77777777" w:rsidTr="001C4E1B">
        <w:trPr>
          <w:cantSplit/>
        </w:trPr>
        <w:tc>
          <w:tcPr>
            <w:tcW w:w="1458" w:type="dxa"/>
          </w:tcPr>
          <w:p w14:paraId="219A670E" w14:textId="0BE69525" w:rsidR="00A048EE" w:rsidRDefault="008C0CD5" w:rsidP="002D1BC6">
            <w:r>
              <w:t>PR-3.2</w:t>
            </w:r>
          </w:p>
        </w:tc>
        <w:tc>
          <w:tcPr>
            <w:tcW w:w="6393" w:type="dxa"/>
          </w:tcPr>
          <w:p w14:paraId="3B704FEA" w14:textId="27F450EF" w:rsidR="00A048EE" w:rsidRDefault="008C0CD5" w:rsidP="002D1BC6">
            <w:r>
              <w:t>The camera shall be controllable by software.</w:t>
            </w:r>
          </w:p>
        </w:tc>
        <w:tc>
          <w:tcPr>
            <w:tcW w:w="1725" w:type="dxa"/>
          </w:tcPr>
          <w:p w14:paraId="3A6D6DC4" w14:textId="77777777" w:rsidR="008C0CD5" w:rsidRDefault="008C0CD5" w:rsidP="002D1BC6">
            <w:r>
              <w:fldChar w:fldCharType="begin"/>
            </w:r>
            <w:r>
              <w:instrText xml:space="preserve"> REF _Ref353953705 \r \h </w:instrText>
            </w:r>
            <w:r>
              <w:fldChar w:fldCharType="separate"/>
            </w:r>
            <w:r w:rsidR="00B20B89">
              <w:t>SR-1.8</w:t>
            </w:r>
            <w:r>
              <w:fldChar w:fldCharType="end"/>
            </w:r>
          </w:p>
          <w:p w14:paraId="3B80B32F" w14:textId="77777777" w:rsidR="008C0CD5" w:rsidRDefault="008C0CD5" w:rsidP="002D1BC6">
            <w:r>
              <w:fldChar w:fldCharType="begin"/>
            </w:r>
            <w:r>
              <w:instrText xml:space="preserve"> REF _Ref353969349 \r \h </w:instrText>
            </w:r>
            <w:r>
              <w:fldChar w:fldCharType="separate"/>
            </w:r>
            <w:r w:rsidR="00B20B89">
              <w:t>SR-1.9</w:t>
            </w:r>
            <w:r>
              <w:fldChar w:fldCharType="end"/>
            </w:r>
          </w:p>
          <w:p w14:paraId="2E360487" w14:textId="77777777" w:rsidR="008C0CD5" w:rsidRDefault="008C0CD5" w:rsidP="002D1BC6">
            <w:r>
              <w:fldChar w:fldCharType="begin"/>
            </w:r>
            <w:r>
              <w:instrText xml:space="preserve"> REF _Ref353953712 \r \h </w:instrText>
            </w:r>
            <w:r>
              <w:fldChar w:fldCharType="separate"/>
            </w:r>
            <w:r w:rsidR="00B20B89">
              <w:t>SR-4.1</w:t>
            </w:r>
            <w:r>
              <w:fldChar w:fldCharType="end"/>
            </w:r>
          </w:p>
          <w:p w14:paraId="00CDC2B7" w14:textId="77777777" w:rsidR="008C0CD5" w:rsidRDefault="008C0CD5" w:rsidP="002D1BC6">
            <w:r>
              <w:fldChar w:fldCharType="begin"/>
            </w:r>
            <w:r>
              <w:instrText xml:space="preserve"> REF _Ref353953717 \r \h </w:instrText>
            </w:r>
            <w:r>
              <w:fldChar w:fldCharType="separate"/>
            </w:r>
            <w:r w:rsidR="00B20B89">
              <w:t>SR-4.5</w:t>
            </w:r>
            <w:r>
              <w:fldChar w:fldCharType="end"/>
            </w:r>
          </w:p>
          <w:p w14:paraId="332674B3" w14:textId="77777777" w:rsidR="008C0CD5" w:rsidRDefault="008C0CD5" w:rsidP="002D1BC6">
            <w:r>
              <w:fldChar w:fldCharType="begin"/>
            </w:r>
            <w:r>
              <w:instrText xml:space="preserve"> REF _Ref353953721 \r \h </w:instrText>
            </w:r>
            <w:r>
              <w:fldChar w:fldCharType="separate"/>
            </w:r>
            <w:r w:rsidR="00B20B89">
              <w:t>SR-4.6</w:t>
            </w:r>
            <w:r>
              <w:fldChar w:fldCharType="end"/>
            </w:r>
          </w:p>
          <w:p w14:paraId="71908D60" w14:textId="3ABBAA36" w:rsidR="008C0CD5" w:rsidRDefault="008C0CD5" w:rsidP="002D1BC6">
            <w:r>
              <w:fldChar w:fldCharType="begin"/>
            </w:r>
            <w:r>
              <w:instrText xml:space="preserve"> REF _Ref353953727 \r \h </w:instrText>
            </w:r>
            <w:r>
              <w:fldChar w:fldCharType="separate"/>
            </w:r>
            <w:r w:rsidR="00B20B89">
              <w:t>SR-4.7</w:t>
            </w:r>
            <w:r>
              <w:fldChar w:fldCharType="end"/>
            </w:r>
            <w:r>
              <w:t xml:space="preserve"> (all)</w:t>
            </w:r>
          </w:p>
          <w:p w14:paraId="170522C7" w14:textId="77777777" w:rsidR="008C0CD5" w:rsidRDefault="008C0CD5" w:rsidP="002D1BC6">
            <w:r>
              <w:fldChar w:fldCharType="begin"/>
            </w:r>
            <w:r>
              <w:instrText xml:space="preserve"> REF _Ref353953730 \r \h </w:instrText>
            </w:r>
            <w:r>
              <w:fldChar w:fldCharType="separate"/>
            </w:r>
            <w:r w:rsidR="00B20B89">
              <w:t>SR-4.8</w:t>
            </w:r>
            <w:r>
              <w:fldChar w:fldCharType="end"/>
            </w:r>
          </w:p>
          <w:p w14:paraId="0792D6AD" w14:textId="77777777" w:rsidR="008C0CD5" w:rsidRDefault="008C0CD5" w:rsidP="002D1BC6">
            <w:r>
              <w:fldChar w:fldCharType="begin"/>
            </w:r>
            <w:r>
              <w:instrText xml:space="preserve"> REF _Ref353953739 \r \h </w:instrText>
            </w:r>
            <w:r>
              <w:fldChar w:fldCharType="separate"/>
            </w:r>
            <w:r w:rsidR="00B20B89">
              <w:t>SR-5.8.1</w:t>
            </w:r>
            <w:r>
              <w:fldChar w:fldCharType="end"/>
            </w:r>
          </w:p>
          <w:p w14:paraId="5EB696F4" w14:textId="27426F7C" w:rsidR="00A048EE" w:rsidRDefault="008C0CD5" w:rsidP="002D1BC6">
            <w:r>
              <w:fldChar w:fldCharType="begin"/>
            </w:r>
            <w:r>
              <w:instrText xml:space="preserve"> REF _Ref353953747 \r \h </w:instrText>
            </w:r>
            <w:r>
              <w:fldChar w:fldCharType="separate"/>
            </w:r>
            <w:r w:rsidR="00B20B89">
              <w:t>SR-5.8.11</w:t>
            </w:r>
            <w:r>
              <w:fldChar w:fldCharType="end"/>
            </w:r>
          </w:p>
        </w:tc>
      </w:tr>
      <w:tr w:rsidR="00A048EE" w14:paraId="7D6DDCC5" w14:textId="77777777" w:rsidTr="001C4E1B">
        <w:trPr>
          <w:cantSplit/>
        </w:trPr>
        <w:tc>
          <w:tcPr>
            <w:tcW w:w="1458" w:type="dxa"/>
          </w:tcPr>
          <w:p w14:paraId="06156796" w14:textId="2CA091B9" w:rsidR="00A048EE" w:rsidRDefault="008C0CD5" w:rsidP="002D1BC6">
            <w:r>
              <w:t>PR-6.1</w:t>
            </w:r>
          </w:p>
        </w:tc>
        <w:tc>
          <w:tcPr>
            <w:tcW w:w="6393" w:type="dxa"/>
          </w:tcPr>
          <w:p w14:paraId="7E339418" w14:textId="2703369B" w:rsidR="00A048EE" w:rsidRDefault="008C0CD5" w:rsidP="002D1BC6">
            <w:r>
              <w:t>System shall comply with the regulations for saleable devices in the intended markets, including but not limited to the United States and Europe.</w:t>
            </w:r>
          </w:p>
        </w:tc>
        <w:tc>
          <w:tcPr>
            <w:tcW w:w="1725" w:type="dxa"/>
          </w:tcPr>
          <w:p w14:paraId="48ED4991" w14:textId="236AD031" w:rsidR="008C0CD5" w:rsidRDefault="008C0CD5" w:rsidP="002D1BC6">
            <w:r>
              <w:fldChar w:fldCharType="begin"/>
            </w:r>
            <w:r>
              <w:instrText xml:space="preserve"> REF _Ref352744300 \r \h </w:instrText>
            </w:r>
            <w:r>
              <w:fldChar w:fldCharType="separate"/>
            </w:r>
            <w:r w:rsidR="00B20B89">
              <w:t>SR-1.2</w:t>
            </w:r>
            <w:r>
              <w:fldChar w:fldCharType="end"/>
            </w:r>
            <w:r>
              <w:t xml:space="preserve"> (all)</w:t>
            </w:r>
          </w:p>
          <w:p w14:paraId="033193BB" w14:textId="77777777" w:rsidR="008C0CD5" w:rsidRDefault="008C0CD5" w:rsidP="002D1BC6">
            <w:r>
              <w:fldChar w:fldCharType="begin"/>
            </w:r>
            <w:r>
              <w:instrText xml:space="preserve"> REF _Ref351132718 \r \h </w:instrText>
            </w:r>
            <w:r>
              <w:fldChar w:fldCharType="separate"/>
            </w:r>
            <w:r w:rsidR="00B20B89">
              <w:t>SR-1.6</w:t>
            </w:r>
            <w:r>
              <w:fldChar w:fldCharType="end"/>
            </w:r>
          </w:p>
          <w:p w14:paraId="4AC6055B" w14:textId="77777777" w:rsidR="008C0CD5" w:rsidRDefault="008C0CD5" w:rsidP="002D1BC6">
            <w:r>
              <w:fldChar w:fldCharType="begin"/>
            </w:r>
            <w:r>
              <w:instrText xml:space="preserve"> REF _Ref353953580 \r \h </w:instrText>
            </w:r>
            <w:r>
              <w:fldChar w:fldCharType="separate"/>
            </w:r>
            <w:r w:rsidR="00B20B89">
              <w:t>SR-1.6.1</w:t>
            </w:r>
            <w:r>
              <w:fldChar w:fldCharType="end"/>
            </w:r>
          </w:p>
          <w:p w14:paraId="052D590C" w14:textId="77777777" w:rsidR="008C0CD5" w:rsidRDefault="008C0CD5" w:rsidP="002D1BC6">
            <w:r>
              <w:fldChar w:fldCharType="begin"/>
            </w:r>
            <w:r>
              <w:instrText xml:space="preserve"> REF _Ref352745488 \r \h </w:instrText>
            </w:r>
            <w:r>
              <w:fldChar w:fldCharType="separate"/>
            </w:r>
            <w:r w:rsidR="00B20B89">
              <w:t>SR-1.6.2</w:t>
            </w:r>
            <w:r>
              <w:fldChar w:fldCharType="end"/>
            </w:r>
          </w:p>
          <w:p w14:paraId="0AAEAF7E" w14:textId="77777777" w:rsidR="008C0CD5" w:rsidRDefault="008C0CD5" w:rsidP="002D1BC6">
            <w:r>
              <w:fldChar w:fldCharType="begin"/>
            </w:r>
            <w:r>
              <w:instrText xml:space="preserve"> REF _Ref352745464 \r \h </w:instrText>
            </w:r>
            <w:r>
              <w:fldChar w:fldCharType="separate"/>
            </w:r>
            <w:r w:rsidR="00B20B89">
              <w:t>SR-1.6.3</w:t>
            </w:r>
            <w:r>
              <w:fldChar w:fldCharType="end"/>
            </w:r>
          </w:p>
          <w:p w14:paraId="2960D890" w14:textId="77777777" w:rsidR="008C0CD5" w:rsidRDefault="008C0CD5" w:rsidP="008C0CD5">
            <w:r>
              <w:fldChar w:fldCharType="begin"/>
            </w:r>
            <w:r>
              <w:instrText xml:space="preserve"> REF _Ref353969546 \r \h </w:instrText>
            </w:r>
            <w:r>
              <w:fldChar w:fldCharType="separate"/>
            </w:r>
            <w:r w:rsidR="00B20B89">
              <w:t>SR-1.13</w:t>
            </w:r>
            <w:r>
              <w:fldChar w:fldCharType="end"/>
            </w:r>
            <w:r>
              <w:t xml:space="preserve"> (all)</w:t>
            </w:r>
          </w:p>
          <w:p w14:paraId="11B1894B" w14:textId="77777777" w:rsidR="008C0CD5" w:rsidRDefault="008C0CD5" w:rsidP="002D1BC6">
            <w:r>
              <w:fldChar w:fldCharType="begin"/>
            </w:r>
            <w:r>
              <w:instrText xml:space="preserve"> REF _Ref352744463 \r \h </w:instrText>
            </w:r>
            <w:r>
              <w:fldChar w:fldCharType="separate"/>
            </w:r>
            <w:r w:rsidR="00B20B89">
              <w:t>SR-2.1</w:t>
            </w:r>
            <w:r>
              <w:fldChar w:fldCharType="end"/>
            </w:r>
          </w:p>
          <w:p w14:paraId="31C180D1" w14:textId="71B7151E" w:rsidR="008C0CD5" w:rsidRDefault="008C0CD5" w:rsidP="002D1BC6">
            <w:r>
              <w:fldChar w:fldCharType="begin"/>
            </w:r>
            <w:r>
              <w:instrText xml:space="preserve"> REF _Ref353969618 \r \h </w:instrText>
            </w:r>
            <w:r>
              <w:fldChar w:fldCharType="separate"/>
            </w:r>
            <w:r w:rsidR="00B20B89">
              <w:t>SR-2.2</w:t>
            </w:r>
            <w:r>
              <w:fldChar w:fldCharType="end"/>
            </w:r>
            <w:r>
              <w:t xml:space="preserve"> (all)</w:t>
            </w:r>
          </w:p>
          <w:p w14:paraId="7084A3BB" w14:textId="17B20AC0" w:rsidR="008C0CD5" w:rsidRDefault="008C0CD5" w:rsidP="002D1BC6">
            <w:r>
              <w:fldChar w:fldCharType="begin"/>
            </w:r>
            <w:r>
              <w:instrText xml:space="preserve"> REF _Ref352745392 \r \h </w:instrText>
            </w:r>
            <w:r>
              <w:fldChar w:fldCharType="separate"/>
            </w:r>
            <w:r w:rsidR="00B20B89">
              <w:t>SR-2.3</w:t>
            </w:r>
            <w:r>
              <w:fldChar w:fldCharType="end"/>
            </w:r>
            <w:r>
              <w:t xml:space="preserve"> (all)</w:t>
            </w:r>
          </w:p>
          <w:p w14:paraId="5187363F" w14:textId="77777777" w:rsidR="00A048EE" w:rsidRDefault="008C0CD5" w:rsidP="002D1BC6">
            <w:r>
              <w:fldChar w:fldCharType="begin"/>
            </w:r>
            <w:r>
              <w:instrText xml:space="preserve"> REF _Ref351132514 \r \h </w:instrText>
            </w:r>
            <w:r>
              <w:fldChar w:fldCharType="separate"/>
            </w:r>
            <w:r w:rsidR="00B20B89">
              <w:t>SR-2.4</w:t>
            </w:r>
            <w:r>
              <w:fldChar w:fldCharType="end"/>
            </w:r>
          </w:p>
          <w:p w14:paraId="1BC55C2D" w14:textId="2465AA2A" w:rsidR="003F3C32" w:rsidRDefault="003F3C32" w:rsidP="002D1BC6">
            <w:r>
              <w:fldChar w:fldCharType="begin"/>
            </w:r>
            <w:r>
              <w:instrText xml:space="preserve"> REF _Ref354755220 \r \h </w:instrText>
            </w:r>
            <w:r>
              <w:fldChar w:fldCharType="separate"/>
            </w:r>
            <w:r>
              <w:t>SR-2.9</w:t>
            </w:r>
            <w:r>
              <w:fldChar w:fldCharType="end"/>
            </w:r>
          </w:p>
        </w:tc>
      </w:tr>
    </w:tbl>
    <w:p w14:paraId="556A9F96" w14:textId="5D64C869" w:rsidR="00196D07" w:rsidRDefault="00196D07">
      <w:pPr>
        <w:pStyle w:val="AppendixH1"/>
      </w:pPr>
      <w:r>
        <w:t>Traceability to CFR 21 Part 11</w:t>
      </w:r>
    </w:p>
    <w:p w14:paraId="7679147B" w14:textId="77777777" w:rsidR="005A5254" w:rsidRPr="00DB7FEB" w:rsidRDefault="005A5254" w:rsidP="000C7552">
      <w:pPr>
        <w:pStyle w:val="BodyText"/>
      </w:pPr>
      <w:r>
        <w:t>This table defines which ClearView requirements enforce Part 11 compliance as well as any related quality system procedures that ensure the Part 11 requirement is met.</w:t>
      </w:r>
    </w:p>
    <w:tbl>
      <w:tblPr>
        <w:tblStyle w:val="TableGrid"/>
        <w:tblW w:w="0" w:type="auto"/>
        <w:tblLook w:val="04A0" w:firstRow="1" w:lastRow="0" w:firstColumn="1" w:lastColumn="0" w:noHBand="0" w:noVBand="1"/>
      </w:tblPr>
      <w:tblGrid>
        <w:gridCol w:w="5269"/>
        <w:gridCol w:w="4307"/>
      </w:tblGrid>
      <w:tr w:rsidR="005A5254" w:rsidRPr="005A5254" w14:paraId="7A80308D" w14:textId="77777777" w:rsidTr="007108DE">
        <w:trPr>
          <w:trHeight w:val="315"/>
        </w:trPr>
        <w:tc>
          <w:tcPr>
            <w:tcW w:w="5269" w:type="dxa"/>
            <w:hideMark/>
          </w:tcPr>
          <w:p w14:paraId="1E13AE78" w14:textId="77777777" w:rsidR="005A5254" w:rsidRPr="005A5254" w:rsidRDefault="005A5254" w:rsidP="005A5254">
            <w:pPr>
              <w:pStyle w:val="BodyText"/>
              <w:rPr>
                <w:b/>
                <w:bCs/>
              </w:rPr>
            </w:pPr>
            <w:r w:rsidRPr="005A5254">
              <w:rPr>
                <w:b/>
                <w:bCs/>
              </w:rPr>
              <w:t>Part 11 Requirement</w:t>
            </w:r>
          </w:p>
        </w:tc>
        <w:tc>
          <w:tcPr>
            <w:tcW w:w="4307" w:type="dxa"/>
          </w:tcPr>
          <w:p w14:paraId="7418E7C4" w14:textId="77777777" w:rsidR="005A5254" w:rsidRPr="005A5254" w:rsidRDefault="005A5254" w:rsidP="005A5254">
            <w:pPr>
              <w:pStyle w:val="BodyText"/>
              <w:rPr>
                <w:b/>
                <w:bCs/>
              </w:rPr>
            </w:pPr>
            <w:r>
              <w:rPr>
                <w:b/>
                <w:bCs/>
              </w:rPr>
              <w:t>ClearView Requirement</w:t>
            </w:r>
          </w:p>
        </w:tc>
      </w:tr>
      <w:tr w:rsidR="005A5254" w:rsidRPr="005A5254" w14:paraId="36B2B98C" w14:textId="77777777" w:rsidTr="007108DE">
        <w:trPr>
          <w:trHeight w:val="315"/>
        </w:trPr>
        <w:tc>
          <w:tcPr>
            <w:tcW w:w="5269" w:type="dxa"/>
            <w:hideMark/>
          </w:tcPr>
          <w:p w14:paraId="22D39613" w14:textId="77777777" w:rsidR="005A5254" w:rsidRPr="005A5254" w:rsidRDefault="005A5254" w:rsidP="005A5254">
            <w:pPr>
              <w:pStyle w:val="BodyText"/>
              <w:rPr>
                <w:b/>
                <w:bCs/>
              </w:rPr>
            </w:pPr>
            <w:r w:rsidRPr="005A5254">
              <w:rPr>
                <w:b/>
                <w:bCs/>
              </w:rPr>
              <w:t>Subpart B Sec. 11.10 (Closed System)</w:t>
            </w:r>
          </w:p>
        </w:tc>
        <w:tc>
          <w:tcPr>
            <w:tcW w:w="4307" w:type="dxa"/>
          </w:tcPr>
          <w:p w14:paraId="2A310C54" w14:textId="77777777" w:rsidR="005A5254" w:rsidRPr="005A5254" w:rsidRDefault="005A5254" w:rsidP="005A5254">
            <w:pPr>
              <w:pStyle w:val="BodyText"/>
              <w:rPr>
                <w:b/>
                <w:bCs/>
              </w:rPr>
            </w:pPr>
          </w:p>
        </w:tc>
      </w:tr>
      <w:tr w:rsidR="00180DEE" w:rsidRPr="005A5254" w14:paraId="0E80AE7D" w14:textId="77777777" w:rsidTr="007108DE">
        <w:trPr>
          <w:trHeight w:val="615"/>
        </w:trPr>
        <w:tc>
          <w:tcPr>
            <w:tcW w:w="5269" w:type="dxa"/>
            <w:hideMark/>
          </w:tcPr>
          <w:p w14:paraId="01851132" w14:textId="453534DD" w:rsidR="00180DEE" w:rsidRPr="005A5254" w:rsidRDefault="00180DEE" w:rsidP="005A5254">
            <w:pPr>
              <w:pStyle w:val="BodyText"/>
            </w:pPr>
            <w:r w:rsidRPr="005A5254">
              <w:t>(a) Validation of systems to ensure accuracy, reliability, consistent intended performance, and the ability to discern invalid or altered records</w:t>
            </w:r>
            <w:ins w:id="190" w:author="Jan Ayres" w:date="2013-05-07T17:30:00Z">
              <w:r w:rsidR="00F67177">
                <w:t>.</w:t>
              </w:r>
            </w:ins>
          </w:p>
        </w:tc>
        <w:tc>
          <w:tcPr>
            <w:tcW w:w="4307" w:type="dxa"/>
          </w:tcPr>
          <w:p w14:paraId="68F15CC4" w14:textId="77777777" w:rsidR="00180DEE" w:rsidRPr="005A5254" w:rsidRDefault="00180DEE" w:rsidP="005A5254">
            <w:pPr>
              <w:pStyle w:val="BodyText"/>
            </w:pPr>
            <w:r>
              <w:t>EG-001, Design Control Procedure</w:t>
            </w:r>
          </w:p>
        </w:tc>
      </w:tr>
      <w:tr w:rsidR="005A5254" w:rsidRPr="005A5254" w14:paraId="3356CFA3" w14:textId="77777777" w:rsidTr="007108DE">
        <w:trPr>
          <w:trHeight w:val="1215"/>
        </w:trPr>
        <w:tc>
          <w:tcPr>
            <w:tcW w:w="5269" w:type="dxa"/>
            <w:hideMark/>
          </w:tcPr>
          <w:p w14:paraId="79B2A3D5" w14:textId="77777777" w:rsidR="005A5254" w:rsidRPr="005A5254" w:rsidRDefault="005A5254" w:rsidP="005A5254">
            <w:pPr>
              <w:pStyle w:val="BodyText"/>
            </w:pPr>
            <w:r w:rsidRPr="005A5254">
              <w:t>(b) The ability to generate accurate and complete copies of records in both human readable and electronic form suitable for inspection, review, and copying by the agency. Persons should contact the agency if there are any questions regarding the ability of the agency to perform such review and copying of the electronic records.</w:t>
            </w:r>
          </w:p>
        </w:tc>
        <w:tc>
          <w:tcPr>
            <w:tcW w:w="4307" w:type="dxa"/>
          </w:tcPr>
          <w:p w14:paraId="55442BF2" w14:textId="67CAE13C" w:rsidR="005A5254" w:rsidRPr="005A5254" w:rsidRDefault="00715294" w:rsidP="005A5254">
            <w:pPr>
              <w:pStyle w:val="BodyText"/>
            </w:pPr>
            <w:r>
              <w:fldChar w:fldCharType="begin"/>
            </w:r>
            <w:r>
              <w:instrText xml:space="preserve"> REF _Ref353954030 \r \h </w:instrText>
            </w:r>
            <w:r>
              <w:fldChar w:fldCharType="separate"/>
            </w:r>
            <w:r w:rsidR="00B20B89">
              <w:t>SR-1.5</w:t>
            </w:r>
            <w:r>
              <w:fldChar w:fldCharType="end"/>
            </w:r>
            <w:r>
              <w:t xml:space="preserve">, </w:t>
            </w:r>
            <w:r>
              <w:fldChar w:fldCharType="begin"/>
            </w:r>
            <w:r>
              <w:instrText xml:space="preserve"> REF _Ref354654536 \r \h </w:instrText>
            </w:r>
            <w:r>
              <w:fldChar w:fldCharType="separate"/>
            </w:r>
            <w:r w:rsidR="00B20B89">
              <w:t>SR-6.2</w:t>
            </w:r>
            <w:r>
              <w:fldChar w:fldCharType="end"/>
            </w:r>
            <w:r>
              <w:t xml:space="preserve">, </w:t>
            </w:r>
            <w:r w:rsidR="001C72FC">
              <w:fldChar w:fldCharType="begin"/>
            </w:r>
            <w:r w:rsidR="001C72FC">
              <w:instrText xml:space="preserve"> REF _Ref352744211 \r \h </w:instrText>
            </w:r>
            <w:r w:rsidR="001C72FC">
              <w:fldChar w:fldCharType="separate"/>
            </w:r>
            <w:r w:rsidR="00B20B89">
              <w:t>SR-6.3</w:t>
            </w:r>
            <w:r w:rsidR="001C72FC">
              <w:fldChar w:fldCharType="end"/>
            </w:r>
            <w:r w:rsidR="001C72FC">
              <w:t xml:space="preserve">, </w:t>
            </w:r>
            <w:r w:rsidR="001C72FC">
              <w:fldChar w:fldCharType="begin"/>
            </w:r>
            <w:r w:rsidR="001C72FC">
              <w:instrText xml:space="preserve"> REF _Ref352744220 \r \h </w:instrText>
            </w:r>
            <w:r w:rsidR="001C72FC">
              <w:fldChar w:fldCharType="separate"/>
            </w:r>
            <w:r w:rsidR="00B20B89">
              <w:t>SR-6.4</w:t>
            </w:r>
            <w:r w:rsidR="001C72FC">
              <w:fldChar w:fldCharType="end"/>
            </w:r>
            <w:r w:rsidR="001C72FC">
              <w:t xml:space="preserve">, </w:t>
            </w:r>
            <w:r w:rsidR="001C72FC">
              <w:fldChar w:fldCharType="begin"/>
            </w:r>
            <w:r w:rsidR="001C72FC">
              <w:instrText xml:space="preserve"> REF _Ref351132243 \r \h </w:instrText>
            </w:r>
            <w:r w:rsidR="001C72FC">
              <w:fldChar w:fldCharType="separate"/>
            </w:r>
            <w:r w:rsidR="00B20B89">
              <w:t>SR-6.5</w:t>
            </w:r>
            <w:r w:rsidR="001C72FC">
              <w:fldChar w:fldCharType="end"/>
            </w:r>
          </w:p>
        </w:tc>
      </w:tr>
      <w:tr w:rsidR="005A5254" w:rsidRPr="005A5254" w14:paraId="7887A677" w14:textId="77777777" w:rsidTr="007108DE">
        <w:trPr>
          <w:trHeight w:val="615"/>
        </w:trPr>
        <w:tc>
          <w:tcPr>
            <w:tcW w:w="5269" w:type="dxa"/>
            <w:hideMark/>
          </w:tcPr>
          <w:p w14:paraId="24686932" w14:textId="77777777" w:rsidR="005A5254" w:rsidRPr="005A5254" w:rsidRDefault="005A5254" w:rsidP="005A5254">
            <w:pPr>
              <w:pStyle w:val="BodyText"/>
            </w:pPr>
            <w:del w:id="191" w:author="Jan Ayres" w:date="2013-05-07T17:30:00Z">
              <w:r w:rsidRPr="005A5254" w:rsidDel="00F67177">
                <w:delText xml:space="preserve"> </w:delText>
              </w:r>
            </w:del>
            <w:r w:rsidRPr="005A5254">
              <w:t>(c) Protection of records to enable their accurate and ready retrieval throughout the records retention period.</w:t>
            </w:r>
          </w:p>
        </w:tc>
        <w:tc>
          <w:tcPr>
            <w:tcW w:w="4307" w:type="dxa"/>
          </w:tcPr>
          <w:p w14:paraId="549879DB" w14:textId="77777777" w:rsidR="005A5254" w:rsidRPr="005A5254" w:rsidRDefault="001C72FC" w:rsidP="005A5254">
            <w:pPr>
              <w:pStyle w:val="BodyText"/>
            </w:pPr>
            <w:r>
              <w:fldChar w:fldCharType="begin"/>
            </w:r>
            <w:r>
              <w:instrText xml:space="preserve"> REF _Ref352744300 \r \h </w:instrText>
            </w:r>
            <w:r>
              <w:fldChar w:fldCharType="separate"/>
            </w:r>
            <w:r w:rsidR="00B20B89">
              <w:t>SR-1.2</w:t>
            </w:r>
            <w:r>
              <w:fldChar w:fldCharType="end"/>
            </w:r>
            <w:r>
              <w:t xml:space="preserve">, </w:t>
            </w:r>
            <w:r>
              <w:fldChar w:fldCharType="begin"/>
            </w:r>
            <w:r>
              <w:instrText xml:space="preserve"> REF _Ref351132718 \r \h </w:instrText>
            </w:r>
            <w:r>
              <w:fldChar w:fldCharType="separate"/>
            </w:r>
            <w:r w:rsidR="00B20B89">
              <w:t>SR-1.6</w:t>
            </w:r>
            <w:r>
              <w:fldChar w:fldCharType="end"/>
            </w:r>
            <w:r>
              <w:t xml:space="preserve">, </w:t>
            </w:r>
            <w:r>
              <w:fldChar w:fldCharType="begin"/>
            </w:r>
            <w:r>
              <w:instrText xml:space="preserve"> REF _Ref352744463 \r \h </w:instrText>
            </w:r>
            <w:r>
              <w:fldChar w:fldCharType="separate"/>
            </w:r>
            <w:r w:rsidR="00B20B89">
              <w:t>SR-2.1</w:t>
            </w:r>
            <w:r>
              <w:fldChar w:fldCharType="end"/>
            </w:r>
            <w:r>
              <w:t xml:space="preserve">, </w:t>
            </w:r>
            <w:r>
              <w:fldChar w:fldCharType="begin"/>
            </w:r>
            <w:r>
              <w:instrText xml:space="preserve"> REF _Ref351132243 \r \h </w:instrText>
            </w:r>
            <w:r>
              <w:fldChar w:fldCharType="separate"/>
            </w:r>
            <w:r w:rsidR="00B20B89">
              <w:t>SR-6.5</w:t>
            </w:r>
            <w:r>
              <w:fldChar w:fldCharType="end"/>
            </w:r>
          </w:p>
        </w:tc>
      </w:tr>
      <w:tr w:rsidR="005A5254" w:rsidRPr="005A5254" w14:paraId="2D5D4DE3" w14:textId="77777777" w:rsidTr="007108DE">
        <w:trPr>
          <w:trHeight w:val="315"/>
        </w:trPr>
        <w:tc>
          <w:tcPr>
            <w:tcW w:w="5269" w:type="dxa"/>
            <w:hideMark/>
          </w:tcPr>
          <w:p w14:paraId="070A1041" w14:textId="77777777" w:rsidR="005A5254" w:rsidRPr="005A5254" w:rsidRDefault="005A5254" w:rsidP="005A5254">
            <w:pPr>
              <w:pStyle w:val="BodyText"/>
            </w:pPr>
            <w:r w:rsidRPr="005A5254">
              <w:t>(d) Limiting system access to authorized individuals.</w:t>
            </w:r>
          </w:p>
        </w:tc>
        <w:tc>
          <w:tcPr>
            <w:tcW w:w="4307" w:type="dxa"/>
          </w:tcPr>
          <w:p w14:paraId="281E4C2E" w14:textId="77777777" w:rsidR="005A5254" w:rsidRPr="005A5254" w:rsidRDefault="001C72FC" w:rsidP="005A5254">
            <w:pPr>
              <w:pStyle w:val="BodyText"/>
            </w:pPr>
            <w:r>
              <w:fldChar w:fldCharType="begin"/>
            </w:r>
            <w:r>
              <w:instrText xml:space="preserve"> REF _Ref351132718 \r \h </w:instrText>
            </w:r>
            <w:r>
              <w:fldChar w:fldCharType="separate"/>
            </w:r>
            <w:r w:rsidR="00B20B89">
              <w:t>SR-1.6</w:t>
            </w:r>
            <w:r>
              <w:fldChar w:fldCharType="end"/>
            </w:r>
            <w:r>
              <w:t xml:space="preserve">, </w:t>
            </w:r>
            <w:r>
              <w:fldChar w:fldCharType="begin"/>
            </w:r>
            <w:r>
              <w:instrText xml:space="preserve"> REF _Ref352744463 \r \h </w:instrText>
            </w:r>
            <w:r>
              <w:fldChar w:fldCharType="separate"/>
            </w:r>
            <w:r w:rsidR="00B20B89">
              <w:t>SR-2.1</w:t>
            </w:r>
            <w:r>
              <w:fldChar w:fldCharType="end"/>
            </w:r>
          </w:p>
        </w:tc>
      </w:tr>
      <w:tr w:rsidR="005A5254" w:rsidRPr="005A5254" w14:paraId="38943616" w14:textId="77777777" w:rsidTr="007108DE">
        <w:trPr>
          <w:trHeight w:val="1815"/>
        </w:trPr>
        <w:tc>
          <w:tcPr>
            <w:tcW w:w="5269" w:type="dxa"/>
            <w:hideMark/>
          </w:tcPr>
          <w:p w14:paraId="6F81DABF" w14:textId="77777777" w:rsidR="005A5254" w:rsidRPr="005A5254" w:rsidRDefault="005A5254" w:rsidP="005A5254">
            <w:pPr>
              <w:pStyle w:val="BodyText"/>
            </w:pPr>
            <w:r w:rsidRPr="005A5254">
              <w:t>(e) Use of secure, computer-generated, time-stamped audit trails to independently record the date and time of operator entries and actions that create, modify, or delete electronic records. Record changes shall not obscure previously recorded information. Such audit trail documentation shall be retained for a period at least as long as that required for the subject electronic records and shall be available for agency review and copying.</w:t>
            </w:r>
          </w:p>
        </w:tc>
        <w:tc>
          <w:tcPr>
            <w:tcW w:w="4307" w:type="dxa"/>
          </w:tcPr>
          <w:p w14:paraId="63B1D70F" w14:textId="6122F674" w:rsidR="005A5254" w:rsidRPr="005A5254" w:rsidRDefault="001C72FC" w:rsidP="006B5D1C">
            <w:pPr>
              <w:pStyle w:val="BodyText"/>
            </w:pPr>
            <w:r>
              <w:fldChar w:fldCharType="begin"/>
            </w:r>
            <w:r>
              <w:instrText xml:space="preserve"> REF _Ref352744300 \r \h </w:instrText>
            </w:r>
            <w:r>
              <w:fldChar w:fldCharType="separate"/>
            </w:r>
            <w:r w:rsidR="00B20B89">
              <w:t>SR-1.2</w:t>
            </w:r>
            <w:r>
              <w:fldChar w:fldCharType="end"/>
            </w:r>
            <w:del w:id="192" w:author="Jan Ayres" w:date="2013-05-07T17:30:00Z">
              <w:r w:rsidDel="00F67177">
                <w:delText xml:space="preserve">, </w:delText>
              </w:r>
            </w:del>
            <w:r>
              <w:fldChar w:fldCharType="begin"/>
            </w:r>
            <w:r>
              <w:instrText xml:space="preserve"> REF _Ref352744487 \r \h </w:instrText>
            </w:r>
            <w:r>
              <w:fldChar w:fldCharType="end"/>
            </w:r>
          </w:p>
        </w:tc>
      </w:tr>
      <w:tr w:rsidR="005A5254" w:rsidRPr="005A5254" w14:paraId="1A1195EA" w14:textId="77777777" w:rsidTr="007108DE">
        <w:trPr>
          <w:trHeight w:val="615"/>
        </w:trPr>
        <w:tc>
          <w:tcPr>
            <w:tcW w:w="5269" w:type="dxa"/>
            <w:hideMark/>
          </w:tcPr>
          <w:p w14:paraId="28EBC974" w14:textId="77777777" w:rsidR="005A5254" w:rsidRPr="005A5254" w:rsidRDefault="005A5254" w:rsidP="005A5254">
            <w:pPr>
              <w:pStyle w:val="BodyText"/>
            </w:pPr>
            <w:r w:rsidRPr="005A5254">
              <w:t xml:space="preserve">(f) Use of operational system checks to enforce permitted sequencing of steps and events, as appropriate. </w:t>
            </w:r>
          </w:p>
        </w:tc>
        <w:tc>
          <w:tcPr>
            <w:tcW w:w="4307" w:type="dxa"/>
          </w:tcPr>
          <w:p w14:paraId="789C2A59" w14:textId="1C03592B" w:rsidR="005A5254" w:rsidRPr="005A5254" w:rsidRDefault="006B5D1C" w:rsidP="005A5254">
            <w:pPr>
              <w:pStyle w:val="BodyText"/>
            </w:pPr>
            <w:r>
              <w:fldChar w:fldCharType="begin"/>
            </w:r>
            <w:r>
              <w:instrText xml:space="preserve"> REF _Ref353953649 \r \h </w:instrText>
            </w:r>
            <w:r>
              <w:fldChar w:fldCharType="separate"/>
            </w:r>
            <w:r>
              <w:t>SR-1.4</w:t>
            </w:r>
            <w:r>
              <w:fldChar w:fldCharType="end"/>
            </w:r>
            <w:r>
              <w:t xml:space="preserve">, </w:t>
            </w:r>
            <w:r>
              <w:fldChar w:fldCharType="begin"/>
            </w:r>
            <w:r>
              <w:instrText xml:space="preserve"> REF _Ref353953656 \r \h </w:instrText>
            </w:r>
            <w:r>
              <w:fldChar w:fldCharType="separate"/>
            </w:r>
            <w:r>
              <w:t>SR-1.14</w:t>
            </w:r>
            <w:r>
              <w:fldChar w:fldCharType="end"/>
            </w:r>
            <w:r>
              <w:t xml:space="preserve">, </w:t>
            </w:r>
            <w:r w:rsidR="001C72FC">
              <w:fldChar w:fldCharType="begin"/>
            </w:r>
            <w:r w:rsidR="001C72FC">
              <w:instrText xml:space="preserve"> REF _Ref351132718 \r \h </w:instrText>
            </w:r>
            <w:r w:rsidR="001C72FC">
              <w:fldChar w:fldCharType="separate"/>
            </w:r>
            <w:r w:rsidR="00B20B89">
              <w:t>SR-1.6</w:t>
            </w:r>
            <w:r w:rsidR="001C72FC">
              <w:fldChar w:fldCharType="end"/>
            </w:r>
            <w:r w:rsidR="001C72FC">
              <w:t xml:space="preserve">, </w:t>
            </w:r>
            <w:r w:rsidR="001C72FC">
              <w:fldChar w:fldCharType="begin"/>
            </w:r>
            <w:r w:rsidR="001C72FC">
              <w:instrText xml:space="preserve"> REF _Ref352744543 \r \h </w:instrText>
            </w:r>
            <w:r w:rsidR="001C72FC">
              <w:fldChar w:fldCharType="separate"/>
            </w:r>
            <w:r w:rsidR="00B20B89">
              <w:t>SR-2.2.5</w:t>
            </w:r>
            <w:r w:rsidR="001C72FC">
              <w:fldChar w:fldCharType="end"/>
            </w:r>
            <w:r w:rsidR="001C72FC">
              <w:t xml:space="preserve">, </w:t>
            </w:r>
            <w:r w:rsidR="001C72FC">
              <w:fldChar w:fldCharType="begin"/>
            </w:r>
            <w:r w:rsidR="001C72FC">
              <w:instrText xml:space="preserve"> REF _Ref352744533 \r \h </w:instrText>
            </w:r>
            <w:r w:rsidR="001C72FC">
              <w:fldChar w:fldCharType="separate"/>
            </w:r>
            <w:r w:rsidR="00B20B89">
              <w:t>SR-2.3.3</w:t>
            </w:r>
            <w:r w:rsidR="001C72FC">
              <w:fldChar w:fldCharType="end"/>
            </w:r>
            <w:r w:rsidR="001C72FC">
              <w:t xml:space="preserve">, </w:t>
            </w:r>
            <w:r w:rsidR="001C72FC">
              <w:fldChar w:fldCharType="begin"/>
            </w:r>
            <w:r w:rsidR="001C72FC">
              <w:instrText xml:space="preserve"> REF _Ref352744564 \r \h </w:instrText>
            </w:r>
            <w:r w:rsidR="001C72FC">
              <w:fldChar w:fldCharType="separate"/>
            </w:r>
            <w:r w:rsidR="00B20B89">
              <w:t>SR-3.2</w:t>
            </w:r>
            <w:r w:rsidR="001C72FC">
              <w:fldChar w:fldCharType="end"/>
            </w:r>
            <w:r w:rsidR="001C72FC">
              <w:t xml:space="preserve">, </w:t>
            </w:r>
            <w:r w:rsidR="001C72FC">
              <w:fldChar w:fldCharType="begin"/>
            </w:r>
            <w:r w:rsidR="001C72FC">
              <w:instrText xml:space="preserve"> REF _Ref352744582 \r \h </w:instrText>
            </w:r>
            <w:r w:rsidR="001C72FC">
              <w:fldChar w:fldCharType="separate"/>
            </w:r>
            <w:r w:rsidR="00B20B89">
              <w:t>SR-3.6</w:t>
            </w:r>
            <w:r w:rsidR="001C72FC">
              <w:fldChar w:fldCharType="end"/>
            </w:r>
            <w:r w:rsidR="001C72FC">
              <w:t xml:space="preserve">, </w:t>
            </w:r>
            <w:r w:rsidR="001C72FC">
              <w:fldChar w:fldCharType="begin"/>
            </w:r>
            <w:r w:rsidR="001C72FC">
              <w:instrText xml:space="preserve"> REF _Ref352744626 \r \h </w:instrText>
            </w:r>
            <w:r w:rsidR="001C72FC">
              <w:fldChar w:fldCharType="separate"/>
            </w:r>
            <w:r w:rsidR="00B20B89">
              <w:t>SR-5.8.3</w:t>
            </w:r>
            <w:r w:rsidR="001C72FC">
              <w:fldChar w:fldCharType="end"/>
            </w:r>
            <w:r w:rsidR="001C72FC">
              <w:t xml:space="preserve">, </w:t>
            </w:r>
            <w:r w:rsidR="001C72FC">
              <w:fldChar w:fldCharType="begin"/>
            </w:r>
            <w:r w:rsidR="001C72FC">
              <w:instrText xml:space="preserve"> REF _Ref352744637 \r \h </w:instrText>
            </w:r>
            <w:r w:rsidR="001C72FC">
              <w:fldChar w:fldCharType="separate"/>
            </w:r>
            <w:r w:rsidR="00B20B89">
              <w:t>SR-5.8.14</w:t>
            </w:r>
            <w:r w:rsidR="001C72FC">
              <w:fldChar w:fldCharType="end"/>
            </w:r>
          </w:p>
        </w:tc>
      </w:tr>
      <w:tr w:rsidR="005A5254" w:rsidRPr="005A5254" w14:paraId="492C472E" w14:textId="77777777" w:rsidTr="007108DE">
        <w:trPr>
          <w:trHeight w:val="915"/>
        </w:trPr>
        <w:tc>
          <w:tcPr>
            <w:tcW w:w="5269" w:type="dxa"/>
            <w:hideMark/>
          </w:tcPr>
          <w:p w14:paraId="2FB0F5F8" w14:textId="77777777" w:rsidR="005A5254" w:rsidRPr="005A5254" w:rsidRDefault="005A5254" w:rsidP="005A5254">
            <w:pPr>
              <w:pStyle w:val="BodyText"/>
            </w:pPr>
            <w:r w:rsidRPr="005A5254">
              <w:t>(g) Use of authority checks to ensure that only authorized individuals can use the system, electronically sign a record, access the operation or computer system input or output device, alter a record, or perform the operation at hand.</w:t>
            </w:r>
          </w:p>
        </w:tc>
        <w:tc>
          <w:tcPr>
            <w:tcW w:w="4307" w:type="dxa"/>
          </w:tcPr>
          <w:p w14:paraId="32D8FB45" w14:textId="65813FF6" w:rsidR="005A5254" w:rsidRPr="005A5254" w:rsidRDefault="001C72FC" w:rsidP="005A5254">
            <w:pPr>
              <w:pStyle w:val="BodyText"/>
            </w:pPr>
            <w:r>
              <w:fldChar w:fldCharType="begin"/>
            </w:r>
            <w:r>
              <w:instrText xml:space="preserve"> REF _Ref351132718 \r \h </w:instrText>
            </w:r>
            <w:r>
              <w:fldChar w:fldCharType="separate"/>
            </w:r>
            <w:r w:rsidR="00B20B89">
              <w:t>SR-1.6</w:t>
            </w:r>
            <w:r>
              <w:fldChar w:fldCharType="end"/>
            </w:r>
            <w:r w:rsidR="00F1660A">
              <w:t xml:space="preserve">, </w:t>
            </w:r>
            <w:r w:rsidR="00F1660A">
              <w:fldChar w:fldCharType="begin"/>
            </w:r>
            <w:r w:rsidR="00F1660A">
              <w:instrText xml:space="preserve"> REF _Ref353968538 \r \h </w:instrText>
            </w:r>
            <w:r w:rsidR="00F1660A">
              <w:fldChar w:fldCharType="separate"/>
            </w:r>
            <w:r w:rsidR="00F1660A">
              <w:t>SR-1.10</w:t>
            </w:r>
            <w:r w:rsidR="00F1660A">
              <w:fldChar w:fldCharType="end"/>
            </w:r>
            <w:r w:rsidR="00F1660A">
              <w:t xml:space="preserve"> (all), </w:t>
            </w:r>
            <w:r w:rsidR="00F1660A">
              <w:fldChar w:fldCharType="begin"/>
            </w:r>
            <w:r w:rsidR="00F1660A">
              <w:instrText xml:space="preserve"> REF _Ref351132773 \r \h </w:instrText>
            </w:r>
            <w:r w:rsidR="00F1660A">
              <w:fldChar w:fldCharType="separate"/>
            </w:r>
            <w:r w:rsidR="00F1660A">
              <w:t>SR-1.11</w:t>
            </w:r>
            <w:r w:rsidR="00F1660A">
              <w:fldChar w:fldCharType="end"/>
            </w:r>
            <w:r w:rsidR="00F1660A">
              <w:t xml:space="preserve"> (all), </w:t>
            </w:r>
            <w:r w:rsidR="00F1660A">
              <w:fldChar w:fldCharType="begin"/>
            </w:r>
            <w:r w:rsidR="00F1660A">
              <w:instrText xml:space="preserve"> REF _Ref352744463 \r \h </w:instrText>
            </w:r>
            <w:r w:rsidR="00F1660A">
              <w:fldChar w:fldCharType="separate"/>
            </w:r>
            <w:r w:rsidR="00F1660A">
              <w:t>SR-2.1</w:t>
            </w:r>
            <w:r w:rsidR="00F1660A">
              <w:fldChar w:fldCharType="end"/>
            </w:r>
            <w:r w:rsidR="00F1660A">
              <w:t xml:space="preserve">, </w:t>
            </w:r>
            <w:r w:rsidR="00F1660A">
              <w:fldChar w:fldCharType="begin"/>
            </w:r>
            <w:r w:rsidR="00F1660A">
              <w:instrText xml:space="preserve"> REF _Ref353953727 \r \h </w:instrText>
            </w:r>
            <w:r w:rsidR="00F1660A">
              <w:fldChar w:fldCharType="separate"/>
            </w:r>
            <w:r w:rsidR="00F1660A">
              <w:t>SR-4.7</w:t>
            </w:r>
            <w:r w:rsidR="00F1660A">
              <w:fldChar w:fldCharType="end"/>
            </w:r>
            <w:r w:rsidR="00F1660A">
              <w:t xml:space="preserve"> (all), </w:t>
            </w:r>
            <w:r w:rsidR="00F1660A">
              <w:fldChar w:fldCharType="begin"/>
            </w:r>
            <w:r w:rsidR="00F1660A">
              <w:instrText xml:space="preserve"> REF _Ref353954053 \r \h </w:instrText>
            </w:r>
            <w:r w:rsidR="00F1660A">
              <w:fldChar w:fldCharType="separate"/>
            </w:r>
            <w:r w:rsidR="00F1660A">
              <w:t>SR-4.13</w:t>
            </w:r>
            <w:r w:rsidR="00F1660A">
              <w:fldChar w:fldCharType="end"/>
            </w:r>
            <w:r w:rsidR="00F1660A">
              <w:t xml:space="preserve">, </w:t>
            </w:r>
            <w:r w:rsidR="00F1660A">
              <w:fldChar w:fldCharType="begin"/>
            </w:r>
            <w:r w:rsidR="00F1660A">
              <w:instrText xml:space="preserve"> REF _Ref353954060 \r \h </w:instrText>
            </w:r>
            <w:r w:rsidR="00F1660A">
              <w:fldChar w:fldCharType="separate"/>
            </w:r>
            <w:r w:rsidR="00F1660A">
              <w:t>SR-4.15</w:t>
            </w:r>
            <w:r w:rsidR="00F1660A">
              <w:fldChar w:fldCharType="end"/>
            </w:r>
            <w:r w:rsidR="00F1660A">
              <w:t xml:space="preserve">, </w:t>
            </w:r>
            <w:r w:rsidR="00F1660A">
              <w:fldChar w:fldCharType="begin"/>
            </w:r>
            <w:r w:rsidR="00F1660A">
              <w:instrText xml:space="preserve"> REF _Ref354747835 \r \h </w:instrText>
            </w:r>
            <w:r w:rsidR="00F1660A">
              <w:fldChar w:fldCharType="separate"/>
            </w:r>
            <w:r w:rsidR="00F1660A">
              <w:t>SR-5.8.12</w:t>
            </w:r>
            <w:r w:rsidR="00F1660A">
              <w:fldChar w:fldCharType="end"/>
            </w:r>
            <w:r w:rsidR="00F1660A">
              <w:t xml:space="preserve">, </w:t>
            </w:r>
            <w:r w:rsidR="00F1660A">
              <w:fldChar w:fldCharType="begin"/>
            </w:r>
            <w:r w:rsidR="00F1660A">
              <w:instrText xml:space="preserve"> REF _Ref353968789 \r \h </w:instrText>
            </w:r>
            <w:r w:rsidR="00F1660A">
              <w:fldChar w:fldCharType="separate"/>
            </w:r>
            <w:r w:rsidR="00F1660A">
              <w:t>SR-5.8.13</w:t>
            </w:r>
            <w:r w:rsidR="00F1660A">
              <w:fldChar w:fldCharType="end"/>
            </w:r>
            <w:r w:rsidR="00F1660A">
              <w:t xml:space="preserve">, </w:t>
            </w:r>
            <w:r w:rsidR="00F1660A">
              <w:fldChar w:fldCharType="begin"/>
            </w:r>
            <w:r w:rsidR="00F1660A">
              <w:instrText xml:space="preserve"> REF _Ref353968691 \r \h </w:instrText>
            </w:r>
            <w:r w:rsidR="00F1660A">
              <w:fldChar w:fldCharType="separate"/>
            </w:r>
            <w:r w:rsidR="00F1660A">
              <w:t>SR-5.10.1</w:t>
            </w:r>
            <w:r w:rsidR="00F1660A">
              <w:fldChar w:fldCharType="end"/>
            </w:r>
            <w:r w:rsidR="00F1660A">
              <w:t xml:space="preserve">, </w:t>
            </w:r>
            <w:r w:rsidR="00F1660A">
              <w:fldChar w:fldCharType="begin"/>
            </w:r>
            <w:r w:rsidR="00F1660A">
              <w:instrText xml:space="preserve"> REF _Ref351132650 \r \h </w:instrText>
            </w:r>
            <w:r w:rsidR="00F1660A">
              <w:fldChar w:fldCharType="separate"/>
            </w:r>
            <w:r w:rsidR="00F1660A">
              <w:t>SR-5.11</w:t>
            </w:r>
            <w:r w:rsidR="00F1660A">
              <w:fldChar w:fldCharType="end"/>
            </w:r>
            <w:r w:rsidR="00F1660A">
              <w:t xml:space="preserve"> (all), </w:t>
            </w:r>
            <w:r w:rsidR="00F1660A">
              <w:fldChar w:fldCharType="begin"/>
            </w:r>
            <w:r w:rsidR="00F1660A">
              <w:instrText xml:space="preserve"> REF _Ref352744211 \r \h </w:instrText>
            </w:r>
            <w:r w:rsidR="00F1660A">
              <w:fldChar w:fldCharType="separate"/>
            </w:r>
            <w:r w:rsidR="00F1660A">
              <w:t>SR-6.3</w:t>
            </w:r>
            <w:r w:rsidR="00F1660A">
              <w:fldChar w:fldCharType="end"/>
            </w:r>
            <w:r w:rsidR="00F1660A">
              <w:t xml:space="preserve">, </w:t>
            </w:r>
            <w:r w:rsidR="00F1660A">
              <w:fldChar w:fldCharType="begin"/>
            </w:r>
            <w:r w:rsidR="00F1660A">
              <w:instrText xml:space="preserve"> REF _Ref354150770 \r \h </w:instrText>
            </w:r>
            <w:r w:rsidR="00F1660A">
              <w:fldChar w:fldCharType="separate"/>
            </w:r>
            <w:r w:rsidR="00F1660A">
              <w:t>SR-6.10</w:t>
            </w:r>
            <w:r w:rsidR="00F1660A">
              <w:fldChar w:fldCharType="end"/>
            </w:r>
          </w:p>
        </w:tc>
      </w:tr>
      <w:tr w:rsidR="005A5254" w:rsidRPr="005A5254" w14:paraId="1AD0F839" w14:textId="77777777" w:rsidTr="007108DE">
        <w:trPr>
          <w:trHeight w:val="615"/>
        </w:trPr>
        <w:tc>
          <w:tcPr>
            <w:tcW w:w="5269" w:type="dxa"/>
            <w:hideMark/>
          </w:tcPr>
          <w:p w14:paraId="42B383A1" w14:textId="77777777" w:rsidR="005A5254" w:rsidRPr="005A5254" w:rsidRDefault="005A5254" w:rsidP="005A5254">
            <w:pPr>
              <w:pStyle w:val="BodyText"/>
            </w:pPr>
            <w:del w:id="193" w:author="Jan Ayres" w:date="2013-05-07T17:31:00Z">
              <w:r w:rsidRPr="005A5254" w:rsidDel="00F67177">
                <w:delText xml:space="preserve"> </w:delText>
              </w:r>
            </w:del>
            <w:r w:rsidRPr="005A5254">
              <w:t>(h) Use of device (e.g., terminal) checks to determine, as appropriate, the validity of the source of data input or operational instruction.</w:t>
            </w:r>
          </w:p>
        </w:tc>
        <w:tc>
          <w:tcPr>
            <w:tcW w:w="4307" w:type="dxa"/>
          </w:tcPr>
          <w:p w14:paraId="7BCDA21C" w14:textId="77777777" w:rsidR="005A5254" w:rsidRPr="00180DEE" w:rsidRDefault="004019D6" w:rsidP="005A5254">
            <w:pPr>
              <w:pStyle w:val="BodyText"/>
            </w:pPr>
            <w:r w:rsidRPr="00F37519">
              <w:t>Clinical Procedure</w:t>
            </w:r>
            <w:r w:rsidR="00180DEE" w:rsidRPr="00180DEE">
              <w:t>s</w:t>
            </w:r>
          </w:p>
        </w:tc>
      </w:tr>
      <w:tr w:rsidR="005A5254" w:rsidRPr="005A5254" w14:paraId="69DD32EE" w14:textId="77777777" w:rsidTr="007108DE">
        <w:trPr>
          <w:trHeight w:val="915"/>
        </w:trPr>
        <w:tc>
          <w:tcPr>
            <w:tcW w:w="5269" w:type="dxa"/>
            <w:hideMark/>
          </w:tcPr>
          <w:p w14:paraId="5DCF5356" w14:textId="77777777" w:rsidR="005A5254" w:rsidRPr="005A5254" w:rsidRDefault="005A5254" w:rsidP="005A5254">
            <w:pPr>
              <w:pStyle w:val="BodyText"/>
            </w:pPr>
            <w:r w:rsidRPr="005A5254">
              <w:t>(</w:t>
            </w:r>
            <w:proofErr w:type="spellStart"/>
            <w:r w:rsidRPr="005A5254">
              <w:t>i</w:t>
            </w:r>
            <w:proofErr w:type="spellEnd"/>
            <w:r w:rsidRPr="005A5254">
              <w:t>) Determination that persons who develop, maintain, or use electronic record/electronic signature systems have the education, training, and experience to perform their assigned tasks.</w:t>
            </w:r>
          </w:p>
        </w:tc>
        <w:tc>
          <w:tcPr>
            <w:tcW w:w="4307" w:type="dxa"/>
          </w:tcPr>
          <w:p w14:paraId="75BCDFA8" w14:textId="77777777" w:rsidR="005A5254" w:rsidRPr="00180DEE" w:rsidRDefault="004019D6" w:rsidP="005A5254">
            <w:pPr>
              <w:pStyle w:val="BodyText"/>
            </w:pPr>
            <w:r w:rsidRPr="00F37519">
              <w:t>Training Procedure</w:t>
            </w:r>
            <w:r w:rsidR="00180DEE" w:rsidRPr="00180DEE">
              <w:t>s</w:t>
            </w:r>
          </w:p>
        </w:tc>
      </w:tr>
      <w:tr w:rsidR="005A5254" w:rsidRPr="005A5254" w14:paraId="2BA3BDF7" w14:textId="77777777" w:rsidTr="007108DE">
        <w:trPr>
          <w:trHeight w:val="915"/>
        </w:trPr>
        <w:tc>
          <w:tcPr>
            <w:tcW w:w="5269" w:type="dxa"/>
            <w:hideMark/>
          </w:tcPr>
          <w:p w14:paraId="65F7BAE3" w14:textId="77777777" w:rsidR="005A5254" w:rsidRPr="005A5254" w:rsidRDefault="005A5254" w:rsidP="005A5254">
            <w:pPr>
              <w:pStyle w:val="BodyText"/>
            </w:pPr>
            <w:r w:rsidRPr="005A5254">
              <w:t xml:space="preserve">(j) The establishment of, and adherence to, written policies that hold individuals accountable and responsible for actions initiated under their electronic signatures, in order to deter record and signature falsification. </w:t>
            </w:r>
          </w:p>
        </w:tc>
        <w:tc>
          <w:tcPr>
            <w:tcW w:w="4307" w:type="dxa"/>
          </w:tcPr>
          <w:p w14:paraId="6BC97BEA" w14:textId="77777777" w:rsidR="005A5254" w:rsidRPr="005A5254" w:rsidRDefault="004019D6" w:rsidP="005A5254">
            <w:pPr>
              <w:pStyle w:val="BodyText"/>
            </w:pPr>
            <w:r>
              <w:t>EG-001, Design Control Procedure</w:t>
            </w:r>
          </w:p>
        </w:tc>
      </w:tr>
      <w:tr w:rsidR="005A5254" w:rsidRPr="005A5254" w14:paraId="1E613077" w14:textId="77777777" w:rsidTr="007108DE">
        <w:trPr>
          <w:trHeight w:val="1515"/>
        </w:trPr>
        <w:tc>
          <w:tcPr>
            <w:tcW w:w="5269" w:type="dxa"/>
            <w:hideMark/>
          </w:tcPr>
          <w:p w14:paraId="43BB6D3E" w14:textId="77777777" w:rsidR="005A5254" w:rsidRPr="005A5254" w:rsidRDefault="005A5254" w:rsidP="005A5254">
            <w:pPr>
              <w:pStyle w:val="BodyText"/>
            </w:pPr>
            <w:r w:rsidRPr="005A5254">
              <w:t>(k) Use of appropriate controls over systems documentation including: (1) Adequate controls over the distribution of, access to, and use of documentation for system operation and maintenance. (2) Revision and change control procedures to maintain an audit trail that documents time-sequenced development and modification of systems documentation.</w:t>
            </w:r>
          </w:p>
        </w:tc>
        <w:tc>
          <w:tcPr>
            <w:tcW w:w="4307" w:type="dxa"/>
          </w:tcPr>
          <w:p w14:paraId="085ACC6D" w14:textId="77777777" w:rsidR="005A5254" w:rsidRPr="005A5254" w:rsidRDefault="004019D6" w:rsidP="005A5254">
            <w:pPr>
              <w:pStyle w:val="BodyText"/>
            </w:pPr>
            <w:r>
              <w:t>EG-001, Design Control Procedure</w:t>
            </w:r>
          </w:p>
        </w:tc>
      </w:tr>
      <w:tr w:rsidR="005A5254" w:rsidRPr="005A5254" w14:paraId="3B026BCB" w14:textId="77777777" w:rsidTr="007108DE">
        <w:trPr>
          <w:trHeight w:val="315"/>
        </w:trPr>
        <w:tc>
          <w:tcPr>
            <w:tcW w:w="5269" w:type="dxa"/>
            <w:hideMark/>
          </w:tcPr>
          <w:p w14:paraId="118D07EB" w14:textId="77777777" w:rsidR="005A5254" w:rsidRPr="005A5254" w:rsidRDefault="005A5254" w:rsidP="005A5254">
            <w:pPr>
              <w:pStyle w:val="BodyText"/>
            </w:pPr>
            <w:r w:rsidRPr="005A5254">
              <w:t> </w:t>
            </w:r>
          </w:p>
        </w:tc>
        <w:tc>
          <w:tcPr>
            <w:tcW w:w="4307" w:type="dxa"/>
          </w:tcPr>
          <w:p w14:paraId="6A758F2C" w14:textId="77777777" w:rsidR="005A5254" w:rsidRPr="005A5254" w:rsidRDefault="005A5254" w:rsidP="005A5254">
            <w:pPr>
              <w:pStyle w:val="BodyText"/>
            </w:pPr>
          </w:p>
        </w:tc>
      </w:tr>
      <w:tr w:rsidR="005A5254" w:rsidRPr="005A5254" w14:paraId="0CA02E95" w14:textId="77777777" w:rsidTr="007108DE">
        <w:trPr>
          <w:trHeight w:val="315"/>
        </w:trPr>
        <w:tc>
          <w:tcPr>
            <w:tcW w:w="5269" w:type="dxa"/>
            <w:hideMark/>
          </w:tcPr>
          <w:p w14:paraId="66EE184B" w14:textId="77777777" w:rsidR="005A5254" w:rsidRPr="005A5254" w:rsidRDefault="005A5254" w:rsidP="005A5254">
            <w:pPr>
              <w:pStyle w:val="BodyText"/>
              <w:rPr>
                <w:b/>
                <w:bCs/>
              </w:rPr>
            </w:pPr>
            <w:r w:rsidRPr="005A5254">
              <w:rPr>
                <w:b/>
                <w:bCs/>
              </w:rPr>
              <w:t xml:space="preserve">Sec. 11.50 Signature manifestations. </w:t>
            </w:r>
          </w:p>
        </w:tc>
        <w:tc>
          <w:tcPr>
            <w:tcW w:w="4307" w:type="dxa"/>
          </w:tcPr>
          <w:p w14:paraId="5726F55F" w14:textId="77777777" w:rsidR="005A5254" w:rsidRPr="005A5254" w:rsidRDefault="005A5254" w:rsidP="005A5254">
            <w:pPr>
              <w:pStyle w:val="BodyText"/>
              <w:rPr>
                <w:b/>
                <w:bCs/>
              </w:rPr>
            </w:pPr>
          </w:p>
        </w:tc>
      </w:tr>
      <w:tr w:rsidR="007108DE" w:rsidRPr="005A5254" w14:paraId="71FF1A36" w14:textId="77777777" w:rsidTr="007108DE">
        <w:trPr>
          <w:trHeight w:val="1815"/>
        </w:trPr>
        <w:tc>
          <w:tcPr>
            <w:tcW w:w="5269" w:type="dxa"/>
            <w:hideMark/>
          </w:tcPr>
          <w:p w14:paraId="7827C146" w14:textId="4944C39E" w:rsidR="007108DE" w:rsidRPr="005A5254" w:rsidRDefault="007108DE" w:rsidP="005A5254">
            <w:pPr>
              <w:pStyle w:val="BodyText"/>
            </w:pPr>
            <w:r w:rsidRPr="005A5254">
              <w:t>(a) Signed electronic records shall contain information associated with the signing that clearly indicates all of the following</w:t>
            </w:r>
            <w:proofErr w:type="gramStart"/>
            <w:r w:rsidRPr="005A5254">
              <w:t>:</w:t>
            </w:r>
            <w:proofErr w:type="gramEnd"/>
            <w:r w:rsidRPr="005A5254">
              <w:br/>
              <w:t>(1) The printed name of the signer;</w:t>
            </w:r>
            <w:r w:rsidRPr="005A5254">
              <w:br/>
              <w:t>(2) The date and time when the signature was executed; and</w:t>
            </w:r>
            <w:r w:rsidRPr="005A5254">
              <w:br/>
              <w:t>(3) The meaning (such as review, approval, responsibility, or authorship) associated with the signature.</w:t>
            </w:r>
          </w:p>
        </w:tc>
        <w:tc>
          <w:tcPr>
            <w:tcW w:w="4307" w:type="dxa"/>
            <w:vMerge w:val="restart"/>
          </w:tcPr>
          <w:p w14:paraId="282E8EA5" w14:textId="4BB8F942" w:rsidR="007108DE" w:rsidRPr="00F37519" w:rsidRDefault="007108DE" w:rsidP="00B24D81">
            <w:pPr>
              <w:pStyle w:val="BodyText"/>
            </w:pPr>
            <w:r w:rsidRPr="00F37519">
              <w:t>The ClearView Software is expected to be classified as a Class II non-invasive device.</w:t>
            </w:r>
            <w:r w:rsidR="009064E1">
              <w:t xml:space="preserve"> </w:t>
            </w:r>
            <w:r w:rsidRPr="00F37519">
              <w:t>As such, the operator is not required to document a signature when data is collected.</w:t>
            </w:r>
          </w:p>
          <w:p w14:paraId="1D231F4B" w14:textId="77777777" w:rsidR="007108DE" w:rsidRPr="00F37519" w:rsidRDefault="007108DE" w:rsidP="00B24D81">
            <w:pPr>
              <w:pStyle w:val="BodyText"/>
            </w:pPr>
          </w:p>
          <w:p w14:paraId="6774416E" w14:textId="225ABFA8" w:rsidR="007108DE" w:rsidRPr="00F37519" w:rsidRDefault="00FA459B" w:rsidP="005A5254">
            <w:pPr>
              <w:pStyle w:val="BodyText"/>
            </w:pPr>
            <w:r>
              <w:t>T</w:t>
            </w:r>
            <w:r w:rsidR="007108DE" w:rsidRPr="00F37519">
              <w:t>he ClearView Software will not be developed to be compliant with any portion of this section.</w:t>
            </w:r>
          </w:p>
        </w:tc>
      </w:tr>
      <w:tr w:rsidR="007108DE" w:rsidRPr="005A5254" w14:paraId="3F9BEC42" w14:textId="77777777" w:rsidTr="007108DE">
        <w:trPr>
          <w:trHeight w:val="1215"/>
        </w:trPr>
        <w:tc>
          <w:tcPr>
            <w:tcW w:w="5269" w:type="dxa"/>
            <w:hideMark/>
          </w:tcPr>
          <w:p w14:paraId="629D701E" w14:textId="77777777" w:rsidR="007108DE" w:rsidRPr="005A5254" w:rsidRDefault="007108DE" w:rsidP="005A5254">
            <w:pPr>
              <w:pStyle w:val="BodyText"/>
            </w:pPr>
            <w:r w:rsidRPr="005A5254">
              <w:t>(b) The items identified in paragraphs (a</w:t>
            </w:r>
            <w:proofErr w:type="gramStart"/>
            <w:r w:rsidRPr="005A5254">
              <w:t>)(</w:t>
            </w:r>
            <w:proofErr w:type="gramEnd"/>
            <w:r w:rsidRPr="005A5254">
              <w:t>1), (a)(2), and (a)(3) of this section shall be subject to the same controls as for electronic records and shall be included as part of any human readable form of the electronic record (such as electronic display or printout).</w:t>
            </w:r>
          </w:p>
        </w:tc>
        <w:tc>
          <w:tcPr>
            <w:tcW w:w="4307" w:type="dxa"/>
            <w:vMerge/>
          </w:tcPr>
          <w:p w14:paraId="4CE31B52" w14:textId="77777777" w:rsidR="007108DE" w:rsidRPr="005A5254" w:rsidRDefault="007108DE" w:rsidP="005A5254">
            <w:pPr>
              <w:pStyle w:val="BodyText"/>
            </w:pPr>
          </w:p>
        </w:tc>
      </w:tr>
      <w:tr w:rsidR="005A5254" w:rsidRPr="005A5254" w14:paraId="58231F82" w14:textId="77777777" w:rsidTr="007108DE">
        <w:trPr>
          <w:trHeight w:val="315"/>
        </w:trPr>
        <w:tc>
          <w:tcPr>
            <w:tcW w:w="5269" w:type="dxa"/>
            <w:hideMark/>
          </w:tcPr>
          <w:p w14:paraId="5BC38727" w14:textId="77777777" w:rsidR="005A5254" w:rsidRPr="005A5254" w:rsidRDefault="005A5254" w:rsidP="005A5254">
            <w:pPr>
              <w:pStyle w:val="BodyText"/>
            </w:pPr>
            <w:r w:rsidRPr="005A5254">
              <w:t> </w:t>
            </w:r>
          </w:p>
        </w:tc>
        <w:tc>
          <w:tcPr>
            <w:tcW w:w="4307" w:type="dxa"/>
          </w:tcPr>
          <w:p w14:paraId="7724C193" w14:textId="77777777" w:rsidR="005A5254" w:rsidRPr="005A5254" w:rsidRDefault="005A5254" w:rsidP="005A5254">
            <w:pPr>
              <w:pStyle w:val="BodyText"/>
            </w:pPr>
          </w:p>
        </w:tc>
      </w:tr>
      <w:tr w:rsidR="005A5254" w:rsidRPr="005A5254" w14:paraId="013826BC" w14:textId="77777777" w:rsidTr="007108DE">
        <w:trPr>
          <w:trHeight w:val="315"/>
        </w:trPr>
        <w:tc>
          <w:tcPr>
            <w:tcW w:w="5269" w:type="dxa"/>
            <w:hideMark/>
          </w:tcPr>
          <w:p w14:paraId="567CA8D9" w14:textId="77777777" w:rsidR="005A5254" w:rsidRPr="005A5254" w:rsidRDefault="005A5254" w:rsidP="005A5254">
            <w:pPr>
              <w:pStyle w:val="BodyText"/>
              <w:rPr>
                <w:b/>
                <w:bCs/>
              </w:rPr>
            </w:pPr>
            <w:r w:rsidRPr="005A5254">
              <w:rPr>
                <w:b/>
                <w:bCs/>
              </w:rPr>
              <w:t xml:space="preserve">Sec. 11.70 Signature/record linking. </w:t>
            </w:r>
          </w:p>
        </w:tc>
        <w:tc>
          <w:tcPr>
            <w:tcW w:w="4307" w:type="dxa"/>
          </w:tcPr>
          <w:p w14:paraId="076678E2" w14:textId="77777777" w:rsidR="005A5254" w:rsidRPr="005A5254" w:rsidRDefault="005A5254" w:rsidP="005A5254">
            <w:pPr>
              <w:pStyle w:val="BodyText"/>
              <w:rPr>
                <w:b/>
                <w:bCs/>
              </w:rPr>
            </w:pPr>
          </w:p>
        </w:tc>
      </w:tr>
      <w:tr w:rsidR="00180DEE" w:rsidRPr="005A5254" w14:paraId="7469CF3F" w14:textId="77777777" w:rsidTr="007108DE">
        <w:trPr>
          <w:trHeight w:val="1215"/>
        </w:trPr>
        <w:tc>
          <w:tcPr>
            <w:tcW w:w="5269" w:type="dxa"/>
            <w:hideMark/>
          </w:tcPr>
          <w:p w14:paraId="6232A95A" w14:textId="77777777" w:rsidR="00180DEE" w:rsidRPr="005A5254" w:rsidRDefault="00180DEE" w:rsidP="005A5254">
            <w:pPr>
              <w:pStyle w:val="BodyText"/>
            </w:pPr>
            <w:r w:rsidRPr="005A5254">
              <w:t>Electronic signatures and handwritten signatures executed to electronic records shall be linked to their respective electronic records to ensure that the signatures cannot be excised, copied, or otherwise transferred to falsify an electronic record by ordinary means.</w:t>
            </w:r>
          </w:p>
        </w:tc>
        <w:tc>
          <w:tcPr>
            <w:tcW w:w="4307" w:type="dxa"/>
          </w:tcPr>
          <w:p w14:paraId="4C97BE3C" w14:textId="77777777" w:rsidR="00180DEE" w:rsidRPr="005A5254" w:rsidRDefault="00180DEE" w:rsidP="005A5254">
            <w:pPr>
              <w:pStyle w:val="BodyText"/>
            </w:pPr>
            <w:r>
              <w:t>See section 11.50 above.</w:t>
            </w:r>
          </w:p>
        </w:tc>
      </w:tr>
      <w:tr w:rsidR="005A5254" w:rsidRPr="005A5254" w14:paraId="2982C0DB" w14:textId="77777777" w:rsidTr="007108DE">
        <w:trPr>
          <w:trHeight w:val="315"/>
        </w:trPr>
        <w:tc>
          <w:tcPr>
            <w:tcW w:w="5269" w:type="dxa"/>
            <w:hideMark/>
          </w:tcPr>
          <w:p w14:paraId="1A40A0B8" w14:textId="77777777" w:rsidR="005A5254" w:rsidRPr="005A5254" w:rsidRDefault="005A5254" w:rsidP="005A5254">
            <w:pPr>
              <w:pStyle w:val="BodyText"/>
            </w:pPr>
            <w:r w:rsidRPr="005A5254">
              <w:t> </w:t>
            </w:r>
          </w:p>
        </w:tc>
        <w:tc>
          <w:tcPr>
            <w:tcW w:w="4307" w:type="dxa"/>
          </w:tcPr>
          <w:p w14:paraId="3C627DD9" w14:textId="77777777" w:rsidR="005A5254" w:rsidRPr="005A5254" w:rsidRDefault="005A5254" w:rsidP="005A5254">
            <w:pPr>
              <w:pStyle w:val="BodyText"/>
            </w:pPr>
          </w:p>
        </w:tc>
      </w:tr>
      <w:tr w:rsidR="005A5254" w:rsidRPr="005A5254" w14:paraId="485CFF82" w14:textId="77777777" w:rsidTr="007108DE">
        <w:trPr>
          <w:trHeight w:val="315"/>
        </w:trPr>
        <w:tc>
          <w:tcPr>
            <w:tcW w:w="5269" w:type="dxa"/>
            <w:hideMark/>
          </w:tcPr>
          <w:p w14:paraId="182D4EED" w14:textId="77777777" w:rsidR="005A5254" w:rsidRPr="005A5254" w:rsidRDefault="005A5254" w:rsidP="005A5254">
            <w:pPr>
              <w:pStyle w:val="BodyText"/>
              <w:rPr>
                <w:b/>
                <w:bCs/>
              </w:rPr>
            </w:pPr>
            <w:r w:rsidRPr="005A5254">
              <w:rPr>
                <w:b/>
                <w:bCs/>
              </w:rPr>
              <w:t xml:space="preserve">Sec. 11.100 General requirements. </w:t>
            </w:r>
          </w:p>
        </w:tc>
        <w:tc>
          <w:tcPr>
            <w:tcW w:w="4307" w:type="dxa"/>
          </w:tcPr>
          <w:p w14:paraId="1D39AADF" w14:textId="77777777" w:rsidR="005A5254" w:rsidRPr="005A5254" w:rsidRDefault="005A5254" w:rsidP="005A5254">
            <w:pPr>
              <w:pStyle w:val="BodyText"/>
              <w:rPr>
                <w:b/>
                <w:bCs/>
              </w:rPr>
            </w:pPr>
          </w:p>
        </w:tc>
      </w:tr>
      <w:tr w:rsidR="00180DEE" w:rsidRPr="005A5254" w14:paraId="07CFF9FE" w14:textId="77777777" w:rsidTr="007108DE">
        <w:trPr>
          <w:trHeight w:val="615"/>
        </w:trPr>
        <w:tc>
          <w:tcPr>
            <w:tcW w:w="5269" w:type="dxa"/>
            <w:hideMark/>
          </w:tcPr>
          <w:p w14:paraId="32C2F78B" w14:textId="77777777" w:rsidR="00180DEE" w:rsidRPr="005A5254" w:rsidRDefault="00180DEE" w:rsidP="005A5254">
            <w:pPr>
              <w:pStyle w:val="BodyText"/>
            </w:pPr>
            <w:r w:rsidRPr="005A5254">
              <w:t>(a) Each electronic signature shall be unique to one individual and shall not be reused by, or reassigned to, anyone else.</w:t>
            </w:r>
          </w:p>
        </w:tc>
        <w:tc>
          <w:tcPr>
            <w:tcW w:w="4307" w:type="dxa"/>
            <w:vMerge w:val="restart"/>
          </w:tcPr>
          <w:p w14:paraId="7C9F56C0" w14:textId="77777777" w:rsidR="00180DEE" w:rsidRPr="005A5254" w:rsidRDefault="00180DEE" w:rsidP="005A5254">
            <w:pPr>
              <w:pStyle w:val="BodyText"/>
            </w:pPr>
            <w:r>
              <w:t>See section 11.50 above.</w:t>
            </w:r>
          </w:p>
        </w:tc>
      </w:tr>
      <w:tr w:rsidR="00180DEE" w:rsidRPr="005A5254" w14:paraId="7BCA4465" w14:textId="77777777" w:rsidTr="007108DE">
        <w:trPr>
          <w:trHeight w:val="915"/>
        </w:trPr>
        <w:tc>
          <w:tcPr>
            <w:tcW w:w="5269" w:type="dxa"/>
            <w:hideMark/>
          </w:tcPr>
          <w:p w14:paraId="50B62A83" w14:textId="77777777" w:rsidR="00180DEE" w:rsidRPr="005A5254" w:rsidRDefault="00180DEE" w:rsidP="005A5254">
            <w:pPr>
              <w:pStyle w:val="BodyText"/>
            </w:pPr>
            <w:r w:rsidRPr="005A5254">
              <w:t>(b) Before an organization establishes, assigns, certifies, or otherwise sanctions an individual`s electronic signature, or any element of such electronic signature, the organization shall verify the identity of the individual.</w:t>
            </w:r>
          </w:p>
        </w:tc>
        <w:tc>
          <w:tcPr>
            <w:tcW w:w="4307" w:type="dxa"/>
            <w:vMerge/>
          </w:tcPr>
          <w:p w14:paraId="7789C7FE" w14:textId="77777777" w:rsidR="00180DEE" w:rsidRPr="005A5254" w:rsidRDefault="00180DEE" w:rsidP="005A5254">
            <w:pPr>
              <w:pStyle w:val="BodyText"/>
            </w:pPr>
          </w:p>
        </w:tc>
      </w:tr>
      <w:tr w:rsidR="00180DEE" w:rsidRPr="005A5254" w14:paraId="6C9F204A" w14:textId="77777777" w:rsidTr="007108DE">
        <w:trPr>
          <w:trHeight w:val="1215"/>
        </w:trPr>
        <w:tc>
          <w:tcPr>
            <w:tcW w:w="5269" w:type="dxa"/>
            <w:hideMark/>
          </w:tcPr>
          <w:p w14:paraId="19AED0E7" w14:textId="77777777" w:rsidR="00180DEE" w:rsidRPr="005A5254" w:rsidRDefault="00180DEE" w:rsidP="005A5254">
            <w:pPr>
              <w:pStyle w:val="BodyText"/>
            </w:pPr>
            <w:r w:rsidRPr="005A5254">
              <w:t>(c) Persons using electronic signatures shall, prior to or at the time of such use, certify to the agency that the electronic signatures in their system, used on or after August 20, 1997, are intended to be the legally binding equivalent of traditional handwritten signatures.</w:t>
            </w:r>
          </w:p>
        </w:tc>
        <w:tc>
          <w:tcPr>
            <w:tcW w:w="4307" w:type="dxa"/>
            <w:vMerge/>
          </w:tcPr>
          <w:p w14:paraId="6290EB48" w14:textId="77777777" w:rsidR="00180DEE" w:rsidRPr="005A5254" w:rsidRDefault="00180DEE" w:rsidP="005A5254">
            <w:pPr>
              <w:pStyle w:val="BodyText"/>
            </w:pPr>
          </w:p>
        </w:tc>
      </w:tr>
      <w:tr w:rsidR="00180DEE" w:rsidRPr="005A5254" w14:paraId="255DE1BC" w14:textId="77777777" w:rsidTr="007108DE">
        <w:trPr>
          <w:trHeight w:val="915"/>
        </w:trPr>
        <w:tc>
          <w:tcPr>
            <w:tcW w:w="5269" w:type="dxa"/>
            <w:hideMark/>
          </w:tcPr>
          <w:p w14:paraId="2FA6AFBE" w14:textId="77777777" w:rsidR="00180DEE" w:rsidRPr="005A5254" w:rsidRDefault="00180DEE" w:rsidP="005A5254">
            <w:pPr>
              <w:pStyle w:val="BodyText"/>
            </w:pPr>
            <w:r w:rsidRPr="005A5254">
              <w:t xml:space="preserve">(1) The certification shall be submitted in paper form and signed with a traditional handwritten signature, to the Office of Regional Operations, 12420 </w:t>
            </w:r>
            <w:proofErr w:type="spellStart"/>
            <w:r w:rsidRPr="005A5254">
              <w:t>Parklawn</w:t>
            </w:r>
            <w:proofErr w:type="spellEnd"/>
            <w:r w:rsidRPr="005A5254">
              <w:t xml:space="preserve"> Drive, RM 3007 Rockville, MD 20857.</w:t>
            </w:r>
          </w:p>
        </w:tc>
        <w:tc>
          <w:tcPr>
            <w:tcW w:w="4307" w:type="dxa"/>
            <w:vMerge/>
          </w:tcPr>
          <w:p w14:paraId="28B0E56A" w14:textId="77777777" w:rsidR="00180DEE" w:rsidRPr="005A5254" w:rsidRDefault="00180DEE" w:rsidP="005A5254">
            <w:pPr>
              <w:pStyle w:val="BodyText"/>
            </w:pPr>
          </w:p>
        </w:tc>
      </w:tr>
      <w:tr w:rsidR="005A5254" w:rsidRPr="005A5254" w14:paraId="3F96D6E9" w14:textId="77777777" w:rsidTr="007108DE">
        <w:trPr>
          <w:trHeight w:val="315"/>
        </w:trPr>
        <w:tc>
          <w:tcPr>
            <w:tcW w:w="5269" w:type="dxa"/>
            <w:hideMark/>
          </w:tcPr>
          <w:p w14:paraId="1DA9B50D" w14:textId="77777777" w:rsidR="005A5254" w:rsidRPr="005A5254" w:rsidRDefault="005A5254" w:rsidP="005A5254">
            <w:pPr>
              <w:pStyle w:val="BodyText"/>
            </w:pPr>
            <w:r w:rsidRPr="005A5254">
              <w:t> </w:t>
            </w:r>
          </w:p>
        </w:tc>
        <w:tc>
          <w:tcPr>
            <w:tcW w:w="4307" w:type="dxa"/>
          </w:tcPr>
          <w:p w14:paraId="12937FB4" w14:textId="77777777" w:rsidR="005A5254" w:rsidRPr="005A5254" w:rsidRDefault="005A5254" w:rsidP="005A5254">
            <w:pPr>
              <w:pStyle w:val="BodyText"/>
            </w:pPr>
          </w:p>
        </w:tc>
      </w:tr>
      <w:tr w:rsidR="005A5254" w:rsidRPr="005A5254" w14:paraId="58842DFF" w14:textId="77777777" w:rsidTr="007108DE">
        <w:trPr>
          <w:trHeight w:val="315"/>
        </w:trPr>
        <w:tc>
          <w:tcPr>
            <w:tcW w:w="5269" w:type="dxa"/>
            <w:hideMark/>
          </w:tcPr>
          <w:p w14:paraId="18BF7D2B" w14:textId="77777777" w:rsidR="005A5254" w:rsidRPr="005A5254" w:rsidRDefault="005A5254" w:rsidP="005A5254">
            <w:pPr>
              <w:pStyle w:val="BodyText"/>
              <w:rPr>
                <w:b/>
                <w:bCs/>
              </w:rPr>
            </w:pPr>
            <w:r w:rsidRPr="005A5254">
              <w:rPr>
                <w:b/>
                <w:bCs/>
              </w:rPr>
              <w:t xml:space="preserve">Sec. 11.200 Electronic signature components and controls. </w:t>
            </w:r>
          </w:p>
        </w:tc>
        <w:tc>
          <w:tcPr>
            <w:tcW w:w="4307" w:type="dxa"/>
          </w:tcPr>
          <w:p w14:paraId="053189E8" w14:textId="77777777" w:rsidR="005A5254" w:rsidRPr="005A5254" w:rsidRDefault="005A5254" w:rsidP="005A5254">
            <w:pPr>
              <w:pStyle w:val="BodyText"/>
              <w:rPr>
                <w:b/>
                <w:bCs/>
              </w:rPr>
            </w:pPr>
          </w:p>
        </w:tc>
      </w:tr>
      <w:tr w:rsidR="00180DEE" w:rsidRPr="005A5254" w14:paraId="4391300A" w14:textId="77777777" w:rsidTr="007108DE">
        <w:trPr>
          <w:trHeight w:val="615"/>
        </w:trPr>
        <w:tc>
          <w:tcPr>
            <w:tcW w:w="5269" w:type="dxa"/>
            <w:hideMark/>
          </w:tcPr>
          <w:p w14:paraId="605503FD" w14:textId="77777777" w:rsidR="001C6F59" w:rsidRDefault="001C6F59" w:rsidP="005A5254">
            <w:pPr>
              <w:pStyle w:val="BodyText"/>
            </w:pPr>
            <w:r>
              <w:t>(a) Electronic signatures that are not based upon biometrics shall:</w:t>
            </w:r>
            <w:r w:rsidRPr="005A5254">
              <w:t xml:space="preserve"> </w:t>
            </w:r>
          </w:p>
          <w:p w14:paraId="61E569A0" w14:textId="3886DD5F" w:rsidR="00180DEE" w:rsidRPr="005A5254" w:rsidRDefault="00180DEE" w:rsidP="005A5254">
            <w:pPr>
              <w:pStyle w:val="BodyText"/>
            </w:pPr>
            <w:r w:rsidRPr="005A5254">
              <w:t>(1) Employ at least two distinct identification components such as an identification code and password.</w:t>
            </w:r>
          </w:p>
        </w:tc>
        <w:tc>
          <w:tcPr>
            <w:tcW w:w="4307" w:type="dxa"/>
            <w:vMerge w:val="restart"/>
          </w:tcPr>
          <w:p w14:paraId="3911FEBC" w14:textId="77777777" w:rsidR="00180DEE" w:rsidRPr="005A5254" w:rsidRDefault="00180DEE" w:rsidP="00B24D81">
            <w:pPr>
              <w:pStyle w:val="BodyText"/>
            </w:pPr>
            <w:r>
              <w:t>See section 11.50 above.</w:t>
            </w:r>
          </w:p>
          <w:p w14:paraId="28363B64" w14:textId="3071EF04" w:rsidR="00180DEE" w:rsidRPr="005A5254" w:rsidRDefault="00180DEE" w:rsidP="005A5254">
            <w:pPr>
              <w:pStyle w:val="BodyText"/>
            </w:pPr>
          </w:p>
        </w:tc>
      </w:tr>
      <w:tr w:rsidR="00180DEE" w:rsidRPr="005A5254" w14:paraId="48DED0B1" w14:textId="77777777" w:rsidTr="007108DE">
        <w:trPr>
          <w:trHeight w:val="1515"/>
        </w:trPr>
        <w:tc>
          <w:tcPr>
            <w:tcW w:w="5269" w:type="dxa"/>
            <w:hideMark/>
          </w:tcPr>
          <w:p w14:paraId="33ECCFC4" w14:textId="77777777" w:rsidR="00180DEE" w:rsidRPr="005A5254" w:rsidRDefault="00180DEE" w:rsidP="005A5254">
            <w:pPr>
              <w:pStyle w:val="BodyText"/>
            </w:pPr>
            <w:r w:rsidRPr="005A5254">
              <w:t>(</w:t>
            </w:r>
            <w:proofErr w:type="spellStart"/>
            <w:r w:rsidRPr="005A5254">
              <w:t>i</w:t>
            </w:r>
            <w:proofErr w:type="spellEnd"/>
            <w:r w:rsidRPr="005A5254">
              <w:t>) When an individual executes a series of signings during a single, continuous period of controlled system access, the first signing shall be executed using all electronic signature components; subsequent signings shall be executed using at least one electronic signature component that is only executable by, and designed to be used only by, the individual.</w:t>
            </w:r>
          </w:p>
        </w:tc>
        <w:tc>
          <w:tcPr>
            <w:tcW w:w="4307" w:type="dxa"/>
            <w:vMerge/>
          </w:tcPr>
          <w:p w14:paraId="1EEB6DC5" w14:textId="77777777" w:rsidR="00180DEE" w:rsidRPr="005A5254" w:rsidRDefault="00180DEE" w:rsidP="005A5254">
            <w:pPr>
              <w:pStyle w:val="BodyText"/>
            </w:pPr>
          </w:p>
        </w:tc>
      </w:tr>
      <w:tr w:rsidR="00180DEE" w:rsidRPr="005A5254" w14:paraId="3E534A2A" w14:textId="77777777" w:rsidTr="007108DE">
        <w:trPr>
          <w:trHeight w:val="915"/>
        </w:trPr>
        <w:tc>
          <w:tcPr>
            <w:tcW w:w="5269" w:type="dxa"/>
            <w:hideMark/>
          </w:tcPr>
          <w:p w14:paraId="26F903FF" w14:textId="77777777" w:rsidR="00180DEE" w:rsidRPr="005A5254" w:rsidRDefault="00180DEE" w:rsidP="005A5254">
            <w:pPr>
              <w:pStyle w:val="BodyText"/>
            </w:pPr>
            <w:r w:rsidRPr="005A5254">
              <w:t>(ii) When an individual executes one or more signings not performed during a single, continuous period of controlled system access, each signing shall be executed using all of the electronic signature components.</w:t>
            </w:r>
          </w:p>
        </w:tc>
        <w:tc>
          <w:tcPr>
            <w:tcW w:w="4307" w:type="dxa"/>
            <w:vMerge/>
          </w:tcPr>
          <w:p w14:paraId="3A1B247B" w14:textId="77777777" w:rsidR="00180DEE" w:rsidRPr="005A5254" w:rsidRDefault="00180DEE" w:rsidP="005A5254">
            <w:pPr>
              <w:pStyle w:val="BodyText"/>
            </w:pPr>
          </w:p>
        </w:tc>
      </w:tr>
      <w:tr w:rsidR="00180DEE" w:rsidRPr="005A5254" w14:paraId="107FF88B" w14:textId="77777777" w:rsidTr="007108DE">
        <w:trPr>
          <w:trHeight w:val="315"/>
        </w:trPr>
        <w:tc>
          <w:tcPr>
            <w:tcW w:w="5269" w:type="dxa"/>
            <w:hideMark/>
          </w:tcPr>
          <w:p w14:paraId="1C51120A" w14:textId="77777777" w:rsidR="00180DEE" w:rsidRPr="005A5254" w:rsidRDefault="00180DEE" w:rsidP="005A5254">
            <w:pPr>
              <w:pStyle w:val="BodyText"/>
            </w:pPr>
            <w:r w:rsidRPr="005A5254">
              <w:t>(2) Be used only by their genuine owners; and</w:t>
            </w:r>
          </w:p>
        </w:tc>
        <w:tc>
          <w:tcPr>
            <w:tcW w:w="4307" w:type="dxa"/>
            <w:vMerge/>
          </w:tcPr>
          <w:p w14:paraId="6D2DC8DF" w14:textId="77777777" w:rsidR="00180DEE" w:rsidRPr="005A5254" w:rsidRDefault="00180DEE" w:rsidP="005A5254">
            <w:pPr>
              <w:pStyle w:val="BodyText"/>
            </w:pPr>
          </w:p>
        </w:tc>
      </w:tr>
      <w:tr w:rsidR="00180DEE" w:rsidRPr="005A5254" w14:paraId="7A2C7560" w14:textId="77777777" w:rsidTr="007108DE">
        <w:trPr>
          <w:trHeight w:val="915"/>
        </w:trPr>
        <w:tc>
          <w:tcPr>
            <w:tcW w:w="5269" w:type="dxa"/>
            <w:hideMark/>
          </w:tcPr>
          <w:p w14:paraId="186EA4C5" w14:textId="77777777" w:rsidR="00180DEE" w:rsidRPr="005A5254" w:rsidRDefault="00180DEE" w:rsidP="005A5254">
            <w:pPr>
              <w:pStyle w:val="BodyText"/>
            </w:pPr>
            <w:r w:rsidRPr="005A5254">
              <w:t>(3) Be administered and executed to ensure that attempted use of an individual's electronic signature by anyone other than its genuine owner requires collaboration of two or more individuals.</w:t>
            </w:r>
          </w:p>
        </w:tc>
        <w:tc>
          <w:tcPr>
            <w:tcW w:w="4307" w:type="dxa"/>
            <w:vMerge/>
          </w:tcPr>
          <w:p w14:paraId="67B3DCDA" w14:textId="77777777" w:rsidR="00180DEE" w:rsidRPr="005A5254" w:rsidRDefault="00180DEE" w:rsidP="005A5254">
            <w:pPr>
              <w:pStyle w:val="BodyText"/>
            </w:pPr>
          </w:p>
        </w:tc>
      </w:tr>
      <w:tr w:rsidR="00180DEE" w:rsidRPr="005A5254" w14:paraId="470FA489" w14:textId="77777777" w:rsidTr="007108DE">
        <w:trPr>
          <w:trHeight w:val="615"/>
        </w:trPr>
        <w:tc>
          <w:tcPr>
            <w:tcW w:w="5269" w:type="dxa"/>
            <w:hideMark/>
          </w:tcPr>
          <w:p w14:paraId="169FF071" w14:textId="77777777" w:rsidR="00180DEE" w:rsidRPr="005A5254" w:rsidRDefault="00180DEE" w:rsidP="005A5254">
            <w:pPr>
              <w:pStyle w:val="BodyText"/>
            </w:pPr>
            <w:r w:rsidRPr="005A5254">
              <w:t>(b) Electronic signatures based upon biometrics shall be designed to ensure that they cannot be used by anyone other than their genuine owners.</w:t>
            </w:r>
          </w:p>
        </w:tc>
        <w:tc>
          <w:tcPr>
            <w:tcW w:w="4307" w:type="dxa"/>
            <w:vMerge/>
          </w:tcPr>
          <w:p w14:paraId="10D7EF9A" w14:textId="77777777" w:rsidR="00180DEE" w:rsidRPr="005A5254" w:rsidRDefault="00180DEE" w:rsidP="005A5254">
            <w:pPr>
              <w:pStyle w:val="BodyText"/>
            </w:pPr>
          </w:p>
        </w:tc>
      </w:tr>
      <w:tr w:rsidR="005A5254" w:rsidRPr="005A5254" w14:paraId="7BDE31A4" w14:textId="77777777" w:rsidTr="007108DE">
        <w:trPr>
          <w:trHeight w:val="315"/>
        </w:trPr>
        <w:tc>
          <w:tcPr>
            <w:tcW w:w="5269" w:type="dxa"/>
            <w:hideMark/>
          </w:tcPr>
          <w:p w14:paraId="0D8467B0" w14:textId="77777777" w:rsidR="005A5254" w:rsidRPr="005A5254" w:rsidRDefault="005A5254" w:rsidP="005A5254">
            <w:pPr>
              <w:pStyle w:val="BodyText"/>
              <w:rPr>
                <w:b/>
                <w:bCs/>
              </w:rPr>
            </w:pPr>
            <w:r w:rsidRPr="005A5254">
              <w:rPr>
                <w:b/>
                <w:bCs/>
              </w:rPr>
              <w:t xml:space="preserve">Sec. 11.300 Controls for identification codes/passwords. </w:t>
            </w:r>
          </w:p>
        </w:tc>
        <w:tc>
          <w:tcPr>
            <w:tcW w:w="4307" w:type="dxa"/>
          </w:tcPr>
          <w:p w14:paraId="2B8A835C" w14:textId="77777777" w:rsidR="005A5254" w:rsidRPr="005A5254" w:rsidRDefault="005A5254" w:rsidP="005A5254">
            <w:pPr>
              <w:pStyle w:val="BodyText"/>
              <w:rPr>
                <w:b/>
                <w:bCs/>
              </w:rPr>
            </w:pPr>
          </w:p>
        </w:tc>
      </w:tr>
      <w:tr w:rsidR="005A5254" w:rsidRPr="005A5254" w14:paraId="0CFC8F77" w14:textId="77777777" w:rsidTr="007108DE">
        <w:trPr>
          <w:trHeight w:val="915"/>
        </w:trPr>
        <w:tc>
          <w:tcPr>
            <w:tcW w:w="5269" w:type="dxa"/>
            <w:hideMark/>
          </w:tcPr>
          <w:p w14:paraId="16235CE3" w14:textId="77777777" w:rsidR="005A5254" w:rsidRPr="005A5254" w:rsidRDefault="005A5254" w:rsidP="005A5254">
            <w:pPr>
              <w:pStyle w:val="BodyText"/>
            </w:pPr>
            <w:r w:rsidRPr="005A5254">
              <w:t>(a) Maintaining the uniqueness of each combined identification code and password, such that no two individuals have the same combination of identification code and password.</w:t>
            </w:r>
          </w:p>
        </w:tc>
        <w:tc>
          <w:tcPr>
            <w:tcW w:w="4307" w:type="dxa"/>
          </w:tcPr>
          <w:p w14:paraId="4CC048CE" w14:textId="123F4002" w:rsidR="005A5254" w:rsidRDefault="00690F40" w:rsidP="005A5254">
            <w:pPr>
              <w:pStyle w:val="BodyText"/>
            </w:pPr>
            <w:r>
              <w:fldChar w:fldCharType="begin"/>
            </w:r>
            <w:r>
              <w:instrText xml:space="preserve"> REF _Ref354748111 \r \h </w:instrText>
            </w:r>
            <w:r>
              <w:fldChar w:fldCharType="separate"/>
            </w:r>
            <w:r>
              <w:t>SR-2.2.3</w:t>
            </w:r>
            <w:r>
              <w:fldChar w:fldCharType="end"/>
            </w:r>
            <w:r>
              <w:t xml:space="preserve">, </w:t>
            </w:r>
            <w:r>
              <w:fldChar w:fldCharType="begin"/>
            </w:r>
            <w:r>
              <w:instrText xml:space="preserve"> REF _Ref354748029 \r \h </w:instrText>
            </w:r>
            <w:r>
              <w:fldChar w:fldCharType="separate"/>
            </w:r>
            <w:r>
              <w:t>SR-2.2.4</w:t>
            </w:r>
            <w:r>
              <w:fldChar w:fldCharType="end"/>
            </w:r>
            <w:r>
              <w:t xml:space="preserve"> (all)</w:t>
            </w:r>
          </w:p>
          <w:p w14:paraId="65AF3120" w14:textId="56FFB6C2" w:rsidR="00690F40" w:rsidRPr="005A5254" w:rsidRDefault="00690F40" w:rsidP="00690F40">
            <w:pPr>
              <w:pStyle w:val="BodyText"/>
            </w:pPr>
            <w:r>
              <w:t>EPIC will verify and validate all password and database security methods to ensure that they function properly and work as intended. Customers will have the responsibility to ensure that security measures are used properly to prevent inappropriate access and system use.</w:t>
            </w:r>
          </w:p>
        </w:tc>
      </w:tr>
      <w:tr w:rsidR="005A5254" w:rsidRPr="005A5254" w14:paraId="38FAAE65" w14:textId="77777777" w:rsidTr="007108DE">
        <w:trPr>
          <w:trHeight w:val="615"/>
        </w:trPr>
        <w:tc>
          <w:tcPr>
            <w:tcW w:w="5269" w:type="dxa"/>
            <w:hideMark/>
          </w:tcPr>
          <w:p w14:paraId="50187EDA" w14:textId="6E11632E" w:rsidR="005A5254" w:rsidRPr="005A5254" w:rsidRDefault="005A5254" w:rsidP="005A5254">
            <w:pPr>
              <w:pStyle w:val="BodyText"/>
            </w:pPr>
            <w:r w:rsidRPr="005A5254">
              <w:t>(b) Ensuring that identification code and password issuances are periodically checked, recalled, or revised (e.g., to cover such events as password aging).</w:t>
            </w:r>
          </w:p>
        </w:tc>
        <w:tc>
          <w:tcPr>
            <w:tcW w:w="4307" w:type="dxa"/>
          </w:tcPr>
          <w:p w14:paraId="2B9E1FAC" w14:textId="77777777" w:rsidR="005A5254" w:rsidRDefault="004019D6" w:rsidP="005A5254">
            <w:pPr>
              <w:pStyle w:val="BodyText"/>
            </w:pPr>
            <w:r>
              <w:fldChar w:fldCharType="begin"/>
            </w:r>
            <w:r>
              <w:instrText xml:space="preserve"> REF _Ref352745329 \r \h </w:instrText>
            </w:r>
            <w:r>
              <w:fldChar w:fldCharType="separate"/>
            </w:r>
            <w:r w:rsidR="00B20B89">
              <w:t>SR-2.2.4.1</w:t>
            </w:r>
            <w:r>
              <w:fldChar w:fldCharType="end"/>
            </w:r>
          </w:p>
          <w:p w14:paraId="56C75AFE" w14:textId="7C2CD84D" w:rsidR="00690F40" w:rsidRPr="005A5254" w:rsidRDefault="00690F40" w:rsidP="005A5254">
            <w:pPr>
              <w:pStyle w:val="BodyText"/>
            </w:pPr>
            <w:r>
              <w:t>EPIC will verify and validate all password and database security methods to ensure that they function properly and work as intended. Customers will have the responsibility to ensure that security measures are used properly to prevent inappropriate access and system use.</w:t>
            </w:r>
          </w:p>
        </w:tc>
      </w:tr>
      <w:tr w:rsidR="005A5254" w:rsidRPr="005A5254" w14:paraId="69AC61A4" w14:textId="77777777" w:rsidTr="007108DE">
        <w:trPr>
          <w:trHeight w:val="1215"/>
        </w:trPr>
        <w:tc>
          <w:tcPr>
            <w:tcW w:w="5269" w:type="dxa"/>
            <w:hideMark/>
          </w:tcPr>
          <w:p w14:paraId="040136A8" w14:textId="77777777" w:rsidR="005A5254" w:rsidRPr="005A5254" w:rsidRDefault="005A5254" w:rsidP="005A5254">
            <w:pPr>
              <w:pStyle w:val="BodyText"/>
            </w:pPr>
            <w:r w:rsidRPr="005A5254">
              <w:t xml:space="preserve">(c) Following loss management procedures to electronically </w:t>
            </w:r>
            <w:proofErr w:type="spellStart"/>
            <w:r w:rsidRPr="005A5254">
              <w:t>deauthorize</w:t>
            </w:r>
            <w:proofErr w:type="spellEnd"/>
            <w:r w:rsidRPr="005A5254">
              <w:t xml:space="preserve"> lost, stolen, missing, or otherwise potentially compromised tokens, cards, and other devices that bear or generate identification code or password information, and to issue temporary or permanent replacements using suitable, rigorous controls.</w:t>
            </w:r>
          </w:p>
        </w:tc>
        <w:tc>
          <w:tcPr>
            <w:tcW w:w="4307" w:type="dxa"/>
          </w:tcPr>
          <w:p w14:paraId="485316A9" w14:textId="15B59297" w:rsidR="00690F40" w:rsidRDefault="004019D6" w:rsidP="005A5254">
            <w:pPr>
              <w:pStyle w:val="BodyText"/>
            </w:pPr>
            <w:r>
              <w:fldChar w:fldCharType="begin"/>
            </w:r>
            <w:r>
              <w:instrText xml:space="preserve"> REF _Ref352744487 \r \h </w:instrText>
            </w:r>
            <w:r>
              <w:fldChar w:fldCharType="end"/>
            </w:r>
            <w:r>
              <w:fldChar w:fldCharType="begin"/>
            </w:r>
            <w:r>
              <w:instrText xml:space="preserve"> REF _Ref352745392 \r \h </w:instrText>
            </w:r>
            <w:r>
              <w:fldChar w:fldCharType="separate"/>
            </w:r>
            <w:r w:rsidR="00B20B89">
              <w:t>SR-2.3</w:t>
            </w:r>
            <w:r>
              <w:fldChar w:fldCharType="end"/>
            </w:r>
            <w:r>
              <w:t xml:space="preserve">, </w:t>
            </w:r>
            <w:r>
              <w:fldChar w:fldCharType="begin"/>
            </w:r>
            <w:r>
              <w:instrText xml:space="preserve"> REF _Ref352745403 \r \h </w:instrText>
            </w:r>
            <w:r>
              <w:fldChar w:fldCharType="separate"/>
            </w:r>
            <w:r w:rsidR="00B20B89">
              <w:t>SR-2.3.2</w:t>
            </w:r>
            <w:r>
              <w:fldChar w:fldCharType="end"/>
            </w:r>
            <w:r w:rsidR="003F3C32">
              <w:t xml:space="preserve">, </w:t>
            </w:r>
            <w:r w:rsidR="003F3C32">
              <w:fldChar w:fldCharType="begin"/>
            </w:r>
            <w:r w:rsidR="003F3C32">
              <w:instrText xml:space="preserve"> REF _Ref354755220 \r \h </w:instrText>
            </w:r>
            <w:r w:rsidR="003F3C32">
              <w:fldChar w:fldCharType="separate"/>
            </w:r>
            <w:r w:rsidR="003F3C32">
              <w:t>SR-2.9</w:t>
            </w:r>
            <w:r w:rsidR="003F3C32">
              <w:fldChar w:fldCharType="end"/>
            </w:r>
          </w:p>
          <w:p w14:paraId="3D9A75F7" w14:textId="0A497441" w:rsidR="00690F40" w:rsidRPr="005A5254" w:rsidRDefault="00690F40" w:rsidP="005A5254">
            <w:pPr>
              <w:pStyle w:val="BodyText"/>
            </w:pPr>
            <w:r>
              <w:t>EPIC will verify and validate all password and database security methods to ensure that they function properly and work as intended. Customers will have the responsibility to ensure that security measures are used properly to prevent inappropriate access and system use.</w:t>
            </w:r>
          </w:p>
        </w:tc>
      </w:tr>
      <w:tr w:rsidR="005A5254" w:rsidRPr="005A5254" w14:paraId="61FBFCC3" w14:textId="77777777" w:rsidTr="007108DE">
        <w:trPr>
          <w:trHeight w:val="1215"/>
        </w:trPr>
        <w:tc>
          <w:tcPr>
            <w:tcW w:w="5269" w:type="dxa"/>
            <w:hideMark/>
          </w:tcPr>
          <w:p w14:paraId="152AB369" w14:textId="77777777" w:rsidR="005A5254" w:rsidRPr="005A5254" w:rsidRDefault="005A5254" w:rsidP="005A5254">
            <w:pPr>
              <w:pStyle w:val="BodyText"/>
            </w:pPr>
            <w:r w:rsidRPr="005A5254">
              <w:t>(d) Use of transaction safeguards to prevent unauthorized use of passwords and/or identification codes, and to detect and report in an immediate and urgent manner any attempts at their unauthorized use to the system security unit, and, as appropriate, to organizational management.</w:t>
            </w:r>
          </w:p>
        </w:tc>
        <w:tc>
          <w:tcPr>
            <w:tcW w:w="4307" w:type="dxa"/>
          </w:tcPr>
          <w:p w14:paraId="5C9C6A30" w14:textId="0C8B7C08" w:rsidR="005A5254" w:rsidRDefault="004019D6" w:rsidP="005A5254">
            <w:pPr>
              <w:pStyle w:val="BodyText"/>
            </w:pPr>
            <w:r>
              <w:fldChar w:fldCharType="begin"/>
            </w:r>
            <w:r>
              <w:instrText xml:space="preserve"> REF _Ref352745464 \r \h </w:instrText>
            </w:r>
            <w:r>
              <w:fldChar w:fldCharType="separate"/>
            </w:r>
            <w:r w:rsidR="00B20B89">
              <w:t>SR-1.6.3</w:t>
            </w:r>
            <w:r>
              <w:fldChar w:fldCharType="end"/>
            </w:r>
            <w:r>
              <w:t xml:space="preserve">, </w:t>
            </w:r>
            <w:r>
              <w:fldChar w:fldCharType="begin"/>
            </w:r>
            <w:r>
              <w:instrText xml:space="preserve"> REF _Ref352745473 \r \h </w:instrText>
            </w:r>
            <w:r>
              <w:fldChar w:fldCharType="separate"/>
            </w:r>
            <w:r w:rsidR="00B20B89">
              <w:t>SR-1.6.4</w:t>
            </w:r>
            <w:r>
              <w:fldChar w:fldCharType="end"/>
            </w:r>
            <w:r w:rsidR="00690F40">
              <w:t xml:space="preserve">, </w:t>
            </w:r>
            <w:r w:rsidR="00690F40">
              <w:fldChar w:fldCharType="begin"/>
            </w:r>
            <w:r w:rsidR="00690F40">
              <w:instrText xml:space="preserve"> REF _Ref352744463 \r \h </w:instrText>
            </w:r>
            <w:r w:rsidR="00690F40">
              <w:fldChar w:fldCharType="separate"/>
            </w:r>
            <w:r w:rsidR="00690F40">
              <w:t>SR-2.1</w:t>
            </w:r>
            <w:r w:rsidR="00690F40">
              <w:fldChar w:fldCharType="end"/>
            </w:r>
          </w:p>
          <w:p w14:paraId="22318D07" w14:textId="12ED1F18" w:rsidR="00690F40" w:rsidRPr="005A5254" w:rsidRDefault="00690F40" w:rsidP="00690F40">
            <w:pPr>
              <w:pStyle w:val="BodyText"/>
              <w:spacing w:after="0"/>
            </w:pPr>
            <w:r>
              <w:t>EPIC will verify and validate all password and database security methods to ensure that they function properly and work as intended. Customers will have the responsibility to ensure that security measures are used properly to prevent inappropriate access and system use.</w:t>
            </w:r>
          </w:p>
        </w:tc>
      </w:tr>
      <w:tr w:rsidR="00180DEE" w:rsidRPr="005A5254" w14:paraId="66C5AF3A" w14:textId="77777777" w:rsidTr="007108DE">
        <w:trPr>
          <w:trHeight w:val="915"/>
        </w:trPr>
        <w:tc>
          <w:tcPr>
            <w:tcW w:w="5269" w:type="dxa"/>
            <w:hideMark/>
          </w:tcPr>
          <w:p w14:paraId="1B1CC006" w14:textId="02B4E08E" w:rsidR="00180DEE" w:rsidRPr="005A5254" w:rsidRDefault="00180DEE" w:rsidP="005A5254">
            <w:pPr>
              <w:pStyle w:val="BodyText"/>
            </w:pPr>
            <w:r w:rsidRPr="005A5254">
              <w:t>(e) Initial and periodic testing of devices, such as tokens or cards, that bear or generate identification code or password information to ensure that they function properly and have not been altered in an unauthorized manner.</w:t>
            </w:r>
          </w:p>
        </w:tc>
        <w:tc>
          <w:tcPr>
            <w:tcW w:w="4307" w:type="dxa"/>
          </w:tcPr>
          <w:p w14:paraId="38FF7155" w14:textId="77777777" w:rsidR="00180DEE" w:rsidRDefault="00180DEE" w:rsidP="00B24D81">
            <w:pPr>
              <w:pStyle w:val="BodyText"/>
            </w:pPr>
            <w:r>
              <w:fldChar w:fldCharType="begin"/>
            </w:r>
            <w:r>
              <w:instrText xml:space="preserve"> REF _Ref352745473 \r \h </w:instrText>
            </w:r>
            <w:r>
              <w:fldChar w:fldCharType="separate"/>
            </w:r>
            <w:r w:rsidR="00B20B89">
              <w:t>SR-1.6.4</w:t>
            </w:r>
            <w:r>
              <w:fldChar w:fldCharType="end"/>
            </w:r>
            <w:r>
              <w:t xml:space="preserve">, </w:t>
            </w:r>
          </w:p>
          <w:p w14:paraId="3AABAAD6" w14:textId="5E21E9D7" w:rsidR="00180DEE" w:rsidRPr="005A5254" w:rsidRDefault="00180DEE" w:rsidP="005A5254">
            <w:pPr>
              <w:pStyle w:val="BodyText"/>
            </w:pPr>
            <w:r>
              <w:t>EPIC will verify and validate all password and database security methods to ensure that they function properly and work as intended.</w:t>
            </w:r>
            <w:r w:rsidR="009064E1">
              <w:t xml:space="preserve"> </w:t>
            </w:r>
            <w:r>
              <w:t>Customers will have the responsibility to ensure that they are not altered during system use.</w:t>
            </w:r>
          </w:p>
        </w:tc>
      </w:tr>
    </w:tbl>
    <w:p w14:paraId="48E03BF5" w14:textId="77777777" w:rsidR="00EB7D3E" w:rsidRPr="00D516BA" w:rsidRDefault="00EB7D3E" w:rsidP="00EB7D3E">
      <w:pPr>
        <w:pStyle w:val="BodyText"/>
        <w:pageBreakBefore/>
        <w:jc w:val="center"/>
        <w:rPr>
          <w:b/>
        </w:rPr>
      </w:pPr>
      <w:r>
        <w:rPr>
          <w:b/>
        </w:rPr>
        <w:t>Revision History</w:t>
      </w:r>
    </w:p>
    <w:tbl>
      <w:tblPr>
        <w:tblW w:w="0" w:type="auto"/>
        <w:tblInd w:w="98" w:type="dxa"/>
        <w:tblBorders>
          <w:top w:val="single" w:sz="4" w:space="0" w:color="000001"/>
          <w:left w:val="single" w:sz="4" w:space="0" w:color="000001"/>
          <w:bottom w:val="single" w:sz="4" w:space="0" w:color="000001"/>
          <w:insideH w:val="single" w:sz="4" w:space="0" w:color="000001"/>
        </w:tblBorders>
        <w:tblCellMar>
          <w:left w:w="98" w:type="dxa"/>
        </w:tblCellMar>
        <w:tblLook w:val="0000" w:firstRow="0" w:lastRow="0" w:firstColumn="0" w:lastColumn="0" w:noHBand="0" w:noVBand="0"/>
      </w:tblPr>
      <w:tblGrid>
        <w:gridCol w:w="1075"/>
        <w:gridCol w:w="1625"/>
        <w:gridCol w:w="5065"/>
        <w:gridCol w:w="1595"/>
      </w:tblGrid>
      <w:tr w:rsidR="00EB7D3E" w:rsidRPr="00D516BA" w14:paraId="505B8F32" w14:textId="77777777" w:rsidTr="00D61969">
        <w:trPr>
          <w:cantSplit/>
          <w:tblHeader/>
        </w:trPr>
        <w:tc>
          <w:tcPr>
            <w:tcW w:w="1075" w:type="dxa"/>
            <w:tcBorders>
              <w:top w:val="single" w:sz="4" w:space="0" w:color="000001"/>
              <w:left w:val="single" w:sz="4" w:space="0" w:color="000001"/>
              <w:bottom w:val="single" w:sz="4" w:space="0" w:color="000001"/>
            </w:tcBorders>
            <w:shd w:val="clear" w:color="auto" w:fill="BFBFBF" w:themeFill="background1" w:themeFillShade="BF"/>
            <w:tcMar>
              <w:left w:w="98" w:type="dxa"/>
            </w:tcMar>
          </w:tcPr>
          <w:p w14:paraId="5D68F175" w14:textId="77777777" w:rsidR="00EB7D3E" w:rsidRPr="00D516BA" w:rsidRDefault="00EB7D3E" w:rsidP="00C71902">
            <w:pPr>
              <w:pStyle w:val="BodyText"/>
              <w:rPr>
                <w:b/>
              </w:rPr>
            </w:pPr>
            <w:r w:rsidRPr="00D516BA">
              <w:rPr>
                <w:b/>
              </w:rPr>
              <w:t>Revision</w:t>
            </w:r>
          </w:p>
        </w:tc>
        <w:tc>
          <w:tcPr>
            <w:tcW w:w="1625" w:type="dxa"/>
            <w:tcBorders>
              <w:top w:val="single" w:sz="4" w:space="0" w:color="000001"/>
              <w:left w:val="single" w:sz="4" w:space="0" w:color="000001"/>
              <w:bottom w:val="single" w:sz="4" w:space="0" w:color="000001"/>
            </w:tcBorders>
            <w:shd w:val="clear" w:color="auto" w:fill="BFBFBF" w:themeFill="background1" w:themeFillShade="BF"/>
            <w:tcMar>
              <w:left w:w="98" w:type="dxa"/>
            </w:tcMar>
          </w:tcPr>
          <w:p w14:paraId="1E03EBF9" w14:textId="5614BA04" w:rsidR="00EB7D3E" w:rsidRPr="00D516BA" w:rsidRDefault="00C62427" w:rsidP="00C71902">
            <w:pPr>
              <w:pStyle w:val="BodyText"/>
              <w:rPr>
                <w:b/>
              </w:rPr>
            </w:pPr>
            <w:r>
              <w:rPr>
                <w:b/>
              </w:rPr>
              <w:t>Approval</w:t>
            </w:r>
            <w:r w:rsidRPr="00D516BA">
              <w:rPr>
                <w:b/>
              </w:rPr>
              <w:t xml:space="preserve"> </w:t>
            </w:r>
            <w:r w:rsidR="00EB7D3E" w:rsidRPr="00D516BA">
              <w:rPr>
                <w:b/>
              </w:rPr>
              <w:t>Date</w:t>
            </w:r>
          </w:p>
        </w:tc>
        <w:tc>
          <w:tcPr>
            <w:tcW w:w="5065" w:type="dxa"/>
            <w:tcBorders>
              <w:top w:val="single" w:sz="4" w:space="0" w:color="000001"/>
              <w:left w:val="single" w:sz="4" w:space="0" w:color="000001"/>
              <w:bottom w:val="single" w:sz="4" w:space="0" w:color="000001"/>
            </w:tcBorders>
            <w:shd w:val="clear" w:color="auto" w:fill="BFBFBF" w:themeFill="background1" w:themeFillShade="BF"/>
            <w:tcMar>
              <w:left w:w="98" w:type="dxa"/>
            </w:tcMar>
          </w:tcPr>
          <w:p w14:paraId="17807A77" w14:textId="77777777" w:rsidR="00EB7D3E" w:rsidRPr="00D516BA" w:rsidRDefault="00EB7D3E" w:rsidP="00C71902">
            <w:pPr>
              <w:pStyle w:val="BodyText"/>
              <w:rPr>
                <w:b/>
              </w:rPr>
            </w:pPr>
            <w:r w:rsidRPr="00D516BA">
              <w:rPr>
                <w:b/>
              </w:rPr>
              <w:t>Reason for Revision/Change Request</w:t>
            </w:r>
          </w:p>
        </w:tc>
        <w:tc>
          <w:tcPr>
            <w:tcW w:w="1595" w:type="dxa"/>
            <w:tcBorders>
              <w:top w:val="single" w:sz="4" w:space="0" w:color="000001"/>
              <w:left w:val="single" w:sz="4" w:space="0" w:color="000001"/>
              <w:bottom w:val="single" w:sz="4" w:space="0" w:color="000001"/>
              <w:right w:val="single" w:sz="4" w:space="0" w:color="000001"/>
            </w:tcBorders>
            <w:shd w:val="clear" w:color="auto" w:fill="BFBFBF" w:themeFill="background1" w:themeFillShade="BF"/>
            <w:tcMar>
              <w:left w:w="98" w:type="dxa"/>
            </w:tcMar>
          </w:tcPr>
          <w:p w14:paraId="36E6D3E3" w14:textId="77777777" w:rsidR="00EB7D3E" w:rsidRPr="00D516BA" w:rsidRDefault="00EB7D3E" w:rsidP="00C71902">
            <w:pPr>
              <w:pStyle w:val="BodyText"/>
              <w:rPr>
                <w:b/>
              </w:rPr>
            </w:pPr>
            <w:r w:rsidRPr="00D516BA">
              <w:rPr>
                <w:b/>
              </w:rPr>
              <w:t>Revised By</w:t>
            </w:r>
          </w:p>
        </w:tc>
      </w:tr>
      <w:tr w:rsidR="00EB7D3E" w14:paraId="35BA25DE" w14:textId="77777777" w:rsidTr="00D61969">
        <w:trPr>
          <w:cantSplit/>
        </w:trPr>
        <w:tc>
          <w:tcPr>
            <w:tcW w:w="1075" w:type="dxa"/>
            <w:tcBorders>
              <w:top w:val="single" w:sz="4" w:space="0" w:color="000001"/>
              <w:left w:val="single" w:sz="6" w:space="0" w:color="000001"/>
              <w:bottom w:val="single" w:sz="4" w:space="0" w:color="000001"/>
            </w:tcBorders>
            <w:shd w:val="clear" w:color="auto" w:fill="FFFFFF"/>
            <w:tcMar>
              <w:left w:w="92" w:type="dxa"/>
            </w:tcMar>
          </w:tcPr>
          <w:p w14:paraId="639141EF" w14:textId="77777777" w:rsidR="00EB7D3E" w:rsidRDefault="00EB7D3E" w:rsidP="00690F40">
            <w:pPr>
              <w:pStyle w:val="BodyText"/>
              <w:jc w:val="center"/>
            </w:pPr>
            <w:r>
              <w:t>000</w:t>
            </w:r>
          </w:p>
        </w:tc>
        <w:tc>
          <w:tcPr>
            <w:tcW w:w="1625" w:type="dxa"/>
            <w:tcBorders>
              <w:top w:val="single" w:sz="4" w:space="0" w:color="000001"/>
              <w:left w:val="single" w:sz="6" w:space="0" w:color="000001"/>
              <w:bottom w:val="single" w:sz="4" w:space="0" w:color="000001"/>
            </w:tcBorders>
            <w:shd w:val="clear" w:color="auto" w:fill="FFFFFF"/>
            <w:tcMar>
              <w:left w:w="92" w:type="dxa"/>
            </w:tcMar>
          </w:tcPr>
          <w:p w14:paraId="569B66AF" w14:textId="77777777" w:rsidR="00EB7D3E" w:rsidRDefault="00EB7D3E" w:rsidP="00C71902">
            <w:pPr>
              <w:pStyle w:val="BodyText"/>
            </w:pPr>
          </w:p>
        </w:tc>
        <w:tc>
          <w:tcPr>
            <w:tcW w:w="5065" w:type="dxa"/>
            <w:tcBorders>
              <w:top w:val="single" w:sz="4" w:space="0" w:color="000001"/>
              <w:left w:val="single" w:sz="6" w:space="0" w:color="000001"/>
              <w:bottom w:val="single" w:sz="4" w:space="0" w:color="000001"/>
            </w:tcBorders>
            <w:shd w:val="clear" w:color="auto" w:fill="FFFFFF"/>
            <w:tcMar>
              <w:left w:w="92" w:type="dxa"/>
            </w:tcMar>
          </w:tcPr>
          <w:p w14:paraId="64AAE13C" w14:textId="77777777" w:rsidR="00EB7D3E" w:rsidRDefault="00A15D62" w:rsidP="00D61969">
            <w:pPr>
              <w:pStyle w:val="BodyText"/>
            </w:pPr>
            <w:r>
              <w:t>Update the software requirements to combine them into one document referencing the algorithm requirements document.</w:t>
            </w:r>
          </w:p>
          <w:p w14:paraId="0A8FA0ED" w14:textId="77777777" w:rsidR="009B2062" w:rsidRDefault="009B2062" w:rsidP="00D61969">
            <w:pPr>
              <w:pStyle w:val="BodyText"/>
            </w:pPr>
            <w:r>
              <w:t>This new document obsoletes the following:</w:t>
            </w:r>
          </w:p>
          <w:p w14:paraId="60BD20A3" w14:textId="74310E48" w:rsidR="009B2062" w:rsidRDefault="009B2062" w:rsidP="001C4E1B">
            <w:pPr>
              <w:pStyle w:val="ListBullet"/>
              <w:ind w:left="358" w:hanging="270"/>
            </w:pPr>
            <w:r>
              <w:t>SR-001, Patient Demographic Functions Requirements</w:t>
            </w:r>
          </w:p>
          <w:p w14:paraId="7769BCED" w14:textId="18FDD067" w:rsidR="009B2062" w:rsidRDefault="009B2062" w:rsidP="001C4E1B">
            <w:pPr>
              <w:pStyle w:val="ListBullet"/>
              <w:ind w:left="358" w:hanging="270"/>
            </w:pPr>
            <w:r>
              <w:t>SR-202, Capture Functions Requirements</w:t>
            </w:r>
          </w:p>
          <w:p w14:paraId="4177D5E1" w14:textId="5C30B6A4" w:rsidR="009B2062" w:rsidRDefault="009B2062" w:rsidP="001C4E1B">
            <w:pPr>
              <w:pStyle w:val="ListBullet"/>
              <w:ind w:left="358" w:hanging="270"/>
            </w:pPr>
            <w:r>
              <w:t>SR-202-01, Scan Resubmit Requirements</w:t>
            </w:r>
          </w:p>
          <w:p w14:paraId="71EE36A9" w14:textId="53DB8665" w:rsidR="009B2062" w:rsidRDefault="008F2D31" w:rsidP="001C4E1B">
            <w:pPr>
              <w:pStyle w:val="ListBullet"/>
              <w:ind w:left="358" w:hanging="270"/>
            </w:pPr>
            <w:r>
              <w:t>SR-202-02, Persisting Finger Image Requirements</w:t>
            </w:r>
          </w:p>
          <w:p w14:paraId="41572E36" w14:textId="27BFC236" w:rsidR="008F2D31" w:rsidRDefault="008F2D31" w:rsidP="001C4E1B">
            <w:pPr>
              <w:pStyle w:val="ListBullet"/>
              <w:ind w:left="358" w:hanging="270"/>
            </w:pPr>
            <w:r>
              <w:t>SR-202-03, Quick Export Requirements</w:t>
            </w:r>
          </w:p>
          <w:p w14:paraId="2D7CB61E" w14:textId="24637863" w:rsidR="00C62427" w:rsidRDefault="00C62427" w:rsidP="001C4E1B">
            <w:pPr>
              <w:pStyle w:val="ListBullet"/>
              <w:ind w:left="358" w:hanging="270"/>
            </w:pPr>
            <w:r>
              <w:t>SR-203, Analysis Function Requirements</w:t>
            </w:r>
          </w:p>
          <w:p w14:paraId="25C10123" w14:textId="028A4C37" w:rsidR="008F2D31" w:rsidRDefault="008F2D31" w:rsidP="001C4E1B">
            <w:pPr>
              <w:pStyle w:val="ListBullet"/>
              <w:ind w:left="358" w:hanging="270"/>
            </w:pPr>
            <w:r>
              <w:t>SR-204, Camera Functions Requirements</w:t>
            </w:r>
          </w:p>
          <w:p w14:paraId="22BF20E4" w14:textId="0E9A8F1C" w:rsidR="008F2D31" w:rsidRDefault="008F2D31" w:rsidP="00C62427">
            <w:pPr>
              <w:pStyle w:val="ListBullet"/>
              <w:ind w:left="358" w:hanging="270"/>
            </w:pPr>
            <w:r>
              <w:t>SR-205, Application Functions Requirements</w:t>
            </w:r>
          </w:p>
        </w:tc>
        <w:tc>
          <w:tcPr>
            <w:tcW w:w="1595" w:type="dxa"/>
            <w:tcBorders>
              <w:top w:val="single" w:sz="4" w:space="0" w:color="000001"/>
              <w:left w:val="single" w:sz="6" w:space="0" w:color="000001"/>
              <w:bottom w:val="single" w:sz="4" w:space="0" w:color="000001"/>
              <w:right w:val="single" w:sz="6" w:space="0" w:color="000001"/>
            </w:tcBorders>
            <w:shd w:val="clear" w:color="auto" w:fill="FFFFFF"/>
            <w:tcMar>
              <w:left w:w="92" w:type="dxa"/>
            </w:tcMar>
          </w:tcPr>
          <w:p w14:paraId="195D9216" w14:textId="77777777" w:rsidR="00EB7D3E" w:rsidRDefault="005865BB" w:rsidP="00C71902">
            <w:pPr>
              <w:pStyle w:val="BodyText"/>
            </w:pPr>
            <w:r>
              <w:rPr>
                <w:color w:val="000000"/>
              </w:rPr>
              <w:t>B. Cullinan</w:t>
            </w:r>
          </w:p>
        </w:tc>
      </w:tr>
      <w:tr w:rsidR="00EB7D3E" w14:paraId="507FE6A4" w14:textId="77777777" w:rsidTr="00D61969">
        <w:trPr>
          <w:cantSplit/>
        </w:trPr>
        <w:tc>
          <w:tcPr>
            <w:tcW w:w="1075" w:type="dxa"/>
            <w:tcBorders>
              <w:top w:val="single" w:sz="4" w:space="0" w:color="000001"/>
              <w:left w:val="single" w:sz="6" w:space="0" w:color="000001"/>
              <w:bottom w:val="single" w:sz="6" w:space="0" w:color="000001"/>
            </w:tcBorders>
            <w:shd w:val="clear" w:color="auto" w:fill="FFFFFF"/>
            <w:tcMar>
              <w:left w:w="92" w:type="dxa"/>
            </w:tcMar>
          </w:tcPr>
          <w:p w14:paraId="414B8140" w14:textId="78555987" w:rsidR="00EB7D3E" w:rsidRDefault="00EB7D3E" w:rsidP="00C71902">
            <w:pPr>
              <w:pStyle w:val="BodyText"/>
            </w:pPr>
          </w:p>
        </w:tc>
        <w:tc>
          <w:tcPr>
            <w:tcW w:w="1625" w:type="dxa"/>
            <w:tcBorders>
              <w:top w:val="single" w:sz="4" w:space="0" w:color="000001"/>
              <w:left w:val="single" w:sz="6" w:space="0" w:color="000001"/>
              <w:bottom w:val="single" w:sz="6" w:space="0" w:color="000001"/>
            </w:tcBorders>
            <w:shd w:val="clear" w:color="auto" w:fill="FFFFFF"/>
            <w:tcMar>
              <w:left w:w="92" w:type="dxa"/>
            </w:tcMar>
          </w:tcPr>
          <w:p w14:paraId="08AA58A8" w14:textId="77777777" w:rsidR="00EB7D3E" w:rsidRDefault="00EB7D3E" w:rsidP="00C71902">
            <w:pPr>
              <w:pStyle w:val="BodyText"/>
            </w:pPr>
          </w:p>
        </w:tc>
        <w:tc>
          <w:tcPr>
            <w:tcW w:w="5065" w:type="dxa"/>
            <w:tcBorders>
              <w:top w:val="single" w:sz="4" w:space="0" w:color="000001"/>
              <w:left w:val="single" w:sz="6" w:space="0" w:color="000001"/>
              <w:bottom w:val="single" w:sz="6" w:space="0" w:color="000001"/>
            </w:tcBorders>
            <w:shd w:val="clear" w:color="auto" w:fill="FFFFFF"/>
            <w:tcMar>
              <w:left w:w="92" w:type="dxa"/>
            </w:tcMar>
          </w:tcPr>
          <w:p w14:paraId="0A17E7CC" w14:textId="77777777" w:rsidR="00EB7D3E" w:rsidRDefault="00EB7D3E" w:rsidP="00C71902">
            <w:pPr>
              <w:pStyle w:val="BodyText"/>
            </w:pPr>
          </w:p>
        </w:tc>
        <w:tc>
          <w:tcPr>
            <w:tcW w:w="1595" w:type="dxa"/>
            <w:tcBorders>
              <w:top w:val="single" w:sz="4" w:space="0" w:color="000001"/>
              <w:left w:val="single" w:sz="6" w:space="0" w:color="000001"/>
              <w:bottom w:val="single" w:sz="6" w:space="0" w:color="000001"/>
              <w:right w:val="single" w:sz="6" w:space="0" w:color="000001"/>
            </w:tcBorders>
            <w:shd w:val="clear" w:color="auto" w:fill="FFFFFF"/>
            <w:tcMar>
              <w:left w:w="92" w:type="dxa"/>
            </w:tcMar>
          </w:tcPr>
          <w:p w14:paraId="52242A84" w14:textId="77777777" w:rsidR="00EB7D3E" w:rsidRDefault="00EB7D3E" w:rsidP="00C71902">
            <w:pPr>
              <w:pStyle w:val="BodyText"/>
            </w:pPr>
          </w:p>
        </w:tc>
      </w:tr>
      <w:tr w:rsidR="00EB7D3E" w14:paraId="6D32DA61" w14:textId="77777777" w:rsidTr="00D61969">
        <w:trPr>
          <w:cantSplit/>
        </w:trPr>
        <w:tc>
          <w:tcPr>
            <w:tcW w:w="1075" w:type="dxa"/>
            <w:tcBorders>
              <w:top w:val="single" w:sz="4" w:space="0" w:color="000001"/>
              <w:left w:val="single" w:sz="6" w:space="0" w:color="000001"/>
              <w:bottom w:val="single" w:sz="6" w:space="0" w:color="000001"/>
            </w:tcBorders>
            <w:shd w:val="clear" w:color="auto" w:fill="FFFFFF"/>
            <w:tcMar>
              <w:left w:w="92" w:type="dxa"/>
            </w:tcMar>
          </w:tcPr>
          <w:p w14:paraId="55BFEF81" w14:textId="77777777" w:rsidR="00EB7D3E" w:rsidRDefault="00EB7D3E" w:rsidP="00C71902">
            <w:pPr>
              <w:pStyle w:val="BodyText"/>
            </w:pPr>
          </w:p>
        </w:tc>
        <w:tc>
          <w:tcPr>
            <w:tcW w:w="1625" w:type="dxa"/>
            <w:tcBorders>
              <w:top w:val="single" w:sz="4" w:space="0" w:color="000001"/>
              <w:left w:val="single" w:sz="6" w:space="0" w:color="000001"/>
              <w:bottom w:val="single" w:sz="6" w:space="0" w:color="000001"/>
            </w:tcBorders>
            <w:shd w:val="clear" w:color="auto" w:fill="FFFFFF"/>
            <w:tcMar>
              <w:left w:w="92" w:type="dxa"/>
            </w:tcMar>
          </w:tcPr>
          <w:p w14:paraId="3F53FE1B" w14:textId="77777777" w:rsidR="00EB7D3E" w:rsidRDefault="00EB7D3E" w:rsidP="00C71902">
            <w:pPr>
              <w:pStyle w:val="BodyText"/>
            </w:pPr>
          </w:p>
        </w:tc>
        <w:tc>
          <w:tcPr>
            <w:tcW w:w="5065" w:type="dxa"/>
            <w:tcBorders>
              <w:top w:val="single" w:sz="4" w:space="0" w:color="000001"/>
              <w:left w:val="single" w:sz="6" w:space="0" w:color="000001"/>
              <w:bottom w:val="single" w:sz="6" w:space="0" w:color="000001"/>
            </w:tcBorders>
            <w:shd w:val="clear" w:color="auto" w:fill="FFFFFF"/>
            <w:tcMar>
              <w:left w:w="92" w:type="dxa"/>
            </w:tcMar>
          </w:tcPr>
          <w:p w14:paraId="14482E46" w14:textId="77777777" w:rsidR="00EB7D3E" w:rsidRDefault="00EB7D3E" w:rsidP="00C71902">
            <w:pPr>
              <w:pStyle w:val="BodyText"/>
            </w:pPr>
          </w:p>
        </w:tc>
        <w:tc>
          <w:tcPr>
            <w:tcW w:w="1595" w:type="dxa"/>
            <w:tcBorders>
              <w:top w:val="single" w:sz="4" w:space="0" w:color="000001"/>
              <w:left w:val="single" w:sz="6" w:space="0" w:color="000001"/>
              <w:bottom w:val="single" w:sz="6" w:space="0" w:color="000001"/>
              <w:right w:val="single" w:sz="6" w:space="0" w:color="000001"/>
            </w:tcBorders>
            <w:shd w:val="clear" w:color="auto" w:fill="FFFFFF"/>
            <w:tcMar>
              <w:left w:w="92" w:type="dxa"/>
            </w:tcMar>
          </w:tcPr>
          <w:p w14:paraId="3023EC74" w14:textId="77777777" w:rsidR="00EB7D3E" w:rsidRDefault="00EB7D3E" w:rsidP="00C71902">
            <w:pPr>
              <w:pStyle w:val="BodyText"/>
            </w:pPr>
          </w:p>
        </w:tc>
      </w:tr>
      <w:tr w:rsidR="00EB7D3E" w14:paraId="78C4F088" w14:textId="77777777" w:rsidTr="00D61969">
        <w:trPr>
          <w:cantSplit/>
        </w:trPr>
        <w:tc>
          <w:tcPr>
            <w:tcW w:w="1075" w:type="dxa"/>
            <w:tcBorders>
              <w:top w:val="single" w:sz="4" w:space="0" w:color="000001"/>
              <w:left w:val="single" w:sz="6" w:space="0" w:color="000001"/>
              <w:bottom w:val="single" w:sz="6" w:space="0" w:color="000001"/>
            </w:tcBorders>
            <w:shd w:val="clear" w:color="auto" w:fill="FFFFFF"/>
            <w:tcMar>
              <w:left w:w="92" w:type="dxa"/>
            </w:tcMar>
          </w:tcPr>
          <w:p w14:paraId="52F0BCF0" w14:textId="77777777" w:rsidR="00EB7D3E" w:rsidRDefault="00EB7D3E" w:rsidP="00C71902">
            <w:pPr>
              <w:pStyle w:val="BodyText"/>
            </w:pPr>
          </w:p>
        </w:tc>
        <w:tc>
          <w:tcPr>
            <w:tcW w:w="1625" w:type="dxa"/>
            <w:tcBorders>
              <w:top w:val="single" w:sz="4" w:space="0" w:color="000001"/>
              <w:left w:val="single" w:sz="6" w:space="0" w:color="000001"/>
              <w:bottom w:val="single" w:sz="6" w:space="0" w:color="000001"/>
            </w:tcBorders>
            <w:shd w:val="clear" w:color="auto" w:fill="FFFFFF"/>
            <w:tcMar>
              <w:left w:w="92" w:type="dxa"/>
            </w:tcMar>
          </w:tcPr>
          <w:p w14:paraId="788D2D35" w14:textId="77777777" w:rsidR="00EB7D3E" w:rsidRDefault="00EB7D3E" w:rsidP="00C71902">
            <w:pPr>
              <w:pStyle w:val="BodyText"/>
            </w:pPr>
          </w:p>
        </w:tc>
        <w:tc>
          <w:tcPr>
            <w:tcW w:w="5065" w:type="dxa"/>
            <w:tcBorders>
              <w:top w:val="single" w:sz="4" w:space="0" w:color="000001"/>
              <w:left w:val="single" w:sz="6" w:space="0" w:color="000001"/>
              <w:bottom w:val="single" w:sz="6" w:space="0" w:color="000001"/>
            </w:tcBorders>
            <w:shd w:val="clear" w:color="auto" w:fill="FFFFFF"/>
            <w:tcMar>
              <w:left w:w="92" w:type="dxa"/>
            </w:tcMar>
          </w:tcPr>
          <w:p w14:paraId="5B0C4B47" w14:textId="77777777" w:rsidR="00EB7D3E" w:rsidRDefault="00EB7D3E" w:rsidP="00C71902">
            <w:pPr>
              <w:pStyle w:val="BodyText"/>
            </w:pPr>
          </w:p>
        </w:tc>
        <w:tc>
          <w:tcPr>
            <w:tcW w:w="1595" w:type="dxa"/>
            <w:tcBorders>
              <w:top w:val="single" w:sz="4" w:space="0" w:color="000001"/>
              <w:left w:val="single" w:sz="6" w:space="0" w:color="000001"/>
              <w:bottom w:val="single" w:sz="6" w:space="0" w:color="000001"/>
              <w:right w:val="single" w:sz="6" w:space="0" w:color="000001"/>
            </w:tcBorders>
            <w:shd w:val="clear" w:color="auto" w:fill="FFFFFF"/>
            <w:tcMar>
              <w:left w:w="92" w:type="dxa"/>
            </w:tcMar>
          </w:tcPr>
          <w:p w14:paraId="01B0DAC2" w14:textId="77777777" w:rsidR="00EB7D3E" w:rsidRDefault="00EB7D3E" w:rsidP="00C71902">
            <w:pPr>
              <w:pStyle w:val="BodyText"/>
            </w:pPr>
          </w:p>
        </w:tc>
      </w:tr>
      <w:tr w:rsidR="00EB7D3E" w14:paraId="429D0068" w14:textId="77777777" w:rsidTr="00D61969">
        <w:trPr>
          <w:cantSplit/>
        </w:trPr>
        <w:tc>
          <w:tcPr>
            <w:tcW w:w="1075" w:type="dxa"/>
            <w:tcBorders>
              <w:top w:val="single" w:sz="4" w:space="0" w:color="000001"/>
              <w:left w:val="single" w:sz="6" w:space="0" w:color="000001"/>
              <w:bottom w:val="single" w:sz="6" w:space="0" w:color="000001"/>
            </w:tcBorders>
            <w:shd w:val="clear" w:color="auto" w:fill="FFFFFF"/>
            <w:tcMar>
              <w:left w:w="92" w:type="dxa"/>
            </w:tcMar>
          </w:tcPr>
          <w:p w14:paraId="364C8A1E" w14:textId="77777777" w:rsidR="00EB7D3E" w:rsidRDefault="00EB7D3E" w:rsidP="00C71902">
            <w:pPr>
              <w:pStyle w:val="BodyText"/>
            </w:pPr>
          </w:p>
        </w:tc>
        <w:tc>
          <w:tcPr>
            <w:tcW w:w="1625" w:type="dxa"/>
            <w:tcBorders>
              <w:top w:val="single" w:sz="4" w:space="0" w:color="000001"/>
              <w:left w:val="single" w:sz="6" w:space="0" w:color="000001"/>
              <w:bottom w:val="single" w:sz="6" w:space="0" w:color="000001"/>
            </w:tcBorders>
            <w:shd w:val="clear" w:color="auto" w:fill="FFFFFF"/>
            <w:tcMar>
              <w:left w:w="92" w:type="dxa"/>
            </w:tcMar>
          </w:tcPr>
          <w:p w14:paraId="315B8348" w14:textId="77777777" w:rsidR="00EB7D3E" w:rsidRDefault="00EB7D3E" w:rsidP="00C71902">
            <w:pPr>
              <w:pStyle w:val="BodyText"/>
            </w:pPr>
          </w:p>
        </w:tc>
        <w:tc>
          <w:tcPr>
            <w:tcW w:w="5065" w:type="dxa"/>
            <w:tcBorders>
              <w:top w:val="single" w:sz="4" w:space="0" w:color="000001"/>
              <w:left w:val="single" w:sz="6" w:space="0" w:color="000001"/>
              <w:bottom w:val="single" w:sz="6" w:space="0" w:color="000001"/>
            </w:tcBorders>
            <w:shd w:val="clear" w:color="auto" w:fill="FFFFFF"/>
            <w:tcMar>
              <w:left w:w="92" w:type="dxa"/>
            </w:tcMar>
          </w:tcPr>
          <w:p w14:paraId="1EC82797" w14:textId="77777777" w:rsidR="00EB7D3E" w:rsidRDefault="00EB7D3E" w:rsidP="00C71902">
            <w:pPr>
              <w:pStyle w:val="BodyText"/>
            </w:pPr>
          </w:p>
        </w:tc>
        <w:tc>
          <w:tcPr>
            <w:tcW w:w="1595" w:type="dxa"/>
            <w:tcBorders>
              <w:top w:val="single" w:sz="4" w:space="0" w:color="000001"/>
              <w:left w:val="single" w:sz="6" w:space="0" w:color="000001"/>
              <w:bottom w:val="single" w:sz="6" w:space="0" w:color="000001"/>
              <w:right w:val="single" w:sz="6" w:space="0" w:color="000001"/>
            </w:tcBorders>
            <w:shd w:val="clear" w:color="auto" w:fill="FFFFFF"/>
            <w:tcMar>
              <w:left w:w="92" w:type="dxa"/>
            </w:tcMar>
          </w:tcPr>
          <w:p w14:paraId="7FA39BCD" w14:textId="77777777" w:rsidR="00EB7D3E" w:rsidRDefault="00EB7D3E" w:rsidP="00C71902">
            <w:pPr>
              <w:pStyle w:val="BodyText"/>
            </w:pPr>
          </w:p>
        </w:tc>
      </w:tr>
      <w:tr w:rsidR="00EB7D3E" w14:paraId="1035C23F" w14:textId="77777777" w:rsidTr="00D61969">
        <w:trPr>
          <w:cantSplit/>
        </w:trPr>
        <w:tc>
          <w:tcPr>
            <w:tcW w:w="1075" w:type="dxa"/>
            <w:tcBorders>
              <w:top w:val="single" w:sz="4" w:space="0" w:color="000001"/>
              <w:left w:val="single" w:sz="6" w:space="0" w:color="000001"/>
              <w:bottom w:val="single" w:sz="6" w:space="0" w:color="000001"/>
            </w:tcBorders>
            <w:shd w:val="clear" w:color="auto" w:fill="FFFFFF"/>
            <w:tcMar>
              <w:left w:w="92" w:type="dxa"/>
            </w:tcMar>
          </w:tcPr>
          <w:p w14:paraId="1C257611" w14:textId="77777777" w:rsidR="00EB7D3E" w:rsidRDefault="00EB7D3E" w:rsidP="00C71902">
            <w:pPr>
              <w:pStyle w:val="BodyText"/>
            </w:pPr>
          </w:p>
        </w:tc>
        <w:tc>
          <w:tcPr>
            <w:tcW w:w="1625" w:type="dxa"/>
            <w:tcBorders>
              <w:top w:val="single" w:sz="4" w:space="0" w:color="000001"/>
              <w:left w:val="single" w:sz="6" w:space="0" w:color="000001"/>
              <w:bottom w:val="single" w:sz="6" w:space="0" w:color="000001"/>
            </w:tcBorders>
            <w:shd w:val="clear" w:color="auto" w:fill="FFFFFF"/>
            <w:tcMar>
              <w:left w:w="92" w:type="dxa"/>
            </w:tcMar>
          </w:tcPr>
          <w:p w14:paraId="642F2D4F" w14:textId="77777777" w:rsidR="00EB7D3E" w:rsidRDefault="00EB7D3E" w:rsidP="00C71902">
            <w:pPr>
              <w:pStyle w:val="BodyText"/>
            </w:pPr>
          </w:p>
        </w:tc>
        <w:tc>
          <w:tcPr>
            <w:tcW w:w="5065" w:type="dxa"/>
            <w:tcBorders>
              <w:top w:val="single" w:sz="4" w:space="0" w:color="000001"/>
              <w:left w:val="single" w:sz="6" w:space="0" w:color="000001"/>
              <w:bottom w:val="single" w:sz="6" w:space="0" w:color="000001"/>
            </w:tcBorders>
            <w:shd w:val="clear" w:color="auto" w:fill="FFFFFF"/>
            <w:tcMar>
              <w:left w:w="92" w:type="dxa"/>
            </w:tcMar>
          </w:tcPr>
          <w:p w14:paraId="00EA2651" w14:textId="77777777" w:rsidR="00EB7D3E" w:rsidRDefault="00EB7D3E" w:rsidP="00C71902">
            <w:pPr>
              <w:pStyle w:val="BodyText"/>
            </w:pPr>
          </w:p>
        </w:tc>
        <w:tc>
          <w:tcPr>
            <w:tcW w:w="1595" w:type="dxa"/>
            <w:tcBorders>
              <w:top w:val="single" w:sz="4" w:space="0" w:color="000001"/>
              <w:left w:val="single" w:sz="6" w:space="0" w:color="000001"/>
              <w:bottom w:val="single" w:sz="6" w:space="0" w:color="000001"/>
              <w:right w:val="single" w:sz="6" w:space="0" w:color="000001"/>
            </w:tcBorders>
            <w:shd w:val="clear" w:color="auto" w:fill="FFFFFF"/>
            <w:tcMar>
              <w:left w:w="92" w:type="dxa"/>
            </w:tcMar>
          </w:tcPr>
          <w:p w14:paraId="31CC9325" w14:textId="77777777" w:rsidR="00EB7D3E" w:rsidRDefault="00EB7D3E" w:rsidP="00C71902">
            <w:pPr>
              <w:pStyle w:val="BodyText"/>
            </w:pPr>
          </w:p>
        </w:tc>
      </w:tr>
    </w:tbl>
    <w:p w14:paraId="796994A8" w14:textId="77777777" w:rsidR="002D5B2A" w:rsidRPr="002D5B2A" w:rsidRDefault="002D5B2A" w:rsidP="002D5B2A">
      <w:pPr>
        <w:pStyle w:val="BodyText"/>
      </w:pPr>
    </w:p>
    <w:sectPr w:rsidR="002D5B2A" w:rsidRPr="002D5B2A" w:rsidSect="009A5C28">
      <w:pgSz w:w="12240" w:h="15840"/>
      <w:pgMar w:top="1440" w:right="1440" w:bottom="1440" w:left="1440" w:header="720" w:footer="720" w:gutter="0"/>
      <w:cols w:space="720"/>
      <w:formProt w:val="0"/>
      <w:docGrid w:linePitch="360" w:charSpace="1228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6E1B26" w14:textId="77777777" w:rsidR="00A307E1" w:rsidRDefault="00A307E1">
      <w:r>
        <w:separator/>
      </w:r>
    </w:p>
  </w:endnote>
  <w:endnote w:type="continuationSeparator" w:id="0">
    <w:p w14:paraId="12842AFE" w14:textId="77777777" w:rsidR="00A307E1" w:rsidRDefault="00A307E1">
      <w:r>
        <w:continuationSeparator/>
      </w:r>
    </w:p>
  </w:endnote>
  <w:endnote w:type="continuationNotice" w:id="1">
    <w:p w14:paraId="7B55C5C2" w14:textId="77777777" w:rsidR="00A307E1" w:rsidRDefault="00A307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E53184" w14:textId="77777777" w:rsidR="00A307E1" w:rsidRDefault="00A307E1" w:rsidP="008E6C0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D06FA3" w14:textId="77777777" w:rsidR="00A307E1" w:rsidRDefault="00A307E1" w:rsidP="00A36912">
    <w:pPr>
      <w:pStyle w:val="Footer"/>
    </w:pPr>
    <w:r>
      <w:t>ClearView Software Requirements</w:t>
    </w:r>
    <w:r>
      <w:tab/>
      <w:t xml:space="preserve">Confidential &amp; </w:t>
    </w:r>
    <w:r w:rsidRPr="005B5933">
      <w:t>Proprietary</w:t>
    </w:r>
  </w:p>
  <w:p w14:paraId="1E57C30B" w14:textId="734F4C3E" w:rsidR="00A307E1" w:rsidRDefault="00A307E1" w:rsidP="005B5933">
    <w:pPr>
      <w:pStyle w:val="Footer"/>
    </w:pPr>
    <w:r>
      <w:t>Document Number: SR-206</w:t>
    </w:r>
    <w:r>
      <w:tab/>
      <w:t xml:space="preserve">Page </w:t>
    </w:r>
    <w:r>
      <w:fldChar w:fldCharType="begin"/>
    </w:r>
    <w:r>
      <w:instrText>PAGE</w:instrText>
    </w:r>
    <w:r>
      <w:fldChar w:fldCharType="separate"/>
    </w:r>
    <w:r w:rsidR="004306CA">
      <w:rPr>
        <w:noProof/>
      </w:rPr>
      <w:t>16</w:t>
    </w:r>
    <w:r>
      <w:fldChar w:fldCharType="end"/>
    </w:r>
    <w:r>
      <w:t xml:space="preserve"> of </w:t>
    </w:r>
    <w:r>
      <w:fldChar w:fldCharType="begin"/>
    </w:r>
    <w:r>
      <w:instrText>NUMPAGES</w:instrText>
    </w:r>
    <w:r>
      <w:fldChar w:fldCharType="separate"/>
    </w:r>
    <w:r w:rsidR="004306CA">
      <w:rPr>
        <w:noProof/>
      </w:rPr>
      <w:t>21</w:t>
    </w:r>
    <w:r>
      <w:fldChar w:fldCharType="end"/>
    </w:r>
    <w:bookmarkStart w:id="188" w:name="OLE_LINK1"/>
  </w:p>
  <w:p w14:paraId="27E23605" w14:textId="77777777" w:rsidR="00A307E1" w:rsidRDefault="00A307E1" w:rsidP="005B5933">
    <w:pPr>
      <w:pStyle w:val="Footer"/>
    </w:pPr>
    <w:r>
      <w:t>Revision Number: 000</w:t>
    </w:r>
    <w:bookmarkEnd w:id="188"/>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D41B85" w14:textId="77777777" w:rsidR="00A307E1" w:rsidRDefault="00A307E1" w:rsidP="005B59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C76194" w14:textId="77777777" w:rsidR="00A307E1" w:rsidRDefault="00A307E1">
      <w:r>
        <w:separator/>
      </w:r>
    </w:p>
  </w:footnote>
  <w:footnote w:type="continuationSeparator" w:id="0">
    <w:p w14:paraId="159FA507" w14:textId="77777777" w:rsidR="00A307E1" w:rsidRDefault="00A307E1">
      <w:r>
        <w:continuationSeparator/>
      </w:r>
    </w:p>
  </w:footnote>
  <w:footnote w:type="continuationNotice" w:id="1">
    <w:p w14:paraId="6CBB72B8" w14:textId="77777777" w:rsidR="00A307E1" w:rsidRDefault="00A307E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98" w:type="dxa"/>
      <w:tblBorders>
        <w:top w:val="single" w:sz="4" w:space="0" w:color="000001"/>
        <w:left w:val="single" w:sz="4" w:space="0" w:color="000001"/>
        <w:bottom w:val="single" w:sz="4" w:space="0" w:color="000001"/>
        <w:insideH w:val="single" w:sz="4" w:space="0" w:color="000001"/>
      </w:tblBorders>
      <w:tblCellMar>
        <w:left w:w="98" w:type="dxa"/>
      </w:tblCellMar>
      <w:tblLook w:val="0000" w:firstRow="0" w:lastRow="0" w:firstColumn="0" w:lastColumn="0" w:noHBand="0" w:noVBand="0"/>
    </w:tblPr>
    <w:tblGrid>
      <w:gridCol w:w="3664"/>
      <w:gridCol w:w="5698"/>
    </w:tblGrid>
    <w:tr w:rsidR="00A307E1" w14:paraId="3080F939" w14:textId="77777777" w:rsidTr="004502DA">
      <w:tc>
        <w:tcPr>
          <w:tcW w:w="3664" w:type="dxa"/>
          <w:tcBorders>
            <w:top w:val="single" w:sz="4" w:space="0" w:color="000001"/>
            <w:left w:val="single" w:sz="4" w:space="0" w:color="000001"/>
            <w:bottom w:val="single" w:sz="4" w:space="0" w:color="000001"/>
          </w:tcBorders>
          <w:shd w:val="clear" w:color="auto" w:fill="FFFFFF"/>
          <w:tcMar>
            <w:left w:w="98" w:type="dxa"/>
          </w:tcMar>
          <w:vAlign w:val="center"/>
        </w:tcPr>
        <w:p w14:paraId="6278E834" w14:textId="77777777" w:rsidR="00A307E1" w:rsidRDefault="00A307E1">
          <w:pPr>
            <w:pStyle w:val="Header"/>
            <w:jc w:val="center"/>
          </w:pPr>
          <w:r>
            <w:rPr>
              <w:noProof/>
            </w:rPr>
            <w:drawing>
              <wp:inline distT="0" distB="0" distL="0" distR="0" wp14:anchorId="77B108C0" wp14:editId="5DA9AA34">
                <wp:extent cx="1685925" cy="590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t="18919" b="17763"/>
                        <a:stretch>
                          <a:fillRect/>
                        </a:stretch>
                      </pic:blipFill>
                      <pic:spPr bwMode="auto">
                        <a:xfrm>
                          <a:off x="0" y="0"/>
                          <a:ext cx="1685925" cy="590550"/>
                        </a:xfrm>
                        <a:prstGeom prst="rect">
                          <a:avLst/>
                        </a:prstGeom>
                        <a:solidFill>
                          <a:srgbClr val="FFFFFF">
                            <a:alpha val="0"/>
                          </a:srgbClr>
                        </a:solidFill>
                        <a:ln>
                          <a:noFill/>
                        </a:ln>
                      </pic:spPr>
                    </pic:pic>
                  </a:graphicData>
                </a:graphic>
              </wp:inline>
            </w:drawing>
          </w:r>
        </w:p>
      </w:tc>
      <w:tc>
        <w:tcPr>
          <w:tcW w:w="5698" w:type="dxa"/>
          <w:tcBorders>
            <w:top w:val="single" w:sz="4" w:space="0" w:color="000001"/>
            <w:left w:val="single" w:sz="4" w:space="0" w:color="000001"/>
            <w:bottom w:val="single" w:sz="4" w:space="0" w:color="000001"/>
            <w:right w:val="single" w:sz="4" w:space="0" w:color="000001"/>
          </w:tcBorders>
          <w:shd w:val="clear" w:color="auto" w:fill="FFFFFF"/>
          <w:tcMar>
            <w:left w:w="98" w:type="dxa"/>
          </w:tcMar>
          <w:vAlign w:val="center"/>
        </w:tcPr>
        <w:p w14:paraId="5370FC04" w14:textId="77777777" w:rsidR="00A307E1" w:rsidRDefault="00A307E1" w:rsidP="009F1BDD">
          <w:pPr>
            <w:pStyle w:val="Header"/>
            <w:jc w:val="center"/>
          </w:pPr>
          <w:r>
            <w:rPr>
              <w:b/>
              <w:sz w:val="40"/>
              <w:szCs w:val="28"/>
            </w:rPr>
            <w:t>ClearView Software Requirements</w:t>
          </w:r>
        </w:p>
      </w:tc>
    </w:tr>
  </w:tbl>
  <w:p w14:paraId="5EE5DC64" w14:textId="77777777" w:rsidR="00A307E1" w:rsidRDefault="00A307E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2E061F74"/>
    <w:lvl w:ilvl="0">
      <w:start w:val="1"/>
      <w:numFmt w:val="bullet"/>
      <w:pStyle w:val="ListBullet5"/>
      <w:lvlText w:val=""/>
      <w:lvlJc w:val="left"/>
      <w:pPr>
        <w:ind w:left="2160" w:hanging="360"/>
      </w:pPr>
      <w:rPr>
        <w:rFonts w:ascii="Wingdings 2" w:hAnsi="Wingdings 2" w:hint="default"/>
      </w:rPr>
    </w:lvl>
  </w:abstractNum>
  <w:abstractNum w:abstractNumId="1">
    <w:nsid w:val="FFFFFF81"/>
    <w:multiLevelType w:val="singleLevel"/>
    <w:tmpl w:val="87EA827A"/>
    <w:lvl w:ilvl="0">
      <w:start w:val="1"/>
      <w:numFmt w:val="bullet"/>
      <w:pStyle w:val="ListBullet4"/>
      <w:lvlText w:val=""/>
      <w:lvlJc w:val="left"/>
      <w:pPr>
        <w:ind w:left="1800" w:hanging="360"/>
      </w:pPr>
      <w:rPr>
        <w:rFonts w:ascii="Wingdings 3" w:hAnsi="Wingdings 3" w:hint="default"/>
      </w:rPr>
    </w:lvl>
  </w:abstractNum>
  <w:abstractNum w:abstractNumId="2">
    <w:nsid w:val="FFFFFF82"/>
    <w:multiLevelType w:val="singleLevel"/>
    <w:tmpl w:val="5D1EC260"/>
    <w:lvl w:ilvl="0">
      <w:start w:val="1"/>
      <w:numFmt w:val="bullet"/>
      <w:pStyle w:val="ListBullet3"/>
      <w:lvlText w:val=""/>
      <w:lvlJc w:val="left"/>
      <w:pPr>
        <w:ind w:left="1440" w:hanging="360"/>
      </w:pPr>
      <w:rPr>
        <w:rFonts w:ascii="Symbol" w:hAnsi="Symbol" w:hint="default"/>
      </w:rPr>
    </w:lvl>
  </w:abstractNum>
  <w:abstractNum w:abstractNumId="3">
    <w:nsid w:val="FFFFFF83"/>
    <w:multiLevelType w:val="singleLevel"/>
    <w:tmpl w:val="1826E39A"/>
    <w:lvl w:ilvl="0">
      <w:start w:val="1"/>
      <w:numFmt w:val="bullet"/>
      <w:pStyle w:val="ListBullet2"/>
      <w:lvlText w:val=""/>
      <w:lvlJc w:val="left"/>
      <w:pPr>
        <w:ind w:left="1080" w:hanging="360"/>
      </w:pPr>
      <w:rPr>
        <w:rFonts w:ascii="Wingdings 2" w:hAnsi="Wingdings 2" w:hint="default"/>
      </w:rPr>
    </w:lvl>
  </w:abstractNum>
  <w:abstractNum w:abstractNumId="4">
    <w:nsid w:val="FFFFFF89"/>
    <w:multiLevelType w:val="singleLevel"/>
    <w:tmpl w:val="B5143B00"/>
    <w:lvl w:ilvl="0">
      <w:start w:val="1"/>
      <w:numFmt w:val="bullet"/>
      <w:pStyle w:val="ListBullet"/>
      <w:lvlText w:val=""/>
      <w:lvlJc w:val="left"/>
      <w:pPr>
        <w:ind w:left="720" w:hanging="360"/>
      </w:pPr>
      <w:rPr>
        <w:rFonts w:ascii="Wingdings 2" w:hAnsi="Wingdings 2" w:hint="default"/>
      </w:rPr>
    </w:lvl>
  </w:abstractNum>
  <w:abstractNum w:abstractNumId="5">
    <w:nsid w:val="19906BCA"/>
    <w:multiLevelType w:val="multilevel"/>
    <w:tmpl w:val="56348576"/>
    <w:lvl w:ilvl="0">
      <w:start w:val="1"/>
      <w:numFmt w:val="decimal"/>
      <w:pStyle w:val="Requirement1"/>
      <w:lvlText w:val="SR-%1"/>
      <w:lvlJc w:val="left"/>
      <w:pPr>
        <w:ind w:left="1440" w:hanging="720"/>
      </w:pPr>
      <w:rPr>
        <w:rFonts w:hint="default"/>
      </w:rPr>
    </w:lvl>
    <w:lvl w:ilvl="1">
      <w:start w:val="1"/>
      <w:numFmt w:val="decimal"/>
      <w:pStyle w:val="Requirement2"/>
      <w:lvlText w:val="SR-%1.%2"/>
      <w:lvlJc w:val="left"/>
      <w:pPr>
        <w:ind w:left="1440" w:hanging="360"/>
      </w:pPr>
      <w:rPr>
        <w:rFonts w:hint="default"/>
      </w:rPr>
    </w:lvl>
    <w:lvl w:ilvl="2">
      <w:start w:val="1"/>
      <w:numFmt w:val="decimal"/>
      <w:pStyle w:val="Requirement3"/>
      <w:lvlText w:val="SR-%1.%2.%3"/>
      <w:lvlJc w:val="left"/>
      <w:pPr>
        <w:ind w:left="1800" w:hanging="360"/>
      </w:pPr>
      <w:rPr>
        <w:rFonts w:hint="default"/>
      </w:rPr>
    </w:lvl>
    <w:lvl w:ilvl="3">
      <w:start w:val="1"/>
      <w:numFmt w:val="decimal"/>
      <w:pStyle w:val="Requirement4"/>
      <w:lvlText w:val="SR-%1.%2.%3.%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1CBB6D7B"/>
    <w:multiLevelType w:val="multilevel"/>
    <w:tmpl w:val="BD120DB6"/>
    <w:lvl w:ilvl="0">
      <w:start w:val="1"/>
      <w:numFmt w:val="decimal"/>
      <w:lvlText w:val="%1.0"/>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2B466A8D"/>
    <w:multiLevelType w:val="multilevel"/>
    <w:tmpl w:val="BD4CA21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8">
    <w:nsid w:val="4AAB4FFB"/>
    <w:multiLevelType w:val="multilevel"/>
    <w:tmpl w:val="2ED403C6"/>
    <w:lvl w:ilvl="0">
      <w:start w:val="1"/>
      <w:numFmt w:val="upperLetter"/>
      <w:pStyle w:val="AppendixH1"/>
      <w:lvlText w:val="Appendix %1:"/>
      <w:lvlJc w:val="left"/>
      <w:pPr>
        <w:tabs>
          <w:tab w:val="num" w:pos="1800"/>
        </w:tabs>
        <w:ind w:left="1800" w:hanging="1800"/>
      </w:pPr>
      <w:rPr>
        <w:rFonts w:ascii="Calibri" w:hAnsi="Calibri" w:hint="default"/>
        <w:b/>
        <w:sz w:val="32"/>
      </w:rPr>
    </w:lvl>
    <w:lvl w:ilvl="1">
      <w:start w:val="1"/>
      <w:numFmt w:val="decimal"/>
      <w:pStyle w:val="AppendixH2"/>
      <w:lvlText w:val="%1.%2"/>
      <w:lvlJc w:val="left"/>
      <w:pPr>
        <w:tabs>
          <w:tab w:val="num" w:pos="576"/>
        </w:tabs>
        <w:ind w:left="576" w:hanging="576"/>
      </w:pPr>
      <w:rPr>
        <w:rFonts w:hint="default"/>
      </w:rPr>
    </w:lvl>
    <w:lvl w:ilvl="2">
      <w:start w:val="1"/>
      <w:numFmt w:val="decimal"/>
      <w:pStyle w:val="AppendixH3"/>
      <w:lvlText w:val="%1.%2.%3"/>
      <w:lvlJc w:val="left"/>
      <w:pPr>
        <w:tabs>
          <w:tab w:val="num" w:pos="648"/>
        </w:tabs>
        <w:ind w:left="648" w:hanging="648"/>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nsid w:val="4FF40946"/>
    <w:multiLevelType w:val="multilevel"/>
    <w:tmpl w:val="3E4EC34A"/>
    <w:styleLink w:val="AppendixHeadings"/>
    <w:lvl w:ilvl="0">
      <w:start w:val="1"/>
      <w:numFmt w:val="upperLetter"/>
      <w:lvlText w:val="%1"/>
      <w:lvlJc w:val="left"/>
      <w:pPr>
        <w:tabs>
          <w:tab w:val="num" w:pos="1800"/>
        </w:tabs>
        <w:ind w:left="1800" w:hanging="1800"/>
      </w:pPr>
      <w:rPr>
        <w:rFonts w:ascii="Calibri" w:hAnsi="Calibri" w:hint="default"/>
        <w:b/>
        <w:sz w:val="32"/>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64"/>
        </w:tabs>
        <w:ind w:left="864" w:hanging="864"/>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nsid w:val="623C63B8"/>
    <w:multiLevelType w:val="multilevel"/>
    <w:tmpl w:val="CDD63094"/>
    <w:lvl w:ilvl="0">
      <w:start w:val="1"/>
      <w:numFmt w:val="decimal"/>
      <w:pStyle w:val="Heading1"/>
      <w:lvlText w:val="%1"/>
      <w:lvlJc w:val="left"/>
      <w:pPr>
        <w:ind w:left="70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nsid w:val="79534285"/>
    <w:multiLevelType w:val="hybridMultilevel"/>
    <w:tmpl w:val="59A6CD3E"/>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num w:numId="1">
    <w:abstractNumId w:val="6"/>
  </w:num>
  <w:num w:numId="2">
    <w:abstractNumId w:val="7"/>
  </w:num>
  <w:num w:numId="3">
    <w:abstractNumId w:val="8"/>
  </w:num>
  <w:num w:numId="4">
    <w:abstractNumId w:val="8"/>
  </w:num>
  <w:num w:numId="5">
    <w:abstractNumId w:val="8"/>
  </w:num>
  <w:num w:numId="6">
    <w:abstractNumId w:val="9"/>
  </w:num>
  <w:num w:numId="7">
    <w:abstractNumId w:val="10"/>
  </w:num>
  <w:num w:numId="8">
    <w:abstractNumId w:val="10"/>
  </w:num>
  <w:num w:numId="9">
    <w:abstractNumId w:val="10"/>
  </w:num>
  <w:num w:numId="10">
    <w:abstractNumId w:val="10"/>
  </w:num>
  <w:num w:numId="11">
    <w:abstractNumId w:val="10"/>
  </w:num>
  <w:num w:numId="12">
    <w:abstractNumId w:val="10"/>
  </w:num>
  <w:num w:numId="13">
    <w:abstractNumId w:val="10"/>
  </w:num>
  <w:num w:numId="14">
    <w:abstractNumId w:val="10"/>
  </w:num>
  <w:num w:numId="15">
    <w:abstractNumId w:val="10"/>
  </w:num>
  <w:num w:numId="16">
    <w:abstractNumId w:val="4"/>
  </w:num>
  <w:num w:numId="17">
    <w:abstractNumId w:val="4"/>
  </w:num>
  <w:num w:numId="18">
    <w:abstractNumId w:val="3"/>
  </w:num>
  <w:num w:numId="19">
    <w:abstractNumId w:val="3"/>
  </w:num>
  <w:num w:numId="20">
    <w:abstractNumId w:val="2"/>
  </w:num>
  <w:num w:numId="21">
    <w:abstractNumId w:val="2"/>
  </w:num>
  <w:num w:numId="22">
    <w:abstractNumId w:val="1"/>
  </w:num>
  <w:num w:numId="23">
    <w:abstractNumId w:val="1"/>
  </w:num>
  <w:num w:numId="24">
    <w:abstractNumId w:val="0"/>
  </w:num>
  <w:num w:numId="25">
    <w:abstractNumId w:val="0"/>
  </w:num>
  <w:num w:numId="26">
    <w:abstractNumId w:val="5"/>
  </w:num>
  <w:num w:numId="27">
    <w:abstractNumId w:val="5"/>
  </w:num>
  <w:num w:numId="28">
    <w:abstractNumId w:val="5"/>
  </w:num>
  <w:num w:numId="29">
    <w:abstractNumId w:val="5"/>
  </w:num>
  <w:num w:numId="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SortMethod w:val="0000"/>
  <w:trackRevisions/>
  <w:defaultTabStop w:val="720"/>
  <w:characterSpacingControl w:val="doNotCompress"/>
  <w:hdrShapeDefaults>
    <o:shapedefaults v:ext="edit" spidmax="116737"/>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83C"/>
    <w:rsid w:val="00003309"/>
    <w:rsid w:val="00005D1C"/>
    <w:rsid w:val="000072FD"/>
    <w:rsid w:val="00010FC7"/>
    <w:rsid w:val="00012113"/>
    <w:rsid w:val="00013A07"/>
    <w:rsid w:val="00013E62"/>
    <w:rsid w:val="0002020D"/>
    <w:rsid w:val="00020831"/>
    <w:rsid w:val="00024ABE"/>
    <w:rsid w:val="0002626E"/>
    <w:rsid w:val="00030795"/>
    <w:rsid w:val="00030C17"/>
    <w:rsid w:val="0004041B"/>
    <w:rsid w:val="00040C0E"/>
    <w:rsid w:val="00042DDC"/>
    <w:rsid w:val="000540C5"/>
    <w:rsid w:val="00057603"/>
    <w:rsid w:val="00060DA0"/>
    <w:rsid w:val="0006109D"/>
    <w:rsid w:val="000750F6"/>
    <w:rsid w:val="0008230F"/>
    <w:rsid w:val="0008511E"/>
    <w:rsid w:val="000873FD"/>
    <w:rsid w:val="0009713E"/>
    <w:rsid w:val="000A355B"/>
    <w:rsid w:val="000A3FC0"/>
    <w:rsid w:val="000A5654"/>
    <w:rsid w:val="000B2A21"/>
    <w:rsid w:val="000C3648"/>
    <w:rsid w:val="000C7552"/>
    <w:rsid w:val="000D02BB"/>
    <w:rsid w:val="000D2FA1"/>
    <w:rsid w:val="000E5F67"/>
    <w:rsid w:val="000F1821"/>
    <w:rsid w:val="000F39F9"/>
    <w:rsid w:val="000F5FFE"/>
    <w:rsid w:val="000F60D5"/>
    <w:rsid w:val="00100419"/>
    <w:rsid w:val="00101510"/>
    <w:rsid w:val="00102829"/>
    <w:rsid w:val="00107177"/>
    <w:rsid w:val="00116FBA"/>
    <w:rsid w:val="001178FD"/>
    <w:rsid w:val="001220C3"/>
    <w:rsid w:val="00125DD6"/>
    <w:rsid w:val="001320C5"/>
    <w:rsid w:val="001320D7"/>
    <w:rsid w:val="001478F9"/>
    <w:rsid w:val="0015083A"/>
    <w:rsid w:val="00180DEE"/>
    <w:rsid w:val="001844ED"/>
    <w:rsid w:val="00186D50"/>
    <w:rsid w:val="00192018"/>
    <w:rsid w:val="00196775"/>
    <w:rsid w:val="00196788"/>
    <w:rsid w:val="00196D07"/>
    <w:rsid w:val="001B166D"/>
    <w:rsid w:val="001B1829"/>
    <w:rsid w:val="001B67E6"/>
    <w:rsid w:val="001B696C"/>
    <w:rsid w:val="001C1336"/>
    <w:rsid w:val="001C41E3"/>
    <w:rsid w:val="001C4E1B"/>
    <w:rsid w:val="001C6F59"/>
    <w:rsid w:val="001C72FC"/>
    <w:rsid w:val="001D23EE"/>
    <w:rsid w:val="001D4558"/>
    <w:rsid w:val="001E21B8"/>
    <w:rsid w:val="001E2D19"/>
    <w:rsid w:val="001F7945"/>
    <w:rsid w:val="00203F53"/>
    <w:rsid w:val="00220B77"/>
    <w:rsid w:val="00224905"/>
    <w:rsid w:val="0023045C"/>
    <w:rsid w:val="00231E0C"/>
    <w:rsid w:val="0023646E"/>
    <w:rsid w:val="0025576F"/>
    <w:rsid w:val="00266300"/>
    <w:rsid w:val="002669CB"/>
    <w:rsid w:val="002726EB"/>
    <w:rsid w:val="00272F35"/>
    <w:rsid w:val="002803D5"/>
    <w:rsid w:val="0028227B"/>
    <w:rsid w:val="00283C7B"/>
    <w:rsid w:val="002873A9"/>
    <w:rsid w:val="00290C28"/>
    <w:rsid w:val="00292342"/>
    <w:rsid w:val="00292853"/>
    <w:rsid w:val="002929D2"/>
    <w:rsid w:val="002939B6"/>
    <w:rsid w:val="00296D32"/>
    <w:rsid w:val="002976E4"/>
    <w:rsid w:val="002A4B99"/>
    <w:rsid w:val="002B0844"/>
    <w:rsid w:val="002B34F3"/>
    <w:rsid w:val="002B58CC"/>
    <w:rsid w:val="002C04BA"/>
    <w:rsid w:val="002C2647"/>
    <w:rsid w:val="002D1BC6"/>
    <w:rsid w:val="002D5955"/>
    <w:rsid w:val="002D5B2A"/>
    <w:rsid w:val="002D6714"/>
    <w:rsid w:val="002E0326"/>
    <w:rsid w:val="002E6580"/>
    <w:rsid w:val="002E68E9"/>
    <w:rsid w:val="002F483C"/>
    <w:rsid w:val="003018BE"/>
    <w:rsid w:val="00302F28"/>
    <w:rsid w:val="00311E70"/>
    <w:rsid w:val="00342BB6"/>
    <w:rsid w:val="003449B3"/>
    <w:rsid w:val="00344CD7"/>
    <w:rsid w:val="003548DB"/>
    <w:rsid w:val="00354C84"/>
    <w:rsid w:val="003770F4"/>
    <w:rsid w:val="003811AE"/>
    <w:rsid w:val="00382723"/>
    <w:rsid w:val="00387E9D"/>
    <w:rsid w:val="003A019E"/>
    <w:rsid w:val="003A5A8D"/>
    <w:rsid w:val="003B1F36"/>
    <w:rsid w:val="003B5878"/>
    <w:rsid w:val="003B6A0D"/>
    <w:rsid w:val="003D6CFA"/>
    <w:rsid w:val="003E1F4A"/>
    <w:rsid w:val="003E55D1"/>
    <w:rsid w:val="003E7CBB"/>
    <w:rsid w:val="003F2E3F"/>
    <w:rsid w:val="003F3C32"/>
    <w:rsid w:val="003F701C"/>
    <w:rsid w:val="00400CFF"/>
    <w:rsid w:val="004019D6"/>
    <w:rsid w:val="00403A46"/>
    <w:rsid w:val="004053BA"/>
    <w:rsid w:val="00407878"/>
    <w:rsid w:val="00410506"/>
    <w:rsid w:val="00422645"/>
    <w:rsid w:val="004306CA"/>
    <w:rsid w:val="00432613"/>
    <w:rsid w:val="00435E30"/>
    <w:rsid w:val="0044215F"/>
    <w:rsid w:val="00443D85"/>
    <w:rsid w:val="00445143"/>
    <w:rsid w:val="004478E7"/>
    <w:rsid w:val="004502DA"/>
    <w:rsid w:val="00451FDB"/>
    <w:rsid w:val="00453573"/>
    <w:rsid w:val="00461E9E"/>
    <w:rsid w:val="00474AD6"/>
    <w:rsid w:val="00475F64"/>
    <w:rsid w:val="00476C2B"/>
    <w:rsid w:val="0048021C"/>
    <w:rsid w:val="00490806"/>
    <w:rsid w:val="00494CF9"/>
    <w:rsid w:val="004A21BB"/>
    <w:rsid w:val="004D046D"/>
    <w:rsid w:val="004D166D"/>
    <w:rsid w:val="004D4DB4"/>
    <w:rsid w:val="004D7A04"/>
    <w:rsid w:val="004E5ED8"/>
    <w:rsid w:val="004F1729"/>
    <w:rsid w:val="004F454D"/>
    <w:rsid w:val="00507B69"/>
    <w:rsid w:val="00514668"/>
    <w:rsid w:val="005247E5"/>
    <w:rsid w:val="00525990"/>
    <w:rsid w:val="00542F64"/>
    <w:rsid w:val="00553486"/>
    <w:rsid w:val="005569EA"/>
    <w:rsid w:val="005579E5"/>
    <w:rsid w:val="00576040"/>
    <w:rsid w:val="005865BB"/>
    <w:rsid w:val="00597EDB"/>
    <w:rsid w:val="005A5254"/>
    <w:rsid w:val="005A54C8"/>
    <w:rsid w:val="005A7478"/>
    <w:rsid w:val="005B2C8D"/>
    <w:rsid w:val="005B42C2"/>
    <w:rsid w:val="005B5933"/>
    <w:rsid w:val="005C3FF0"/>
    <w:rsid w:val="005D365A"/>
    <w:rsid w:val="005D5EC8"/>
    <w:rsid w:val="005D7F00"/>
    <w:rsid w:val="005F1D20"/>
    <w:rsid w:val="005F3C0C"/>
    <w:rsid w:val="00600981"/>
    <w:rsid w:val="00604508"/>
    <w:rsid w:val="00607D57"/>
    <w:rsid w:val="00613053"/>
    <w:rsid w:val="00621378"/>
    <w:rsid w:val="006218E6"/>
    <w:rsid w:val="0062291C"/>
    <w:rsid w:val="00623A0F"/>
    <w:rsid w:val="006266BB"/>
    <w:rsid w:val="00630F95"/>
    <w:rsid w:val="00631E8F"/>
    <w:rsid w:val="00641B5C"/>
    <w:rsid w:val="0066122B"/>
    <w:rsid w:val="0066466C"/>
    <w:rsid w:val="00665BA5"/>
    <w:rsid w:val="006674B9"/>
    <w:rsid w:val="006709C3"/>
    <w:rsid w:val="00676EF5"/>
    <w:rsid w:val="00681676"/>
    <w:rsid w:val="00685157"/>
    <w:rsid w:val="00690F40"/>
    <w:rsid w:val="006A375E"/>
    <w:rsid w:val="006A54A1"/>
    <w:rsid w:val="006B5D1C"/>
    <w:rsid w:val="006B701D"/>
    <w:rsid w:val="006C72DB"/>
    <w:rsid w:val="006D1991"/>
    <w:rsid w:val="006E6B4C"/>
    <w:rsid w:val="006F0FE4"/>
    <w:rsid w:val="00702D07"/>
    <w:rsid w:val="007106B1"/>
    <w:rsid w:val="007108DE"/>
    <w:rsid w:val="00715294"/>
    <w:rsid w:val="00721F31"/>
    <w:rsid w:val="00726026"/>
    <w:rsid w:val="0073505B"/>
    <w:rsid w:val="00735A5F"/>
    <w:rsid w:val="00735A71"/>
    <w:rsid w:val="007374DB"/>
    <w:rsid w:val="00743657"/>
    <w:rsid w:val="00745925"/>
    <w:rsid w:val="00746F7C"/>
    <w:rsid w:val="007542A8"/>
    <w:rsid w:val="007545EC"/>
    <w:rsid w:val="00754D3A"/>
    <w:rsid w:val="0075708F"/>
    <w:rsid w:val="00760DF1"/>
    <w:rsid w:val="007615E4"/>
    <w:rsid w:val="007637C9"/>
    <w:rsid w:val="007653FD"/>
    <w:rsid w:val="007731BD"/>
    <w:rsid w:val="007748F3"/>
    <w:rsid w:val="00774BC8"/>
    <w:rsid w:val="00775FE6"/>
    <w:rsid w:val="007760AE"/>
    <w:rsid w:val="007764EC"/>
    <w:rsid w:val="0079020F"/>
    <w:rsid w:val="00793028"/>
    <w:rsid w:val="007B2005"/>
    <w:rsid w:val="007C3AE9"/>
    <w:rsid w:val="007C3CAB"/>
    <w:rsid w:val="007D4018"/>
    <w:rsid w:val="007D4A1A"/>
    <w:rsid w:val="007F5059"/>
    <w:rsid w:val="007F542B"/>
    <w:rsid w:val="008062D6"/>
    <w:rsid w:val="00807D44"/>
    <w:rsid w:val="008201B3"/>
    <w:rsid w:val="00824351"/>
    <w:rsid w:val="00825CDD"/>
    <w:rsid w:val="00825E1E"/>
    <w:rsid w:val="00864AF1"/>
    <w:rsid w:val="00867306"/>
    <w:rsid w:val="0087121E"/>
    <w:rsid w:val="00874EFC"/>
    <w:rsid w:val="0088682A"/>
    <w:rsid w:val="00892607"/>
    <w:rsid w:val="0089349F"/>
    <w:rsid w:val="00893B6B"/>
    <w:rsid w:val="008A4F08"/>
    <w:rsid w:val="008B1A35"/>
    <w:rsid w:val="008C0CD5"/>
    <w:rsid w:val="008C175C"/>
    <w:rsid w:val="008E6C0C"/>
    <w:rsid w:val="008F2D31"/>
    <w:rsid w:val="009037DE"/>
    <w:rsid w:val="009064E1"/>
    <w:rsid w:val="00912F65"/>
    <w:rsid w:val="0091736A"/>
    <w:rsid w:val="00921BB4"/>
    <w:rsid w:val="00922B74"/>
    <w:rsid w:val="009257EB"/>
    <w:rsid w:val="009317D5"/>
    <w:rsid w:val="0094794A"/>
    <w:rsid w:val="00952129"/>
    <w:rsid w:val="009663DD"/>
    <w:rsid w:val="00967287"/>
    <w:rsid w:val="00971961"/>
    <w:rsid w:val="0097724D"/>
    <w:rsid w:val="00986BFC"/>
    <w:rsid w:val="00987FC5"/>
    <w:rsid w:val="009902A5"/>
    <w:rsid w:val="009975A9"/>
    <w:rsid w:val="009978F3"/>
    <w:rsid w:val="009A5C28"/>
    <w:rsid w:val="009B0E97"/>
    <w:rsid w:val="009B2062"/>
    <w:rsid w:val="009B2F88"/>
    <w:rsid w:val="009B52FE"/>
    <w:rsid w:val="009C4008"/>
    <w:rsid w:val="009C6783"/>
    <w:rsid w:val="009D0701"/>
    <w:rsid w:val="009D2CBE"/>
    <w:rsid w:val="009E171C"/>
    <w:rsid w:val="009E25BC"/>
    <w:rsid w:val="009E4612"/>
    <w:rsid w:val="009F1BDD"/>
    <w:rsid w:val="00A019FE"/>
    <w:rsid w:val="00A048EE"/>
    <w:rsid w:val="00A04F2F"/>
    <w:rsid w:val="00A06D72"/>
    <w:rsid w:val="00A07846"/>
    <w:rsid w:val="00A118BC"/>
    <w:rsid w:val="00A13057"/>
    <w:rsid w:val="00A15D62"/>
    <w:rsid w:val="00A200A8"/>
    <w:rsid w:val="00A20E05"/>
    <w:rsid w:val="00A21712"/>
    <w:rsid w:val="00A228C3"/>
    <w:rsid w:val="00A307E1"/>
    <w:rsid w:val="00A33428"/>
    <w:rsid w:val="00A35014"/>
    <w:rsid w:val="00A36912"/>
    <w:rsid w:val="00A525FA"/>
    <w:rsid w:val="00A572B0"/>
    <w:rsid w:val="00A5742A"/>
    <w:rsid w:val="00A65B1D"/>
    <w:rsid w:val="00A70035"/>
    <w:rsid w:val="00A8092C"/>
    <w:rsid w:val="00AB1705"/>
    <w:rsid w:val="00AC070E"/>
    <w:rsid w:val="00AC7C38"/>
    <w:rsid w:val="00AD2E1D"/>
    <w:rsid w:val="00AD4E37"/>
    <w:rsid w:val="00AE7662"/>
    <w:rsid w:val="00AE7E02"/>
    <w:rsid w:val="00AF31EE"/>
    <w:rsid w:val="00AF4FFF"/>
    <w:rsid w:val="00B01A99"/>
    <w:rsid w:val="00B15BA5"/>
    <w:rsid w:val="00B20B89"/>
    <w:rsid w:val="00B2146E"/>
    <w:rsid w:val="00B24D81"/>
    <w:rsid w:val="00B53EAB"/>
    <w:rsid w:val="00B6205F"/>
    <w:rsid w:val="00B622EE"/>
    <w:rsid w:val="00B63A03"/>
    <w:rsid w:val="00B9632B"/>
    <w:rsid w:val="00BC279E"/>
    <w:rsid w:val="00BD1603"/>
    <w:rsid w:val="00BD5F3F"/>
    <w:rsid w:val="00BD6D00"/>
    <w:rsid w:val="00BE3254"/>
    <w:rsid w:val="00C06279"/>
    <w:rsid w:val="00C10EC3"/>
    <w:rsid w:val="00C12563"/>
    <w:rsid w:val="00C16BDD"/>
    <w:rsid w:val="00C222CC"/>
    <w:rsid w:val="00C4147A"/>
    <w:rsid w:val="00C42584"/>
    <w:rsid w:val="00C55BDB"/>
    <w:rsid w:val="00C62427"/>
    <w:rsid w:val="00C63F1B"/>
    <w:rsid w:val="00C65D8C"/>
    <w:rsid w:val="00C67D75"/>
    <w:rsid w:val="00C71902"/>
    <w:rsid w:val="00C777A6"/>
    <w:rsid w:val="00C77C17"/>
    <w:rsid w:val="00C80CCB"/>
    <w:rsid w:val="00C954B5"/>
    <w:rsid w:val="00C96720"/>
    <w:rsid w:val="00CA308F"/>
    <w:rsid w:val="00CB1EFB"/>
    <w:rsid w:val="00CB22FB"/>
    <w:rsid w:val="00CB2C68"/>
    <w:rsid w:val="00CB72EE"/>
    <w:rsid w:val="00CB7CFE"/>
    <w:rsid w:val="00CD41DC"/>
    <w:rsid w:val="00CE120E"/>
    <w:rsid w:val="00CE3AF4"/>
    <w:rsid w:val="00CE41F6"/>
    <w:rsid w:val="00D10A8B"/>
    <w:rsid w:val="00D11553"/>
    <w:rsid w:val="00D1541A"/>
    <w:rsid w:val="00D17406"/>
    <w:rsid w:val="00D2259D"/>
    <w:rsid w:val="00D25D7A"/>
    <w:rsid w:val="00D27384"/>
    <w:rsid w:val="00D27F96"/>
    <w:rsid w:val="00D30174"/>
    <w:rsid w:val="00D42732"/>
    <w:rsid w:val="00D43375"/>
    <w:rsid w:val="00D449E8"/>
    <w:rsid w:val="00D54F18"/>
    <w:rsid w:val="00D61000"/>
    <w:rsid w:val="00D61888"/>
    <w:rsid w:val="00D61969"/>
    <w:rsid w:val="00D62286"/>
    <w:rsid w:val="00D7072D"/>
    <w:rsid w:val="00D71D2E"/>
    <w:rsid w:val="00D72A0F"/>
    <w:rsid w:val="00D85CC9"/>
    <w:rsid w:val="00D8765B"/>
    <w:rsid w:val="00D96312"/>
    <w:rsid w:val="00DA0E54"/>
    <w:rsid w:val="00DA4DE5"/>
    <w:rsid w:val="00DA7D94"/>
    <w:rsid w:val="00DB44C3"/>
    <w:rsid w:val="00DB7FEB"/>
    <w:rsid w:val="00DC4FED"/>
    <w:rsid w:val="00DC5CB5"/>
    <w:rsid w:val="00DC5D3D"/>
    <w:rsid w:val="00DC71FB"/>
    <w:rsid w:val="00DD10EF"/>
    <w:rsid w:val="00DD1B0E"/>
    <w:rsid w:val="00DF3490"/>
    <w:rsid w:val="00DF5F14"/>
    <w:rsid w:val="00E13899"/>
    <w:rsid w:val="00E145DB"/>
    <w:rsid w:val="00E1559E"/>
    <w:rsid w:val="00E16DF6"/>
    <w:rsid w:val="00E248CC"/>
    <w:rsid w:val="00E26CC0"/>
    <w:rsid w:val="00E3073B"/>
    <w:rsid w:val="00E33A32"/>
    <w:rsid w:val="00E3489A"/>
    <w:rsid w:val="00E4231C"/>
    <w:rsid w:val="00E44DF6"/>
    <w:rsid w:val="00E6087D"/>
    <w:rsid w:val="00E63E6C"/>
    <w:rsid w:val="00E73303"/>
    <w:rsid w:val="00E740D6"/>
    <w:rsid w:val="00E8275E"/>
    <w:rsid w:val="00EB1820"/>
    <w:rsid w:val="00EB6C0B"/>
    <w:rsid w:val="00EB7C0D"/>
    <w:rsid w:val="00EB7D3E"/>
    <w:rsid w:val="00EC0890"/>
    <w:rsid w:val="00EC136A"/>
    <w:rsid w:val="00EC6862"/>
    <w:rsid w:val="00EE57E6"/>
    <w:rsid w:val="00EF32C8"/>
    <w:rsid w:val="00EF7932"/>
    <w:rsid w:val="00EF7F60"/>
    <w:rsid w:val="00F0115C"/>
    <w:rsid w:val="00F02F55"/>
    <w:rsid w:val="00F05936"/>
    <w:rsid w:val="00F1424F"/>
    <w:rsid w:val="00F1660A"/>
    <w:rsid w:val="00F16BEF"/>
    <w:rsid w:val="00F2512B"/>
    <w:rsid w:val="00F25543"/>
    <w:rsid w:val="00F36EFD"/>
    <w:rsid w:val="00F37519"/>
    <w:rsid w:val="00F41703"/>
    <w:rsid w:val="00F47955"/>
    <w:rsid w:val="00F5151F"/>
    <w:rsid w:val="00F62240"/>
    <w:rsid w:val="00F6442C"/>
    <w:rsid w:val="00F65386"/>
    <w:rsid w:val="00F67177"/>
    <w:rsid w:val="00F710AD"/>
    <w:rsid w:val="00F726C4"/>
    <w:rsid w:val="00F75635"/>
    <w:rsid w:val="00F76560"/>
    <w:rsid w:val="00F87741"/>
    <w:rsid w:val="00F95889"/>
    <w:rsid w:val="00F96BF5"/>
    <w:rsid w:val="00FA459B"/>
    <w:rsid w:val="00FC06E9"/>
    <w:rsid w:val="00FC46C6"/>
    <w:rsid w:val="00FC6335"/>
    <w:rsid w:val="00FC70C4"/>
    <w:rsid w:val="00FD11EF"/>
    <w:rsid w:val="00FD1897"/>
    <w:rsid w:val="00FD524B"/>
    <w:rsid w:val="00FD73E5"/>
    <w:rsid w:val="00FE4526"/>
    <w:rsid w:val="00FE47BD"/>
    <w:rsid w:val="00FE5D7D"/>
    <w:rsid w:val="00FE632A"/>
    <w:rsid w:val="00FF718D"/>
    <w:rsid w:val="00FF7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67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uiPriority="9" w:qFormat="1"/>
    <w:lsdException w:name="heading 5" w:qFormat="1"/>
    <w:lsdException w:name="heading 6"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List" w:uiPriority="0"/>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1BC6"/>
    <w:pPr>
      <w:spacing w:after="0" w:line="240" w:lineRule="auto"/>
    </w:pPr>
    <w:rPr>
      <w:rFonts w:ascii="Calibri" w:eastAsia="Times New Roman" w:hAnsi="Calibri" w:cs="Times New Roman"/>
      <w:szCs w:val="20"/>
    </w:rPr>
  </w:style>
  <w:style w:type="paragraph" w:styleId="Heading1">
    <w:name w:val="heading 1"/>
    <w:next w:val="BodyText"/>
    <w:link w:val="Heading1Char"/>
    <w:uiPriority w:val="99"/>
    <w:qFormat/>
    <w:rsid w:val="00451FDB"/>
    <w:pPr>
      <w:keepNext/>
      <w:numPr>
        <w:numId w:val="15"/>
      </w:numPr>
      <w:spacing w:before="360" w:after="120" w:line="240" w:lineRule="auto"/>
      <w:ind w:left="432"/>
      <w:contextualSpacing/>
      <w:outlineLvl w:val="0"/>
    </w:pPr>
    <w:rPr>
      <w:rFonts w:ascii="Calibri" w:eastAsia="Times New Roman" w:hAnsi="Calibri" w:cs="Arial"/>
      <w:b/>
      <w:bCs/>
      <w:kern w:val="32"/>
      <w:sz w:val="32"/>
      <w:szCs w:val="32"/>
    </w:rPr>
  </w:style>
  <w:style w:type="paragraph" w:styleId="Heading2">
    <w:name w:val="heading 2"/>
    <w:basedOn w:val="Heading1"/>
    <w:next w:val="BodyText2"/>
    <w:link w:val="Heading2Char"/>
    <w:uiPriority w:val="9"/>
    <w:unhideWhenUsed/>
    <w:qFormat/>
    <w:rsid w:val="00451FDB"/>
    <w:pPr>
      <w:keepNext w:val="0"/>
      <w:numPr>
        <w:ilvl w:val="1"/>
      </w:numPr>
      <w:spacing w:before="240"/>
      <w:contextualSpacing w:val="0"/>
      <w:outlineLvl w:val="1"/>
    </w:pPr>
    <w:rPr>
      <w:rFonts w:eastAsiaTheme="majorEastAsia" w:cstheme="majorBidi"/>
      <w:bCs w:val="0"/>
      <w:sz w:val="22"/>
      <w:szCs w:val="26"/>
    </w:rPr>
  </w:style>
  <w:style w:type="paragraph" w:styleId="Heading3">
    <w:name w:val="heading 3"/>
    <w:basedOn w:val="Heading2"/>
    <w:next w:val="BodyText3"/>
    <w:link w:val="Heading3Char"/>
    <w:uiPriority w:val="99"/>
    <w:qFormat/>
    <w:rsid w:val="00451FDB"/>
    <w:pPr>
      <w:numPr>
        <w:ilvl w:val="2"/>
      </w:numPr>
      <w:spacing w:before="0"/>
      <w:outlineLvl w:val="2"/>
    </w:pPr>
    <w:rPr>
      <w:rFonts w:eastAsia="Times New Roman" w:cs="Arial"/>
      <w:b w:val="0"/>
      <w:bCs/>
      <w:szCs w:val="20"/>
    </w:rPr>
  </w:style>
  <w:style w:type="paragraph" w:styleId="Heading4">
    <w:name w:val="heading 4"/>
    <w:basedOn w:val="Heading3"/>
    <w:next w:val="BodyText4"/>
    <w:link w:val="Heading4Char"/>
    <w:uiPriority w:val="9"/>
    <w:unhideWhenUsed/>
    <w:qFormat/>
    <w:rsid w:val="00451FDB"/>
    <w:pPr>
      <w:numPr>
        <w:ilvl w:val="3"/>
      </w:numPr>
      <w:ind w:left="1620" w:hanging="900"/>
      <w:outlineLvl w:val="3"/>
    </w:pPr>
    <w:rPr>
      <w:rFonts w:eastAsiaTheme="majorEastAsia" w:cstheme="majorBidi"/>
      <w:bCs w:val="0"/>
      <w:iCs/>
    </w:rPr>
  </w:style>
  <w:style w:type="paragraph" w:styleId="Heading5">
    <w:name w:val="heading 5"/>
    <w:basedOn w:val="Heading4"/>
    <w:next w:val="BodyText5"/>
    <w:link w:val="Heading5Char"/>
    <w:uiPriority w:val="99"/>
    <w:qFormat/>
    <w:rsid w:val="00451FDB"/>
    <w:pPr>
      <w:numPr>
        <w:ilvl w:val="4"/>
      </w:numPr>
      <w:outlineLvl w:val="4"/>
    </w:pPr>
    <w:rPr>
      <w:rFonts w:eastAsia="Times New Roman" w:cs="Arial"/>
      <w:bCs/>
    </w:rPr>
  </w:style>
  <w:style w:type="paragraph" w:styleId="Heading6">
    <w:name w:val="heading 6"/>
    <w:basedOn w:val="Heading5"/>
    <w:next w:val="BodyText6"/>
    <w:link w:val="Heading6Char"/>
    <w:uiPriority w:val="99"/>
    <w:qFormat/>
    <w:rsid w:val="00451FDB"/>
    <w:pPr>
      <w:numPr>
        <w:ilvl w:val="5"/>
      </w:numPr>
      <w:outlineLvl w:val="5"/>
    </w:pPr>
    <w:rPr>
      <w:rFonts w:cs="Times New Roman"/>
      <w:bCs w:val="0"/>
    </w:rPr>
  </w:style>
  <w:style w:type="paragraph" w:styleId="Heading7">
    <w:name w:val="heading 7"/>
    <w:basedOn w:val="Heading6"/>
    <w:next w:val="BodyText7"/>
    <w:link w:val="Heading7Char"/>
    <w:uiPriority w:val="9"/>
    <w:unhideWhenUsed/>
    <w:qFormat/>
    <w:rsid w:val="00451FDB"/>
    <w:pPr>
      <w:numPr>
        <w:ilvl w:val="6"/>
      </w:numPr>
      <w:outlineLvl w:val="6"/>
    </w:pPr>
    <w:rPr>
      <w:rFonts w:eastAsiaTheme="majorEastAsia" w:cstheme="majorBidi"/>
      <w:iCs w:val="0"/>
    </w:rPr>
  </w:style>
  <w:style w:type="paragraph" w:styleId="Heading8">
    <w:name w:val="heading 8"/>
    <w:basedOn w:val="Heading7"/>
    <w:next w:val="BodyText8"/>
    <w:link w:val="Heading8Char"/>
    <w:uiPriority w:val="9"/>
    <w:unhideWhenUsed/>
    <w:qFormat/>
    <w:rsid w:val="00451FDB"/>
    <w:pPr>
      <w:numPr>
        <w:ilvl w:val="7"/>
      </w:numPr>
      <w:outlineLvl w:val="7"/>
    </w:pPr>
  </w:style>
  <w:style w:type="paragraph" w:styleId="Heading9">
    <w:name w:val="heading 9"/>
    <w:basedOn w:val="Heading8"/>
    <w:next w:val="BodyText9"/>
    <w:link w:val="Heading9Char"/>
    <w:uiPriority w:val="9"/>
    <w:unhideWhenUsed/>
    <w:qFormat/>
    <w:rsid w:val="00451FDB"/>
    <w:pPr>
      <w:numPr>
        <w:ilvl w:val="8"/>
      </w:numPr>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Style">
    <w:name w:val="Default Style"/>
    <w:pPr>
      <w:suppressAutoHyphens/>
    </w:pPr>
    <w:rPr>
      <w:rFonts w:ascii="Calibri" w:eastAsia="SimSun" w:hAnsi="Calibri" w:cs="Calibri"/>
      <w:color w:val="00000A"/>
    </w:rPr>
  </w:style>
  <w:style w:type="character" w:customStyle="1" w:styleId="HeaderChar">
    <w:name w:val="Header Char"/>
    <w:basedOn w:val="DefaultParagraphFont"/>
    <w:link w:val="Header"/>
    <w:uiPriority w:val="99"/>
    <w:rsid w:val="00451FDB"/>
    <w:rPr>
      <w:rFonts w:ascii="Calibri" w:eastAsia="Calibri" w:hAnsi="Calibri" w:cs="Calibri"/>
    </w:rPr>
  </w:style>
  <w:style w:type="character" w:customStyle="1" w:styleId="FooterChar">
    <w:name w:val="Footer Char"/>
    <w:basedOn w:val="DefaultParagraphFont"/>
    <w:link w:val="Footer"/>
    <w:uiPriority w:val="99"/>
    <w:rsid w:val="008E6C0C"/>
    <w:rPr>
      <w:rFonts w:ascii="Calibri" w:eastAsia="Calibri" w:hAnsi="Calibri" w:cs="Calibri"/>
      <w:sz w:val="18"/>
      <w:szCs w:val="18"/>
    </w:rPr>
  </w:style>
  <w:style w:type="character" w:customStyle="1" w:styleId="BalloonTextChar">
    <w:name w:val="Balloon Text Char"/>
    <w:basedOn w:val="DefaultParagraphFont"/>
    <w:rPr>
      <w:rFonts w:ascii="Tahoma" w:hAnsi="Tahoma" w:cs="Tahoma"/>
      <w:sz w:val="16"/>
      <w:szCs w:val="16"/>
    </w:rPr>
  </w:style>
  <w:style w:type="paragraph" w:customStyle="1" w:styleId="Heading">
    <w:name w:val="Heading"/>
    <w:basedOn w:val="DefaultStyle"/>
    <w:next w:val="TextBody"/>
    <w:rsid w:val="00451FDB"/>
    <w:pPr>
      <w:keepNext/>
      <w:widowControl w:val="0"/>
      <w:spacing w:before="240" w:after="120"/>
    </w:pPr>
    <w:rPr>
      <w:rFonts w:ascii="Arial" w:eastAsia="Microsoft YaHei" w:hAnsi="Arial" w:cs="Mangal"/>
      <w:sz w:val="28"/>
      <w:szCs w:val="28"/>
      <w:lang w:eastAsia="zh-CN" w:bidi="hi-IN"/>
    </w:rPr>
  </w:style>
  <w:style w:type="paragraph" w:customStyle="1" w:styleId="TextBody">
    <w:name w:val="Text Body"/>
    <w:basedOn w:val="DefaultStyle"/>
    <w:pPr>
      <w:spacing w:after="120"/>
    </w:pPr>
  </w:style>
  <w:style w:type="paragraph" w:styleId="List">
    <w:name w:val="List"/>
    <w:basedOn w:val="TextBody"/>
    <w:rPr>
      <w:rFonts w:cs="Mangal"/>
    </w:rPr>
  </w:style>
  <w:style w:type="paragraph" w:styleId="Caption">
    <w:name w:val="caption"/>
    <w:basedOn w:val="DefaultStyle"/>
    <w:pPr>
      <w:suppressLineNumbers/>
      <w:spacing w:before="120" w:after="120"/>
    </w:pPr>
    <w:rPr>
      <w:rFonts w:cs="Mangal"/>
      <w:i/>
      <w:iCs/>
      <w:sz w:val="24"/>
      <w:szCs w:val="24"/>
    </w:rPr>
  </w:style>
  <w:style w:type="paragraph" w:customStyle="1" w:styleId="Index">
    <w:name w:val="Index"/>
    <w:basedOn w:val="DefaultStyle"/>
    <w:pPr>
      <w:suppressLineNumbers/>
    </w:pPr>
    <w:rPr>
      <w:rFonts w:cs="Mangal"/>
    </w:rPr>
  </w:style>
  <w:style w:type="paragraph" w:styleId="Header">
    <w:name w:val="header"/>
    <w:basedOn w:val="Normal"/>
    <w:link w:val="HeaderChar"/>
    <w:uiPriority w:val="99"/>
    <w:rsid w:val="00451FDB"/>
    <w:pPr>
      <w:tabs>
        <w:tab w:val="center" w:pos="4680"/>
        <w:tab w:val="right" w:pos="9360"/>
      </w:tabs>
    </w:pPr>
    <w:rPr>
      <w:rFonts w:eastAsia="Calibri" w:cs="Calibri"/>
    </w:rPr>
  </w:style>
  <w:style w:type="paragraph" w:styleId="Footer">
    <w:name w:val="footer"/>
    <w:basedOn w:val="Normal"/>
    <w:link w:val="FooterChar"/>
    <w:uiPriority w:val="99"/>
    <w:rsid w:val="008E6C0C"/>
    <w:pPr>
      <w:tabs>
        <w:tab w:val="right" w:pos="9360"/>
      </w:tabs>
    </w:pPr>
    <w:rPr>
      <w:rFonts w:eastAsia="Calibri" w:cs="Calibri"/>
      <w:sz w:val="18"/>
      <w:szCs w:val="18"/>
    </w:rPr>
  </w:style>
  <w:style w:type="paragraph" w:styleId="BalloonText">
    <w:name w:val="Balloon Text"/>
    <w:basedOn w:val="DefaultStyle"/>
    <w:pPr>
      <w:spacing w:after="0" w:line="100" w:lineRule="atLeast"/>
    </w:pPr>
    <w:rPr>
      <w:rFonts w:ascii="Tahoma" w:hAnsi="Tahoma" w:cs="Tahoma"/>
      <w:sz w:val="16"/>
      <w:szCs w:val="16"/>
    </w:rPr>
  </w:style>
  <w:style w:type="paragraph" w:styleId="ListParagraph">
    <w:name w:val="List Paragraph"/>
    <w:basedOn w:val="DefaultStyle"/>
    <w:pPr>
      <w:ind w:left="720"/>
      <w:contextualSpacing/>
    </w:pPr>
  </w:style>
  <w:style w:type="table" w:styleId="TableGrid">
    <w:name w:val="Table Grid"/>
    <w:basedOn w:val="TableNormal"/>
    <w:uiPriority w:val="59"/>
    <w:rsid w:val="009672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F2512B"/>
    <w:rPr>
      <w:sz w:val="16"/>
      <w:szCs w:val="16"/>
    </w:rPr>
  </w:style>
  <w:style w:type="paragraph" w:styleId="CommentText">
    <w:name w:val="annotation text"/>
    <w:basedOn w:val="Normal"/>
    <w:link w:val="CommentTextChar"/>
    <w:uiPriority w:val="99"/>
    <w:unhideWhenUsed/>
    <w:rsid w:val="00F2512B"/>
    <w:rPr>
      <w:sz w:val="20"/>
    </w:rPr>
  </w:style>
  <w:style w:type="character" w:customStyle="1" w:styleId="CommentTextChar">
    <w:name w:val="Comment Text Char"/>
    <w:basedOn w:val="DefaultParagraphFont"/>
    <w:link w:val="CommentText"/>
    <w:uiPriority w:val="99"/>
    <w:rsid w:val="00F2512B"/>
    <w:rPr>
      <w:sz w:val="20"/>
      <w:szCs w:val="20"/>
    </w:rPr>
  </w:style>
  <w:style w:type="paragraph" w:styleId="CommentSubject">
    <w:name w:val="annotation subject"/>
    <w:basedOn w:val="CommentText"/>
    <w:next w:val="CommentText"/>
    <w:link w:val="CommentSubjectChar"/>
    <w:uiPriority w:val="99"/>
    <w:semiHidden/>
    <w:unhideWhenUsed/>
    <w:rsid w:val="00F2512B"/>
    <w:rPr>
      <w:b/>
      <w:bCs/>
    </w:rPr>
  </w:style>
  <w:style w:type="character" w:customStyle="1" w:styleId="CommentSubjectChar">
    <w:name w:val="Comment Subject Char"/>
    <w:basedOn w:val="CommentTextChar"/>
    <w:link w:val="CommentSubject"/>
    <w:uiPriority w:val="99"/>
    <w:semiHidden/>
    <w:rsid w:val="00F2512B"/>
    <w:rPr>
      <w:b/>
      <w:bCs/>
      <w:sz w:val="20"/>
      <w:szCs w:val="20"/>
    </w:rPr>
  </w:style>
  <w:style w:type="paragraph" w:customStyle="1" w:styleId="AppendixH1">
    <w:name w:val="Appendix H1"/>
    <w:basedOn w:val="Heading1"/>
    <w:next w:val="BodyText"/>
    <w:qFormat/>
    <w:rsid w:val="00451FDB"/>
    <w:pPr>
      <w:pageBreakBefore/>
      <w:numPr>
        <w:numId w:val="5"/>
      </w:numPr>
    </w:pPr>
  </w:style>
  <w:style w:type="character" w:customStyle="1" w:styleId="Heading1Char">
    <w:name w:val="Heading 1 Char"/>
    <w:basedOn w:val="DefaultParagraphFont"/>
    <w:link w:val="Heading1"/>
    <w:uiPriority w:val="99"/>
    <w:rsid w:val="00451FDB"/>
    <w:rPr>
      <w:rFonts w:ascii="Calibri" w:eastAsia="Times New Roman" w:hAnsi="Calibri" w:cs="Arial"/>
      <w:b/>
      <w:bCs/>
      <w:kern w:val="32"/>
      <w:sz w:val="32"/>
      <w:szCs w:val="32"/>
    </w:rPr>
  </w:style>
  <w:style w:type="paragraph" w:styleId="BodyText">
    <w:name w:val="Body Text"/>
    <w:basedOn w:val="Normal"/>
    <w:link w:val="BodyTextChar"/>
    <w:uiPriority w:val="99"/>
    <w:unhideWhenUsed/>
    <w:rsid w:val="00451FDB"/>
    <w:pPr>
      <w:spacing w:after="120"/>
    </w:pPr>
    <w:rPr>
      <w:rFonts w:eastAsia="Calibri" w:cs="Calibri"/>
    </w:rPr>
  </w:style>
  <w:style w:type="character" w:customStyle="1" w:styleId="BodyTextChar">
    <w:name w:val="Body Text Char"/>
    <w:basedOn w:val="DefaultParagraphFont"/>
    <w:link w:val="BodyText"/>
    <w:uiPriority w:val="99"/>
    <w:rsid w:val="00451FDB"/>
    <w:rPr>
      <w:rFonts w:ascii="Calibri" w:eastAsia="Calibri" w:hAnsi="Calibri" w:cs="Calibri"/>
    </w:rPr>
  </w:style>
  <w:style w:type="paragraph" w:customStyle="1" w:styleId="AppendixH2">
    <w:name w:val="Appendix H2"/>
    <w:basedOn w:val="Heading2"/>
    <w:next w:val="BodyText"/>
    <w:qFormat/>
    <w:rsid w:val="00451FDB"/>
    <w:pPr>
      <w:numPr>
        <w:numId w:val="5"/>
      </w:numPr>
    </w:pPr>
    <w:rPr>
      <w:b w:val="0"/>
      <w:bCs/>
      <w:szCs w:val="24"/>
    </w:rPr>
  </w:style>
  <w:style w:type="character" w:customStyle="1" w:styleId="Heading2Char">
    <w:name w:val="Heading 2 Char"/>
    <w:basedOn w:val="DefaultParagraphFont"/>
    <w:link w:val="Heading2"/>
    <w:uiPriority w:val="9"/>
    <w:rsid w:val="00451FDB"/>
    <w:rPr>
      <w:rFonts w:ascii="Calibri" w:eastAsiaTheme="majorEastAsia" w:hAnsi="Calibri" w:cstheme="majorBidi"/>
      <w:b/>
      <w:kern w:val="32"/>
      <w:szCs w:val="26"/>
    </w:rPr>
  </w:style>
  <w:style w:type="paragraph" w:customStyle="1" w:styleId="AppendixH3">
    <w:name w:val="Appendix H3"/>
    <w:basedOn w:val="Heading3"/>
    <w:next w:val="BodyText3"/>
    <w:qFormat/>
    <w:rsid w:val="00451FDB"/>
    <w:pPr>
      <w:numPr>
        <w:numId w:val="5"/>
      </w:numPr>
    </w:pPr>
  </w:style>
  <w:style w:type="character" w:customStyle="1" w:styleId="Heading3Char">
    <w:name w:val="Heading 3 Char"/>
    <w:basedOn w:val="DefaultParagraphFont"/>
    <w:link w:val="Heading3"/>
    <w:uiPriority w:val="99"/>
    <w:rsid w:val="00451FDB"/>
    <w:rPr>
      <w:rFonts w:ascii="Calibri" w:eastAsia="Times New Roman" w:hAnsi="Calibri" w:cs="Arial"/>
      <w:bCs/>
      <w:kern w:val="32"/>
      <w:szCs w:val="20"/>
    </w:rPr>
  </w:style>
  <w:style w:type="paragraph" w:styleId="BodyText3">
    <w:name w:val="Body Text 3"/>
    <w:basedOn w:val="BodyText2"/>
    <w:link w:val="BodyText3Char"/>
    <w:uiPriority w:val="99"/>
    <w:unhideWhenUsed/>
    <w:rsid w:val="00451FDB"/>
    <w:pPr>
      <w:ind w:left="630"/>
    </w:pPr>
    <w:rPr>
      <w:szCs w:val="16"/>
    </w:rPr>
  </w:style>
  <w:style w:type="character" w:customStyle="1" w:styleId="BodyText3Char">
    <w:name w:val="Body Text 3 Char"/>
    <w:basedOn w:val="DefaultParagraphFont"/>
    <w:link w:val="BodyText3"/>
    <w:uiPriority w:val="99"/>
    <w:rsid w:val="00451FDB"/>
    <w:rPr>
      <w:rFonts w:ascii="Calibri" w:eastAsia="Calibri" w:hAnsi="Calibri" w:cs="Calibri"/>
      <w:szCs w:val="16"/>
    </w:rPr>
  </w:style>
  <w:style w:type="numbering" w:customStyle="1" w:styleId="AppendixHeadings">
    <w:name w:val="Appendix Headings"/>
    <w:uiPriority w:val="99"/>
    <w:rsid w:val="00451FDB"/>
    <w:pPr>
      <w:numPr>
        <w:numId w:val="6"/>
      </w:numPr>
    </w:pPr>
  </w:style>
  <w:style w:type="paragraph" w:customStyle="1" w:styleId="BodyText1">
    <w:name w:val="Body Text 1"/>
    <w:basedOn w:val="BodyText"/>
    <w:qFormat/>
    <w:rsid w:val="00451FDB"/>
  </w:style>
  <w:style w:type="paragraph" w:styleId="BodyText2">
    <w:name w:val="Body Text 2"/>
    <w:basedOn w:val="BodyText"/>
    <w:link w:val="BodyText2Char"/>
    <w:uiPriority w:val="99"/>
    <w:unhideWhenUsed/>
    <w:rsid w:val="00451FDB"/>
    <w:pPr>
      <w:ind w:left="540"/>
    </w:pPr>
  </w:style>
  <w:style w:type="character" w:customStyle="1" w:styleId="BodyText2Char">
    <w:name w:val="Body Text 2 Char"/>
    <w:basedOn w:val="DefaultParagraphFont"/>
    <w:link w:val="BodyText2"/>
    <w:uiPriority w:val="99"/>
    <w:rsid w:val="00451FDB"/>
    <w:rPr>
      <w:rFonts w:ascii="Calibri" w:eastAsia="Calibri" w:hAnsi="Calibri" w:cs="Calibri"/>
    </w:rPr>
  </w:style>
  <w:style w:type="paragraph" w:customStyle="1" w:styleId="BodyText4">
    <w:name w:val="Body Text 4"/>
    <w:basedOn w:val="BodyText3"/>
    <w:qFormat/>
    <w:rsid w:val="00451FDB"/>
    <w:pPr>
      <w:ind w:left="1440"/>
    </w:pPr>
  </w:style>
  <w:style w:type="paragraph" w:customStyle="1" w:styleId="BodyText5">
    <w:name w:val="Body Text 5"/>
    <w:basedOn w:val="BodyText4"/>
    <w:qFormat/>
    <w:rsid w:val="00451FDB"/>
    <w:pPr>
      <w:ind w:left="1080"/>
    </w:pPr>
  </w:style>
  <w:style w:type="paragraph" w:customStyle="1" w:styleId="BodyText6">
    <w:name w:val="Body Text 6"/>
    <w:basedOn w:val="BodyText5"/>
    <w:qFormat/>
    <w:rsid w:val="00451FDB"/>
    <w:pPr>
      <w:ind w:left="1440"/>
    </w:pPr>
  </w:style>
  <w:style w:type="paragraph" w:customStyle="1" w:styleId="BodyText7">
    <w:name w:val="Body Text 7"/>
    <w:basedOn w:val="BodyText6"/>
    <w:qFormat/>
    <w:rsid w:val="00451FDB"/>
    <w:pPr>
      <w:ind w:left="1800"/>
    </w:pPr>
  </w:style>
  <w:style w:type="paragraph" w:customStyle="1" w:styleId="BodyText8">
    <w:name w:val="Body Text 8"/>
    <w:basedOn w:val="BodyText7"/>
    <w:qFormat/>
    <w:rsid w:val="00451FDB"/>
    <w:pPr>
      <w:ind w:left="2160"/>
    </w:pPr>
  </w:style>
  <w:style w:type="paragraph" w:customStyle="1" w:styleId="BodyText9">
    <w:name w:val="Body Text 9"/>
    <w:basedOn w:val="BodyText8"/>
    <w:qFormat/>
    <w:rsid w:val="00451FDB"/>
    <w:pPr>
      <w:ind w:left="2520"/>
    </w:pPr>
  </w:style>
  <w:style w:type="character" w:customStyle="1" w:styleId="DefaultHeaderFont">
    <w:name w:val="Default Header Font"/>
    <w:basedOn w:val="DefaultParagraphFont"/>
    <w:uiPriority w:val="1"/>
    <w:qFormat/>
    <w:rsid w:val="00451FDB"/>
    <w:rPr>
      <w:rFonts w:ascii="Calibri" w:hAnsi="Calibri" w:cs="Arial"/>
      <w:b/>
      <w:bCs/>
      <w:kern w:val="32"/>
      <w:sz w:val="22"/>
      <w:szCs w:val="32"/>
    </w:rPr>
  </w:style>
  <w:style w:type="character" w:customStyle="1" w:styleId="Heading4Char">
    <w:name w:val="Heading 4 Char"/>
    <w:basedOn w:val="DefaultParagraphFont"/>
    <w:link w:val="Heading4"/>
    <w:uiPriority w:val="9"/>
    <w:rsid w:val="00451FDB"/>
    <w:rPr>
      <w:rFonts w:ascii="Calibri" w:eastAsiaTheme="majorEastAsia" w:hAnsi="Calibri" w:cstheme="majorBidi"/>
      <w:iCs/>
      <w:kern w:val="32"/>
      <w:szCs w:val="20"/>
    </w:rPr>
  </w:style>
  <w:style w:type="character" w:customStyle="1" w:styleId="Heading5Char">
    <w:name w:val="Heading 5 Char"/>
    <w:basedOn w:val="DefaultParagraphFont"/>
    <w:link w:val="Heading5"/>
    <w:uiPriority w:val="99"/>
    <w:rsid w:val="00451FDB"/>
    <w:rPr>
      <w:rFonts w:ascii="Calibri" w:eastAsia="Times New Roman" w:hAnsi="Calibri" w:cs="Arial"/>
      <w:b/>
      <w:bCs/>
      <w:iCs/>
      <w:kern w:val="32"/>
      <w:szCs w:val="20"/>
    </w:rPr>
  </w:style>
  <w:style w:type="character" w:customStyle="1" w:styleId="Heading6Char">
    <w:name w:val="Heading 6 Char"/>
    <w:basedOn w:val="DefaultParagraphFont"/>
    <w:link w:val="Heading6"/>
    <w:uiPriority w:val="99"/>
    <w:rsid w:val="00451FDB"/>
    <w:rPr>
      <w:rFonts w:ascii="Calibri" w:eastAsia="Times New Roman" w:hAnsi="Calibri" w:cs="Times New Roman"/>
      <w:b/>
      <w:iCs/>
      <w:kern w:val="32"/>
      <w:szCs w:val="20"/>
    </w:rPr>
  </w:style>
  <w:style w:type="character" w:customStyle="1" w:styleId="Heading7Char">
    <w:name w:val="Heading 7 Char"/>
    <w:basedOn w:val="DefaultParagraphFont"/>
    <w:link w:val="Heading7"/>
    <w:uiPriority w:val="9"/>
    <w:rsid w:val="00451FDB"/>
    <w:rPr>
      <w:rFonts w:ascii="Calibri" w:eastAsiaTheme="majorEastAsia" w:hAnsi="Calibri" w:cstheme="majorBidi"/>
      <w:b/>
      <w:kern w:val="32"/>
      <w:szCs w:val="20"/>
    </w:rPr>
  </w:style>
  <w:style w:type="character" w:customStyle="1" w:styleId="Heading8Char">
    <w:name w:val="Heading 8 Char"/>
    <w:basedOn w:val="DefaultParagraphFont"/>
    <w:link w:val="Heading8"/>
    <w:uiPriority w:val="9"/>
    <w:rsid w:val="00451FDB"/>
    <w:rPr>
      <w:rFonts w:ascii="Calibri" w:eastAsiaTheme="majorEastAsia" w:hAnsi="Calibri" w:cstheme="majorBidi"/>
      <w:b/>
      <w:kern w:val="32"/>
      <w:szCs w:val="20"/>
    </w:rPr>
  </w:style>
  <w:style w:type="character" w:customStyle="1" w:styleId="Heading9Char">
    <w:name w:val="Heading 9 Char"/>
    <w:basedOn w:val="DefaultParagraphFont"/>
    <w:link w:val="Heading9"/>
    <w:uiPriority w:val="9"/>
    <w:rsid w:val="00451FDB"/>
    <w:rPr>
      <w:rFonts w:ascii="Calibri" w:eastAsiaTheme="majorEastAsia" w:hAnsi="Calibri" w:cstheme="majorBidi"/>
      <w:b/>
      <w:iCs/>
      <w:kern w:val="32"/>
      <w:szCs w:val="20"/>
    </w:rPr>
  </w:style>
  <w:style w:type="paragraph" w:styleId="ListBullet">
    <w:name w:val="List Bullet"/>
    <w:basedOn w:val="Normal"/>
    <w:uiPriority w:val="99"/>
    <w:unhideWhenUsed/>
    <w:rsid w:val="00451FDB"/>
    <w:pPr>
      <w:numPr>
        <w:numId w:val="17"/>
      </w:numPr>
      <w:spacing w:after="120"/>
      <w:contextualSpacing/>
    </w:pPr>
    <w:rPr>
      <w:rFonts w:eastAsia="Calibri" w:cs="Calibri"/>
    </w:rPr>
  </w:style>
  <w:style w:type="paragraph" w:styleId="ListBullet2">
    <w:name w:val="List Bullet 2"/>
    <w:basedOn w:val="Normal"/>
    <w:uiPriority w:val="99"/>
    <w:unhideWhenUsed/>
    <w:rsid w:val="00451FDB"/>
    <w:pPr>
      <w:numPr>
        <w:numId w:val="19"/>
      </w:numPr>
      <w:spacing w:after="120"/>
      <w:contextualSpacing/>
    </w:pPr>
    <w:rPr>
      <w:rFonts w:eastAsia="Calibri" w:cs="Calibri"/>
    </w:rPr>
  </w:style>
  <w:style w:type="paragraph" w:styleId="ListBullet3">
    <w:name w:val="List Bullet 3"/>
    <w:basedOn w:val="Normal"/>
    <w:uiPriority w:val="99"/>
    <w:unhideWhenUsed/>
    <w:rsid w:val="00451FDB"/>
    <w:pPr>
      <w:numPr>
        <w:numId w:val="21"/>
      </w:numPr>
      <w:spacing w:after="120"/>
      <w:contextualSpacing/>
    </w:pPr>
    <w:rPr>
      <w:rFonts w:eastAsia="Calibri" w:cs="Calibri"/>
    </w:rPr>
  </w:style>
  <w:style w:type="paragraph" w:styleId="ListBullet4">
    <w:name w:val="List Bullet 4"/>
    <w:basedOn w:val="Normal"/>
    <w:uiPriority w:val="99"/>
    <w:unhideWhenUsed/>
    <w:rsid w:val="00451FDB"/>
    <w:pPr>
      <w:numPr>
        <w:numId w:val="23"/>
      </w:numPr>
      <w:spacing w:after="120"/>
      <w:contextualSpacing/>
    </w:pPr>
    <w:rPr>
      <w:rFonts w:eastAsia="Calibri" w:cs="Calibri"/>
    </w:rPr>
  </w:style>
  <w:style w:type="paragraph" w:styleId="ListBullet5">
    <w:name w:val="List Bullet 5"/>
    <w:basedOn w:val="Normal"/>
    <w:uiPriority w:val="99"/>
    <w:unhideWhenUsed/>
    <w:rsid w:val="00451FDB"/>
    <w:pPr>
      <w:numPr>
        <w:numId w:val="25"/>
      </w:numPr>
      <w:spacing w:after="120"/>
      <w:contextualSpacing/>
    </w:pPr>
    <w:rPr>
      <w:rFonts w:eastAsia="Calibri" w:cs="Calibri"/>
    </w:rPr>
  </w:style>
  <w:style w:type="paragraph" w:styleId="Title">
    <w:name w:val="Title"/>
    <w:basedOn w:val="Normal"/>
    <w:link w:val="TitleChar"/>
    <w:uiPriority w:val="99"/>
    <w:qFormat/>
    <w:rsid w:val="00451FDB"/>
    <w:pPr>
      <w:jc w:val="center"/>
    </w:pPr>
    <w:rPr>
      <w:rFonts w:cs="Arial"/>
      <w:b/>
      <w:bCs/>
      <w:sz w:val="32"/>
      <w:szCs w:val="32"/>
    </w:rPr>
  </w:style>
  <w:style w:type="character" w:customStyle="1" w:styleId="TitleChar">
    <w:name w:val="Title Char"/>
    <w:basedOn w:val="DefaultParagraphFont"/>
    <w:link w:val="Title"/>
    <w:uiPriority w:val="99"/>
    <w:rsid w:val="00451FDB"/>
    <w:rPr>
      <w:rFonts w:ascii="Arial" w:eastAsia="Times New Roman" w:hAnsi="Arial" w:cs="Arial"/>
      <w:b/>
      <w:bCs/>
      <w:sz w:val="32"/>
      <w:szCs w:val="32"/>
    </w:rPr>
  </w:style>
  <w:style w:type="paragraph" w:customStyle="1" w:styleId="Requirement1">
    <w:name w:val="Requirement 1"/>
    <w:qFormat/>
    <w:rsid w:val="00892607"/>
    <w:pPr>
      <w:numPr>
        <w:numId w:val="26"/>
      </w:numPr>
      <w:tabs>
        <w:tab w:val="left" w:pos="900"/>
      </w:tabs>
      <w:spacing w:after="120"/>
      <w:ind w:left="900" w:hanging="900"/>
    </w:pPr>
    <w:rPr>
      <w:rFonts w:ascii="Calibri" w:eastAsia="Calibri" w:hAnsi="Calibri" w:cs="Calibri"/>
      <w:b/>
      <w:szCs w:val="20"/>
    </w:rPr>
  </w:style>
  <w:style w:type="paragraph" w:customStyle="1" w:styleId="Requirement2">
    <w:name w:val="Requirement 2"/>
    <w:basedOn w:val="Requirement1"/>
    <w:qFormat/>
    <w:rsid w:val="00F95889"/>
    <w:pPr>
      <w:numPr>
        <w:ilvl w:val="1"/>
      </w:numPr>
      <w:ind w:left="900" w:hanging="900"/>
    </w:pPr>
    <w:rPr>
      <w:b w:val="0"/>
    </w:rPr>
  </w:style>
  <w:style w:type="paragraph" w:customStyle="1" w:styleId="Requirement3">
    <w:name w:val="Requirement 3"/>
    <w:basedOn w:val="Requirement2"/>
    <w:qFormat/>
    <w:rsid w:val="00F95889"/>
    <w:pPr>
      <w:numPr>
        <w:ilvl w:val="2"/>
      </w:numPr>
      <w:ind w:left="1980" w:hanging="1080"/>
    </w:pPr>
  </w:style>
  <w:style w:type="paragraph" w:customStyle="1" w:styleId="Requirement4">
    <w:name w:val="Requirement 4"/>
    <w:basedOn w:val="Requirement3"/>
    <w:qFormat/>
    <w:rsid w:val="00F95889"/>
    <w:pPr>
      <w:numPr>
        <w:ilvl w:val="3"/>
      </w:numPr>
    </w:pPr>
  </w:style>
  <w:style w:type="character" w:styleId="Hyperlink">
    <w:name w:val="Hyperlink"/>
    <w:basedOn w:val="DefaultParagraphFont"/>
    <w:uiPriority w:val="99"/>
    <w:unhideWhenUsed/>
    <w:rsid w:val="006A54A1"/>
    <w:rPr>
      <w:color w:val="0000FF" w:themeColor="hyperlink"/>
      <w:u w:val="single"/>
    </w:rPr>
  </w:style>
  <w:style w:type="character" w:styleId="FollowedHyperlink">
    <w:name w:val="FollowedHyperlink"/>
    <w:basedOn w:val="DefaultParagraphFont"/>
    <w:uiPriority w:val="99"/>
    <w:semiHidden/>
    <w:unhideWhenUsed/>
    <w:rsid w:val="00F36EFD"/>
    <w:rPr>
      <w:color w:val="800080" w:themeColor="followedHyperlink"/>
      <w:u w:val="single"/>
    </w:rPr>
  </w:style>
  <w:style w:type="paragraph" w:styleId="Revision">
    <w:name w:val="Revision"/>
    <w:hidden/>
    <w:uiPriority w:val="99"/>
    <w:semiHidden/>
    <w:rsid w:val="007108DE"/>
    <w:pPr>
      <w:spacing w:after="0" w:line="240" w:lineRule="auto"/>
    </w:pPr>
    <w:rPr>
      <w:rFonts w:ascii="Arial" w:eastAsia="Times New Roman" w:hAnsi="Arial" w:cs="Times New Roman"/>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uiPriority="9" w:qFormat="1"/>
    <w:lsdException w:name="heading 5" w:qFormat="1"/>
    <w:lsdException w:name="heading 6"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List" w:uiPriority="0"/>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1BC6"/>
    <w:pPr>
      <w:spacing w:after="0" w:line="240" w:lineRule="auto"/>
    </w:pPr>
    <w:rPr>
      <w:rFonts w:ascii="Calibri" w:eastAsia="Times New Roman" w:hAnsi="Calibri" w:cs="Times New Roman"/>
      <w:szCs w:val="20"/>
    </w:rPr>
  </w:style>
  <w:style w:type="paragraph" w:styleId="Heading1">
    <w:name w:val="heading 1"/>
    <w:next w:val="BodyText"/>
    <w:link w:val="Heading1Char"/>
    <w:uiPriority w:val="99"/>
    <w:qFormat/>
    <w:rsid w:val="00451FDB"/>
    <w:pPr>
      <w:keepNext/>
      <w:numPr>
        <w:numId w:val="15"/>
      </w:numPr>
      <w:spacing w:before="360" w:after="120" w:line="240" w:lineRule="auto"/>
      <w:ind w:left="432"/>
      <w:contextualSpacing/>
      <w:outlineLvl w:val="0"/>
    </w:pPr>
    <w:rPr>
      <w:rFonts w:ascii="Calibri" w:eastAsia="Times New Roman" w:hAnsi="Calibri" w:cs="Arial"/>
      <w:b/>
      <w:bCs/>
      <w:kern w:val="32"/>
      <w:sz w:val="32"/>
      <w:szCs w:val="32"/>
    </w:rPr>
  </w:style>
  <w:style w:type="paragraph" w:styleId="Heading2">
    <w:name w:val="heading 2"/>
    <w:basedOn w:val="Heading1"/>
    <w:next w:val="BodyText2"/>
    <w:link w:val="Heading2Char"/>
    <w:uiPriority w:val="9"/>
    <w:unhideWhenUsed/>
    <w:qFormat/>
    <w:rsid w:val="00451FDB"/>
    <w:pPr>
      <w:keepNext w:val="0"/>
      <w:numPr>
        <w:ilvl w:val="1"/>
      </w:numPr>
      <w:spacing w:before="240"/>
      <w:contextualSpacing w:val="0"/>
      <w:outlineLvl w:val="1"/>
    </w:pPr>
    <w:rPr>
      <w:rFonts w:eastAsiaTheme="majorEastAsia" w:cstheme="majorBidi"/>
      <w:bCs w:val="0"/>
      <w:sz w:val="22"/>
      <w:szCs w:val="26"/>
    </w:rPr>
  </w:style>
  <w:style w:type="paragraph" w:styleId="Heading3">
    <w:name w:val="heading 3"/>
    <w:basedOn w:val="Heading2"/>
    <w:next w:val="BodyText3"/>
    <w:link w:val="Heading3Char"/>
    <w:uiPriority w:val="99"/>
    <w:qFormat/>
    <w:rsid w:val="00451FDB"/>
    <w:pPr>
      <w:numPr>
        <w:ilvl w:val="2"/>
      </w:numPr>
      <w:spacing w:before="0"/>
      <w:outlineLvl w:val="2"/>
    </w:pPr>
    <w:rPr>
      <w:rFonts w:eastAsia="Times New Roman" w:cs="Arial"/>
      <w:b w:val="0"/>
      <w:bCs/>
      <w:szCs w:val="20"/>
    </w:rPr>
  </w:style>
  <w:style w:type="paragraph" w:styleId="Heading4">
    <w:name w:val="heading 4"/>
    <w:basedOn w:val="Heading3"/>
    <w:next w:val="BodyText4"/>
    <w:link w:val="Heading4Char"/>
    <w:uiPriority w:val="9"/>
    <w:unhideWhenUsed/>
    <w:qFormat/>
    <w:rsid w:val="00451FDB"/>
    <w:pPr>
      <w:numPr>
        <w:ilvl w:val="3"/>
      </w:numPr>
      <w:ind w:left="1620" w:hanging="900"/>
      <w:outlineLvl w:val="3"/>
    </w:pPr>
    <w:rPr>
      <w:rFonts w:eastAsiaTheme="majorEastAsia" w:cstheme="majorBidi"/>
      <w:bCs w:val="0"/>
      <w:iCs/>
    </w:rPr>
  </w:style>
  <w:style w:type="paragraph" w:styleId="Heading5">
    <w:name w:val="heading 5"/>
    <w:basedOn w:val="Heading4"/>
    <w:next w:val="BodyText5"/>
    <w:link w:val="Heading5Char"/>
    <w:uiPriority w:val="99"/>
    <w:qFormat/>
    <w:rsid w:val="00451FDB"/>
    <w:pPr>
      <w:numPr>
        <w:ilvl w:val="4"/>
      </w:numPr>
      <w:outlineLvl w:val="4"/>
    </w:pPr>
    <w:rPr>
      <w:rFonts w:eastAsia="Times New Roman" w:cs="Arial"/>
      <w:bCs/>
    </w:rPr>
  </w:style>
  <w:style w:type="paragraph" w:styleId="Heading6">
    <w:name w:val="heading 6"/>
    <w:basedOn w:val="Heading5"/>
    <w:next w:val="BodyText6"/>
    <w:link w:val="Heading6Char"/>
    <w:uiPriority w:val="99"/>
    <w:qFormat/>
    <w:rsid w:val="00451FDB"/>
    <w:pPr>
      <w:numPr>
        <w:ilvl w:val="5"/>
      </w:numPr>
      <w:outlineLvl w:val="5"/>
    </w:pPr>
    <w:rPr>
      <w:rFonts w:cs="Times New Roman"/>
      <w:bCs w:val="0"/>
    </w:rPr>
  </w:style>
  <w:style w:type="paragraph" w:styleId="Heading7">
    <w:name w:val="heading 7"/>
    <w:basedOn w:val="Heading6"/>
    <w:next w:val="BodyText7"/>
    <w:link w:val="Heading7Char"/>
    <w:uiPriority w:val="9"/>
    <w:unhideWhenUsed/>
    <w:qFormat/>
    <w:rsid w:val="00451FDB"/>
    <w:pPr>
      <w:numPr>
        <w:ilvl w:val="6"/>
      </w:numPr>
      <w:outlineLvl w:val="6"/>
    </w:pPr>
    <w:rPr>
      <w:rFonts w:eastAsiaTheme="majorEastAsia" w:cstheme="majorBidi"/>
      <w:iCs w:val="0"/>
    </w:rPr>
  </w:style>
  <w:style w:type="paragraph" w:styleId="Heading8">
    <w:name w:val="heading 8"/>
    <w:basedOn w:val="Heading7"/>
    <w:next w:val="BodyText8"/>
    <w:link w:val="Heading8Char"/>
    <w:uiPriority w:val="9"/>
    <w:unhideWhenUsed/>
    <w:qFormat/>
    <w:rsid w:val="00451FDB"/>
    <w:pPr>
      <w:numPr>
        <w:ilvl w:val="7"/>
      </w:numPr>
      <w:outlineLvl w:val="7"/>
    </w:pPr>
  </w:style>
  <w:style w:type="paragraph" w:styleId="Heading9">
    <w:name w:val="heading 9"/>
    <w:basedOn w:val="Heading8"/>
    <w:next w:val="BodyText9"/>
    <w:link w:val="Heading9Char"/>
    <w:uiPriority w:val="9"/>
    <w:unhideWhenUsed/>
    <w:qFormat/>
    <w:rsid w:val="00451FDB"/>
    <w:pPr>
      <w:numPr>
        <w:ilvl w:val="8"/>
      </w:numPr>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Style">
    <w:name w:val="Default Style"/>
    <w:pPr>
      <w:suppressAutoHyphens/>
    </w:pPr>
    <w:rPr>
      <w:rFonts w:ascii="Calibri" w:eastAsia="SimSun" w:hAnsi="Calibri" w:cs="Calibri"/>
      <w:color w:val="00000A"/>
    </w:rPr>
  </w:style>
  <w:style w:type="character" w:customStyle="1" w:styleId="HeaderChar">
    <w:name w:val="Header Char"/>
    <w:basedOn w:val="DefaultParagraphFont"/>
    <w:link w:val="Header"/>
    <w:uiPriority w:val="99"/>
    <w:rsid w:val="00451FDB"/>
    <w:rPr>
      <w:rFonts w:ascii="Calibri" w:eastAsia="Calibri" w:hAnsi="Calibri" w:cs="Calibri"/>
    </w:rPr>
  </w:style>
  <w:style w:type="character" w:customStyle="1" w:styleId="FooterChar">
    <w:name w:val="Footer Char"/>
    <w:basedOn w:val="DefaultParagraphFont"/>
    <w:link w:val="Footer"/>
    <w:uiPriority w:val="99"/>
    <w:rsid w:val="008E6C0C"/>
    <w:rPr>
      <w:rFonts w:ascii="Calibri" w:eastAsia="Calibri" w:hAnsi="Calibri" w:cs="Calibri"/>
      <w:sz w:val="18"/>
      <w:szCs w:val="18"/>
    </w:rPr>
  </w:style>
  <w:style w:type="character" w:customStyle="1" w:styleId="BalloonTextChar">
    <w:name w:val="Balloon Text Char"/>
    <w:basedOn w:val="DefaultParagraphFont"/>
    <w:rPr>
      <w:rFonts w:ascii="Tahoma" w:hAnsi="Tahoma" w:cs="Tahoma"/>
      <w:sz w:val="16"/>
      <w:szCs w:val="16"/>
    </w:rPr>
  </w:style>
  <w:style w:type="paragraph" w:customStyle="1" w:styleId="Heading">
    <w:name w:val="Heading"/>
    <w:basedOn w:val="DefaultStyle"/>
    <w:next w:val="TextBody"/>
    <w:rsid w:val="00451FDB"/>
    <w:pPr>
      <w:keepNext/>
      <w:widowControl w:val="0"/>
      <w:spacing w:before="240" w:after="120"/>
    </w:pPr>
    <w:rPr>
      <w:rFonts w:ascii="Arial" w:eastAsia="Microsoft YaHei" w:hAnsi="Arial" w:cs="Mangal"/>
      <w:sz w:val="28"/>
      <w:szCs w:val="28"/>
      <w:lang w:eastAsia="zh-CN" w:bidi="hi-IN"/>
    </w:rPr>
  </w:style>
  <w:style w:type="paragraph" w:customStyle="1" w:styleId="TextBody">
    <w:name w:val="Text Body"/>
    <w:basedOn w:val="DefaultStyle"/>
    <w:pPr>
      <w:spacing w:after="120"/>
    </w:pPr>
  </w:style>
  <w:style w:type="paragraph" w:styleId="List">
    <w:name w:val="List"/>
    <w:basedOn w:val="TextBody"/>
    <w:rPr>
      <w:rFonts w:cs="Mangal"/>
    </w:rPr>
  </w:style>
  <w:style w:type="paragraph" w:styleId="Caption">
    <w:name w:val="caption"/>
    <w:basedOn w:val="DefaultStyle"/>
    <w:pPr>
      <w:suppressLineNumbers/>
      <w:spacing w:before="120" w:after="120"/>
    </w:pPr>
    <w:rPr>
      <w:rFonts w:cs="Mangal"/>
      <w:i/>
      <w:iCs/>
      <w:sz w:val="24"/>
      <w:szCs w:val="24"/>
    </w:rPr>
  </w:style>
  <w:style w:type="paragraph" w:customStyle="1" w:styleId="Index">
    <w:name w:val="Index"/>
    <w:basedOn w:val="DefaultStyle"/>
    <w:pPr>
      <w:suppressLineNumbers/>
    </w:pPr>
    <w:rPr>
      <w:rFonts w:cs="Mangal"/>
    </w:rPr>
  </w:style>
  <w:style w:type="paragraph" w:styleId="Header">
    <w:name w:val="header"/>
    <w:basedOn w:val="Normal"/>
    <w:link w:val="HeaderChar"/>
    <w:uiPriority w:val="99"/>
    <w:rsid w:val="00451FDB"/>
    <w:pPr>
      <w:tabs>
        <w:tab w:val="center" w:pos="4680"/>
        <w:tab w:val="right" w:pos="9360"/>
      </w:tabs>
    </w:pPr>
    <w:rPr>
      <w:rFonts w:eastAsia="Calibri" w:cs="Calibri"/>
    </w:rPr>
  </w:style>
  <w:style w:type="paragraph" w:styleId="Footer">
    <w:name w:val="footer"/>
    <w:basedOn w:val="Normal"/>
    <w:link w:val="FooterChar"/>
    <w:uiPriority w:val="99"/>
    <w:rsid w:val="008E6C0C"/>
    <w:pPr>
      <w:tabs>
        <w:tab w:val="right" w:pos="9360"/>
      </w:tabs>
    </w:pPr>
    <w:rPr>
      <w:rFonts w:eastAsia="Calibri" w:cs="Calibri"/>
      <w:sz w:val="18"/>
      <w:szCs w:val="18"/>
    </w:rPr>
  </w:style>
  <w:style w:type="paragraph" w:styleId="BalloonText">
    <w:name w:val="Balloon Text"/>
    <w:basedOn w:val="DefaultStyle"/>
    <w:pPr>
      <w:spacing w:after="0" w:line="100" w:lineRule="atLeast"/>
    </w:pPr>
    <w:rPr>
      <w:rFonts w:ascii="Tahoma" w:hAnsi="Tahoma" w:cs="Tahoma"/>
      <w:sz w:val="16"/>
      <w:szCs w:val="16"/>
    </w:rPr>
  </w:style>
  <w:style w:type="paragraph" w:styleId="ListParagraph">
    <w:name w:val="List Paragraph"/>
    <w:basedOn w:val="DefaultStyle"/>
    <w:pPr>
      <w:ind w:left="720"/>
      <w:contextualSpacing/>
    </w:pPr>
  </w:style>
  <w:style w:type="table" w:styleId="TableGrid">
    <w:name w:val="Table Grid"/>
    <w:basedOn w:val="TableNormal"/>
    <w:uiPriority w:val="59"/>
    <w:rsid w:val="009672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F2512B"/>
    <w:rPr>
      <w:sz w:val="16"/>
      <w:szCs w:val="16"/>
    </w:rPr>
  </w:style>
  <w:style w:type="paragraph" w:styleId="CommentText">
    <w:name w:val="annotation text"/>
    <w:basedOn w:val="Normal"/>
    <w:link w:val="CommentTextChar"/>
    <w:uiPriority w:val="99"/>
    <w:unhideWhenUsed/>
    <w:rsid w:val="00F2512B"/>
    <w:rPr>
      <w:sz w:val="20"/>
    </w:rPr>
  </w:style>
  <w:style w:type="character" w:customStyle="1" w:styleId="CommentTextChar">
    <w:name w:val="Comment Text Char"/>
    <w:basedOn w:val="DefaultParagraphFont"/>
    <w:link w:val="CommentText"/>
    <w:uiPriority w:val="99"/>
    <w:rsid w:val="00F2512B"/>
    <w:rPr>
      <w:sz w:val="20"/>
      <w:szCs w:val="20"/>
    </w:rPr>
  </w:style>
  <w:style w:type="paragraph" w:styleId="CommentSubject">
    <w:name w:val="annotation subject"/>
    <w:basedOn w:val="CommentText"/>
    <w:next w:val="CommentText"/>
    <w:link w:val="CommentSubjectChar"/>
    <w:uiPriority w:val="99"/>
    <w:semiHidden/>
    <w:unhideWhenUsed/>
    <w:rsid w:val="00F2512B"/>
    <w:rPr>
      <w:b/>
      <w:bCs/>
    </w:rPr>
  </w:style>
  <w:style w:type="character" w:customStyle="1" w:styleId="CommentSubjectChar">
    <w:name w:val="Comment Subject Char"/>
    <w:basedOn w:val="CommentTextChar"/>
    <w:link w:val="CommentSubject"/>
    <w:uiPriority w:val="99"/>
    <w:semiHidden/>
    <w:rsid w:val="00F2512B"/>
    <w:rPr>
      <w:b/>
      <w:bCs/>
      <w:sz w:val="20"/>
      <w:szCs w:val="20"/>
    </w:rPr>
  </w:style>
  <w:style w:type="paragraph" w:customStyle="1" w:styleId="AppendixH1">
    <w:name w:val="Appendix H1"/>
    <w:basedOn w:val="Heading1"/>
    <w:next w:val="BodyText"/>
    <w:qFormat/>
    <w:rsid w:val="00451FDB"/>
    <w:pPr>
      <w:pageBreakBefore/>
      <w:numPr>
        <w:numId w:val="5"/>
      </w:numPr>
    </w:pPr>
  </w:style>
  <w:style w:type="character" w:customStyle="1" w:styleId="Heading1Char">
    <w:name w:val="Heading 1 Char"/>
    <w:basedOn w:val="DefaultParagraphFont"/>
    <w:link w:val="Heading1"/>
    <w:uiPriority w:val="99"/>
    <w:rsid w:val="00451FDB"/>
    <w:rPr>
      <w:rFonts w:ascii="Calibri" w:eastAsia="Times New Roman" w:hAnsi="Calibri" w:cs="Arial"/>
      <w:b/>
      <w:bCs/>
      <w:kern w:val="32"/>
      <w:sz w:val="32"/>
      <w:szCs w:val="32"/>
    </w:rPr>
  </w:style>
  <w:style w:type="paragraph" w:styleId="BodyText">
    <w:name w:val="Body Text"/>
    <w:basedOn w:val="Normal"/>
    <w:link w:val="BodyTextChar"/>
    <w:uiPriority w:val="99"/>
    <w:unhideWhenUsed/>
    <w:rsid w:val="00451FDB"/>
    <w:pPr>
      <w:spacing w:after="120"/>
    </w:pPr>
    <w:rPr>
      <w:rFonts w:eastAsia="Calibri" w:cs="Calibri"/>
    </w:rPr>
  </w:style>
  <w:style w:type="character" w:customStyle="1" w:styleId="BodyTextChar">
    <w:name w:val="Body Text Char"/>
    <w:basedOn w:val="DefaultParagraphFont"/>
    <w:link w:val="BodyText"/>
    <w:uiPriority w:val="99"/>
    <w:rsid w:val="00451FDB"/>
    <w:rPr>
      <w:rFonts w:ascii="Calibri" w:eastAsia="Calibri" w:hAnsi="Calibri" w:cs="Calibri"/>
    </w:rPr>
  </w:style>
  <w:style w:type="paragraph" w:customStyle="1" w:styleId="AppendixH2">
    <w:name w:val="Appendix H2"/>
    <w:basedOn w:val="Heading2"/>
    <w:next w:val="BodyText"/>
    <w:qFormat/>
    <w:rsid w:val="00451FDB"/>
    <w:pPr>
      <w:numPr>
        <w:numId w:val="5"/>
      </w:numPr>
    </w:pPr>
    <w:rPr>
      <w:b w:val="0"/>
      <w:bCs/>
      <w:szCs w:val="24"/>
    </w:rPr>
  </w:style>
  <w:style w:type="character" w:customStyle="1" w:styleId="Heading2Char">
    <w:name w:val="Heading 2 Char"/>
    <w:basedOn w:val="DefaultParagraphFont"/>
    <w:link w:val="Heading2"/>
    <w:uiPriority w:val="9"/>
    <w:rsid w:val="00451FDB"/>
    <w:rPr>
      <w:rFonts w:ascii="Calibri" w:eastAsiaTheme="majorEastAsia" w:hAnsi="Calibri" w:cstheme="majorBidi"/>
      <w:b/>
      <w:kern w:val="32"/>
      <w:szCs w:val="26"/>
    </w:rPr>
  </w:style>
  <w:style w:type="paragraph" w:customStyle="1" w:styleId="AppendixH3">
    <w:name w:val="Appendix H3"/>
    <w:basedOn w:val="Heading3"/>
    <w:next w:val="BodyText3"/>
    <w:qFormat/>
    <w:rsid w:val="00451FDB"/>
    <w:pPr>
      <w:numPr>
        <w:numId w:val="5"/>
      </w:numPr>
    </w:pPr>
  </w:style>
  <w:style w:type="character" w:customStyle="1" w:styleId="Heading3Char">
    <w:name w:val="Heading 3 Char"/>
    <w:basedOn w:val="DefaultParagraphFont"/>
    <w:link w:val="Heading3"/>
    <w:uiPriority w:val="99"/>
    <w:rsid w:val="00451FDB"/>
    <w:rPr>
      <w:rFonts w:ascii="Calibri" w:eastAsia="Times New Roman" w:hAnsi="Calibri" w:cs="Arial"/>
      <w:bCs/>
      <w:kern w:val="32"/>
      <w:szCs w:val="20"/>
    </w:rPr>
  </w:style>
  <w:style w:type="paragraph" w:styleId="BodyText3">
    <w:name w:val="Body Text 3"/>
    <w:basedOn w:val="BodyText2"/>
    <w:link w:val="BodyText3Char"/>
    <w:uiPriority w:val="99"/>
    <w:unhideWhenUsed/>
    <w:rsid w:val="00451FDB"/>
    <w:pPr>
      <w:ind w:left="630"/>
    </w:pPr>
    <w:rPr>
      <w:szCs w:val="16"/>
    </w:rPr>
  </w:style>
  <w:style w:type="character" w:customStyle="1" w:styleId="BodyText3Char">
    <w:name w:val="Body Text 3 Char"/>
    <w:basedOn w:val="DefaultParagraphFont"/>
    <w:link w:val="BodyText3"/>
    <w:uiPriority w:val="99"/>
    <w:rsid w:val="00451FDB"/>
    <w:rPr>
      <w:rFonts w:ascii="Calibri" w:eastAsia="Calibri" w:hAnsi="Calibri" w:cs="Calibri"/>
      <w:szCs w:val="16"/>
    </w:rPr>
  </w:style>
  <w:style w:type="numbering" w:customStyle="1" w:styleId="AppendixHeadings">
    <w:name w:val="Appendix Headings"/>
    <w:uiPriority w:val="99"/>
    <w:rsid w:val="00451FDB"/>
    <w:pPr>
      <w:numPr>
        <w:numId w:val="6"/>
      </w:numPr>
    </w:pPr>
  </w:style>
  <w:style w:type="paragraph" w:customStyle="1" w:styleId="BodyText1">
    <w:name w:val="Body Text 1"/>
    <w:basedOn w:val="BodyText"/>
    <w:qFormat/>
    <w:rsid w:val="00451FDB"/>
  </w:style>
  <w:style w:type="paragraph" w:styleId="BodyText2">
    <w:name w:val="Body Text 2"/>
    <w:basedOn w:val="BodyText"/>
    <w:link w:val="BodyText2Char"/>
    <w:uiPriority w:val="99"/>
    <w:unhideWhenUsed/>
    <w:rsid w:val="00451FDB"/>
    <w:pPr>
      <w:ind w:left="540"/>
    </w:pPr>
  </w:style>
  <w:style w:type="character" w:customStyle="1" w:styleId="BodyText2Char">
    <w:name w:val="Body Text 2 Char"/>
    <w:basedOn w:val="DefaultParagraphFont"/>
    <w:link w:val="BodyText2"/>
    <w:uiPriority w:val="99"/>
    <w:rsid w:val="00451FDB"/>
    <w:rPr>
      <w:rFonts w:ascii="Calibri" w:eastAsia="Calibri" w:hAnsi="Calibri" w:cs="Calibri"/>
    </w:rPr>
  </w:style>
  <w:style w:type="paragraph" w:customStyle="1" w:styleId="BodyText4">
    <w:name w:val="Body Text 4"/>
    <w:basedOn w:val="BodyText3"/>
    <w:qFormat/>
    <w:rsid w:val="00451FDB"/>
    <w:pPr>
      <w:ind w:left="1440"/>
    </w:pPr>
  </w:style>
  <w:style w:type="paragraph" w:customStyle="1" w:styleId="BodyText5">
    <w:name w:val="Body Text 5"/>
    <w:basedOn w:val="BodyText4"/>
    <w:qFormat/>
    <w:rsid w:val="00451FDB"/>
    <w:pPr>
      <w:ind w:left="1080"/>
    </w:pPr>
  </w:style>
  <w:style w:type="paragraph" w:customStyle="1" w:styleId="BodyText6">
    <w:name w:val="Body Text 6"/>
    <w:basedOn w:val="BodyText5"/>
    <w:qFormat/>
    <w:rsid w:val="00451FDB"/>
    <w:pPr>
      <w:ind w:left="1440"/>
    </w:pPr>
  </w:style>
  <w:style w:type="paragraph" w:customStyle="1" w:styleId="BodyText7">
    <w:name w:val="Body Text 7"/>
    <w:basedOn w:val="BodyText6"/>
    <w:qFormat/>
    <w:rsid w:val="00451FDB"/>
    <w:pPr>
      <w:ind w:left="1800"/>
    </w:pPr>
  </w:style>
  <w:style w:type="paragraph" w:customStyle="1" w:styleId="BodyText8">
    <w:name w:val="Body Text 8"/>
    <w:basedOn w:val="BodyText7"/>
    <w:qFormat/>
    <w:rsid w:val="00451FDB"/>
    <w:pPr>
      <w:ind w:left="2160"/>
    </w:pPr>
  </w:style>
  <w:style w:type="paragraph" w:customStyle="1" w:styleId="BodyText9">
    <w:name w:val="Body Text 9"/>
    <w:basedOn w:val="BodyText8"/>
    <w:qFormat/>
    <w:rsid w:val="00451FDB"/>
    <w:pPr>
      <w:ind w:left="2520"/>
    </w:pPr>
  </w:style>
  <w:style w:type="character" w:customStyle="1" w:styleId="DefaultHeaderFont">
    <w:name w:val="Default Header Font"/>
    <w:basedOn w:val="DefaultParagraphFont"/>
    <w:uiPriority w:val="1"/>
    <w:qFormat/>
    <w:rsid w:val="00451FDB"/>
    <w:rPr>
      <w:rFonts w:ascii="Calibri" w:hAnsi="Calibri" w:cs="Arial"/>
      <w:b/>
      <w:bCs/>
      <w:kern w:val="32"/>
      <w:sz w:val="22"/>
      <w:szCs w:val="32"/>
    </w:rPr>
  </w:style>
  <w:style w:type="character" w:customStyle="1" w:styleId="Heading4Char">
    <w:name w:val="Heading 4 Char"/>
    <w:basedOn w:val="DefaultParagraphFont"/>
    <w:link w:val="Heading4"/>
    <w:uiPriority w:val="9"/>
    <w:rsid w:val="00451FDB"/>
    <w:rPr>
      <w:rFonts w:ascii="Calibri" w:eastAsiaTheme="majorEastAsia" w:hAnsi="Calibri" w:cstheme="majorBidi"/>
      <w:iCs/>
      <w:kern w:val="32"/>
      <w:szCs w:val="20"/>
    </w:rPr>
  </w:style>
  <w:style w:type="character" w:customStyle="1" w:styleId="Heading5Char">
    <w:name w:val="Heading 5 Char"/>
    <w:basedOn w:val="DefaultParagraphFont"/>
    <w:link w:val="Heading5"/>
    <w:uiPriority w:val="99"/>
    <w:rsid w:val="00451FDB"/>
    <w:rPr>
      <w:rFonts w:ascii="Calibri" w:eastAsia="Times New Roman" w:hAnsi="Calibri" w:cs="Arial"/>
      <w:b/>
      <w:bCs/>
      <w:iCs/>
      <w:kern w:val="32"/>
      <w:szCs w:val="20"/>
    </w:rPr>
  </w:style>
  <w:style w:type="character" w:customStyle="1" w:styleId="Heading6Char">
    <w:name w:val="Heading 6 Char"/>
    <w:basedOn w:val="DefaultParagraphFont"/>
    <w:link w:val="Heading6"/>
    <w:uiPriority w:val="99"/>
    <w:rsid w:val="00451FDB"/>
    <w:rPr>
      <w:rFonts w:ascii="Calibri" w:eastAsia="Times New Roman" w:hAnsi="Calibri" w:cs="Times New Roman"/>
      <w:b/>
      <w:iCs/>
      <w:kern w:val="32"/>
      <w:szCs w:val="20"/>
    </w:rPr>
  </w:style>
  <w:style w:type="character" w:customStyle="1" w:styleId="Heading7Char">
    <w:name w:val="Heading 7 Char"/>
    <w:basedOn w:val="DefaultParagraphFont"/>
    <w:link w:val="Heading7"/>
    <w:uiPriority w:val="9"/>
    <w:rsid w:val="00451FDB"/>
    <w:rPr>
      <w:rFonts w:ascii="Calibri" w:eastAsiaTheme="majorEastAsia" w:hAnsi="Calibri" w:cstheme="majorBidi"/>
      <w:b/>
      <w:kern w:val="32"/>
      <w:szCs w:val="20"/>
    </w:rPr>
  </w:style>
  <w:style w:type="character" w:customStyle="1" w:styleId="Heading8Char">
    <w:name w:val="Heading 8 Char"/>
    <w:basedOn w:val="DefaultParagraphFont"/>
    <w:link w:val="Heading8"/>
    <w:uiPriority w:val="9"/>
    <w:rsid w:val="00451FDB"/>
    <w:rPr>
      <w:rFonts w:ascii="Calibri" w:eastAsiaTheme="majorEastAsia" w:hAnsi="Calibri" w:cstheme="majorBidi"/>
      <w:b/>
      <w:kern w:val="32"/>
      <w:szCs w:val="20"/>
    </w:rPr>
  </w:style>
  <w:style w:type="character" w:customStyle="1" w:styleId="Heading9Char">
    <w:name w:val="Heading 9 Char"/>
    <w:basedOn w:val="DefaultParagraphFont"/>
    <w:link w:val="Heading9"/>
    <w:uiPriority w:val="9"/>
    <w:rsid w:val="00451FDB"/>
    <w:rPr>
      <w:rFonts w:ascii="Calibri" w:eastAsiaTheme="majorEastAsia" w:hAnsi="Calibri" w:cstheme="majorBidi"/>
      <w:b/>
      <w:iCs/>
      <w:kern w:val="32"/>
      <w:szCs w:val="20"/>
    </w:rPr>
  </w:style>
  <w:style w:type="paragraph" w:styleId="ListBullet">
    <w:name w:val="List Bullet"/>
    <w:basedOn w:val="Normal"/>
    <w:uiPriority w:val="99"/>
    <w:unhideWhenUsed/>
    <w:rsid w:val="00451FDB"/>
    <w:pPr>
      <w:numPr>
        <w:numId w:val="17"/>
      </w:numPr>
      <w:spacing w:after="120"/>
      <w:contextualSpacing/>
    </w:pPr>
    <w:rPr>
      <w:rFonts w:eastAsia="Calibri" w:cs="Calibri"/>
    </w:rPr>
  </w:style>
  <w:style w:type="paragraph" w:styleId="ListBullet2">
    <w:name w:val="List Bullet 2"/>
    <w:basedOn w:val="Normal"/>
    <w:uiPriority w:val="99"/>
    <w:unhideWhenUsed/>
    <w:rsid w:val="00451FDB"/>
    <w:pPr>
      <w:numPr>
        <w:numId w:val="19"/>
      </w:numPr>
      <w:spacing w:after="120"/>
      <w:contextualSpacing/>
    </w:pPr>
    <w:rPr>
      <w:rFonts w:eastAsia="Calibri" w:cs="Calibri"/>
    </w:rPr>
  </w:style>
  <w:style w:type="paragraph" w:styleId="ListBullet3">
    <w:name w:val="List Bullet 3"/>
    <w:basedOn w:val="Normal"/>
    <w:uiPriority w:val="99"/>
    <w:unhideWhenUsed/>
    <w:rsid w:val="00451FDB"/>
    <w:pPr>
      <w:numPr>
        <w:numId w:val="21"/>
      </w:numPr>
      <w:spacing w:after="120"/>
      <w:contextualSpacing/>
    </w:pPr>
    <w:rPr>
      <w:rFonts w:eastAsia="Calibri" w:cs="Calibri"/>
    </w:rPr>
  </w:style>
  <w:style w:type="paragraph" w:styleId="ListBullet4">
    <w:name w:val="List Bullet 4"/>
    <w:basedOn w:val="Normal"/>
    <w:uiPriority w:val="99"/>
    <w:unhideWhenUsed/>
    <w:rsid w:val="00451FDB"/>
    <w:pPr>
      <w:numPr>
        <w:numId w:val="23"/>
      </w:numPr>
      <w:spacing w:after="120"/>
      <w:contextualSpacing/>
    </w:pPr>
    <w:rPr>
      <w:rFonts w:eastAsia="Calibri" w:cs="Calibri"/>
    </w:rPr>
  </w:style>
  <w:style w:type="paragraph" w:styleId="ListBullet5">
    <w:name w:val="List Bullet 5"/>
    <w:basedOn w:val="Normal"/>
    <w:uiPriority w:val="99"/>
    <w:unhideWhenUsed/>
    <w:rsid w:val="00451FDB"/>
    <w:pPr>
      <w:numPr>
        <w:numId w:val="25"/>
      </w:numPr>
      <w:spacing w:after="120"/>
      <w:contextualSpacing/>
    </w:pPr>
    <w:rPr>
      <w:rFonts w:eastAsia="Calibri" w:cs="Calibri"/>
    </w:rPr>
  </w:style>
  <w:style w:type="paragraph" w:styleId="Title">
    <w:name w:val="Title"/>
    <w:basedOn w:val="Normal"/>
    <w:link w:val="TitleChar"/>
    <w:uiPriority w:val="99"/>
    <w:qFormat/>
    <w:rsid w:val="00451FDB"/>
    <w:pPr>
      <w:jc w:val="center"/>
    </w:pPr>
    <w:rPr>
      <w:rFonts w:cs="Arial"/>
      <w:b/>
      <w:bCs/>
      <w:sz w:val="32"/>
      <w:szCs w:val="32"/>
    </w:rPr>
  </w:style>
  <w:style w:type="character" w:customStyle="1" w:styleId="TitleChar">
    <w:name w:val="Title Char"/>
    <w:basedOn w:val="DefaultParagraphFont"/>
    <w:link w:val="Title"/>
    <w:uiPriority w:val="99"/>
    <w:rsid w:val="00451FDB"/>
    <w:rPr>
      <w:rFonts w:ascii="Arial" w:eastAsia="Times New Roman" w:hAnsi="Arial" w:cs="Arial"/>
      <w:b/>
      <w:bCs/>
      <w:sz w:val="32"/>
      <w:szCs w:val="32"/>
    </w:rPr>
  </w:style>
  <w:style w:type="paragraph" w:customStyle="1" w:styleId="Requirement1">
    <w:name w:val="Requirement 1"/>
    <w:qFormat/>
    <w:rsid w:val="00892607"/>
    <w:pPr>
      <w:numPr>
        <w:numId w:val="26"/>
      </w:numPr>
      <w:tabs>
        <w:tab w:val="left" w:pos="900"/>
      </w:tabs>
      <w:spacing w:after="120"/>
      <w:ind w:left="900" w:hanging="900"/>
    </w:pPr>
    <w:rPr>
      <w:rFonts w:ascii="Calibri" w:eastAsia="Calibri" w:hAnsi="Calibri" w:cs="Calibri"/>
      <w:b/>
      <w:szCs w:val="20"/>
    </w:rPr>
  </w:style>
  <w:style w:type="paragraph" w:customStyle="1" w:styleId="Requirement2">
    <w:name w:val="Requirement 2"/>
    <w:basedOn w:val="Requirement1"/>
    <w:qFormat/>
    <w:rsid w:val="00F95889"/>
    <w:pPr>
      <w:numPr>
        <w:ilvl w:val="1"/>
      </w:numPr>
      <w:ind w:left="900" w:hanging="900"/>
    </w:pPr>
    <w:rPr>
      <w:b w:val="0"/>
    </w:rPr>
  </w:style>
  <w:style w:type="paragraph" w:customStyle="1" w:styleId="Requirement3">
    <w:name w:val="Requirement 3"/>
    <w:basedOn w:val="Requirement2"/>
    <w:qFormat/>
    <w:rsid w:val="00F95889"/>
    <w:pPr>
      <w:numPr>
        <w:ilvl w:val="2"/>
      </w:numPr>
      <w:ind w:left="1980" w:hanging="1080"/>
    </w:pPr>
  </w:style>
  <w:style w:type="paragraph" w:customStyle="1" w:styleId="Requirement4">
    <w:name w:val="Requirement 4"/>
    <w:basedOn w:val="Requirement3"/>
    <w:qFormat/>
    <w:rsid w:val="00F95889"/>
    <w:pPr>
      <w:numPr>
        <w:ilvl w:val="3"/>
      </w:numPr>
    </w:pPr>
  </w:style>
  <w:style w:type="character" w:styleId="Hyperlink">
    <w:name w:val="Hyperlink"/>
    <w:basedOn w:val="DefaultParagraphFont"/>
    <w:uiPriority w:val="99"/>
    <w:unhideWhenUsed/>
    <w:rsid w:val="006A54A1"/>
    <w:rPr>
      <w:color w:val="0000FF" w:themeColor="hyperlink"/>
      <w:u w:val="single"/>
    </w:rPr>
  </w:style>
  <w:style w:type="character" w:styleId="FollowedHyperlink">
    <w:name w:val="FollowedHyperlink"/>
    <w:basedOn w:val="DefaultParagraphFont"/>
    <w:uiPriority w:val="99"/>
    <w:semiHidden/>
    <w:unhideWhenUsed/>
    <w:rsid w:val="00F36EFD"/>
    <w:rPr>
      <w:color w:val="800080" w:themeColor="followedHyperlink"/>
      <w:u w:val="single"/>
    </w:rPr>
  </w:style>
  <w:style w:type="paragraph" w:styleId="Revision">
    <w:name w:val="Revision"/>
    <w:hidden/>
    <w:uiPriority w:val="99"/>
    <w:semiHidden/>
    <w:rsid w:val="007108DE"/>
    <w:pPr>
      <w:spacing w:after="0" w:line="240" w:lineRule="auto"/>
    </w:pPr>
    <w:rPr>
      <w:rFonts w:ascii="Arial" w:eastAsia="Times New Roman" w:hAnsi="Arial"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168542">
      <w:bodyDiv w:val="1"/>
      <w:marLeft w:val="0"/>
      <w:marRight w:val="0"/>
      <w:marTop w:val="0"/>
      <w:marBottom w:val="0"/>
      <w:divBdr>
        <w:top w:val="none" w:sz="0" w:space="0" w:color="auto"/>
        <w:left w:val="none" w:sz="0" w:space="0" w:color="auto"/>
        <w:bottom w:val="none" w:sz="0" w:space="0" w:color="auto"/>
        <w:right w:val="none" w:sz="0" w:space="0" w:color="auto"/>
      </w:divBdr>
    </w:div>
    <w:div w:id="278612780">
      <w:bodyDiv w:val="1"/>
      <w:marLeft w:val="0"/>
      <w:marRight w:val="0"/>
      <w:marTop w:val="0"/>
      <w:marBottom w:val="0"/>
      <w:divBdr>
        <w:top w:val="none" w:sz="0" w:space="0" w:color="auto"/>
        <w:left w:val="none" w:sz="0" w:space="0" w:color="auto"/>
        <w:bottom w:val="none" w:sz="0" w:space="0" w:color="auto"/>
        <w:right w:val="none" w:sz="0" w:space="0" w:color="auto"/>
      </w:divBdr>
    </w:div>
    <w:div w:id="424545224">
      <w:bodyDiv w:val="1"/>
      <w:marLeft w:val="0"/>
      <w:marRight w:val="0"/>
      <w:marTop w:val="0"/>
      <w:marBottom w:val="0"/>
      <w:divBdr>
        <w:top w:val="none" w:sz="0" w:space="0" w:color="auto"/>
        <w:left w:val="none" w:sz="0" w:space="0" w:color="auto"/>
        <w:bottom w:val="none" w:sz="0" w:space="0" w:color="auto"/>
        <w:right w:val="none" w:sz="0" w:space="0" w:color="auto"/>
      </w:divBdr>
    </w:div>
    <w:div w:id="580484010">
      <w:bodyDiv w:val="1"/>
      <w:marLeft w:val="0"/>
      <w:marRight w:val="0"/>
      <w:marTop w:val="0"/>
      <w:marBottom w:val="0"/>
      <w:divBdr>
        <w:top w:val="none" w:sz="0" w:space="0" w:color="auto"/>
        <w:left w:val="none" w:sz="0" w:space="0" w:color="auto"/>
        <w:bottom w:val="none" w:sz="0" w:space="0" w:color="auto"/>
        <w:right w:val="none" w:sz="0" w:space="0" w:color="auto"/>
      </w:divBdr>
    </w:div>
    <w:div w:id="632444890">
      <w:bodyDiv w:val="1"/>
      <w:marLeft w:val="0"/>
      <w:marRight w:val="0"/>
      <w:marTop w:val="0"/>
      <w:marBottom w:val="0"/>
      <w:divBdr>
        <w:top w:val="none" w:sz="0" w:space="0" w:color="auto"/>
        <w:left w:val="none" w:sz="0" w:space="0" w:color="auto"/>
        <w:bottom w:val="none" w:sz="0" w:space="0" w:color="auto"/>
        <w:right w:val="none" w:sz="0" w:space="0" w:color="auto"/>
      </w:divBdr>
    </w:div>
    <w:div w:id="643850607">
      <w:bodyDiv w:val="1"/>
      <w:marLeft w:val="0"/>
      <w:marRight w:val="0"/>
      <w:marTop w:val="0"/>
      <w:marBottom w:val="0"/>
      <w:divBdr>
        <w:top w:val="none" w:sz="0" w:space="0" w:color="auto"/>
        <w:left w:val="none" w:sz="0" w:space="0" w:color="auto"/>
        <w:bottom w:val="none" w:sz="0" w:space="0" w:color="auto"/>
        <w:right w:val="none" w:sz="0" w:space="0" w:color="auto"/>
      </w:divBdr>
    </w:div>
    <w:div w:id="1118329875">
      <w:bodyDiv w:val="1"/>
      <w:marLeft w:val="0"/>
      <w:marRight w:val="0"/>
      <w:marTop w:val="0"/>
      <w:marBottom w:val="0"/>
      <w:divBdr>
        <w:top w:val="none" w:sz="0" w:space="0" w:color="auto"/>
        <w:left w:val="none" w:sz="0" w:space="0" w:color="auto"/>
        <w:bottom w:val="none" w:sz="0" w:space="0" w:color="auto"/>
        <w:right w:val="none" w:sz="0" w:space="0" w:color="auto"/>
      </w:divBdr>
    </w:div>
    <w:div w:id="1194852451">
      <w:bodyDiv w:val="1"/>
      <w:marLeft w:val="0"/>
      <w:marRight w:val="0"/>
      <w:marTop w:val="0"/>
      <w:marBottom w:val="0"/>
      <w:divBdr>
        <w:top w:val="none" w:sz="0" w:space="0" w:color="auto"/>
        <w:left w:val="none" w:sz="0" w:space="0" w:color="auto"/>
        <w:bottom w:val="none" w:sz="0" w:space="0" w:color="auto"/>
        <w:right w:val="none" w:sz="0" w:space="0" w:color="auto"/>
      </w:divBdr>
    </w:div>
    <w:div w:id="1642150348">
      <w:bodyDiv w:val="1"/>
      <w:marLeft w:val="0"/>
      <w:marRight w:val="0"/>
      <w:marTop w:val="0"/>
      <w:marBottom w:val="0"/>
      <w:divBdr>
        <w:top w:val="none" w:sz="0" w:space="0" w:color="auto"/>
        <w:left w:val="none" w:sz="0" w:space="0" w:color="auto"/>
        <w:bottom w:val="none" w:sz="0" w:space="0" w:color="auto"/>
        <w:right w:val="none" w:sz="0" w:space="0" w:color="auto"/>
      </w:divBdr>
    </w:div>
    <w:div w:id="1934050328">
      <w:bodyDiv w:val="1"/>
      <w:marLeft w:val="0"/>
      <w:marRight w:val="0"/>
      <w:marTop w:val="0"/>
      <w:marBottom w:val="0"/>
      <w:divBdr>
        <w:top w:val="none" w:sz="0" w:space="0" w:color="auto"/>
        <w:left w:val="none" w:sz="0" w:space="0" w:color="auto"/>
        <w:bottom w:val="none" w:sz="0" w:space="0" w:color="auto"/>
        <w:right w:val="none" w:sz="0" w:space="0" w:color="auto"/>
      </w:divBdr>
    </w:div>
    <w:div w:id="1953393882">
      <w:bodyDiv w:val="1"/>
      <w:marLeft w:val="0"/>
      <w:marRight w:val="0"/>
      <w:marTop w:val="0"/>
      <w:marBottom w:val="0"/>
      <w:divBdr>
        <w:top w:val="none" w:sz="0" w:space="0" w:color="auto"/>
        <w:left w:val="none" w:sz="0" w:space="0" w:color="auto"/>
        <w:bottom w:val="none" w:sz="0" w:space="0" w:color="auto"/>
        <w:right w:val="none" w:sz="0" w:space="0" w:color="auto"/>
      </w:divBdr>
    </w:div>
    <w:div w:id="2002855998">
      <w:bodyDiv w:val="1"/>
      <w:marLeft w:val="0"/>
      <w:marRight w:val="0"/>
      <w:marTop w:val="0"/>
      <w:marBottom w:val="0"/>
      <w:divBdr>
        <w:top w:val="none" w:sz="0" w:space="0" w:color="auto"/>
        <w:left w:val="none" w:sz="0" w:space="0" w:color="auto"/>
        <w:bottom w:val="none" w:sz="0" w:space="0" w:color="auto"/>
        <w:right w:val="none" w:sz="0" w:space="0" w:color="auto"/>
      </w:divBdr>
    </w:div>
    <w:div w:id="2065911592">
      <w:bodyDiv w:val="1"/>
      <w:marLeft w:val="0"/>
      <w:marRight w:val="0"/>
      <w:marTop w:val="0"/>
      <w:marBottom w:val="0"/>
      <w:divBdr>
        <w:top w:val="none" w:sz="0" w:space="0" w:color="auto"/>
        <w:left w:val="none" w:sz="0" w:space="0" w:color="auto"/>
        <w:bottom w:val="none" w:sz="0" w:space="0" w:color="auto"/>
        <w:right w:val="none" w:sz="0" w:space="0" w:color="auto"/>
      </w:divBdr>
      <w:divsChild>
        <w:div w:id="1660769553">
          <w:marLeft w:val="0"/>
          <w:marRight w:val="0"/>
          <w:marTop w:val="0"/>
          <w:marBottom w:val="0"/>
          <w:divBdr>
            <w:top w:val="none" w:sz="0" w:space="0" w:color="auto"/>
            <w:left w:val="none" w:sz="0" w:space="0" w:color="auto"/>
            <w:bottom w:val="none" w:sz="0" w:space="0" w:color="auto"/>
            <w:right w:val="none" w:sz="0" w:space="0" w:color="auto"/>
          </w:divBdr>
        </w:div>
        <w:div w:id="326791065">
          <w:marLeft w:val="0"/>
          <w:marRight w:val="0"/>
          <w:marTop w:val="0"/>
          <w:marBottom w:val="0"/>
          <w:divBdr>
            <w:top w:val="none" w:sz="0" w:space="0" w:color="auto"/>
            <w:left w:val="none" w:sz="0" w:space="0" w:color="auto"/>
            <w:bottom w:val="none" w:sz="0" w:space="0" w:color="auto"/>
            <w:right w:val="none" w:sz="0" w:space="0" w:color="auto"/>
          </w:divBdr>
        </w:div>
      </w:divsChild>
    </w:div>
    <w:div w:id="21077267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hyperlink" Target="http://www.gpo.gov/fdsys/pkg/CFR-2012-title45-vol1/xml/CFR-2012-title45-vol1-sec164-514.xml"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265771-CD0A-4A1B-AF65-EC11C93B5A9C}">
  <ds:schemaRefs>
    <ds:schemaRef ds:uri="http://schemas.openxmlformats.org/officeDocument/2006/bibliography"/>
  </ds:schemaRefs>
</ds:datastoreItem>
</file>

<file path=customXml/itemProps2.xml><?xml version="1.0" encoding="utf-8"?>
<ds:datastoreItem xmlns:ds="http://schemas.openxmlformats.org/officeDocument/2006/customXml" ds:itemID="{1D1CF292-4E76-4878-9D87-BDA06FB28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6F39B8A2</Template>
  <TotalTime>1106</TotalTime>
  <Pages>21</Pages>
  <Words>5238</Words>
  <Characters>29860</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Cullinan</dc:creator>
  <cp:lastModifiedBy>Andrea Miller</cp:lastModifiedBy>
  <cp:revision>35</cp:revision>
  <cp:lastPrinted>2013-04-26T19:33:00Z</cp:lastPrinted>
  <dcterms:created xsi:type="dcterms:W3CDTF">2013-04-25T18:49:00Z</dcterms:created>
  <dcterms:modified xsi:type="dcterms:W3CDTF">2013-05-09T21:44:00Z</dcterms:modified>
</cp:coreProperties>
</file>