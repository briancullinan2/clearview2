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6CB2" w:rsidRDefault="00246CB2" w:rsidP="00246CB2">
      <w:pPr>
        <w:pStyle w:val="BodyText"/>
      </w:pPr>
      <w:r>
        <w:rPr>
          <w:b/>
          <w:u w:val="single"/>
        </w:rPr>
        <w:t>ORIGINATOR</w:t>
      </w:r>
      <w:r>
        <w:t>:</w:t>
      </w:r>
      <w:r>
        <w:rPr>
          <w:bCs/>
        </w:rPr>
        <w:t xml:space="preserve">  </w:t>
      </w:r>
    </w:p>
    <w:tbl>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3"/>
        <w:gridCol w:w="3201"/>
        <w:gridCol w:w="3482"/>
        <w:gridCol w:w="1495"/>
      </w:tblGrid>
      <w:tr w:rsidR="00246CB2" w:rsidRPr="00246CB2" w:rsidTr="00246CB2">
        <w:trPr>
          <w:trHeight w:val="149"/>
        </w:trPr>
        <w:tc>
          <w:tcPr>
            <w:tcW w:w="984" w:type="pct"/>
            <w:tcBorders>
              <w:top w:val="single" w:sz="4" w:space="0" w:color="auto"/>
              <w:left w:val="single" w:sz="4" w:space="0" w:color="auto"/>
              <w:bottom w:val="single" w:sz="4" w:space="0" w:color="auto"/>
              <w:right w:val="single" w:sz="4" w:space="0" w:color="auto"/>
            </w:tcBorders>
            <w:shd w:val="clear" w:color="auto" w:fill="BFBFBF"/>
            <w:hideMark/>
          </w:tcPr>
          <w:p w:rsidR="00246CB2" w:rsidRPr="00246CB2" w:rsidRDefault="00246CB2" w:rsidP="00246CB2">
            <w:pPr>
              <w:pStyle w:val="BodyText"/>
              <w:rPr>
                <w:b/>
              </w:rPr>
            </w:pPr>
            <w:r w:rsidRPr="00246CB2">
              <w:rPr>
                <w:b/>
              </w:rPr>
              <w:t xml:space="preserve">Name </w:t>
            </w:r>
          </w:p>
        </w:tc>
        <w:tc>
          <w:tcPr>
            <w:tcW w:w="1572" w:type="pct"/>
            <w:tcBorders>
              <w:top w:val="single" w:sz="4" w:space="0" w:color="auto"/>
              <w:left w:val="single" w:sz="4" w:space="0" w:color="auto"/>
              <w:bottom w:val="single" w:sz="4" w:space="0" w:color="auto"/>
              <w:right w:val="single" w:sz="4" w:space="0" w:color="auto"/>
            </w:tcBorders>
            <w:shd w:val="clear" w:color="auto" w:fill="C0C0C0"/>
            <w:hideMark/>
          </w:tcPr>
          <w:p w:rsidR="00246CB2" w:rsidRPr="00246CB2" w:rsidRDefault="00246CB2" w:rsidP="00246CB2">
            <w:pPr>
              <w:pStyle w:val="BodyText"/>
              <w:rPr>
                <w:b/>
              </w:rPr>
            </w:pPr>
            <w:r w:rsidRPr="00246CB2">
              <w:rPr>
                <w:b/>
              </w:rPr>
              <w:t>Job Title</w:t>
            </w:r>
            <w:r w:rsidRPr="00246CB2">
              <w:rPr>
                <w:b/>
              </w:rPr>
              <w:tab/>
            </w:r>
          </w:p>
        </w:tc>
        <w:tc>
          <w:tcPr>
            <w:tcW w:w="1710" w:type="pct"/>
            <w:tcBorders>
              <w:top w:val="single" w:sz="4" w:space="0" w:color="auto"/>
              <w:left w:val="single" w:sz="4" w:space="0" w:color="auto"/>
              <w:bottom w:val="single" w:sz="4" w:space="0" w:color="auto"/>
              <w:right w:val="single" w:sz="4" w:space="0" w:color="auto"/>
            </w:tcBorders>
            <w:shd w:val="clear" w:color="auto" w:fill="C0C0C0"/>
            <w:hideMark/>
          </w:tcPr>
          <w:p w:rsidR="00246CB2" w:rsidRPr="00246CB2" w:rsidRDefault="00246CB2" w:rsidP="00246CB2">
            <w:pPr>
              <w:pStyle w:val="BodyText"/>
              <w:rPr>
                <w:b/>
              </w:rPr>
            </w:pPr>
            <w:r w:rsidRPr="00246CB2">
              <w:rPr>
                <w:b/>
              </w:rPr>
              <w:t>Signature</w:t>
            </w:r>
          </w:p>
        </w:tc>
        <w:tc>
          <w:tcPr>
            <w:tcW w:w="735" w:type="pct"/>
            <w:tcBorders>
              <w:top w:val="single" w:sz="4" w:space="0" w:color="auto"/>
              <w:left w:val="single" w:sz="4" w:space="0" w:color="auto"/>
              <w:bottom w:val="single" w:sz="4" w:space="0" w:color="auto"/>
              <w:right w:val="single" w:sz="4" w:space="0" w:color="auto"/>
            </w:tcBorders>
            <w:shd w:val="clear" w:color="auto" w:fill="C0C0C0"/>
            <w:hideMark/>
          </w:tcPr>
          <w:p w:rsidR="00246CB2" w:rsidRPr="00246CB2" w:rsidRDefault="00246CB2" w:rsidP="00246CB2">
            <w:pPr>
              <w:pStyle w:val="BodyText"/>
              <w:rPr>
                <w:b/>
              </w:rPr>
            </w:pPr>
            <w:r w:rsidRPr="00246CB2">
              <w:rPr>
                <w:b/>
              </w:rPr>
              <w:t>Date</w:t>
            </w:r>
          </w:p>
        </w:tc>
      </w:tr>
      <w:tr w:rsidR="00246CB2" w:rsidTr="00246CB2">
        <w:trPr>
          <w:trHeight w:val="864"/>
        </w:trPr>
        <w:tc>
          <w:tcPr>
            <w:tcW w:w="984" w:type="pct"/>
            <w:tcBorders>
              <w:top w:val="single" w:sz="4" w:space="0" w:color="auto"/>
              <w:left w:val="single" w:sz="4" w:space="0" w:color="auto"/>
              <w:bottom w:val="single" w:sz="4" w:space="0" w:color="auto"/>
              <w:right w:val="single" w:sz="4" w:space="0" w:color="auto"/>
            </w:tcBorders>
            <w:vAlign w:val="center"/>
            <w:hideMark/>
          </w:tcPr>
          <w:p w:rsidR="00246CB2" w:rsidRDefault="00246CB2" w:rsidP="00246CB2">
            <w:pPr>
              <w:pStyle w:val="BodyText"/>
            </w:pPr>
            <w:r>
              <w:t>Lloyd Kurth</w:t>
            </w:r>
          </w:p>
        </w:tc>
        <w:tc>
          <w:tcPr>
            <w:tcW w:w="1572" w:type="pct"/>
            <w:tcBorders>
              <w:top w:val="single" w:sz="4" w:space="0" w:color="auto"/>
              <w:left w:val="single" w:sz="4" w:space="0" w:color="auto"/>
              <w:bottom w:val="single" w:sz="4" w:space="0" w:color="auto"/>
              <w:right w:val="single" w:sz="4" w:space="0" w:color="auto"/>
            </w:tcBorders>
            <w:vAlign w:val="center"/>
            <w:hideMark/>
          </w:tcPr>
          <w:p w:rsidR="00246CB2" w:rsidRDefault="00246CB2" w:rsidP="00246CB2">
            <w:pPr>
              <w:pStyle w:val="BodyText"/>
            </w:pPr>
            <w:r>
              <w:t>Technology Director</w:t>
            </w:r>
          </w:p>
        </w:tc>
        <w:tc>
          <w:tcPr>
            <w:tcW w:w="1710" w:type="pct"/>
            <w:tcBorders>
              <w:top w:val="single" w:sz="4" w:space="0" w:color="auto"/>
              <w:left w:val="single" w:sz="4" w:space="0" w:color="auto"/>
              <w:bottom w:val="single" w:sz="4" w:space="0" w:color="auto"/>
              <w:right w:val="single" w:sz="4" w:space="0" w:color="auto"/>
            </w:tcBorders>
            <w:vAlign w:val="center"/>
          </w:tcPr>
          <w:p w:rsidR="00246CB2" w:rsidRDefault="00246CB2" w:rsidP="00246CB2">
            <w:pPr>
              <w:pStyle w:val="BodyText"/>
              <w:rPr>
                <w:b/>
                <w:sz w:val="24"/>
              </w:rPr>
            </w:pPr>
          </w:p>
        </w:tc>
        <w:tc>
          <w:tcPr>
            <w:tcW w:w="735" w:type="pct"/>
            <w:tcBorders>
              <w:top w:val="single" w:sz="4" w:space="0" w:color="auto"/>
              <w:left w:val="single" w:sz="4" w:space="0" w:color="auto"/>
              <w:bottom w:val="single" w:sz="4" w:space="0" w:color="auto"/>
              <w:right w:val="single" w:sz="4" w:space="0" w:color="auto"/>
            </w:tcBorders>
            <w:vAlign w:val="center"/>
          </w:tcPr>
          <w:p w:rsidR="00246CB2" w:rsidRDefault="00246CB2" w:rsidP="00246CB2">
            <w:pPr>
              <w:pStyle w:val="BodyText"/>
              <w:rPr>
                <w:b/>
                <w:sz w:val="24"/>
              </w:rPr>
            </w:pPr>
          </w:p>
        </w:tc>
      </w:tr>
    </w:tbl>
    <w:p w:rsidR="00246CB2" w:rsidRDefault="00246CB2" w:rsidP="00246CB2">
      <w:pPr>
        <w:pStyle w:val="BodyText"/>
        <w:rPr>
          <w:b/>
          <w:u w:val="single"/>
        </w:rPr>
      </w:pPr>
      <w:bookmarkStart w:id="0" w:name="_Toc32798431"/>
    </w:p>
    <w:p w:rsidR="00246CB2" w:rsidRDefault="00246CB2" w:rsidP="00246CB2">
      <w:pPr>
        <w:pStyle w:val="BodyText"/>
      </w:pPr>
      <w:r>
        <w:rPr>
          <w:b/>
          <w:u w:val="single"/>
        </w:rPr>
        <w:t>APPROVALS</w:t>
      </w:r>
      <w:r>
        <w:t>:</w:t>
      </w:r>
      <w:bookmarkEnd w:id="0"/>
      <w:r>
        <w:t xml:space="preserve">  </w:t>
      </w:r>
    </w:p>
    <w:tbl>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9"/>
        <w:gridCol w:w="3211"/>
        <w:gridCol w:w="3468"/>
        <w:gridCol w:w="1503"/>
      </w:tblGrid>
      <w:tr w:rsidR="00246CB2" w:rsidRPr="00246CB2" w:rsidTr="00BA12C7">
        <w:trPr>
          <w:trHeight w:val="231"/>
        </w:trPr>
        <w:tc>
          <w:tcPr>
            <w:tcW w:w="982"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246CB2" w:rsidRPr="00246CB2" w:rsidRDefault="00246CB2" w:rsidP="00246CB2">
            <w:pPr>
              <w:pStyle w:val="BodyText"/>
              <w:rPr>
                <w:b/>
              </w:rPr>
            </w:pPr>
            <w:r w:rsidRPr="00246CB2">
              <w:rPr>
                <w:b/>
              </w:rPr>
              <w:t xml:space="preserve">Name </w:t>
            </w:r>
          </w:p>
        </w:tc>
        <w:tc>
          <w:tcPr>
            <w:tcW w:w="1577"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246CB2" w:rsidRPr="00246CB2" w:rsidRDefault="00246CB2" w:rsidP="00246CB2">
            <w:pPr>
              <w:pStyle w:val="BodyText"/>
              <w:rPr>
                <w:b/>
              </w:rPr>
            </w:pPr>
            <w:r w:rsidRPr="00246CB2">
              <w:rPr>
                <w:b/>
              </w:rPr>
              <w:t>Job Title</w:t>
            </w:r>
          </w:p>
        </w:tc>
        <w:tc>
          <w:tcPr>
            <w:tcW w:w="1703"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246CB2" w:rsidRPr="00246CB2" w:rsidRDefault="00246CB2" w:rsidP="00246CB2">
            <w:pPr>
              <w:pStyle w:val="BodyText"/>
              <w:rPr>
                <w:b/>
              </w:rPr>
            </w:pPr>
            <w:r w:rsidRPr="00246CB2">
              <w:rPr>
                <w:b/>
              </w:rPr>
              <w:t>Signature</w:t>
            </w:r>
          </w:p>
        </w:tc>
        <w:tc>
          <w:tcPr>
            <w:tcW w:w="738"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246CB2" w:rsidRPr="00246CB2" w:rsidRDefault="00246CB2" w:rsidP="00246CB2">
            <w:pPr>
              <w:pStyle w:val="BodyText"/>
              <w:rPr>
                <w:b/>
              </w:rPr>
            </w:pPr>
            <w:r w:rsidRPr="00246CB2">
              <w:rPr>
                <w:b/>
              </w:rPr>
              <w:t>Date</w:t>
            </w:r>
          </w:p>
        </w:tc>
      </w:tr>
      <w:tr w:rsidR="00246CB2" w:rsidTr="00BA12C7">
        <w:trPr>
          <w:trHeight w:val="864"/>
        </w:trPr>
        <w:tc>
          <w:tcPr>
            <w:tcW w:w="982" w:type="pct"/>
            <w:tcBorders>
              <w:top w:val="single" w:sz="4" w:space="0" w:color="auto"/>
              <w:left w:val="single" w:sz="4" w:space="0" w:color="auto"/>
              <w:bottom w:val="single" w:sz="4" w:space="0" w:color="auto"/>
              <w:right w:val="single" w:sz="4" w:space="0" w:color="auto"/>
            </w:tcBorders>
            <w:vAlign w:val="center"/>
            <w:hideMark/>
          </w:tcPr>
          <w:p w:rsidR="00246CB2" w:rsidRDefault="00246CB2" w:rsidP="00246CB2">
            <w:pPr>
              <w:pStyle w:val="BodyText"/>
            </w:pPr>
            <w:r>
              <w:t>Nancy Rizzo</w:t>
            </w:r>
          </w:p>
        </w:tc>
        <w:tc>
          <w:tcPr>
            <w:tcW w:w="1577" w:type="pct"/>
            <w:tcBorders>
              <w:top w:val="single" w:sz="4" w:space="0" w:color="auto"/>
              <w:left w:val="single" w:sz="4" w:space="0" w:color="auto"/>
              <w:bottom w:val="single" w:sz="4" w:space="0" w:color="auto"/>
              <w:right w:val="single" w:sz="4" w:space="0" w:color="auto"/>
            </w:tcBorders>
            <w:vAlign w:val="center"/>
            <w:hideMark/>
          </w:tcPr>
          <w:p w:rsidR="00246CB2" w:rsidRDefault="00246CB2" w:rsidP="00246CB2">
            <w:pPr>
              <w:pStyle w:val="BodyText"/>
              <w:rPr>
                <w:sz w:val="24"/>
              </w:rPr>
            </w:pPr>
            <w:r>
              <w:rPr>
                <w:sz w:val="24"/>
              </w:rPr>
              <w:t xml:space="preserve">Founder, </w:t>
            </w:r>
            <w:ins w:id="1" w:author="Jan Ayres" w:date="2013-05-07T17:02:00Z">
              <w:r w:rsidR="00F323C3">
                <w:rPr>
                  <w:sz w:val="24"/>
                </w:rPr>
                <w:t>President and CTO</w:t>
              </w:r>
            </w:ins>
            <w:del w:id="2" w:author="Jan Ayres" w:date="2013-05-07T17:02:00Z">
              <w:r w:rsidDel="00F323C3">
                <w:rPr>
                  <w:sz w:val="24"/>
                </w:rPr>
                <w:delText>CEO</w:delText>
              </w:r>
            </w:del>
          </w:p>
        </w:tc>
        <w:tc>
          <w:tcPr>
            <w:tcW w:w="1703" w:type="pct"/>
            <w:tcBorders>
              <w:top w:val="single" w:sz="4" w:space="0" w:color="auto"/>
              <w:left w:val="single" w:sz="4" w:space="0" w:color="auto"/>
              <w:bottom w:val="single" w:sz="4" w:space="0" w:color="auto"/>
              <w:right w:val="single" w:sz="4" w:space="0" w:color="auto"/>
            </w:tcBorders>
            <w:vAlign w:val="center"/>
          </w:tcPr>
          <w:p w:rsidR="00246CB2" w:rsidRDefault="00246CB2" w:rsidP="00246CB2">
            <w:pPr>
              <w:pStyle w:val="BodyText"/>
              <w:rPr>
                <w:b/>
                <w:sz w:val="24"/>
              </w:rPr>
            </w:pPr>
          </w:p>
        </w:tc>
        <w:tc>
          <w:tcPr>
            <w:tcW w:w="738" w:type="pct"/>
            <w:tcBorders>
              <w:top w:val="single" w:sz="4" w:space="0" w:color="auto"/>
              <w:left w:val="single" w:sz="4" w:space="0" w:color="auto"/>
              <w:bottom w:val="single" w:sz="4" w:space="0" w:color="auto"/>
              <w:right w:val="single" w:sz="4" w:space="0" w:color="auto"/>
            </w:tcBorders>
            <w:vAlign w:val="center"/>
          </w:tcPr>
          <w:p w:rsidR="00246CB2" w:rsidRDefault="00246CB2" w:rsidP="00246CB2">
            <w:pPr>
              <w:pStyle w:val="BodyText"/>
              <w:rPr>
                <w:b/>
                <w:sz w:val="24"/>
              </w:rPr>
            </w:pPr>
          </w:p>
        </w:tc>
      </w:tr>
      <w:tr w:rsidR="00874AC2" w:rsidTr="00BA12C7">
        <w:trPr>
          <w:trHeight w:val="864"/>
        </w:trPr>
        <w:tc>
          <w:tcPr>
            <w:tcW w:w="982" w:type="pct"/>
            <w:tcBorders>
              <w:top w:val="single" w:sz="4" w:space="0" w:color="auto"/>
              <w:left w:val="single" w:sz="4" w:space="0" w:color="auto"/>
              <w:bottom w:val="single" w:sz="4" w:space="0" w:color="auto"/>
              <w:right w:val="single" w:sz="4" w:space="0" w:color="auto"/>
            </w:tcBorders>
            <w:vAlign w:val="center"/>
          </w:tcPr>
          <w:p w:rsidR="00874AC2" w:rsidRDefault="00874AC2" w:rsidP="00246CB2">
            <w:pPr>
              <w:pStyle w:val="BodyText"/>
            </w:pPr>
            <w:r>
              <w:t>Brian Cullinan</w:t>
            </w:r>
          </w:p>
        </w:tc>
        <w:tc>
          <w:tcPr>
            <w:tcW w:w="1577" w:type="pct"/>
            <w:tcBorders>
              <w:top w:val="single" w:sz="4" w:space="0" w:color="auto"/>
              <w:left w:val="single" w:sz="4" w:space="0" w:color="auto"/>
              <w:bottom w:val="single" w:sz="4" w:space="0" w:color="auto"/>
              <w:right w:val="single" w:sz="4" w:space="0" w:color="auto"/>
            </w:tcBorders>
            <w:vAlign w:val="center"/>
          </w:tcPr>
          <w:p w:rsidR="00874AC2" w:rsidRDefault="00874AC2" w:rsidP="00246CB2">
            <w:pPr>
              <w:pStyle w:val="BodyText"/>
              <w:rPr>
                <w:sz w:val="24"/>
              </w:rPr>
            </w:pPr>
            <w:r>
              <w:rPr>
                <w:sz w:val="24"/>
              </w:rPr>
              <w:t>Software Developer</w:t>
            </w:r>
          </w:p>
        </w:tc>
        <w:tc>
          <w:tcPr>
            <w:tcW w:w="1703" w:type="pct"/>
            <w:tcBorders>
              <w:top w:val="single" w:sz="4" w:space="0" w:color="auto"/>
              <w:left w:val="single" w:sz="4" w:space="0" w:color="auto"/>
              <w:bottom w:val="single" w:sz="4" w:space="0" w:color="auto"/>
              <w:right w:val="single" w:sz="4" w:space="0" w:color="auto"/>
            </w:tcBorders>
            <w:vAlign w:val="center"/>
          </w:tcPr>
          <w:p w:rsidR="00874AC2" w:rsidRDefault="00874AC2" w:rsidP="00246CB2">
            <w:pPr>
              <w:pStyle w:val="BodyText"/>
              <w:rPr>
                <w:b/>
                <w:sz w:val="24"/>
              </w:rPr>
            </w:pPr>
          </w:p>
        </w:tc>
        <w:tc>
          <w:tcPr>
            <w:tcW w:w="738" w:type="pct"/>
            <w:tcBorders>
              <w:top w:val="single" w:sz="4" w:space="0" w:color="auto"/>
              <w:left w:val="single" w:sz="4" w:space="0" w:color="auto"/>
              <w:bottom w:val="single" w:sz="4" w:space="0" w:color="auto"/>
              <w:right w:val="single" w:sz="4" w:space="0" w:color="auto"/>
            </w:tcBorders>
            <w:vAlign w:val="center"/>
          </w:tcPr>
          <w:p w:rsidR="00874AC2" w:rsidRDefault="00874AC2" w:rsidP="00246CB2">
            <w:pPr>
              <w:pStyle w:val="BodyText"/>
              <w:rPr>
                <w:b/>
                <w:sz w:val="24"/>
              </w:rPr>
            </w:pPr>
          </w:p>
        </w:tc>
      </w:tr>
      <w:tr w:rsidR="00246CB2" w:rsidTr="00BA12C7">
        <w:trPr>
          <w:trHeight w:val="864"/>
        </w:trPr>
        <w:tc>
          <w:tcPr>
            <w:tcW w:w="982" w:type="pct"/>
            <w:tcBorders>
              <w:top w:val="single" w:sz="4" w:space="0" w:color="auto"/>
              <w:left w:val="single" w:sz="4" w:space="0" w:color="auto"/>
              <w:bottom w:val="single" w:sz="4" w:space="0" w:color="auto"/>
              <w:right w:val="single" w:sz="4" w:space="0" w:color="auto"/>
            </w:tcBorders>
            <w:vAlign w:val="center"/>
            <w:hideMark/>
          </w:tcPr>
          <w:p w:rsidR="00246CB2" w:rsidRDefault="00246CB2" w:rsidP="00246CB2">
            <w:pPr>
              <w:pStyle w:val="BodyText"/>
            </w:pPr>
            <w:r>
              <w:t>Dan Miller</w:t>
            </w:r>
          </w:p>
        </w:tc>
        <w:tc>
          <w:tcPr>
            <w:tcW w:w="1577" w:type="pct"/>
            <w:tcBorders>
              <w:top w:val="single" w:sz="4" w:space="0" w:color="auto"/>
              <w:left w:val="single" w:sz="4" w:space="0" w:color="auto"/>
              <w:bottom w:val="single" w:sz="4" w:space="0" w:color="auto"/>
              <w:right w:val="single" w:sz="4" w:space="0" w:color="auto"/>
            </w:tcBorders>
            <w:vAlign w:val="center"/>
            <w:hideMark/>
          </w:tcPr>
          <w:p w:rsidR="00246CB2" w:rsidRDefault="00246CB2" w:rsidP="00246CB2">
            <w:pPr>
              <w:pStyle w:val="BodyText"/>
              <w:rPr>
                <w:sz w:val="24"/>
              </w:rPr>
            </w:pPr>
            <w:r>
              <w:rPr>
                <w:sz w:val="24"/>
              </w:rPr>
              <w:t>Manufacturing Engineer</w:t>
            </w:r>
          </w:p>
        </w:tc>
        <w:tc>
          <w:tcPr>
            <w:tcW w:w="1703" w:type="pct"/>
            <w:tcBorders>
              <w:top w:val="single" w:sz="4" w:space="0" w:color="auto"/>
              <w:left w:val="single" w:sz="4" w:space="0" w:color="auto"/>
              <w:bottom w:val="single" w:sz="4" w:space="0" w:color="auto"/>
              <w:right w:val="single" w:sz="4" w:space="0" w:color="auto"/>
            </w:tcBorders>
            <w:vAlign w:val="center"/>
          </w:tcPr>
          <w:p w:rsidR="00246CB2" w:rsidRDefault="00246CB2" w:rsidP="00246CB2">
            <w:pPr>
              <w:pStyle w:val="BodyText"/>
              <w:rPr>
                <w:b/>
                <w:sz w:val="24"/>
              </w:rPr>
            </w:pPr>
          </w:p>
        </w:tc>
        <w:tc>
          <w:tcPr>
            <w:tcW w:w="738" w:type="pct"/>
            <w:tcBorders>
              <w:top w:val="single" w:sz="4" w:space="0" w:color="auto"/>
              <w:left w:val="single" w:sz="4" w:space="0" w:color="auto"/>
              <w:bottom w:val="single" w:sz="4" w:space="0" w:color="auto"/>
              <w:right w:val="single" w:sz="4" w:space="0" w:color="auto"/>
            </w:tcBorders>
            <w:vAlign w:val="center"/>
          </w:tcPr>
          <w:p w:rsidR="00246CB2" w:rsidRDefault="00246CB2" w:rsidP="00246CB2">
            <w:pPr>
              <w:pStyle w:val="BodyText"/>
              <w:rPr>
                <w:b/>
                <w:sz w:val="24"/>
              </w:rPr>
            </w:pPr>
          </w:p>
        </w:tc>
      </w:tr>
      <w:tr w:rsidR="00E95D10" w:rsidTr="00BA12C7">
        <w:trPr>
          <w:trHeight w:val="864"/>
        </w:trPr>
        <w:tc>
          <w:tcPr>
            <w:tcW w:w="982" w:type="pct"/>
            <w:tcBorders>
              <w:top w:val="single" w:sz="4" w:space="0" w:color="auto"/>
              <w:left w:val="single" w:sz="4" w:space="0" w:color="auto"/>
              <w:bottom w:val="single" w:sz="4" w:space="0" w:color="auto"/>
              <w:right w:val="single" w:sz="4" w:space="0" w:color="auto"/>
            </w:tcBorders>
            <w:vAlign w:val="center"/>
          </w:tcPr>
          <w:p w:rsidR="00E95D10" w:rsidRDefault="00E95D10" w:rsidP="00246CB2">
            <w:pPr>
              <w:pStyle w:val="BodyText"/>
            </w:pPr>
            <w:r>
              <w:t>Jan Ayres</w:t>
            </w:r>
          </w:p>
        </w:tc>
        <w:tc>
          <w:tcPr>
            <w:tcW w:w="1577" w:type="pct"/>
            <w:tcBorders>
              <w:top w:val="single" w:sz="4" w:space="0" w:color="auto"/>
              <w:left w:val="single" w:sz="4" w:space="0" w:color="auto"/>
              <w:bottom w:val="single" w:sz="4" w:space="0" w:color="auto"/>
              <w:right w:val="single" w:sz="4" w:space="0" w:color="auto"/>
            </w:tcBorders>
            <w:vAlign w:val="center"/>
          </w:tcPr>
          <w:p w:rsidR="00E95D10" w:rsidRDefault="00E95D10" w:rsidP="00246CB2">
            <w:pPr>
              <w:pStyle w:val="BodyText"/>
              <w:rPr>
                <w:sz w:val="24"/>
              </w:rPr>
            </w:pPr>
            <w:r>
              <w:rPr>
                <w:sz w:val="24"/>
              </w:rPr>
              <w:t>Operations Director</w:t>
            </w:r>
          </w:p>
        </w:tc>
        <w:tc>
          <w:tcPr>
            <w:tcW w:w="1703" w:type="pct"/>
            <w:tcBorders>
              <w:top w:val="single" w:sz="4" w:space="0" w:color="auto"/>
              <w:left w:val="single" w:sz="4" w:space="0" w:color="auto"/>
              <w:bottom w:val="single" w:sz="4" w:space="0" w:color="auto"/>
              <w:right w:val="single" w:sz="4" w:space="0" w:color="auto"/>
            </w:tcBorders>
            <w:vAlign w:val="center"/>
          </w:tcPr>
          <w:p w:rsidR="00E95D10" w:rsidRDefault="00E95D10" w:rsidP="00246CB2">
            <w:pPr>
              <w:pStyle w:val="BodyText"/>
              <w:rPr>
                <w:b/>
                <w:sz w:val="24"/>
              </w:rPr>
            </w:pPr>
          </w:p>
        </w:tc>
        <w:tc>
          <w:tcPr>
            <w:tcW w:w="738" w:type="pct"/>
            <w:tcBorders>
              <w:top w:val="single" w:sz="4" w:space="0" w:color="auto"/>
              <w:left w:val="single" w:sz="4" w:space="0" w:color="auto"/>
              <w:bottom w:val="single" w:sz="4" w:space="0" w:color="auto"/>
              <w:right w:val="single" w:sz="4" w:space="0" w:color="auto"/>
            </w:tcBorders>
            <w:vAlign w:val="center"/>
          </w:tcPr>
          <w:p w:rsidR="00E95D10" w:rsidRDefault="00E95D10" w:rsidP="00246CB2">
            <w:pPr>
              <w:pStyle w:val="BodyText"/>
              <w:rPr>
                <w:b/>
                <w:sz w:val="24"/>
              </w:rPr>
            </w:pPr>
          </w:p>
        </w:tc>
      </w:tr>
      <w:tr w:rsidR="00246CB2" w:rsidTr="00BA12C7">
        <w:trPr>
          <w:trHeight w:val="864"/>
        </w:trPr>
        <w:tc>
          <w:tcPr>
            <w:tcW w:w="982" w:type="pct"/>
            <w:tcBorders>
              <w:top w:val="single" w:sz="4" w:space="0" w:color="auto"/>
              <w:left w:val="single" w:sz="4" w:space="0" w:color="auto"/>
              <w:bottom w:val="single" w:sz="4" w:space="0" w:color="auto"/>
              <w:right w:val="single" w:sz="4" w:space="0" w:color="auto"/>
            </w:tcBorders>
            <w:vAlign w:val="center"/>
            <w:hideMark/>
          </w:tcPr>
          <w:p w:rsidR="00246CB2" w:rsidRDefault="00246CB2" w:rsidP="00246CB2">
            <w:pPr>
              <w:pStyle w:val="BodyText"/>
            </w:pPr>
            <w:r>
              <w:t>Andrea Miller</w:t>
            </w:r>
          </w:p>
        </w:tc>
        <w:tc>
          <w:tcPr>
            <w:tcW w:w="1577" w:type="pct"/>
            <w:tcBorders>
              <w:top w:val="single" w:sz="4" w:space="0" w:color="auto"/>
              <w:left w:val="single" w:sz="4" w:space="0" w:color="auto"/>
              <w:bottom w:val="single" w:sz="4" w:space="0" w:color="auto"/>
              <w:right w:val="single" w:sz="4" w:space="0" w:color="auto"/>
            </w:tcBorders>
            <w:vAlign w:val="center"/>
            <w:hideMark/>
          </w:tcPr>
          <w:p w:rsidR="00246CB2" w:rsidRDefault="00246CB2" w:rsidP="00246CB2">
            <w:pPr>
              <w:pStyle w:val="BodyText"/>
              <w:rPr>
                <w:sz w:val="24"/>
              </w:rPr>
            </w:pPr>
            <w:r>
              <w:rPr>
                <w:sz w:val="24"/>
              </w:rPr>
              <w:t>Quality Assurance Director</w:t>
            </w:r>
          </w:p>
        </w:tc>
        <w:tc>
          <w:tcPr>
            <w:tcW w:w="1703" w:type="pct"/>
            <w:tcBorders>
              <w:top w:val="single" w:sz="4" w:space="0" w:color="auto"/>
              <w:left w:val="single" w:sz="4" w:space="0" w:color="auto"/>
              <w:bottom w:val="single" w:sz="4" w:space="0" w:color="auto"/>
              <w:right w:val="single" w:sz="4" w:space="0" w:color="auto"/>
            </w:tcBorders>
            <w:vAlign w:val="center"/>
          </w:tcPr>
          <w:p w:rsidR="00246CB2" w:rsidRDefault="00246CB2" w:rsidP="00246CB2">
            <w:pPr>
              <w:pStyle w:val="BodyText"/>
              <w:rPr>
                <w:b/>
                <w:sz w:val="24"/>
              </w:rPr>
            </w:pPr>
          </w:p>
        </w:tc>
        <w:tc>
          <w:tcPr>
            <w:tcW w:w="738" w:type="pct"/>
            <w:tcBorders>
              <w:top w:val="single" w:sz="4" w:space="0" w:color="auto"/>
              <w:left w:val="single" w:sz="4" w:space="0" w:color="auto"/>
              <w:bottom w:val="single" w:sz="4" w:space="0" w:color="auto"/>
              <w:right w:val="single" w:sz="4" w:space="0" w:color="auto"/>
            </w:tcBorders>
            <w:vAlign w:val="center"/>
          </w:tcPr>
          <w:p w:rsidR="00246CB2" w:rsidRDefault="00246CB2" w:rsidP="00246CB2">
            <w:pPr>
              <w:pStyle w:val="BodyText"/>
              <w:rPr>
                <w:b/>
                <w:sz w:val="24"/>
              </w:rPr>
            </w:pPr>
          </w:p>
        </w:tc>
      </w:tr>
    </w:tbl>
    <w:p w:rsidR="006102DB" w:rsidRDefault="00B9470A" w:rsidP="00246CB2">
      <w:pPr>
        <w:pStyle w:val="Heading1"/>
        <w:pageBreakBefore/>
        <w:spacing w:before="0"/>
      </w:pPr>
      <w:r>
        <w:lastRenderedPageBreak/>
        <w:t>Purpose</w:t>
      </w:r>
    </w:p>
    <w:p w:rsidR="00260129" w:rsidRDefault="00260129" w:rsidP="009A0F7E">
      <w:pPr>
        <w:pStyle w:val="BodyText"/>
      </w:pPr>
      <w:r>
        <w:t xml:space="preserve">This Design Control Statement </w:t>
      </w:r>
      <w:r w:rsidR="003C610A">
        <w:t xml:space="preserve">(DCS) </w:t>
      </w:r>
      <w:r>
        <w:t xml:space="preserve">documents the design control history for ClearView software through the release of version 2.1. </w:t>
      </w:r>
      <w:del w:id="3" w:author="Andrea Miller" w:date="2013-05-06T11:11:00Z">
        <w:r w:rsidDel="0042141B">
          <w:delText xml:space="preserve">It also defines the design controls for future development. </w:delText>
        </w:r>
      </w:del>
      <w:r>
        <w:t>This document may be revised as necessary with all revisions subject to design review.</w:t>
      </w:r>
    </w:p>
    <w:p w:rsidR="006102DB" w:rsidRDefault="00B9470A" w:rsidP="00DC7643">
      <w:pPr>
        <w:pStyle w:val="Heading1"/>
      </w:pPr>
      <w:r>
        <w:t>Scope</w:t>
      </w:r>
    </w:p>
    <w:p w:rsidR="00705C41" w:rsidRDefault="00B811BD" w:rsidP="009A0F7E">
      <w:pPr>
        <w:pStyle w:val="BodyText"/>
      </w:pPr>
      <w:r>
        <w:t>This DCS defines design controls for the ClearView software. The ClearView software is one component of the ClearView system. Design controls for the ClearView system, and other components, are not part of this DCS.</w:t>
      </w:r>
    </w:p>
    <w:p w:rsidR="006102DB" w:rsidRDefault="00B9470A" w:rsidP="00DC7643">
      <w:pPr>
        <w:pStyle w:val="Heading1"/>
      </w:pPr>
      <w:r>
        <w:t>Reference Documents</w:t>
      </w:r>
    </w:p>
    <w:p w:rsidR="00F6188F" w:rsidRDefault="00F6188F" w:rsidP="00D67631">
      <w:pPr>
        <w:pStyle w:val="ListBullet"/>
      </w:pPr>
      <w:r>
        <w:t>DDP-001, Design &amp; Development Plan ClearView System</w:t>
      </w:r>
    </w:p>
    <w:p w:rsidR="00F6188F" w:rsidDel="0042141B" w:rsidRDefault="00F6188F" w:rsidP="00D67631">
      <w:pPr>
        <w:pStyle w:val="ListBullet"/>
        <w:rPr>
          <w:del w:id="4" w:author="Andrea Miller" w:date="2013-05-06T11:12:00Z"/>
        </w:rPr>
      </w:pPr>
      <w:del w:id="5" w:author="Andrea Miller" w:date="2013-05-06T11:12:00Z">
        <w:r w:rsidDel="0042141B">
          <w:delText>DDP-010, Design &amp; Development Plan ClearView Software</w:delText>
        </w:r>
      </w:del>
    </w:p>
    <w:p w:rsidR="00D67631" w:rsidRDefault="00D67631" w:rsidP="00D67631">
      <w:pPr>
        <w:pStyle w:val="ListBullet"/>
      </w:pPr>
      <w:r>
        <w:t>EG-001, Design Control Procedure</w:t>
      </w:r>
    </w:p>
    <w:p w:rsidR="00D67631" w:rsidRDefault="00D67631" w:rsidP="00D67631">
      <w:pPr>
        <w:pStyle w:val="ListBullet"/>
      </w:pPr>
      <w:r>
        <w:t>EG-011, Software Validation</w:t>
      </w:r>
      <w:r w:rsidR="000A5D30">
        <w:t xml:space="preserve"> Procedure</w:t>
      </w:r>
    </w:p>
    <w:p w:rsidR="00D67631" w:rsidRDefault="00D67631" w:rsidP="00D67631">
      <w:pPr>
        <w:pStyle w:val="ListBullet"/>
      </w:pPr>
      <w:r>
        <w:t>EG-012, Risk Management</w:t>
      </w:r>
    </w:p>
    <w:p w:rsidR="00D67631" w:rsidRDefault="00D67631" w:rsidP="00D67631">
      <w:pPr>
        <w:pStyle w:val="ListBullet"/>
      </w:pPr>
      <w:r>
        <w:t>EG-016, Software Verification Procedure</w:t>
      </w:r>
    </w:p>
    <w:p w:rsidR="00D67631" w:rsidRDefault="00D67631" w:rsidP="00D67631">
      <w:pPr>
        <w:pStyle w:val="ListBullet"/>
      </w:pPr>
      <w:r>
        <w:t>EG-021, Software Change Control Procedure</w:t>
      </w:r>
    </w:p>
    <w:p w:rsidR="00D67631" w:rsidRDefault="00D67631" w:rsidP="00D67631">
      <w:pPr>
        <w:pStyle w:val="ListBullet"/>
      </w:pPr>
      <w:r>
        <w:t>EG-022, Software Development Guidance</w:t>
      </w:r>
    </w:p>
    <w:p w:rsidR="00D67631" w:rsidRPr="00D67631" w:rsidRDefault="00D67631" w:rsidP="00D67631">
      <w:pPr>
        <w:pStyle w:val="ListBullet"/>
      </w:pPr>
      <w:r>
        <w:t>Regulatory Documentation:</w:t>
      </w:r>
    </w:p>
    <w:p w:rsidR="006102DB" w:rsidRDefault="00B9470A" w:rsidP="00D67631">
      <w:pPr>
        <w:pStyle w:val="ListBullet2"/>
      </w:pPr>
      <w:r>
        <w:t>FDA 21 CFR 820, Quality System Regulations (QSRs)</w:t>
      </w:r>
    </w:p>
    <w:p w:rsidR="006102DB" w:rsidRDefault="00B9470A" w:rsidP="00D67631">
      <w:pPr>
        <w:pStyle w:val="ListBullet2"/>
      </w:pPr>
      <w:r>
        <w:t>ISO 13485:2003 Medical Devices – Quality Management Systems – Requirements for Regulatory Purposes</w:t>
      </w:r>
    </w:p>
    <w:p w:rsidR="003C610A" w:rsidRDefault="003C610A" w:rsidP="003C610A">
      <w:pPr>
        <w:pStyle w:val="Heading1"/>
      </w:pPr>
      <w:r>
        <w:t>Product Description</w:t>
      </w:r>
    </w:p>
    <w:p w:rsidR="003C610A" w:rsidRDefault="003C610A" w:rsidP="003C610A">
      <w:pPr>
        <w:pStyle w:val="BodyText"/>
      </w:pPr>
      <w:r>
        <w:t>The EPIC ClearView system consists of</w:t>
      </w:r>
      <w:ins w:id="6" w:author="Andrea Miller" w:date="2013-05-09T15:58:00Z">
        <w:r w:rsidR="00FE488B">
          <w:t>, in part,</w:t>
        </w:r>
      </w:ins>
      <w:r>
        <w:t xml:space="preserve"> </w:t>
      </w:r>
      <w:bookmarkStart w:id="7" w:name="_GoBack"/>
      <w:bookmarkEnd w:id="7"/>
      <w:r w:rsidR="00F6188F">
        <w:t>the ClearView</w:t>
      </w:r>
      <w:r>
        <w:t xml:space="preserve"> device and the ClearView software running on a Windows PC. Refer to DDP-001 for a full description of the ClearView system</w:t>
      </w:r>
      <w:ins w:id="8" w:author="Andrea Miller" w:date="2013-05-06T11:12:00Z">
        <w:r w:rsidR="0042141B">
          <w:t xml:space="preserve"> and the specific design controls mandated for ClearView software development</w:t>
        </w:r>
      </w:ins>
      <w:r>
        <w:t>.</w:t>
      </w:r>
    </w:p>
    <w:p w:rsidR="003C610A" w:rsidDel="0042141B" w:rsidRDefault="003C610A" w:rsidP="003C610A">
      <w:pPr>
        <w:pStyle w:val="BodyText"/>
        <w:rPr>
          <w:del w:id="9" w:author="Andrea Miller" w:date="2013-05-06T11:12:00Z"/>
        </w:rPr>
      </w:pPr>
      <w:r>
        <w:t>The ClearView software consists of Microsoft Windows based applications and services that control the ClearView device</w:t>
      </w:r>
      <w:r w:rsidR="00E55652">
        <w:t xml:space="preserve"> and perform the mathematical analysis of the captured images</w:t>
      </w:r>
      <w:r>
        <w:t xml:space="preserve">. </w:t>
      </w:r>
      <w:del w:id="10" w:author="Andrea Miller" w:date="2013-05-06T11:12:00Z">
        <w:r w:rsidDel="0042141B">
          <w:delText>Refer to DDP-010 for a full description of the ClearView software.</w:delText>
        </w:r>
      </w:del>
    </w:p>
    <w:p w:rsidR="007F090D" w:rsidRDefault="007F090D" w:rsidP="00E0097B">
      <w:pPr>
        <w:pStyle w:val="Heading1"/>
      </w:pPr>
      <w:r>
        <w:t>Design Control History</w:t>
      </w:r>
    </w:p>
    <w:p w:rsidR="00C00B5B" w:rsidRDefault="00E70763" w:rsidP="007F090D">
      <w:pPr>
        <w:pStyle w:val="BodyText"/>
        <w:rPr>
          <w:highlight w:val="yellow"/>
        </w:rPr>
      </w:pPr>
      <w:r>
        <w:t xml:space="preserve">EPIC contracted with </w:t>
      </w:r>
      <w:proofErr w:type="spellStart"/>
      <w:r>
        <w:t>netFusion</w:t>
      </w:r>
      <w:proofErr w:type="spellEnd"/>
      <w:r>
        <w:t xml:space="preserve">, a contract software development organization, for the initial development of the ClearView software. Although project reviews were conducted to assess the progress of the work performed by </w:t>
      </w:r>
      <w:proofErr w:type="spellStart"/>
      <w:r>
        <w:t>netFusion</w:t>
      </w:r>
      <w:proofErr w:type="spellEnd"/>
      <w:r>
        <w:t xml:space="preserve">, </w:t>
      </w:r>
      <w:r w:rsidR="00EA5B1C">
        <w:t xml:space="preserve">these reviews were not documented.  The </w:t>
      </w:r>
      <w:r w:rsidR="00C00B5B">
        <w:t xml:space="preserve">documentation that was generated by </w:t>
      </w:r>
      <w:proofErr w:type="spellStart"/>
      <w:r w:rsidR="00C00B5B">
        <w:t>netFusion</w:t>
      </w:r>
      <w:proofErr w:type="spellEnd"/>
      <w:r w:rsidR="00C00B5B">
        <w:t xml:space="preserve"> (controlled by their quality system) </w:t>
      </w:r>
      <w:r w:rsidR="00186D12">
        <w:t xml:space="preserve">which includes detailed design specifications </w:t>
      </w:r>
      <w:r w:rsidR="00C00B5B">
        <w:t>is included in Attachment A of this document</w:t>
      </w:r>
      <w:r w:rsidR="00E55652">
        <w:t xml:space="preserve">. </w:t>
      </w:r>
      <w:r w:rsidR="003D6EB4">
        <w:t xml:space="preserve"> A table of contents for the </w:t>
      </w:r>
      <w:proofErr w:type="spellStart"/>
      <w:r w:rsidR="00E55652">
        <w:t>netFusion</w:t>
      </w:r>
      <w:proofErr w:type="spellEnd"/>
      <w:r w:rsidR="00E55652">
        <w:t xml:space="preserve"> documentation is also included in Attachment A</w:t>
      </w:r>
      <w:r w:rsidR="00C00B5B">
        <w:t xml:space="preserve">.  EPIC then contracted with Sage Business, an independent software development consultant, to further the </w:t>
      </w:r>
      <w:r w:rsidR="00186D12">
        <w:t xml:space="preserve">design </w:t>
      </w:r>
      <w:r w:rsidR="00C00B5B">
        <w:t>development of the ClearView software</w:t>
      </w:r>
      <w:r w:rsidR="00186D12">
        <w:t xml:space="preserve"> based on the design specifications provided by </w:t>
      </w:r>
      <w:proofErr w:type="spellStart"/>
      <w:r w:rsidR="00186D12">
        <w:t>netFusion</w:t>
      </w:r>
      <w:proofErr w:type="spellEnd"/>
      <w:r w:rsidR="00C00B5B">
        <w:t xml:space="preserve">.  </w:t>
      </w:r>
      <w:r w:rsidR="00186D12">
        <w:t xml:space="preserve">Design control authority was solely EPIC’s responsibility.  </w:t>
      </w:r>
      <w:r w:rsidR="00C00B5B">
        <w:t xml:space="preserve">Two design reviews were conducted as a part of the work executed by Sage Business, </w:t>
      </w:r>
      <w:r w:rsidR="00186D12">
        <w:t xml:space="preserve">one dated 10/27/09 and a second review conducted on 10/28/09.  These two reviews were interim reviews conducted to discuss the development work being managed by Sage Business and not formal phase reviews as currently required by EPIC’s design control procedures.  </w:t>
      </w:r>
    </w:p>
    <w:p w:rsidR="00C631A0" w:rsidRDefault="00186D12" w:rsidP="007F090D">
      <w:pPr>
        <w:pStyle w:val="BodyText"/>
      </w:pPr>
      <w:r w:rsidRPr="00186D12">
        <w:t>In late 2009, EPIC decided to hire staff to continue the ongoing development of the ClearView software.  From that point forward, the design history file (DHF) and all design con</w:t>
      </w:r>
      <w:r>
        <w:t>trol requirements were the responsibility of EPIC staff</w:t>
      </w:r>
      <w:r w:rsidRPr="00186D12">
        <w:t xml:space="preserve">.  </w:t>
      </w:r>
      <w:r>
        <w:t xml:space="preserve">A great deal of design work was required to bring the software and the DHF documentation into compliance with EPIC’s quality system.  </w:t>
      </w:r>
      <w:r w:rsidR="00E55652">
        <w:t xml:space="preserve">This design work included the creation of software requirements, initial risk analysis, and software </w:t>
      </w:r>
      <w:r w:rsidR="00C631A0">
        <w:t>specifications.</w:t>
      </w:r>
    </w:p>
    <w:p w:rsidR="00351EB2" w:rsidRDefault="00E55652" w:rsidP="007F090D">
      <w:pPr>
        <w:pStyle w:val="BodyText"/>
      </w:pPr>
      <w:r>
        <w:t xml:space="preserve">Additionally, </w:t>
      </w:r>
      <w:r w:rsidR="00FB5AB0">
        <w:t xml:space="preserve">verification and validation activities </w:t>
      </w:r>
      <w:r>
        <w:t xml:space="preserve">were performed in order to verify </w:t>
      </w:r>
      <w:r w:rsidR="002E131E">
        <w:t xml:space="preserve">ClearView software </w:t>
      </w:r>
      <w:r>
        <w:t>performance</w:t>
      </w:r>
      <w:ins w:id="11" w:author="Jan Ayres" w:date="2013-05-07T17:03:00Z">
        <w:r w:rsidR="00F323C3">
          <w:t>,</w:t>
        </w:r>
      </w:ins>
      <w:r>
        <w:t xml:space="preserve"> and</w:t>
      </w:r>
      <w:r w:rsidR="002E131E">
        <w:t xml:space="preserve"> approved </w:t>
      </w:r>
      <w:ins w:id="12" w:author="Jan Ayres" w:date="2013-05-07T17:03:00Z">
        <w:r w:rsidR="00F323C3">
          <w:t>to</w:t>
        </w:r>
      </w:ins>
      <w:del w:id="13" w:author="Jan Ayres" w:date="2013-05-07T17:03:00Z">
        <w:r w:rsidR="002E131E" w:rsidDel="00F323C3">
          <w:delText>and</w:delText>
        </w:r>
      </w:del>
      <w:r w:rsidR="002E131E">
        <w:t xml:space="preserve"> release</w:t>
      </w:r>
      <w:r>
        <w:t xml:space="preserve"> software</w:t>
      </w:r>
      <w:r w:rsidR="006A0193">
        <w:t xml:space="preserve"> </w:t>
      </w:r>
      <w:r w:rsidR="00DA22CD">
        <w:t xml:space="preserve">for </w:t>
      </w:r>
      <w:r w:rsidR="00FB5AB0">
        <w:t>use in clinical</w:t>
      </w:r>
      <w:r w:rsidR="00CE77AD">
        <w:t xml:space="preserve"> investigations</w:t>
      </w:r>
      <w:r w:rsidR="006A0193">
        <w:t>.</w:t>
      </w:r>
      <w:r w:rsidR="00CC144D">
        <w:t xml:space="preserve"> </w:t>
      </w:r>
      <w:ins w:id="14" w:author="Jan Ayres" w:date="2013-05-07T17:03:00Z">
        <w:r w:rsidR="00F323C3">
          <w:t xml:space="preserve"> </w:t>
        </w:r>
      </w:ins>
      <w:r w:rsidR="006A0193">
        <w:t xml:space="preserve">The following table summarizes </w:t>
      </w:r>
      <w:r w:rsidR="00FB5AB0">
        <w:t>the design documentation to date</w:t>
      </w:r>
      <w:r w:rsidR="006A0193">
        <w:t xml:space="preserve">. </w:t>
      </w:r>
    </w:p>
    <w:tbl>
      <w:tblPr>
        <w:tblStyle w:val="TableGrid"/>
        <w:tblW w:w="0" w:type="auto"/>
        <w:tblLook w:val="04A0" w:firstRow="1" w:lastRow="0" w:firstColumn="1" w:lastColumn="0" w:noHBand="0" w:noVBand="1"/>
      </w:tblPr>
      <w:tblGrid>
        <w:gridCol w:w="2574"/>
        <w:gridCol w:w="2574"/>
        <w:gridCol w:w="2574"/>
        <w:gridCol w:w="2574"/>
      </w:tblGrid>
      <w:tr w:rsidR="004E2548" w:rsidRPr="004E2548" w:rsidTr="00E55652">
        <w:trPr>
          <w:tblHeader/>
        </w:trPr>
        <w:tc>
          <w:tcPr>
            <w:tcW w:w="2574" w:type="dxa"/>
          </w:tcPr>
          <w:p w:rsidR="004E2548" w:rsidRPr="004E2548" w:rsidRDefault="004E2548" w:rsidP="007F090D">
            <w:pPr>
              <w:pStyle w:val="BodyText"/>
              <w:rPr>
                <w:b/>
              </w:rPr>
            </w:pPr>
            <w:r w:rsidRPr="004E2548">
              <w:rPr>
                <w:b/>
              </w:rPr>
              <w:t>Version</w:t>
            </w:r>
          </w:p>
        </w:tc>
        <w:tc>
          <w:tcPr>
            <w:tcW w:w="2574" w:type="dxa"/>
          </w:tcPr>
          <w:p w:rsidR="004E2548" w:rsidRPr="004E2548" w:rsidRDefault="004E2548" w:rsidP="007F090D">
            <w:pPr>
              <w:pStyle w:val="BodyText"/>
              <w:rPr>
                <w:b/>
              </w:rPr>
            </w:pPr>
            <w:r w:rsidRPr="004E2548">
              <w:rPr>
                <w:b/>
              </w:rPr>
              <w:t>Date</w:t>
            </w:r>
          </w:p>
        </w:tc>
        <w:tc>
          <w:tcPr>
            <w:tcW w:w="2574" w:type="dxa"/>
          </w:tcPr>
          <w:p w:rsidR="004E2548" w:rsidRPr="004E2548" w:rsidRDefault="004E2548" w:rsidP="007F090D">
            <w:pPr>
              <w:pStyle w:val="BodyText"/>
              <w:rPr>
                <w:b/>
              </w:rPr>
            </w:pPr>
            <w:r w:rsidRPr="004E2548">
              <w:rPr>
                <w:b/>
              </w:rPr>
              <w:t>Reason</w:t>
            </w:r>
          </w:p>
        </w:tc>
        <w:tc>
          <w:tcPr>
            <w:tcW w:w="2574" w:type="dxa"/>
          </w:tcPr>
          <w:p w:rsidR="004E2548" w:rsidRPr="004E2548" w:rsidRDefault="004E2548" w:rsidP="007F090D">
            <w:pPr>
              <w:pStyle w:val="BodyText"/>
              <w:rPr>
                <w:b/>
              </w:rPr>
            </w:pPr>
            <w:r w:rsidRPr="004E2548">
              <w:rPr>
                <w:b/>
              </w:rPr>
              <w:t>Notes</w:t>
            </w:r>
          </w:p>
        </w:tc>
      </w:tr>
      <w:tr w:rsidR="00FB5AB0" w:rsidTr="00EB36E2">
        <w:tc>
          <w:tcPr>
            <w:tcW w:w="2574" w:type="dxa"/>
          </w:tcPr>
          <w:p w:rsidR="00FB5AB0" w:rsidRDefault="00FB5AB0" w:rsidP="00FB5AB0">
            <w:pPr>
              <w:pStyle w:val="BodyText"/>
            </w:pPr>
            <w:r>
              <w:t>0.9.2.7</w:t>
            </w:r>
          </w:p>
        </w:tc>
        <w:tc>
          <w:tcPr>
            <w:tcW w:w="2574" w:type="dxa"/>
          </w:tcPr>
          <w:p w:rsidR="00FB5AB0" w:rsidRDefault="00FB5AB0" w:rsidP="007F090D">
            <w:pPr>
              <w:pStyle w:val="BodyText"/>
            </w:pPr>
          </w:p>
        </w:tc>
        <w:tc>
          <w:tcPr>
            <w:tcW w:w="2574" w:type="dxa"/>
          </w:tcPr>
          <w:p w:rsidR="00FB5AB0" w:rsidRDefault="00FB5AB0" w:rsidP="00351EB2">
            <w:pPr>
              <w:pStyle w:val="BodyText"/>
            </w:pPr>
          </w:p>
        </w:tc>
        <w:tc>
          <w:tcPr>
            <w:tcW w:w="2574" w:type="dxa"/>
          </w:tcPr>
          <w:p w:rsidR="00FB5AB0" w:rsidRDefault="00563A1E" w:rsidP="00351EB2">
            <w:pPr>
              <w:pStyle w:val="BodyText"/>
            </w:pPr>
            <w:r>
              <w:t>Not released</w:t>
            </w:r>
          </w:p>
        </w:tc>
      </w:tr>
      <w:tr w:rsidR="00FB5AB0" w:rsidTr="00EB36E2">
        <w:tc>
          <w:tcPr>
            <w:tcW w:w="2574" w:type="dxa"/>
          </w:tcPr>
          <w:p w:rsidR="00FB5AB0" w:rsidRDefault="00E60BAA" w:rsidP="007F090D">
            <w:pPr>
              <w:pStyle w:val="BodyText"/>
            </w:pPr>
            <w:r>
              <w:t>0.9.7.7</w:t>
            </w:r>
          </w:p>
        </w:tc>
        <w:tc>
          <w:tcPr>
            <w:tcW w:w="2574" w:type="dxa"/>
          </w:tcPr>
          <w:p w:rsidR="00FB5AB0" w:rsidRPr="00E55652" w:rsidRDefault="00563A1E" w:rsidP="007F090D">
            <w:pPr>
              <w:pStyle w:val="BodyText"/>
            </w:pPr>
            <w:r w:rsidRPr="00E55652">
              <w:t>24 September 2010</w:t>
            </w:r>
          </w:p>
        </w:tc>
        <w:tc>
          <w:tcPr>
            <w:tcW w:w="2574" w:type="dxa"/>
          </w:tcPr>
          <w:p w:rsidR="00FB5AB0" w:rsidRPr="00E55652" w:rsidRDefault="00563A1E" w:rsidP="00351EB2">
            <w:pPr>
              <w:pStyle w:val="BodyText"/>
            </w:pPr>
            <w:r w:rsidRPr="00E55652">
              <w:t>Project Release</w:t>
            </w:r>
          </w:p>
        </w:tc>
        <w:tc>
          <w:tcPr>
            <w:tcW w:w="2574" w:type="dxa"/>
          </w:tcPr>
          <w:p w:rsidR="00FB5AB0" w:rsidRDefault="00FB5AB0" w:rsidP="00351EB2">
            <w:pPr>
              <w:pStyle w:val="BodyText"/>
            </w:pPr>
          </w:p>
        </w:tc>
      </w:tr>
      <w:tr w:rsidR="001918F8" w:rsidTr="00EB36E2">
        <w:tc>
          <w:tcPr>
            <w:tcW w:w="2574" w:type="dxa"/>
          </w:tcPr>
          <w:p w:rsidR="001918F8" w:rsidRDefault="001918F8" w:rsidP="007F090D">
            <w:pPr>
              <w:pStyle w:val="BodyText"/>
            </w:pPr>
            <w:r>
              <w:t>1.0.0</w:t>
            </w:r>
          </w:p>
        </w:tc>
        <w:tc>
          <w:tcPr>
            <w:tcW w:w="2574" w:type="dxa"/>
          </w:tcPr>
          <w:p w:rsidR="001918F8" w:rsidRPr="00E55652" w:rsidRDefault="001918F8" w:rsidP="007F090D">
            <w:pPr>
              <w:pStyle w:val="BodyText"/>
            </w:pPr>
            <w:r w:rsidRPr="00E55652">
              <w:t>24 September 2010</w:t>
            </w:r>
          </w:p>
        </w:tc>
        <w:tc>
          <w:tcPr>
            <w:tcW w:w="2574" w:type="dxa"/>
          </w:tcPr>
          <w:p w:rsidR="001918F8" w:rsidRDefault="001918F8" w:rsidP="00351EB2">
            <w:pPr>
              <w:pStyle w:val="BodyText"/>
            </w:pPr>
            <w:r>
              <w:t>Project Release</w:t>
            </w:r>
          </w:p>
        </w:tc>
        <w:tc>
          <w:tcPr>
            <w:tcW w:w="2574" w:type="dxa"/>
          </w:tcPr>
          <w:p w:rsidR="001918F8" w:rsidRDefault="001918F8" w:rsidP="00351EB2">
            <w:pPr>
              <w:pStyle w:val="BodyText"/>
            </w:pPr>
            <w:r>
              <w:t>* See below.</w:t>
            </w:r>
          </w:p>
        </w:tc>
      </w:tr>
      <w:tr w:rsidR="00E60BAA" w:rsidTr="00EB36E2">
        <w:tc>
          <w:tcPr>
            <w:tcW w:w="2574" w:type="dxa"/>
          </w:tcPr>
          <w:p w:rsidR="00E60BAA" w:rsidRDefault="00E60BAA" w:rsidP="007F090D">
            <w:pPr>
              <w:pStyle w:val="BodyText"/>
            </w:pPr>
            <w:r>
              <w:t>0.9.7.8</w:t>
            </w:r>
          </w:p>
        </w:tc>
        <w:tc>
          <w:tcPr>
            <w:tcW w:w="2574" w:type="dxa"/>
          </w:tcPr>
          <w:p w:rsidR="00E60BAA" w:rsidRPr="00E55652" w:rsidRDefault="00DD53AE" w:rsidP="007F090D">
            <w:pPr>
              <w:pStyle w:val="BodyText"/>
            </w:pPr>
            <w:r w:rsidRPr="00E55652">
              <w:t>31 March 2011</w:t>
            </w:r>
          </w:p>
        </w:tc>
        <w:tc>
          <w:tcPr>
            <w:tcW w:w="2574" w:type="dxa"/>
          </w:tcPr>
          <w:p w:rsidR="00E60BAA" w:rsidRPr="00E55652" w:rsidRDefault="00DD53AE" w:rsidP="00351EB2">
            <w:pPr>
              <w:pStyle w:val="BodyText"/>
            </w:pPr>
            <w:r w:rsidRPr="00E55652">
              <w:t>Patch Release</w:t>
            </w:r>
          </w:p>
        </w:tc>
        <w:tc>
          <w:tcPr>
            <w:tcW w:w="2574" w:type="dxa"/>
          </w:tcPr>
          <w:p w:rsidR="00E60BAA" w:rsidRDefault="00DD53AE" w:rsidP="00E55652">
            <w:pPr>
              <w:pStyle w:val="BodyText"/>
            </w:pPr>
            <w:r>
              <w:t>Patch</w:t>
            </w:r>
            <w:r w:rsidR="00E55652">
              <w:t xml:space="preserve"> release (see Attachment B for a copy of the original email release)</w:t>
            </w:r>
          </w:p>
        </w:tc>
      </w:tr>
      <w:tr w:rsidR="00E60BAA" w:rsidTr="00EB36E2">
        <w:tc>
          <w:tcPr>
            <w:tcW w:w="2574" w:type="dxa"/>
          </w:tcPr>
          <w:p w:rsidR="00E60BAA" w:rsidRPr="00E55652" w:rsidRDefault="00E60BAA" w:rsidP="007F090D">
            <w:pPr>
              <w:pStyle w:val="BodyText"/>
            </w:pPr>
            <w:r w:rsidRPr="00E55652">
              <w:t>0.9.8.0</w:t>
            </w:r>
          </w:p>
        </w:tc>
        <w:tc>
          <w:tcPr>
            <w:tcW w:w="2574" w:type="dxa"/>
          </w:tcPr>
          <w:p w:rsidR="00E60BAA" w:rsidRPr="00E55652" w:rsidRDefault="00E60BAA" w:rsidP="007F090D">
            <w:pPr>
              <w:pStyle w:val="BodyText"/>
            </w:pPr>
            <w:r w:rsidRPr="00E55652">
              <w:t>24 May 2011</w:t>
            </w:r>
          </w:p>
        </w:tc>
        <w:tc>
          <w:tcPr>
            <w:tcW w:w="2574" w:type="dxa"/>
          </w:tcPr>
          <w:p w:rsidR="00E60BAA" w:rsidRPr="00E55652" w:rsidRDefault="00E60BAA" w:rsidP="00351EB2">
            <w:pPr>
              <w:pStyle w:val="BodyText"/>
            </w:pPr>
            <w:r w:rsidRPr="00E55652">
              <w:t>Project Release</w:t>
            </w:r>
          </w:p>
        </w:tc>
        <w:tc>
          <w:tcPr>
            <w:tcW w:w="2574" w:type="dxa"/>
          </w:tcPr>
          <w:p w:rsidR="00E60BAA" w:rsidRDefault="00E60BAA" w:rsidP="00351EB2">
            <w:pPr>
              <w:pStyle w:val="BodyText"/>
            </w:pPr>
          </w:p>
        </w:tc>
      </w:tr>
      <w:tr w:rsidR="004E2548" w:rsidTr="00EB36E2">
        <w:tc>
          <w:tcPr>
            <w:tcW w:w="2574" w:type="dxa"/>
            <w:vMerge w:val="restart"/>
          </w:tcPr>
          <w:p w:rsidR="004E2548" w:rsidRDefault="004E2548" w:rsidP="007F090D">
            <w:pPr>
              <w:pStyle w:val="BodyText"/>
            </w:pPr>
            <w:r>
              <w:t>0.9.9.1</w:t>
            </w:r>
          </w:p>
        </w:tc>
        <w:tc>
          <w:tcPr>
            <w:tcW w:w="2574" w:type="dxa"/>
          </w:tcPr>
          <w:p w:rsidR="004E2548" w:rsidRPr="00E55652" w:rsidRDefault="004E2548" w:rsidP="007F090D">
            <w:pPr>
              <w:pStyle w:val="BodyText"/>
            </w:pPr>
            <w:r w:rsidRPr="00E55652">
              <w:t>24 May 2011</w:t>
            </w:r>
          </w:p>
        </w:tc>
        <w:tc>
          <w:tcPr>
            <w:tcW w:w="2574" w:type="dxa"/>
          </w:tcPr>
          <w:p w:rsidR="004E2548" w:rsidRPr="00E55652" w:rsidRDefault="004E2548" w:rsidP="00351EB2">
            <w:pPr>
              <w:pStyle w:val="BodyText"/>
            </w:pPr>
            <w:r w:rsidRPr="00E55652">
              <w:t>Project Approval</w:t>
            </w:r>
          </w:p>
        </w:tc>
        <w:tc>
          <w:tcPr>
            <w:tcW w:w="2574" w:type="dxa"/>
          </w:tcPr>
          <w:p w:rsidR="004E2548" w:rsidRDefault="004E2548" w:rsidP="00351EB2">
            <w:pPr>
              <w:pStyle w:val="BodyText"/>
            </w:pPr>
          </w:p>
        </w:tc>
      </w:tr>
      <w:tr w:rsidR="00E60BAA" w:rsidTr="00EB36E2">
        <w:tc>
          <w:tcPr>
            <w:tcW w:w="2574" w:type="dxa"/>
            <w:vMerge/>
          </w:tcPr>
          <w:p w:rsidR="00E60BAA" w:rsidRDefault="00E60BAA" w:rsidP="007F090D">
            <w:pPr>
              <w:pStyle w:val="BodyText"/>
            </w:pPr>
          </w:p>
        </w:tc>
        <w:tc>
          <w:tcPr>
            <w:tcW w:w="2574" w:type="dxa"/>
          </w:tcPr>
          <w:p w:rsidR="00E60BAA" w:rsidRPr="00E55652" w:rsidRDefault="00E60BAA" w:rsidP="007F090D">
            <w:pPr>
              <w:pStyle w:val="BodyText"/>
            </w:pPr>
            <w:r w:rsidRPr="00E55652">
              <w:t>08 July 2011</w:t>
            </w:r>
          </w:p>
        </w:tc>
        <w:tc>
          <w:tcPr>
            <w:tcW w:w="2574" w:type="dxa"/>
          </w:tcPr>
          <w:p w:rsidR="00E60BAA" w:rsidRPr="00E55652" w:rsidRDefault="00E60BAA" w:rsidP="004C4FEE">
            <w:pPr>
              <w:pStyle w:val="BodyText"/>
            </w:pPr>
            <w:r w:rsidRPr="00E55652">
              <w:t>Project Release</w:t>
            </w:r>
          </w:p>
        </w:tc>
        <w:tc>
          <w:tcPr>
            <w:tcW w:w="2574" w:type="dxa"/>
          </w:tcPr>
          <w:p w:rsidR="00E60BAA" w:rsidRDefault="00E60BAA" w:rsidP="007F090D">
            <w:pPr>
              <w:pStyle w:val="BodyText"/>
            </w:pPr>
          </w:p>
        </w:tc>
      </w:tr>
      <w:tr w:rsidR="004E2548" w:rsidTr="00EB36E2">
        <w:tc>
          <w:tcPr>
            <w:tcW w:w="2574" w:type="dxa"/>
            <w:vMerge w:val="restart"/>
          </w:tcPr>
          <w:p w:rsidR="004E2548" w:rsidRDefault="004E2548" w:rsidP="007F090D">
            <w:pPr>
              <w:pStyle w:val="BodyText"/>
            </w:pPr>
            <w:r>
              <w:t>0.9.9.2</w:t>
            </w:r>
          </w:p>
        </w:tc>
        <w:tc>
          <w:tcPr>
            <w:tcW w:w="2574" w:type="dxa"/>
          </w:tcPr>
          <w:p w:rsidR="004E2548" w:rsidRPr="00E55652" w:rsidRDefault="004E2548" w:rsidP="007F090D">
            <w:pPr>
              <w:pStyle w:val="BodyText"/>
            </w:pPr>
            <w:r w:rsidRPr="00E55652">
              <w:t>31 August 2011</w:t>
            </w:r>
          </w:p>
        </w:tc>
        <w:tc>
          <w:tcPr>
            <w:tcW w:w="2574" w:type="dxa"/>
          </w:tcPr>
          <w:p w:rsidR="004E2548" w:rsidRPr="00E55652" w:rsidRDefault="004E2548" w:rsidP="007F090D">
            <w:pPr>
              <w:pStyle w:val="BodyText"/>
            </w:pPr>
            <w:r w:rsidRPr="00E55652">
              <w:t>Project Approval</w:t>
            </w:r>
          </w:p>
        </w:tc>
        <w:tc>
          <w:tcPr>
            <w:tcW w:w="2574" w:type="dxa"/>
          </w:tcPr>
          <w:p w:rsidR="004E2548" w:rsidRDefault="004E2548" w:rsidP="007F090D">
            <w:pPr>
              <w:pStyle w:val="BodyText"/>
            </w:pPr>
          </w:p>
        </w:tc>
      </w:tr>
      <w:tr w:rsidR="00E60BAA" w:rsidTr="00EB36E2">
        <w:tc>
          <w:tcPr>
            <w:tcW w:w="2574" w:type="dxa"/>
            <w:vMerge/>
          </w:tcPr>
          <w:p w:rsidR="00E60BAA" w:rsidRDefault="00E60BAA" w:rsidP="007F090D">
            <w:pPr>
              <w:pStyle w:val="BodyText"/>
            </w:pPr>
          </w:p>
        </w:tc>
        <w:tc>
          <w:tcPr>
            <w:tcW w:w="2574" w:type="dxa"/>
          </w:tcPr>
          <w:p w:rsidR="00E60BAA" w:rsidRPr="00E55652" w:rsidRDefault="00E60BAA" w:rsidP="007F090D">
            <w:pPr>
              <w:pStyle w:val="BodyText"/>
            </w:pPr>
            <w:r w:rsidRPr="00E55652">
              <w:t>31 August 2011</w:t>
            </w:r>
          </w:p>
        </w:tc>
        <w:tc>
          <w:tcPr>
            <w:tcW w:w="2574" w:type="dxa"/>
          </w:tcPr>
          <w:p w:rsidR="00E60BAA" w:rsidRPr="00E55652" w:rsidRDefault="00E60BAA" w:rsidP="004C4FEE">
            <w:pPr>
              <w:pStyle w:val="BodyText"/>
            </w:pPr>
            <w:r w:rsidRPr="00E55652">
              <w:t>Project Release</w:t>
            </w:r>
          </w:p>
        </w:tc>
        <w:tc>
          <w:tcPr>
            <w:tcW w:w="2574" w:type="dxa"/>
          </w:tcPr>
          <w:p w:rsidR="00E60BAA" w:rsidRDefault="00E60BAA" w:rsidP="007F090D">
            <w:pPr>
              <w:pStyle w:val="BodyText"/>
            </w:pPr>
          </w:p>
        </w:tc>
      </w:tr>
      <w:tr w:rsidR="004E2548" w:rsidTr="00EB36E2">
        <w:tc>
          <w:tcPr>
            <w:tcW w:w="2574" w:type="dxa"/>
          </w:tcPr>
          <w:p w:rsidR="004E2548" w:rsidRDefault="004E2548" w:rsidP="007F090D">
            <w:pPr>
              <w:pStyle w:val="BodyText"/>
            </w:pPr>
            <w:r>
              <w:t>1.1.0</w:t>
            </w:r>
          </w:p>
        </w:tc>
        <w:tc>
          <w:tcPr>
            <w:tcW w:w="2574" w:type="dxa"/>
          </w:tcPr>
          <w:p w:rsidR="004E2548" w:rsidRPr="00E55652" w:rsidRDefault="004E2548" w:rsidP="007F090D">
            <w:pPr>
              <w:pStyle w:val="BodyText"/>
            </w:pPr>
            <w:r w:rsidRPr="00E55652">
              <w:t>20 October 2011</w:t>
            </w:r>
          </w:p>
        </w:tc>
        <w:tc>
          <w:tcPr>
            <w:tcW w:w="2574" w:type="dxa"/>
          </w:tcPr>
          <w:p w:rsidR="004E2548" w:rsidRPr="00E55652" w:rsidRDefault="004E2548" w:rsidP="007F090D">
            <w:pPr>
              <w:pStyle w:val="BodyText"/>
            </w:pPr>
            <w:r w:rsidRPr="00E55652">
              <w:t>Project Approval</w:t>
            </w:r>
          </w:p>
        </w:tc>
        <w:tc>
          <w:tcPr>
            <w:tcW w:w="2574" w:type="dxa"/>
          </w:tcPr>
          <w:p w:rsidR="004E2548" w:rsidRDefault="004E2548" w:rsidP="007F090D">
            <w:pPr>
              <w:pStyle w:val="BodyText"/>
            </w:pPr>
            <w:r>
              <w:t>Not released</w:t>
            </w:r>
          </w:p>
        </w:tc>
      </w:tr>
      <w:tr w:rsidR="001918F8" w:rsidTr="00EB36E2">
        <w:tc>
          <w:tcPr>
            <w:tcW w:w="2574" w:type="dxa"/>
          </w:tcPr>
          <w:p w:rsidR="001918F8" w:rsidRDefault="00E55652" w:rsidP="007F090D">
            <w:pPr>
              <w:pStyle w:val="BodyText"/>
            </w:pPr>
            <w:r>
              <w:t>1.1.1.2</w:t>
            </w:r>
          </w:p>
        </w:tc>
        <w:tc>
          <w:tcPr>
            <w:tcW w:w="2574" w:type="dxa"/>
          </w:tcPr>
          <w:p w:rsidR="001918F8" w:rsidRPr="00E55652" w:rsidRDefault="001918F8" w:rsidP="007F090D">
            <w:pPr>
              <w:pStyle w:val="BodyText"/>
            </w:pPr>
            <w:r w:rsidRPr="00E55652">
              <w:t>05 March 2012</w:t>
            </w:r>
          </w:p>
        </w:tc>
        <w:tc>
          <w:tcPr>
            <w:tcW w:w="2574" w:type="dxa"/>
          </w:tcPr>
          <w:p w:rsidR="001918F8" w:rsidRPr="00E55652" w:rsidRDefault="001918F8" w:rsidP="001918F8">
            <w:pPr>
              <w:pStyle w:val="BodyText"/>
            </w:pPr>
            <w:r w:rsidRPr="00E55652">
              <w:t>Project Release</w:t>
            </w:r>
          </w:p>
        </w:tc>
        <w:tc>
          <w:tcPr>
            <w:tcW w:w="2574" w:type="dxa"/>
          </w:tcPr>
          <w:p w:rsidR="001918F8" w:rsidRDefault="001918F8" w:rsidP="007F090D">
            <w:pPr>
              <w:pStyle w:val="BodyText"/>
            </w:pPr>
          </w:p>
        </w:tc>
      </w:tr>
      <w:tr w:rsidR="00E55652" w:rsidTr="00EB36E2">
        <w:tc>
          <w:tcPr>
            <w:tcW w:w="2574" w:type="dxa"/>
            <w:vMerge w:val="restart"/>
          </w:tcPr>
          <w:p w:rsidR="00E55652" w:rsidRDefault="00E55652" w:rsidP="007F090D">
            <w:pPr>
              <w:pStyle w:val="BodyText"/>
            </w:pPr>
            <w:r>
              <w:t>1.1.1.3</w:t>
            </w:r>
          </w:p>
        </w:tc>
        <w:tc>
          <w:tcPr>
            <w:tcW w:w="2574" w:type="dxa"/>
          </w:tcPr>
          <w:p w:rsidR="00E55652" w:rsidRPr="00E55652" w:rsidRDefault="00E55652" w:rsidP="007F090D">
            <w:pPr>
              <w:pStyle w:val="BodyText"/>
            </w:pPr>
            <w:r w:rsidRPr="00E55652">
              <w:t>14 March 2012</w:t>
            </w:r>
          </w:p>
        </w:tc>
        <w:tc>
          <w:tcPr>
            <w:tcW w:w="2574" w:type="dxa"/>
          </w:tcPr>
          <w:p w:rsidR="00E55652" w:rsidRPr="00E55652" w:rsidRDefault="00E55652" w:rsidP="004C4FEE">
            <w:pPr>
              <w:pStyle w:val="BodyText"/>
            </w:pPr>
            <w:r w:rsidRPr="00E55652">
              <w:t>Project Approval</w:t>
            </w:r>
          </w:p>
        </w:tc>
        <w:tc>
          <w:tcPr>
            <w:tcW w:w="2574" w:type="dxa"/>
          </w:tcPr>
          <w:p w:rsidR="00E55652" w:rsidRDefault="00E55652" w:rsidP="007F090D">
            <w:pPr>
              <w:pStyle w:val="BodyText"/>
            </w:pPr>
            <w:r>
              <w:t>Documented on Design Change Summary Form</w:t>
            </w:r>
          </w:p>
        </w:tc>
      </w:tr>
      <w:tr w:rsidR="00E55652" w:rsidTr="00EB36E2">
        <w:tc>
          <w:tcPr>
            <w:tcW w:w="2574" w:type="dxa"/>
            <w:vMerge/>
          </w:tcPr>
          <w:p w:rsidR="00E55652" w:rsidRDefault="00E55652" w:rsidP="007F090D">
            <w:pPr>
              <w:pStyle w:val="BodyText"/>
            </w:pPr>
          </w:p>
        </w:tc>
        <w:tc>
          <w:tcPr>
            <w:tcW w:w="2574" w:type="dxa"/>
          </w:tcPr>
          <w:p w:rsidR="00E55652" w:rsidRPr="00E55652" w:rsidRDefault="00E55652" w:rsidP="007F090D">
            <w:pPr>
              <w:pStyle w:val="BodyText"/>
            </w:pPr>
            <w:r w:rsidRPr="00E55652">
              <w:t>16 May 2012</w:t>
            </w:r>
          </w:p>
        </w:tc>
        <w:tc>
          <w:tcPr>
            <w:tcW w:w="2574" w:type="dxa"/>
          </w:tcPr>
          <w:p w:rsidR="00E55652" w:rsidRPr="00E55652" w:rsidRDefault="00E55652" w:rsidP="004C4FEE">
            <w:pPr>
              <w:pStyle w:val="BodyText"/>
            </w:pPr>
            <w:r w:rsidRPr="00E55652">
              <w:t>Project Release</w:t>
            </w:r>
          </w:p>
        </w:tc>
        <w:tc>
          <w:tcPr>
            <w:tcW w:w="2574" w:type="dxa"/>
          </w:tcPr>
          <w:p w:rsidR="00E55652" w:rsidRDefault="00E55652" w:rsidP="007F090D">
            <w:pPr>
              <w:pStyle w:val="BodyText"/>
            </w:pPr>
          </w:p>
        </w:tc>
      </w:tr>
      <w:tr w:rsidR="00E55652" w:rsidTr="00EB36E2">
        <w:tc>
          <w:tcPr>
            <w:tcW w:w="2574" w:type="dxa"/>
            <w:vMerge w:val="restart"/>
          </w:tcPr>
          <w:p w:rsidR="00E55652" w:rsidRDefault="00E55652" w:rsidP="007F090D">
            <w:pPr>
              <w:pStyle w:val="BodyText"/>
            </w:pPr>
            <w:r>
              <w:t>1.1.1.4</w:t>
            </w:r>
          </w:p>
        </w:tc>
        <w:tc>
          <w:tcPr>
            <w:tcW w:w="2574" w:type="dxa"/>
          </w:tcPr>
          <w:p w:rsidR="00E55652" w:rsidRPr="00E55652" w:rsidRDefault="00E55652" w:rsidP="007F090D">
            <w:pPr>
              <w:pStyle w:val="BodyText"/>
            </w:pPr>
            <w:r w:rsidRPr="00E55652">
              <w:t>30 July 2012</w:t>
            </w:r>
          </w:p>
        </w:tc>
        <w:tc>
          <w:tcPr>
            <w:tcW w:w="2574" w:type="dxa"/>
          </w:tcPr>
          <w:p w:rsidR="00E55652" w:rsidRPr="00E55652" w:rsidRDefault="00E55652" w:rsidP="007F090D">
            <w:pPr>
              <w:pStyle w:val="BodyText"/>
            </w:pPr>
            <w:r w:rsidRPr="00E55652">
              <w:t>Project Approval</w:t>
            </w:r>
          </w:p>
        </w:tc>
        <w:tc>
          <w:tcPr>
            <w:tcW w:w="2574" w:type="dxa"/>
          </w:tcPr>
          <w:p w:rsidR="00E55652" w:rsidRDefault="00E55652" w:rsidP="007F090D">
            <w:pPr>
              <w:pStyle w:val="BodyText"/>
            </w:pPr>
          </w:p>
        </w:tc>
      </w:tr>
      <w:tr w:rsidR="00E55652" w:rsidTr="00EB36E2">
        <w:tc>
          <w:tcPr>
            <w:tcW w:w="2574" w:type="dxa"/>
            <w:vMerge/>
          </w:tcPr>
          <w:p w:rsidR="00E55652" w:rsidRDefault="00E55652" w:rsidP="007F090D">
            <w:pPr>
              <w:pStyle w:val="BodyText"/>
            </w:pPr>
          </w:p>
        </w:tc>
        <w:tc>
          <w:tcPr>
            <w:tcW w:w="2574" w:type="dxa"/>
          </w:tcPr>
          <w:p w:rsidR="00E55652" w:rsidRPr="00E55652" w:rsidRDefault="00E55652" w:rsidP="007F090D">
            <w:pPr>
              <w:pStyle w:val="BodyText"/>
            </w:pPr>
            <w:r w:rsidRPr="00E55652">
              <w:t>21 August 2012</w:t>
            </w:r>
          </w:p>
        </w:tc>
        <w:tc>
          <w:tcPr>
            <w:tcW w:w="2574" w:type="dxa"/>
          </w:tcPr>
          <w:p w:rsidR="00E55652" w:rsidRPr="00E55652" w:rsidRDefault="00E55652" w:rsidP="004C4FEE">
            <w:pPr>
              <w:pStyle w:val="BodyText"/>
            </w:pPr>
            <w:r w:rsidRPr="00E55652">
              <w:t>Project Release</w:t>
            </w:r>
          </w:p>
        </w:tc>
        <w:tc>
          <w:tcPr>
            <w:tcW w:w="2574" w:type="dxa"/>
          </w:tcPr>
          <w:p w:rsidR="00E55652" w:rsidRDefault="00E55652" w:rsidP="007F090D">
            <w:pPr>
              <w:pStyle w:val="BodyText"/>
            </w:pPr>
          </w:p>
        </w:tc>
      </w:tr>
      <w:tr w:rsidR="00E55652" w:rsidTr="00EB36E2">
        <w:tc>
          <w:tcPr>
            <w:tcW w:w="2574" w:type="dxa"/>
            <w:vMerge w:val="restart"/>
          </w:tcPr>
          <w:p w:rsidR="00E55652" w:rsidRDefault="00E55652" w:rsidP="007F090D">
            <w:pPr>
              <w:pStyle w:val="BodyText"/>
            </w:pPr>
            <w:r>
              <w:t>2.0</w:t>
            </w:r>
          </w:p>
        </w:tc>
        <w:tc>
          <w:tcPr>
            <w:tcW w:w="2574" w:type="dxa"/>
          </w:tcPr>
          <w:p w:rsidR="00E55652" w:rsidRPr="00E55652" w:rsidRDefault="00E55652" w:rsidP="007F090D">
            <w:pPr>
              <w:pStyle w:val="BodyText"/>
            </w:pPr>
            <w:r w:rsidRPr="00E55652">
              <w:t>18 July 2012</w:t>
            </w:r>
          </w:p>
        </w:tc>
        <w:tc>
          <w:tcPr>
            <w:tcW w:w="2574" w:type="dxa"/>
          </w:tcPr>
          <w:p w:rsidR="00E55652" w:rsidRPr="00E55652" w:rsidRDefault="00E55652" w:rsidP="007F090D">
            <w:pPr>
              <w:pStyle w:val="BodyText"/>
            </w:pPr>
            <w:r w:rsidRPr="00E55652">
              <w:t>Project Approval</w:t>
            </w:r>
          </w:p>
        </w:tc>
        <w:tc>
          <w:tcPr>
            <w:tcW w:w="2574" w:type="dxa"/>
          </w:tcPr>
          <w:p w:rsidR="00E55652" w:rsidRDefault="00E55652" w:rsidP="007F090D">
            <w:pPr>
              <w:pStyle w:val="BodyText"/>
            </w:pPr>
          </w:p>
        </w:tc>
      </w:tr>
      <w:tr w:rsidR="00E55652" w:rsidTr="00EB36E2">
        <w:tc>
          <w:tcPr>
            <w:tcW w:w="2574" w:type="dxa"/>
            <w:vMerge/>
          </w:tcPr>
          <w:p w:rsidR="00E55652" w:rsidRDefault="00E55652" w:rsidP="007F090D">
            <w:pPr>
              <w:pStyle w:val="BodyText"/>
            </w:pPr>
          </w:p>
        </w:tc>
        <w:tc>
          <w:tcPr>
            <w:tcW w:w="2574" w:type="dxa"/>
          </w:tcPr>
          <w:p w:rsidR="00E55652" w:rsidRPr="00E55652" w:rsidRDefault="00E55652" w:rsidP="007F090D">
            <w:pPr>
              <w:pStyle w:val="BodyText"/>
            </w:pPr>
            <w:r w:rsidRPr="00E55652">
              <w:t>02 October 2012</w:t>
            </w:r>
          </w:p>
        </w:tc>
        <w:tc>
          <w:tcPr>
            <w:tcW w:w="2574" w:type="dxa"/>
          </w:tcPr>
          <w:p w:rsidR="00E55652" w:rsidRPr="00E55652" w:rsidRDefault="00E55652" w:rsidP="004C4FEE">
            <w:pPr>
              <w:pStyle w:val="BodyText"/>
            </w:pPr>
            <w:r w:rsidRPr="00E55652">
              <w:t>Project Release</w:t>
            </w:r>
          </w:p>
        </w:tc>
        <w:tc>
          <w:tcPr>
            <w:tcW w:w="2574" w:type="dxa"/>
          </w:tcPr>
          <w:p w:rsidR="00E55652" w:rsidRDefault="00E55652" w:rsidP="007F090D">
            <w:pPr>
              <w:pStyle w:val="BodyText"/>
            </w:pPr>
          </w:p>
        </w:tc>
      </w:tr>
      <w:tr w:rsidR="00E55652" w:rsidTr="00EB36E2">
        <w:tc>
          <w:tcPr>
            <w:tcW w:w="2574" w:type="dxa"/>
            <w:vMerge w:val="restart"/>
          </w:tcPr>
          <w:p w:rsidR="00E55652" w:rsidRDefault="00E55652" w:rsidP="007F090D">
            <w:pPr>
              <w:pStyle w:val="BodyText"/>
            </w:pPr>
            <w:r>
              <w:t>2.1</w:t>
            </w:r>
          </w:p>
        </w:tc>
        <w:tc>
          <w:tcPr>
            <w:tcW w:w="2574" w:type="dxa"/>
          </w:tcPr>
          <w:p w:rsidR="00E55652" w:rsidRPr="00E55652" w:rsidRDefault="00E55652" w:rsidP="007F090D">
            <w:pPr>
              <w:pStyle w:val="BodyText"/>
            </w:pPr>
            <w:r w:rsidRPr="00E55652">
              <w:t>25 October 2012</w:t>
            </w:r>
          </w:p>
        </w:tc>
        <w:tc>
          <w:tcPr>
            <w:tcW w:w="2574" w:type="dxa"/>
          </w:tcPr>
          <w:p w:rsidR="00E55652" w:rsidRPr="00E55652" w:rsidRDefault="00E55652" w:rsidP="007F090D">
            <w:pPr>
              <w:pStyle w:val="BodyText"/>
            </w:pPr>
            <w:r w:rsidRPr="00E55652">
              <w:t>Project Approval</w:t>
            </w:r>
          </w:p>
        </w:tc>
        <w:tc>
          <w:tcPr>
            <w:tcW w:w="2574" w:type="dxa"/>
          </w:tcPr>
          <w:p w:rsidR="00E55652" w:rsidRDefault="00E55652" w:rsidP="007F090D">
            <w:pPr>
              <w:pStyle w:val="BodyText"/>
            </w:pPr>
          </w:p>
        </w:tc>
      </w:tr>
      <w:tr w:rsidR="00E55652" w:rsidTr="00EB36E2">
        <w:tc>
          <w:tcPr>
            <w:tcW w:w="2574" w:type="dxa"/>
            <w:vMerge/>
          </w:tcPr>
          <w:p w:rsidR="00E55652" w:rsidRDefault="00E55652" w:rsidP="007F090D">
            <w:pPr>
              <w:pStyle w:val="BodyText"/>
            </w:pPr>
          </w:p>
        </w:tc>
        <w:tc>
          <w:tcPr>
            <w:tcW w:w="2574" w:type="dxa"/>
          </w:tcPr>
          <w:p w:rsidR="00E55652" w:rsidRPr="00E55652" w:rsidRDefault="00E55652" w:rsidP="007F090D">
            <w:pPr>
              <w:pStyle w:val="BodyText"/>
            </w:pPr>
            <w:r w:rsidRPr="00E55652">
              <w:t>21 November  2012</w:t>
            </w:r>
          </w:p>
        </w:tc>
        <w:tc>
          <w:tcPr>
            <w:tcW w:w="2574" w:type="dxa"/>
          </w:tcPr>
          <w:p w:rsidR="00E55652" w:rsidRPr="00E55652" w:rsidRDefault="00E55652" w:rsidP="004C4FEE">
            <w:pPr>
              <w:pStyle w:val="BodyText"/>
            </w:pPr>
            <w:r w:rsidRPr="00E55652">
              <w:t>Project Release</w:t>
            </w:r>
          </w:p>
        </w:tc>
        <w:tc>
          <w:tcPr>
            <w:tcW w:w="2574" w:type="dxa"/>
          </w:tcPr>
          <w:p w:rsidR="00E55652" w:rsidRDefault="00E55652" w:rsidP="007F090D">
            <w:pPr>
              <w:pStyle w:val="BodyText"/>
            </w:pPr>
          </w:p>
        </w:tc>
      </w:tr>
    </w:tbl>
    <w:p w:rsidR="0053757D" w:rsidRDefault="0053757D" w:rsidP="007F090D">
      <w:pPr>
        <w:pStyle w:val="BodyText"/>
      </w:pPr>
    </w:p>
    <w:p w:rsidR="00BB31B1" w:rsidRDefault="00BB31B1" w:rsidP="007F090D">
      <w:pPr>
        <w:pStyle w:val="BodyText"/>
      </w:pPr>
      <w:r>
        <w:t>In 2012, work was done to create design and development plans (DDPs) to guide software development to ensure that design controls were proactively planned and met prior to release of software for use in clinical investigations.  Five separate plans were reviewed and approved and are listed in the table below.</w:t>
      </w:r>
    </w:p>
    <w:tbl>
      <w:tblPr>
        <w:tblW w:w="10175" w:type="dxa"/>
        <w:tblInd w:w="103" w:type="dxa"/>
        <w:tblLook w:val="04A0" w:firstRow="1" w:lastRow="0" w:firstColumn="1" w:lastColumn="0" w:noHBand="0" w:noVBand="1"/>
      </w:tblPr>
      <w:tblGrid>
        <w:gridCol w:w="1355"/>
        <w:gridCol w:w="1260"/>
        <w:gridCol w:w="1800"/>
        <w:gridCol w:w="5760"/>
      </w:tblGrid>
      <w:tr w:rsidR="00BB31B1" w:rsidRPr="00BB31B1" w:rsidTr="000A1073">
        <w:trPr>
          <w:trHeight w:val="300"/>
        </w:trPr>
        <w:tc>
          <w:tcPr>
            <w:tcW w:w="13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B31B1" w:rsidRPr="00BB31B1" w:rsidRDefault="00BB31B1" w:rsidP="00BB31B1">
            <w:pPr>
              <w:jc w:val="center"/>
              <w:rPr>
                <w:rFonts w:ascii="Calibri" w:hAnsi="Calibri"/>
                <w:b/>
                <w:bCs/>
                <w:sz w:val="22"/>
                <w:szCs w:val="22"/>
              </w:rPr>
            </w:pPr>
            <w:r w:rsidRPr="00BB31B1">
              <w:rPr>
                <w:rFonts w:ascii="Calibri" w:hAnsi="Calibri"/>
                <w:b/>
                <w:bCs/>
                <w:sz w:val="22"/>
                <w:szCs w:val="22"/>
              </w:rPr>
              <w:t>Document Number</w:t>
            </w:r>
          </w:p>
        </w:tc>
        <w:tc>
          <w:tcPr>
            <w:tcW w:w="1260" w:type="dxa"/>
            <w:tcBorders>
              <w:top w:val="single" w:sz="4" w:space="0" w:color="auto"/>
              <w:left w:val="nil"/>
              <w:bottom w:val="single" w:sz="4" w:space="0" w:color="auto"/>
              <w:right w:val="single" w:sz="4" w:space="0" w:color="auto"/>
            </w:tcBorders>
            <w:shd w:val="clear" w:color="auto" w:fill="auto"/>
            <w:noWrap/>
            <w:vAlign w:val="bottom"/>
            <w:hideMark/>
          </w:tcPr>
          <w:p w:rsidR="00BB31B1" w:rsidRPr="00BB31B1" w:rsidRDefault="00BB31B1" w:rsidP="00BB31B1">
            <w:pPr>
              <w:jc w:val="center"/>
              <w:rPr>
                <w:rFonts w:ascii="Calibri" w:hAnsi="Calibri"/>
                <w:b/>
                <w:bCs/>
                <w:sz w:val="22"/>
                <w:szCs w:val="22"/>
              </w:rPr>
            </w:pPr>
            <w:r w:rsidRPr="00BB31B1">
              <w:rPr>
                <w:rFonts w:ascii="Calibri" w:hAnsi="Calibri"/>
                <w:b/>
                <w:bCs/>
                <w:sz w:val="22"/>
                <w:szCs w:val="22"/>
              </w:rPr>
              <w:t>Document Revision</w:t>
            </w:r>
          </w:p>
        </w:tc>
        <w:tc>
          <w:tcPr>
            <w:tcW w:w="1800" w:type="dxa"/>
            <w:tcBorders>
              <w:top w:val="single" w:sz="4" w:space="0" w:color="auto"/>
              <w:left w:val="nil"/>
              <w:bottom w:val="single" w:sz="4" w:space="0" w:color="auto"/>
              <w:right w:val="single" w:sz="4" w:space="0" w:color="auto"/>
            </w:tcBorders>
            <w:shd w:val="clear" w:color="auto" w:fill="auto"/>
            <w:noWrap/>
            <w:vAlign w:val="bottom"/>
            <w:hideMark/>
          </w:tcPr>
          <w:p w:rsidR="00BB31B1" w:rsidRPr="00BB31B1" w:rsidRDefault="00BB31B1" w:rsidP="00BB31B1">
            <w:pPr>
              <w:jc w:val="center"/>
              <w:rPr>
                <w:rFonts w:ascii="Calibri" w:hAnsi="Calibri"/>
                <w:b/>
                <w:bCs/>
                <w:sz w:val="22"/>
                <w:szCs w:val="22"/>
              </w:rPr>
            </w:pPr>
            <w:r w:rsidRPr="00BB31B1">
              <w:rPr>
                <w:rFonts w:ascii="Calibri" w:hAnsi="Calibri"/>
                <w:b/>
                <w:bCs/>
                <w:sz w:val="22"/>
                <w:szCs w:val="22"/>
              </w:rPr>
              <w:t>Approved Date</w:t>
            </w:r>
          </w:p>
        </w:tc>
        <w:tc>
          <w:tcPr>
            <w:tcW w:w="5760" w:type="dxa"/>
            <w:tcBorders>
              <w:top w:val="single" w:sz="4" w:space="0" w:color="auto"/>
              <w:left w:val="nil"/>
              <w:bottom w:val="single" w:sz="4" w:space="0" w:color="auto"/>
              <w:right w:val="single" w:sz="4" w:space="0" w:color="auto"/>
            </w:tcBorders>
            <w:shd w:val="clear" w:color="auto" w:fill="auto"/>
            <w:noWrap/>
            <w:vAlign w:val="bottom"/>
            <w:hideMark/>
          </w:tcPr>
          <w:p w:rsidR="00BB31B1" w:rsidRPr="00BB31B1" w:rsidRDefault="00BB31B1" w:rsidP="00BB31B1">
            <w:pPr>
              <w:jc w:val="center"/>
              <w:rPr>
                <w:rFonts w:ascii="Calibri" w:hAnsi="Calibri"/>
                <w:b/>
                <w:bCs/>
                <w:sz w:val="22"/>
                <w:szCs w:val="22"/>
              </w:rPr>
            </w:pPr>
            <w:r w:rsidRPr="00BB31B1">
              <w:rPr>
                <w:rFonts w:ascii="Calibri" w:hAnsi="Calibri"/>
                <w:b/>
                <w:bCs/>
                <w:sz w:val="22"/>
                <w:szCs w:val="22"/>
              </w:rPr>
              <w:t>Document Name</w:t>
            </w:r>
          </w:p>
        </w:tc>
      </w:tr>
      <w:tr w:rsidR="00BB31B1" w:rsidRPr="00BB31B1" w:rsidTr="000A1073">
        <w:trPr>
          <w:trHeight w:val="300"/>
        </w:trPr>
        <w:tc>
          <w:tcPr>
            <w:tcW w:w="1355" w:type="dxa"/>
            <w:tcBorders>
              <w:top w:val="nil"/>
              <w:left w:val="single" w:sz="4" w:space="0" w:color="auto"/>
              <w:bottom w:val="single" w:sz="4" w:space="0" w:color="auto"/>
              <w:right w:val="single" w:sz="4" w:space="0" w:color="auto"/>
            </w:tcBorders>
            <w:shd w:val="clear" w:color="auto" w:fill="auto"/>
            <w:noWrap/>
            <w:vAlign w:val="bottom"/>
            <w:hideMark/>
          </w:tcPr>
          <w:p w:rsidR="00BB31B1" w:rsidRPr="00BB31B1" w:rsidRDefault="00BB31B1" w:rsidP="00BB31B1">
            <w:pPr>
              <w:jc w:val="center"/>
              <w:rPr>
                <w:rFonts w:ascii="Calibri" w:hAnsi="Calibri"/>
                <w:sz w:val="22"/>
                <w:szCs w:val="22"/>
              </w:rPr>
            </w:pPr>
            <w:r w:rsidRPr="00BB31B1">
              <w:rPr>
                <w:rFonts w:ascii="Calibri" w:hAnsi="Calibri"/>
                <w:sz w:val="22"/>
                <w:szCs w:val="22"/>
              </w:rPr>
              <w:t>DDP-002</w:t>
            </w:r>
          </w:p>
        </w:tc>
        <w:tc>
          <w:tcPr>
            <w:tcW w:w="1260" w:type="dxa"/>
            <w:tcBorders>
              <w:top w:val="nil"/>
              <w:left w:val="nil"/>
              <w:bottom w:val="single" w:sz="4" w:space="0" w:color="auto"/>
              <w:right w:val="single" w:sz="4" w:space="0" w:color="auto"/>
            </w:tcBorders>
            <w:shd w:val="clear" w:color="auto" w:fill="auto"/>
            <w:noWrap/>
            <w:vAlign w:val="bottom"/>
            <w:hideMark/>
          </w:tcPr>
          <w:p w:rsidR="00BB31B1" w:rsidRPr="00BB31B1" w:rsidRDefault="00BB31B1" w:rsidP="00BB31B1">
            <w:pPr>
              <w:jc w:val="center"/>
              <w:rPr>
                <w:rFonts w:ascii="Calibri" w:hAnsi="Calibri"/>
                <w:sz w:val="22"/>
                <w:szCs w:val="22"/>
              </w:rPr>
            </w:pPr>
            <w:r w:rsidRPr="00BB31B1">
              <w:rPr>
                <w:rFonts w:ascii="Calibri" w:hAnsi="Calibri"/>
                <w:sz w:val="22"/>
                <w:szCs w:val="22"/>
              </w:rPr>
              <w:t>000</w:t>
            </w:r>
          </w:p>
        </w:tc>
        <w:tc>
          <w:tcPr>
            <w:tcW w:w="1800" w:type="dxa"/>
            <w:tcBorders>
              <w:top w:val="nil"/>
              <w:left w:val="nil"/>
              <w:bottom w:val="single" w:sz="4" w:space="0" w:color="auto"/>
              <w:right w:val="single" w:sz="4" w:space="0" w:color="auto"/>
            </w:tcBorders>
            <w:shd w:val="clear" w:color="auto" w:fill="auto"/>
            <w:noWrap/>
            <w:vAlign w:val="bottom"/>
            <w:hideMark/>
          </w:tcPr>
          <w:p w:rsidR="00BB31B1" w:rsidRPr="00BB31B1" w:rsidRDefault="000A1073" w:rsidP="00BB31B1">
            <w:pPr>
              <w:jc w:val="center"/>
              <w:rPr>
                <w:rFonts w:ascii="Calibri" w:hAnsi="Calibri"/>
                <w:sz w:val="22"/>
                <w:szCs w:val="22"/>
              </w:rPr>
            </w:pPr>
            <w:r>
              <w:rPr>
                <w:rFonts w:ascii="Calibri" w:hAnsi="Calibri"/>
                <w:sz w:val="22"/>
                <w:szCs w:val="22"/>
              </w:rPr>
              <w:t>05 March 2012</w:t>
            </w:r>
          </w:p>
        </w:tc>
        <w:tc>
          <w:tcPr>
            <w:tcW w:w="5760" w:type="dxa"/>
            <w:tcBorders>
              <w:top w:val="nil"/>
              <w:left w:val="nil"/>
              <w:bottom w:val="single" w:sz="4" w:space="0" w:color="auto"/>
              <w:right w:val="single" w:sz="4" w:space="0" w:color="auto"/>
            </w:tcBorders>
            <w:shd w:val="clear" w:color="auto" w:fill="auto"/>
            <w:noWrap/>
            <w:vAlign w:val="bottom"/>
            <w:hideMark/>
          </w:tcPr>
          <w:p w:rsidR="00BB31B1" w:rsidRPr="00BB31B1" w:rsidRDefault="00BB31B1" w:rsidP="00BB31B1">
            <w:pPr>
              <w:rPr>
                <w:rFonts w:ascii="Calibri" w:hAnsi="Calibri"/>
                <w:sz w:val="22"/>
                <w:szCs w:val="22"/>
              </w:rPr>
            </w:pPr>
            <w:r w:rsidRPr="00BB31B1">
              <w:rPr>
                <w:rFonts w:ascii="Calibri" w:hAnsi="Calibri"/>
                <w:sz w:val="22"/>
                <w:szCs w:val="22"/>
              </w:rPr>
              <w:t>Design &amp; Development Plan (DDP) ClearView Software</w:t>
            </w:r>
          </w:p>
        </w:tc>
      </w:tr>
      <w:tr w:rsidR="00BB31B1" w:rsidRPr="00BB31B1" w:rsidTr="000A1073">
        <w:trPr>
          <w:trHeight w:val="300"/>
        </w:trPr>
        <w:tc>
          <w:tcPr>
            <w:tcW w:w="1355" w:type="dxa"/>
            <w:tcBorders>
              <w:top w:val="nil"/>
              <w:left w:val="single" w:sz="4" w:space="0" w:color="auto"/>
              <w:bottom w:val="single" w:sz="4" w:space="0" w:color="auto"/>
              <w:right w:val="single" w:sz="4" w:space="0" w:color="auto"/>
            </w:tcBorders>
            <w:shd w:val="clear" w:color="auto" w:fill="auto"/>
            <w:noWrap/>
            <w:vAlign w:val="bottom"/>
            <w:hideMark/>
          </w:tcPr>
          <w:p w:rsidR="00BB31B1" w:rsidRPr="00BB31B1" w:rsidRDefault="00BB31B1" w:rsidP="00BB31B1">
            <w:pPr>
              <w:jc w:val="center"/>
              <w:rPr>
                <w:rFonts w:ascii="Calibri" w:hAnsi="Calibri"/>
                <w:sz w:val="22"/>
                <w:szCs w:val="22"/>
              </w:rPr>
            </w:pPr>
            <w:r w:rsidRPr="00BB31B1">
              <w:rPr>
                <w:rFonts w:ascii="Calibri" w:hAnsi="Calibri"/>
                <w:sz w:val="22"/>
                <w:szCs w:val="22"/>
              </w:rPr>
              <w:t>DDP-005</w:t>
            </w:r>
          </w:p>
        </w:tc>
        <w:tc>
          <w:tcPr>
            <w:tcW w:w="1260" w:type="dxa"/>
            <w:tcBorders>
              <w:top w:val="nil"/>
              <w:left w:val="nil"/>
              <w:bottom w:val="single" w:sz="4" w:space="0" w:color="auto"/>
              <w:right w:val="single" w:sz="4" w:space="0" w:color="auto"/>
            </w:tcBorders>
            <w:shd w:val="clear" w:color="auto" w:fill="auto"/>
            <w:noWrap/>
            <w:vAlign w:val="bottom"/>
            <w:hideMark/>
          </w:tcPr>
          <w:p w:rsidR="00BB31B1" w:rsidRPr="00BB31B1" w:rsidRDefault="00BB31B1" w:rsidP="00BB31B1">
            <w:pPr>
              <w:jc w:val="center"/>
              <w:rPr>
                <w:rFonts w:ascii="Calibri" w:hAnsi="Calibri"/>
                <w:sz w:val="22"/>
                <w:szCs w:val="22"/>
              </w:rPr>
            </w:pPr>
            <w:r w:rsidRPr="00BB31B1">
              <w:rPr>
                <w:rFonts w:ascii="Calibri" w:hAnsi="Calibri"/>
                <w:sz w:val="22"/>
                <w:szCs w:val="22"/>
              </w:rPr>
              <w:t>000</w:t>
            </w:r>
          </w:p>
        </w:tc>
        <w:tc>
          <w:tcPr>
            <w:tcW w:w="1800" w:type="dxa"/>
            <w:tcBorders>
              <w:top w:val="nil"/>
              <w:left w:val="nil"/>
              <w:bottom w:val="single" w:sz="4" w:space="0" w:color="auto"/>
              <w:right w:val="single" w:sz="4" w:space="0" w:color="auto"/>
            </w:tcBorders>
            <w:shd w:val="clear" w:color="auto" w:fill="auto"/>
            <w:noWrap/>
            <w:vAlign w:val="bottom"/>
            <w:hideMark/>
          </w:tcPr>
          <w:p w:rsidR="00BB31B1" w:rsidRPr="00BB31B1" w:rsidRDefault="000A1073" w:rsidP="00BB31B1">
            <w:pPr>
              <w:jc w:val="center"/>
              <w:rPr>
                <w:rFonts w:ascii="Calibri" w:hAnsi="Calibri"/>
                <w:sz w:val="22"/>
                <w:szCs w:val="22"/>
              </w:rPr>
            </w:pPr>
            <w:r>
              <w:rPr>
                <w:rFonts w:ascii="Calibri" w:hAnsi="Calibri"/>
                <w:sz w:val="22"/>
                <w:szCs w:val="22"/>
              </w:rPr>
              <w:t>18 July 2012</w:t>
            </w:r>
          </w:p>
        </w:tc>
        <w:tc>
          <w:tcPr>
            <w:tcW w:w="5760" w:type="dxa"/>
            <w:tcBorders>
              <w:top w:val="nil"/>
              <w:left w:val="nil"/>
              <w:bottom w:val="single" w:sz="4" w:space="0" w:color="auto"/>
              <w:right w:val="single" w:sz="4" w:space="0" w:color="auto"/>
            </w:tcBorders>
            <w:shd w:val="clear" w:color="auto" w:fill="auto"/>
            <w:noWrap/>
            <w:vAlign w:val="bottom"/>
            <w:hideMark/>
          </w:tcPr>
          <w:p w:rsidR="00BB31B1" w:rsidRPr="00BB31B1" w:rsidRDefault="00BB31B1" w:rsidP="00BB31B1">
            <w:pPr>
              <w:rPr>
                <w:rFonts w:ascii="Calibri" w:hAnsi="Calibri"/>
                <w:sz w:val="22"/>
                <w:szCs w:val="22"/>
              </w:rPr>
            </w:pPr>
            <w:r w:rsidRPr="00BB31B1">
              <w:rPr>
                <w:rFonts w:ascii="Calibri" w:hAnsi="Calibri"/>
                <w:sz w:val="22"/>
                <w:szCs w:val="22"/>
              </w:rPr>
              <w:t>Design &amp; Development Plan (DDP) ClearView 2.0</w:t>
            </w:r>
          </w:p>
        </w:tc>
      </w:tr>
      <w:tr w:rsidR="00BB31B1" w:rsidRPr="00BB31B1" w:rsidTr="000A1073">
        <w:trPr>
          <w:trHeight w:val="300"/>
        </w:trPr>
        <w:tc>
          <w:tcPr>
            <w:tcW w:w="1355" w:type="dxa"/>
            <w:tcBorders>
              <w:top w:val="nil"/>
              <w:left w:val="single" w:sz="4" w:space="0" w:color="auto"/>
              <w:bottom w:val="single" w:sz="4" w:space="0" w:color="auto"/>
              <w:right w:val="single" w:sz="4" w:space="0" w:color="auto"/>
            </w:tcBorders>
            <w:shd w:val="clear" w:color="auto" w:fill="auto"/>
            <w:noWrap/>
            <w:vAlign w:val="bottom"/>
            <w:hideMark/>
          </w:tcPr>
          <w:p w:rsidR="00BB31B1" w:rsidRPr="00BB31B1" w:rsidRDefault="00BB31B1" w:rsidP="00BB31B1">
            <w:pPr>
              <w:jc w:val="center"/>
              <w:rPr>
                <w:rFonts w:ascii="Calibri" w:hAnsi="Calibri"/>
                <w:sz w:val="22"/>
                <w:szCs w:val="22"/>
              </w:rPr>
            </w:pPr>
            <w:r w:rsidRPr="00BB31B1">
              <w:rPr>
                <w:rFonts w:ascii="Calibri" w:hAnsi="Calibri"/>
                <w:sz w:val="22"/>
                <w:szCs w:val="22"/>
              </w:rPr>
              <w:t>DDP-008</w:t>
            </w:r>
          </w:p>
        </w:tc>
        <w:tc>
          <w:tcPr>
            <w:tcW w:w="1260" w:type="dxa"/>
            <w:tcBorders>
              <w:top w:val="nil"/>
              <w:left w:val="nil"/>
              <w:bottom w:val="single" w:sz="4" w:space="0" w:color="auto"/>
              <w:right w:val="single" w:sz="4" w:space="0" w:color="auto"/>
            </w:tcBorders>
            <w:shd w:val="clear" w:color="auto" w:fill="auto"/>
            <w:noWrap/>
            <w:vAlign w:val="bottom"/>
            <w:hideMark/>
          </w:tcPr>
          <w:p w:rsidR="00BB31B1" w:rsidRPr="00BB31B1" w:rsidRDefault="00BB31B1" w:rsidP="00BB31B1">
            <w:pPr>
              <w:jc w:val="center"/>
              <w:rPr>
                <w:rFonts w:ascii="Calibri" w:hAnsi="Calibri"/>
                <w:sz w:val="22"/>
                <w:szCs w:val="22"/>
              </w:rPr>
            </w:pPr>
            <w:r w:rsidRPr="00BB31B1">
              <w:rPr>
                <w:rFonts w:ascii="Calibri" w:hAnsi="Calibri"/>
                <w:sz w:val="22"/>
                <w:szCs w:val="22"/>
              </w:rPr>
              <w:t>000</w:t>
            </w:r>
          </w:p>
        </w:tc>
        <w:tc>
          <w:tcPr>
            <w:tcW w:w="1800" w:type="dxa"/>
            <w:tcBorders>
              <w:top w:val="nil"/>
              <w:left w:val="nil"/>
              <w:bottom w:val="single" w:sz="4" w:space="0" w:color="auto"/>
              <w:right w:val="single" w:sz="4" w:space="0" w:color="auto"/>
            </w:tcBorders>
            <w:shd w:val="clear" w:color="auto" w:fill="auto"/>
            <w:noWrap/>
            <w:vAlign w:val="bottom"/>
            <w:hideMark/>
          </w:tcPr>
          <w:p w:rsidR="00BB31B1" w:rsidRPr="00BB31B1" w:rsidRDefault="000A1073" w:rsidP="00BB31B1">
            <w:pPr>
              <w:jc w:val="center"/>
              <w:rPr>
                <w:rFonts w:ascii="Calibri" w:hAnsi="Calibri"/>
                <w:sz w:val="22"/>
                <w:szCs w:val="22"/>
              </w:rPr>
            </w:pPr>
            <w:r>
              <w:rPr>
                <w:rFonts w:ascii="Calibri" w:hAnsi="Calibri"/>
                <w:sz w:val="22"/>
                <w:szCs w:val="22"/>
              </w:rPr>
              <w:t>30 July 2012</w:t>
            </w:r>
          </w:p>
        </w:tc>
        <w:tc>
          <w:tcPr>
            <w:tcW w:w="5760" w:type="dxa"/>
            <w:tcBorders>
              <w:top w:val="nil"/>
              <w:left w:val="nil"/>
              <w:bottom w:val="single" w:sz="4" w:space="0" w:color="auto"/>
              <w:right w:val="single" w:sz="4" w:space="0" w:color="auto"/>
            </w:tcBorders>
            <w:shd w:val="clear" w:color="auto" w:fill="auto"/>
            <w:noWrap/>
            <w:vAlign w:val="bottom"/>
            <w:hideMark/>
          </w:tcPr>
          <w:p w:rsidR="00BB31B1" w:rsidRPr="00BB31B1" w:rsidRDefault="00BB31B1" w:rsidP="00BB31B1">
            <w:pPr>
              <w:rPr>
                <w:rFonts w:ascii="Calibri" w:hAnsi="Calibri"/>
                <w:sz w:val="22"/>
                <w:szCs w:val="22"/>
              </w:rPr>
            </w:pPr>
            <w:r w:rsidRPr="00BB31B1">
              <w:rPr>
                <w:rFonts w:ascii="Calibri" w:hAnsi="Calibri"/>
                <w:sz w:val="22"/>
                <w:szCs w:val="22"/>
              </w:rPr>
              <w:t>Design &amp; Development Plan (DDP) EPIC ClearView 1.1.1.3.1</w:t>
            </w:r>
          </w:p>
        </w:tc>
      </w:tr>
      <w:tr w:rsidR="00BB31B1" w:rsidRPr="00BB31B1" w:rsidTr="000A1073">
        <w:trPr>
          <w:trHeight w:val="300"/>
        </w:trPr>
        <w:tc>
          <w:tcPr>
            <w:tcW w:w="1355" w:type="dxa"/>
            <w:tcBorders>
              <w:top w:val="nil"/>
              <w:left w:val="single" w:sz="4" w:space="0" w:color="auto"/>
              <w:bottom w:val="single" w:sz="4" w:space="0" w:color="auto"/>
              <w:right w:val="single" w:sz="4" w:space="0" w:color="auto"/>
            </w:tcBorders>
            <w:shd w:val="clear" w:color="auto" w:fill="auto"/>
            <w:noWrap/>
            <w:vAlign w:val="bottom"/>
            <w:hideMark/>
          </w:tcPr>
          <w:p w:rsidR="00BB31B1" w:rsidRPr="00BB31B1" w:rsidRDefault="00BB31B1" w:rsidP="00BB31B1">
            <w:pPr>
              <w:jc w:val="center"/>
              <w:rPr>
                <w:rFonts w:ascii="Calibri" w:hAnsi="Calibri"/>
                <w:sz w:val="22"/>
                <w:szCs w:val="22"/>
              </w:rPr>
            </w:pPr>
            <w:r w:rsidRPr="00BB31B1">
              <w:rPr>
                <w:rFonts w:ascii="Calibri" w:hAnsi="Calibri"/>
                <w:sz w:val="22"/>
                <w:szCs w:val="22"/>
              </w:rPr>
              <w:t>DDP-009</w:t>
            </w:r>
          </w:p>
        </w:tc>
        <w:tc>
          <w:tcPr>
            <w:tcW w:w="1260" w:type="dxa"/>
            <w:tcBorders>
              <w:top w:val="nil"/>
              <w:left w:val="nil"/>
              <w:bottom w:val="single" w:sz="4" w:space="0" w:color="auto"/>
              <w:right w:val="single" w:sz="4" w:space="0" w:color="auto"/>
            </w:tcBorders>
            <w:shd w:val="clear" w:color="auto" w:fill="auto"/>
            <w:noWrap/>
            <w:vAlign w:val="bottom"/>
            <w:hideMark/>
          </w:tcPr>
          <w:p w:rsidR="00BB31B1" w:rsidRPr="00BB31B1" w:rsidRDefault="00BB31B1" w:rsidP="00BB31B1">
            <w:pPr>
              <w:jc w:val="center"/>
              <w:rPr>
                <w:rFonts w:ascii="Calibri" w:hAnsi="Calibri"/>
                <w:sz w:val="22"/>
                <w:szCs w:val="22"/>
              </w:rPr>
            </w:pPr>
            <w:r w:rsidRPr="00BB31B1">
              <w:rPr>
                <w:rFonts w:ascii="Calibri" w:hAnsi="Calibri"/>
                <w:sz w:val="22"/>
                <w:szCs w:val="22"/>
              </w:rPr>
              <w:t>000</w:t>
            </w:r>
          </w:p>
        </w:tc>
        <w:tc>
          <w:tcPr>
            <w:tcW w:w="1800" w:type="dxa"/>
            <w:tcBorders>
              <w:top w:val="nil"/>
              <w:left w:val="nil"/>
              <w:bottom w:val="single" w:sz="4" w:space="0" w:color="auto"/>
              <w:right w:val="single" w:sz="4" w:space="0" w:color="auto"/>
            </w:tcBorders>
            <w:shd w:val="clear" w:color="auto" w:fill="auto"/>
            <w:noWrap/>
            <w:vAlign w:val="bottom"/>
            <w:hideMark/>
          </w:tcPr>
          <w:p w:rsidR="00BB31B1" w:rsidRPr="00BB31B1" w:rsidRDefault="000A1073" w:rsidP="00BB31B1">
            <w:pPr>
              <w:jc w:val="center"/>
              <w:rPr>
                <w:rFonts w:ascii="Calibri" w:hAnsi="Calibri"/>
                <w:sz w:val="22"/>
                <w:szCs w:val="22"/>
              </w:rPr>
            </w:pPr>
            <w:r>
              <w:rPr>
                <w:rFonts w:ascii="Calibri" w:hAnsi="Calibri"/>
                <w:sz w:val="22"/>
                <w:szCs w:val="22"/>
              </w:rPr>
              <w:t>25 October 2012</w:t>
            </w:r>
          </w:p>
        </w:tc>
        <w:tc>
          <w:tcPr>
            <w:tcW w:w="5760" w:type="dxa"/>
            <w:tcBorders>
              <w:top w:val="nil"/>
              <w:left w:val="nil"/>
              <w:bottom w:val="single" w:sz="4" w:space="0" w:color="auto"/>
              <w:right w:val="single" w:sz="4" w:space="0" w:color="auto"/>
            </w:tcBorders>
            <w:shd w:val="clear" w:color="auto" w:fill="auto"/>
            <w:noWrap/>
            <w:vAlign w:val="bottom"/>
            <w:hideMark/>
          </w:tcPr>
          <w:p w:rsidR="00BB31B1" w:rsidRPr="00BB31B1" w:rsidRDefault="00BB31B1" w:rsidP="00BB31B1">
            <w:pPr>
              <w:rPr>
                <w:rFonts w:ascii="Calibri" w:hAnsi="Calibri"/>
                <w:sz w:val="22"/>
                <w:szCs w:val="22"/>
              </w:rPr>
            </w:pPr>
            <w:r w:rsidRPr="00BB31B1">
              <w:rPr>
                <w:rFonts w:ascii="Calibri" w:hAnsi="Calibri"/>
                <w:sz w:val="22"/>
                <w:szCs w:val="22"/>
              </w:rPr>
              <w:t>Design &amp; Development Plan (DDP) EPIC ClearView 2.1</w:t>
            </w:r>
          </w:p>
        </w:tc>
      </w:tr>
    </w:tbl>
    <w:p w:rsidR="00235DFC" w:rsidRDefault="00235DFC" w:rsidP="007F090D">
      <w:pPr>
        <w:pStyle w:val="BodyText"/>
      </w:pPr>
    </w:p>
    <w:p w:rsidR="006A0193" w:rsidRDefault="006A0193" w:rsidP="007F090D">
      <w:pPr>
        <w:pStyle w:val="BodyText"/>
      </w:pPr>
      <w:r>
        <w:t>In early 2013, EPIC’s design control procedure</w:t>
      </w:r>
      <w:r w:rsidR="00E063CE">
        <w:t>s</w:t>
      </w:r>
      <w:r>
        <w:t xml:space="preserve"> </w:t>
      </w:r>
      <w:r w:rsidR="00E063CE">
        <w:t xml:space="preserve">were </w:t>
      </w:r>
      <w:r>
        <w:t>rewritten to introduce the ability to</w:t>
      </w:r>
      <w:r w:rsidR="004F43DF">
        <w:t xml:space="preserve"> </w:t>
      </w:r>
      <w:r w:rsidR="00BB31B1">
        <w:t xml:space="preserve">control </w:t>
      </w:r>
      <w:r w:rsidR="004F43DF">
        <w:t>development in “phases”</w:t>
      </w:r>
      <w:r w:rsidR="00E063CE">
        <w:t xml:space="preserve"> and to consolidate all software design control guidance into </w:t>
      </w:r>
      <w:r w:rsidR="00E55652">
        <w:t>one</w:t>
      </w:r>
      <w:r w:rsidR="00E063CE">
        <w:t xml:space="preserve"> procedure</w:t>
      </w:r>
      <w:r w:rsidR="00FB5AB0">
        <w:t>.</w:t>
      </w:r>
      <w:r w:rsidR="004F43DF">
        <w:t xml:space="preserve"> </w:t>
      </w:r>
      <w:del w:id="15" w:author="Andrea Miller" w:date="2013-05-06T11:13:00Z">
        <w:r w:rsidR="00BB31B1" w:rsidDel="0042141B">
          <w:delText xml:space="preserve">A new design and development plan, </w:delText>
        </w:r>
        <w:r w:rsidR="00FB5AB0" w:rsidDel="0042141B">
          <w:delText>DDP-010, Design &amp; Development Plan ClearView Software</w:delText>
        </w:r>
        <w:r w:rsidR="00BB31B1" w:rsidDel="0042141B">
          <w:delText>, was initiated to</w:delText>
        </w:r>
        <w:r w:rsidR="00FB5AB0" w:rsidDel="0042141B">
          <w:delText xml:space="preserve"> ensure that all required design controls are met for future software development</w:delText>
        </w:r>
        <w:r w:rsidR="004F43DF" w:rsidDel="0042141B">
          <w:delText>.</w:delText>
        </w:r>
        <w:r w:rsidR="00BB31B1" w:rsidDel="0042141B">
          <w:delText xml:space="preserve"> </w:delText>
        </w:r>
      </w:del>
      <w:ins w:id="16" w:author="Jan Ayres" w:date="2013-05-07T17:05:00Z">
        <w:r w:rsidR="00F323C3">
          <w:t xml:space="preserve"> </w:t>
        </w:r>
      </w:ins>
      <w:r w:rsidR="00BB31B1">
        <w:t xml:space="preserve">All ClearView software development will be performed in accordance with the plans outlined in </w:t>
      </w:r>
      <w:del w:id="17" w:author="Andrea Miller" w:date="2013-05-06T11:13:00Z">
        <w:r w:rsidR="00BB31B1" w:rsidDel="0042141B">
          <w:delText xml:space="preserve">this </w:delText>
        </w:r>
      </w:del>
      <w:ins w:id="18" w:author="Andrea Miller" w:date="2013-05-06T11:13:00Z">
        <w:r w:rsidR="0042141B">
          <w:t xml:space="preserve">the system </w:t>
        </w:r>
      </w:ins>
      <w:r w:rsidR="00BB31B1">
        <w:t>de</w:t>
      </w:r>
      <w:r w:rsidR="007B4C16">
        <w:t>sign and development plan</w:t>
      </w:r>
      <w:ins w:id="19" w:author="Andrea Miller" w:date="2013-05-06T11:14:00Z">
        <w:r w:rsidR="0042141B">
          <w:t>, DDP-001</w:t>
        </w:r>
      </w:ins>
      <w:r w:rsidR="007B4C16">
        <w:t xml:space="preserve">. </w:t>
      </w:r>
      <w:ins w:id="20" w:author="Jan Ayres" w:date="2013-05-07T17:05:00Z">
        <w:r w:rsidR="00F323C3">
          <w:t xml:space="preserve"> </w:t>
        </w:r>
      </w:ins>
      <w:r w:rsidR="007B4C16">
        <w:t>DDP-002 rev. 000, DDP-005 rev. 000, DDP-008 rev. 000</w:t>
      </w:r>
      <w:ins w:id="21" w:author="Jan Ayres" w:date="2013-05-07T17:04:00Z">
        <w:r w:rsidR="00F323C3">
          <w:t>,</w:t>
        </w:r>
      </w:ins>
      <w:r w:rsidR="007B4C16">
        <w:t xml:space="preserve"> and DDP-009 rev. 000</w:t>
      </w:r>
      <w:r w:rsidR="00BB31B1">
        <w:t xml:space="preserve"> are considered historical plans that apply only to the design work done for the version specified.</w:t>
      </w:r>
      <w:ins w:id="22" w:author="Andrea Miller" w:date="2013-05-06T11:14:00Z">
        <w:r w:rsidR="0042141B">
          <w:t xml:space="preserve"> </w:t>
        </w:r>
      </w:ins>
    </w:p>
    <w:p w:rsidR="00E063CE" w:rsidRDefault="00E063CE" w:rsidP="001A547F">
      <w:pPr>
        <w:pStyle w:val="Heading1"/>
      </w:pPr>
      <w:r>
        <w:t>Project Requirements</w:t>
      </w:r>
    </w:p>
    <w:p w:rsidR="00876603" w:rsidRDefault="00E063CE" w:rsidP="00876603">
      <w:pPr>
        <w:pStyle w:val="BodyText"/>
      </w:pPr>
      <w:r>
        <w:t>This document is intended to clarify some of the history of the development of</w:t>
      </w:r>
      <w:r w:rsidR="00876603">
        <w:t xml:space="preserve"> the ClearView software</w:t>
      </w:r>
      <w:del w:id="23" w:author="Andrea Miller" w:date="2013-05-06T11:12:00Z">
        <w:r w:rsidR="00876603" w:rsidDel="0042141B">
          <w:delText xml:space="preserve"> and to make a statement of the design control elements that will be employed in the development of the ClearView software</w:delText>
        </w:r>
      </w:del>
      <w:r w:rsidR="00876603">
        <w:t xml:space="preserve">.  Section 5 of this statement provides a documentation of the history of the software development and the design controls utilized.  The ClearView </w:t>
      </w:r>
      <w:del w:id="24" w:author="Andrea Miller" w:date="2013-05-06T11:13:00Z">
        <w:r w:rsidR="00876603" w:rsidDel="0042141B">
          <w:delText xml:space="preserve">software </w:delText>
        </w:r>
      </w:del>
      <w:ins w:id="25" w:author="Andrea Miller" w:date="2013-05-06T11:13:00Z">
        <w:r w:rsidR="0042141B">
          <w:t xml:space="preserve">system </w:t>
        </w:r>
      </w:ins>
      <w:r w:rsidR="00876603">
        <w:t>DDP, DDP-0</w:t>
      </w:r>
      <w:del w:id="26" w:author="Andrea Miller" w:date="2013-05-06T11:13:00Z">
        <w:r w:rsidR="00876603" w:rsidDel="0042141B">
          <w:delText>1</w:delText>
        </w:r>
      </w:del>
      <w:r w:rsidR="00876603">
        <w:t>0</w:t>
      </w:r>
      <w:ins w:id="27" w:author="Andrea Miller" w:date="2013-05-06T11:13:00Z">
        <w:r w:rsidR="0042141B">
          <w:t>1</w:t>
        </w:r>
      </w:ins>
      <w:r w:rsidR="00876603">
        <w:t>, will specify all required design control elements for this project development.</w:t>
      </w:r>
      <w:r w:rsidR="009E6D71">
        <w:t xml:space="preserve">  A Table of Contents will be developed and controlled by the project leader or designee to identify all records that are included as a part of the ClearView </w:t>
      </w:r>
      <w:del w:id="28" w:author="Andrea Miller" w:date="2013-05-06T11:13:00Z">
        <w:r w:rsidR="009E6D71" w:rsidDel="0042141B">
          <w:delText xml:space="preserve">Software </w:delText>
        </w:r>
      </w:del>
      <w:ins w:id="29" w:author="Andrea Miller" w:date="2013-05-06T11:13:00Z">
        <w:r w:rsidR="0042141B">
          <w:t xml:space="preserve">System </w:t>
        </w:r>
      </w:ins>
      <w:r w:rsidR="009E6D71">
        <w:t xml:space="preserve">design history file (DHF).  </w:t>
      </w:r>
    </w:p>
    <w:p w:rsidR="003D6EB4" w:rsidRDefault="007B4C16" w:rsidP="007B4C16">
      <w:pPr>
        <w:pStyle w:val="AppendixH1"/>
        <w:numPr>
          <w:ilvl w:val="0"/>
          <w:numId w:val="0"/>
        </w:numPr>
      </w:pPr>
      <w:r>
        <w:t xml:space="preserve">Attachment A: </w:t>
      </w:r>
      <w:proofErr w:type="spellStart"/>
      <w:r w:rsidR="003D6EB4">
        <w:t>netFusion</w:t>
      </w:r>
      <w:proofErr w:type="spellEnd"/>
      <w:r w:rsidR="003D6EB4">
        <w:t xml:space="preserve"> Documentation Table of Contents</w:t>
      </w:r>
    </w:p>
    <w:p w:rsidR="003D6EB4" w:rsidRDefault="003D6EB4" w:rsidP="009F0F85">
      <w:pPr>
        <w:pStyle w:val="BodyText"/>
      </w:pPr>
      <w:proofErr w:type="spellStart"/>
      <w:proofErr w:type="gramStart"/>
      <w:r>
        <w:t>netFusion</w:t>
      </w:r>
      <w:proofErr w:type="spellEnd"/>
      <w:proofErr w:type="gramEnd"/>
      <w:r>
        <w:t xml:space="preserve"> Agile </w:t>
      </w:r>
      <w:proofErr w:type="spellStart"/>
      <w:r>
        <w:t>Dev</w:t>
      </w:r>
      <w:proofErr w:type="spellEnd"/>
      <w:r>
        <w:t xml:space="preserve"> – Description of Available Services</w:t>
      </w:r>
    </w:p>
    <w:p w:rsidR="003D6EB4" w:rsidRDefault="003D6EB4" w:rsidP="009F0F85">
      <w:pPr>
        <w:pStyle w:val="BodyText"/>
      </w:pPr>
      <w:r>
        <w:t>Requirements Analysis and Design Proposal – July 24, 2006</w:t>
      </w:r>
    </w:p>
    <w:p w:rsidR="003D6EB4" w:rsidRDefault="003D6EB4" w:rsidP="009F0F85">
      <w:pPr>
        <w:pStyle w:val="BodyText"/>
      </w:pPr>
      <w:r>
        <w:t>Requirements Analysis and Design Proposal – November 15, 2006</w:t>
      </w:r>
    </w:p>
    <w:p w:rsidR="003D6EB4" w:rsidRDefault="003D6EB4" w:rsidP="009F0F85">
      <w:pPr>
        <w:pStyle w:val="BodyText"/>
      </w:pPr>
      <w:r>
        <w:t>Business Agreements</w:t>
      </w:r>
    </w:p>
    <w:p w:rsidR="003D6EB4" w:rsidRDefault="003D6EB4" w:rsidP="009F0F85">
      <w:pPr>
        <w:pStyle w:val="BodyText"/>
      </w:pPr>
      <w:r>
        <w:t>Master Services Agreement Copies</w:t>
      </w:r>
    </w:p>
    <w:p w:rsidR="003D6EB4" w:rsidRDefault="003D6EB4" w:rsidP="009F0F85">
      <w:pPr>
        <w:pStyle w:val="BodyText"/>
      </w:pPr>
      <w:r>
        <w:t>EPIC Camera System Quotation</w:t>
      </w:r>
    </w:p>
    <w:p w:rsidR="003D6EB4" w:rsidRDefault="003D6EB4" w:rsidP="009F0F85">
      <w:pPr>
        <w:pStyle w:val="BodyText"/>
      </w:pPr>
      <w:r>
        <w:t>Risks and Assumptions</w:t>
      </w:r>
    </w:p>
    <w:p w:rsidR="003D6EB4" w:rsidRDefault="003D6EB4" w:rsidP="009F0F85">
      <w:pPr>
        <w:pStyle w:val="BodyText"/>
      </w:pPr>
      <w:r>
        <w:t xml:space="preserve">R0- Draft Copy </w:t>
      </w:r>
    </w:p>
    <w:p w:rsidR="003D6EB4" w:rsidRDefault="003D6EB4" w:rsidP="009F0F85">
      <w:pPr>
        <w:pStyle w:val="BodyText"/>
      </w:pPr>
      <w:r>
        <w:t xml:space="preserve">R0- Final Copy </w:t>
      </w:r>
    </w:p>
    <w:p w:rsidR="003D6EB4" w:rsidRDefault="003D6EB4" w:rsidP="009F0F85">
      <w:pPr>
        <w:pStyle w:val="BodyText"/>
      </w:pPr>
      <w:r>
        <w:t xml:space="preserve">R01- Draft Copy </w:t>
      </w:r>
    </w:p>
    <w:p w:rsidR="003D6EB4" w:rsidRDefault="003D6EB4" w:rsidP="009F0F85">
      <w:pPr>
        <w:pStyle w:val="BodyText"/>
      </w:pPr>
      <w:r>
        <w:t>R01- Final Copy</w:t>
      </w:r>
    </w:p>
    <w:p w:rsidR="003D6EB4" w:rsidRDefault="003D6EB4" w:rsidP="009F0F85">
      <w:pPr>
        <w:pStyle w:val="BodyText"/>
      </w:pPr>
      <w:r>
        <w:t xml:space="preserve">R2- Draft Copy </w:t>
      </w:r>
    </w:p>
    <w:p w:rsidR="003D6EB4" w:rsidRDefault="003D6EB4" w:rsidP="009F0F85">
      <w:pPr>
        <w:pStyle w:val="BodyText"/>
      </w:pPr>
      <w:r>
        <w:t>R2- Final Copy</w:t>
      </w:r>
    </w:p>
    <w:p w:rsidR="003D6EB4" w:rsidRDefault="003D6EB4" w:rsidP="009F0F85">
      <w:pPr>
        <w:pStyle w:val="BodyText"/>
      </w:pPr>
      <w:r>
        <w:t>R03- Draft Copy</w:t>
      </w:r>
    </w:p>
    <w:p w:rsidR="003D6EB4" w:rsidRDefault="003D6EB4" w:rsidP="009F0F85">
      <w:pPr>
        <w:pStyle w:val="BodyText"/>
      </w:pPr>
      <w:r>
        <w:t>R03- Final Copy</w:t>
      </w:r>
    </w:p>
    <w:p w:rsidR="003D6EB4" w:rsidRDefault="003D6EB4" w:rsidP="009F0F85">
      <w:pPr>
        <w:pStyle w:val="BodyText"/>
      </w:pPr>
      <w:r>
        <w:t>R04- Final Copy</w:t>
      </w:r>
    </w:p>
    <w:p w:rsidR="003D6EB4" w:rsidRDefault="003D6EB4" w:rsidP="009F0F85">
      <w:pPr>
        <w:pStyle w:val="BodyText"/>
      </w:pPr>
      <w:r>
        <w:t>R05- Draft Copy</w:t>
      </w:r>
    </w:p>
    <w:p w:rsidR="003D6EB4" w:rsidRDefault="003D6EB4" w:rsidP="009F0F85">
      <w:pPr>
        <w:pStyle w:val="BodyText"/>
      </w:pPr>
      <w:r>
        <w:t>R05- Final Copy</w:t>
      </w:r>
    </w:p>
    <w:p w:rsidR="003D6EB4" w:rsidRDefault="003D6EB4" w:rsidP="009F0F85">
      <w:pPr>
        <w:pStyle w:val="BodyText"/>
      </w:pPr>
      <w:r>
        <w:t>R06- Draft Copy</w:t>
      </w:r>
    </w:p>
    <w:p w:rsidR="003D6EB4" w:rsidRDefault="003D6EB4" w:rsidP="009F0F85">
      <w:pPr>
        <w:pStyle w:val="BodyText"/>
      </w:pPr>
      <w:r>
        <w:t>R06- Final Copy</w:t>
      </w:r>
    </w:p>
    <w:p w:rsidR="003D6EB4" w:rsidRDefault="003D6EB4" w:rsidP="009F0F85">
      <w:pPr>
        <w:pStyle w:val="BodyText"/>
      </w:pPr>
      <w:r>
        <w:t>R07- Draft Copy</w:t>
      </w:r>
    </w:p>
    <w:p w:rsidR="003D6EB4" w:rsidRDefault="003D6EB4" w:rsidP="009F0F85">
      <w:pPr>
        <w:pStyle w:val="BodyText"/>
      </w:pPr>
      <w:r>
        <w:t>R07- Final Copy</w:t>
      </w:r>
    </w:p>
    <w:p w:rsidR="003D6EB4" w:rsidRDefault="003D6EB4" w:rsidP="009F0F85">
      <w:pPr>
        <w:pStyle w:val="BodyText"/>
      </w:pPr>
      <w:r>
        <w:t>R08- Draft Copy</w:t>
      </w:r>
    </w:p>
    <w:p w:rsidR="003D6EB4" w:rsidRDefault="003D6EB4" w:rsidP="009F0F85">
      <w:pPr>
        <w:pStyle w:val="BodyText"/>
      </w:pPr>
      <w:r>
        <w:t>R08- Final Copy</w:t>
      </w:r>
    </w:p>
    <w:p w:rsidR="003D6EB4" w:rsidRDefault="003D6EB4" w:rsidP="009F0F85">
      <w:pPr>
        <w:pStyle w:val="BodyText"/>
      </w:pPr>
      <w:r>
        <w:t>U1- Draft Copy</w:t>
      </w:r>
    </w:p>
    <w:p w:rsidR="003D6EB4" w:rsidRDefault="003D6EB4" w:rsidP="009F0F85">
      <w:pPr>
        <w:pStyle w:val="BodyText"/>
      </w:pPr>
      <w:r>
        <w:t>U1- Final Copy</w:t>
      </w:r>
    </w:p>
    <w:p w:rsidR="003D6EB4" w:rsidRDefault="003D6EB4" w:rsidP="009F0F85">
      <w:pPr>
        <w:pStyle w:val="BodyText"/>
      </w:pPr>
      <w:r>
        <w:t>U2- Draft Copy</w:t>
      </w:r>
    </w:p>
    <w:p w:rsidR="003D6EB4" w:rsidRDefault="003D6EB4" w:rsidP="009F0F85">
      <w:pPr>
        <w:pStyle w:val="BodyText"/>
      </w:pPr>
      <w:r>
        <w:t>U2- Final Copy</w:t>
      </w:r>
    </w:p>
    <w:p w:rsidR="003D6EB4" w:rsidRDefault="003D6EB4" w:rsidP="009F0F85">
      <w:pPr>
        <w:pStyle w:val="BodyText"/>
      </w:pPr>
      <w:r>
        <w:t>U3- Draft Copy</w:t>
      </w:r>
    </w:p>
    <w:p w:rsidR="003D6EB4" w:rsidRPr="003D6EB4" w:rsidRDefault="003D6EB4" w:rsidP="007B4C16">
      <w:pPr>
        <w:pStyle w:val="BodyText"/>
      </w:pPr>
      <w:r>
        <w:t>U3- Final Copy</w:t>
      </w:r>
    </w:p>
    <w:p w:rsidR="009E6D71" w:rsidRDefault="009E6D71" w:rsidP="009E6D71">
      <w:pPr>
        <w:pStyle w:val="AppendixH1"/>
        <w:numPr>
          <w:ilvl w:val="0"/>
          <w:numId w:val="0"/>
        </w:numPr>
      </w:pPr>
      <w:r>
        <w:t>Attachment B: 0.9.7.8 Patch Deployment Memo Dated 3/31/2011</w:t>
      </w:r>
    </w:p>
    <w:p w:rsidR="009E6D71" w:rsidRDefault="009E6D71">
      <w:pPr>
        <w:spacing w:after="200" w:line="276" w:lineRule="auto"/>
        <w:rPr>
          <w:rFonts w:ascii="Calibri" w:eastAsia="Calibri" w:hAnsi="Calibri" w:cs="Calibri"/>
          <w:b/>
          <w:sz w:val="22"/>
          <w:szCs w:val="22"/>
        </w:rPr>
      </w:pPr>
      <w:r>
        <w:rPr>
          <w:b/>
        </w:rPr>
        <w:br w:type="page"/>
      </w:r>
    </w:p>
    <w:p w:rsidR="006102DB" w:rsidRPr="00D516BA" w:rsidRDefault="00D516BA" w:rsidP="00D516BA">
      <w:pPr>
        <w:pStyle w:val="BodyText"/>
        <w:pageBreakBefore/>
        <w:jc w:val="center"/>
        <w:rPr>
          <w:b/>
        </w:rPr>
      </w:pPr>
      <w:r>
        <w:rPr>
          <w:b/>
        </w:rPr>
        <w:t>Revision History</w:t>
      </w:r>
    </w:p>
    <w:tbl>
      <w:tblPr>
        <w:tblW w:w="0" w:type="auto"/>
        <w:tblInd w:w="98" w:type="dxa"/>
        <w:tblBorders>
          <w:top w:val="single" w:sz="4" w:space="0" w:color="000001"/>
          <w:left w:val="single" w:sz="4" w:space="0" w:color="000001"/>
          <w:bottom w:val="single" w:sz="4" w:space="0" w:color="000001"/>
          <w:insideH w:val="single" w:sz="4" w:space="0" w:color="000001"/>
        </w:tblBorders>
        <w:tblCellMar>
          <w:left w:w="98" w:type="dxa"/>
        </w:tblCellMar>
        <w:tblLook w:val="0000" w:firstRow="0" w:lastRow="0" w:firstColumn="0" w:lastColumn="0" w:noHBand="0" w:noVBand="0"/>
      </w:tblPr>
      <w:tblGrid>
        <w:gridCol w:w="1080"/>
        <w:gridCol w:w="1530"/>
        <w:gridCol w:w="5760"/>
        <w:gridCol w:w="1818"/>
      </w:tblGrid>
      <w:tr w:rsidR="00246CB2" w:rsidRPr="00D516BA" w:rsidTr="00246CB2">
        <w:trPr>
          <w:cantSplit/>
          <w:tblHeader/>
        </w:trPr>
        <w:tc>
          <w:tcPr>
            <w:tcW w:w="1080" w:type="dxa"/>
            <w:tcBorders>
              <w:top w:val="single" w:sz="4" w:space="0" w:color="000001"/>
              <w:left w:val="single" w:sz="4" w:space="0" w:color="000001"/>
              <w:bottom w:val="single" w:sz="4" w:space="0" w:color="000001"/>
            </w:tcBorders>
            <w:shd w:val="clear" w:color="auto" w:fill="BFBFBF" w:themeFill="background1" w:themeFillShade="BF"/>
            <w:tcMar>
              <w:left w:w="98" w:type="dxa"/>
            </w:tcMar>
          </w:tcPr>
          <w:p w:rsidR="006102DB" w:rsidRPr="00D516BA" w:rsidRDefault="00B9470A" w:rsidP="00D516BA">
            <w:pPr>
              <w:pStyle w:val="BodyText"/>
              <w:rPr>
                <w:b/>
              </w:rPr>
            </w:pPr>
            <w:r w:rsidRPr="00D516BA">
              <w:rPr>
                <w:b/>
              </w:rPr>
              <w:t>Revision</w:t>
            </w:r>
          </w:p>
        </w:tc>
        <w:tc>
          <w:tcPr>
            <w:tcW w:w="1530" w:type="dxa"/>
            <w:tcBorders>
              <w:top w:val="single" w:sz="4" w:space="0" w:color="000001"/>
              <w:left w:val="single" w:sz="4" w:space="0" w:color="000001"/>
              <w:bottom w:val="single" w:sz="4" w:space="0" w:color="000001"/>
            </w:tcBorders>
            <w:shd w:val="clear" w:color="auto" w:fill="BFBFBF" w:themeFill="background1" w:themeFillShade="BF"/>
            <w:tcMar>
              <w:left w:w="98" w:type="dxa"/>
            </w:tcMar>
          </w:tcPr>
          <w:p w:rsidR="006102DB" w:rsidRPr="00D516BA" w:rsidRDefault="00B9470A" w:rsidP="00D516BA">
            <w:pPr>
              <w:pStyle w:val="BodyText"/>
              <w:rPr>
                <w:b/>
              </w:rPr>
            </w:pPr>
            <w:r w:rsidRPr="00D516BA">
              <w:rPr>
                <w:b/>
              </w:rPr>
              <w:t>Revision Date</w:t>
            </w:r>
          </w:p>
        </w:tc>
        <w:tc>
          <w:tcPr>
            <w:tcW w:w="5760" w:type="dxa"/>
            <w:tcBorders>
              <w:top w:val="single" w:sz="4" w:space="0" w:color="000001"/>
              <w:left w:val="single" w:sz="4" w:space="0" w:color="000001"/>
              <w:bottom w:val="single" w:sz="4" w:space="0" w:color="000001"/>
            </w:tcBorders>
            <w:shd w:val="clear" w:color="auto" w:fill="BFBFBF" w:themeFill="background1" w:themeFillShade="BF"/>
            <w:tcMar>
              <w:left w:w="98" w:type="dxa"/>
            </w:tcMar>
          </w:tcPr>
          <w:p w:rsidR="006102DB" w:rsidRPr="00D516BA" w:rsidRDefault="00B9470A" w:rsidP="00D516BA">
            <w:pPr>
              <w:pStyle w:val="BodyText"/>
              <w:rPr>
                <w:b/>
              </w:rPr>
            </w:pPr>
            <w:r w:rsidRPr="00D516BA">
              <w:rPr>
                <w:b/>
              </w:rPr>
              <w:t>Reason for Revision/Change Request</w:t>
            </w:r>
          </w:p>
        </w:tc>
        <w:tc>
          <w:tcPr>
            <w:tcW w:w="1818" w:type="dxa"/>
            <w:tcBorders>
              <w:top w:val="single" w:sz="4" w:space="0" w:color="000001"/>
              <w:left w:val="single" w:sz="4" w:space="0" w:color="000001"/>
              <w:bottom w:val="single" w:sz="4" w:space="0" w:color="000001"/>
              <w:right w:val="single" w:sz="4" w:space="0" w:color="000001"/>
            </w:tcBorders>
            <w:shd w:val="clear" w:color="auto" w:fill="BFBFBF" w:themeFill="background1" w:themeFillShade="BF"/>
            <w:tcMar>
              <w:left w:w="98" w:type="dxa"/>
            </w:tcMar>
          </w:tcPr>
          <w:p w:rsidR="006102DB" w:rsidRPr="00D516BA" w:rsidRDefault="00B9470A" w:rsidP="00D516BA">
            <w:pPr>
              <w:pStyle w:val="BodyText"/>
              <w:rPr>
                <w:b/>
              </w:rPr>
            </w:pPr>
            <w:r w:rsidRPr="00D516BA">
              <w:rPr>
                <w:b/>
              </w:rPr>
              <w:t>Revised By</w:t>
            </w:r>
          </w:p>
        </w:tc>
      </w:tr>
      <w:tr w:rsidR="006102DB" w:rsidTr="00D516BA">
        <w:trPr>
          <w:cantSplit/>
        </w:trPr>
        <w:tc>
          <w:tcPr>
            <w:tcW w:w="1080" w:type="dxa"/>
            <w:tcBorders>
              <w:top w:val="single" w:sz="4" w:space="0" w:color="000001"/>
              <w:left w:val="single" w:sz="6" w:space="0" w:color="000001"/>
              <w:bottom w:val="single" w:sz="4" w:space="0" w:color="000001"/>
            </w:tcBorders>
            <w:shd w:val="clear" w:color="auto" w:fill="FFFFFF"/>
            <w:tcMar>
              <w:left w:w="92" w:type="dxa"/>
            </w:tcMar>
          </w:tcPr>
          <w:p w:rsidR="006102DB" w:rsidRDefault="00B9470A" w:rsidP="007B4C16">
            <w:pPr>
              <w:pStyle w:val="BodyText"/>
              <w:jc w:val="center"/>
            </w:pPr>
            <w:r>
              <w:t>000</w:t>
            </w:r>
          </w:p>
        </w:tc>
        <w:tc>
          <w:tcPr>
            <w:tcW w:w="1530" w:type="dxa"/>
            <w:tcBorders>
              <w:top w:val="single" w:sz="4" w:space="0" w:color="000001"/>
              <w:left w:val="single" w:sz="6" w:space="0" w:color="000001"/>
              <w:bottom w:val="single" w:sz="4" w:space="0" w:color="000001"/>
            </w:tcBorders>
            <w:shd w:val="clear" w:color="auto" w:fill="FFFFFF"/>
            <w:tcMar>
              <w:left w:w="92" w:type="dxa"/>
            </w:tcMar>
          </w:tcPr>
          <w:p w:rsidR="006102DB" w:rsidRDefault="006102DB" w:rsidP="00D516BA">
            <w:pPr>
              <w:pStyle w:val="BodyText"/>
            </w:pPr>
          </w:p>
        </w:tc>
        <w:tc>
          <w:tcPr>
            <w:tcW w:w="5760" w:type="dxa"/>
            <w:tcBorders>
              <w:top w:val="single" w:sz="4" w:space="0" w:color="000001"/>
              <w:left w:val="single" w:sz="6" w:space="0" w:color="000001"/>
              <w:bottom w:val="single" w:sz="4" w:space="0" w:color="000001"/>
            </w:tcBorders>
            <w:shd w:val="clear" w:color="auto" w:fill="FFFFFF"/>
            <w:tcMar>
              <w:left w:w="92" w:type="dxa"/>
            </w:tcMar>
          </w:tcPr>
          <w:p w:rsidR="006102DB" w:rsidRDefault="00B9470A" w:rsidP="00D516BA">
            <w:pPr>
              <w:pStyle w:val="BodyText"/>
            </w:pPr>
            <w:r>
              <w:t>Initial Release</w:t>
            </w:r>
          </w:p>
        </w:tc>
        <w:tc>
          <w:tcPr>
            <w:tcW w:w="1818" w:type="dxa"/>
            <w:tcBorders>
              <w:top w:val="single" w:sz="4" w:space="0" w:color="000001"/>
              <w:left w:val="single" w:sz="6" w:space="0" w:color="000001"/>
              <w:bottom w:val="single" w:sz="4" w:space="0" w:color="000001"/>
              <w:right w:val="single" w:sz="6" w:space="0" w:color="000001"/>
            </w:tcBorders>
            <w:shd w:val="clear" w:color="auto" w:fill="FFFFFF"/>
            <w:tcMar>
              <w:left w:w="92" w:type="dxa"/>
            </w:tcMar>
          </w:tcPr>
          <w:p w:rsidR="006102DB" w:rsidRDefault="00D516BA" w:rsidP="00D516BA">
            <w:pPr>
              <w:pStyle w:val="BodyText"/>
            </w:pPr>
            <w:r>
              <w:rPr>
                <w:color w:val="000000"/>
              </w:rPr>
              <w:t>L. Kurth</w:t>
            </w:r>
          </w:p>
        </w:tc>
      </w:tr>
      <w:tr w:rsidR="00D516BA" w:rsidTr="00D516BA">
        <w:trPr>
          <w:cantSplit/>
        </w:trPr>
        <w:tc>
          <w:tcPr>
            <w:tcW w:w="1080" w:type="dxa"/>
            <w:tcBorders>
              <w:top w:val="single" w:sz="4" w:space="0" w:color="000001"/>
              <w:left w:val="single" w:sz="6" w:space="0" w:color="000001"/>
              <w:bottom w:val="single" w:sz="6" w:space="0" w:color="000001"/>
            </w:tcBorders>
            <w:shd w:val="clear" w:color="auto" w:fill="FFFFFF"/>
            <w:tcMar>
              <w:left w:w="92" w:type="dxa"/>
            </w:tcMar>
          </w:tcPr>
          <w:p w:rsidR="00D516BA" w:rsidRDefault="00D516BA" w:rsidP="007B4C16">
            <w:pPr>
              <w:pStyle w:val="BodyText"/>
              <w:jc w:val="center"/>
            </w:pPr>
          </w:p>
        </w:tc>
        <w:tc>
          <w:tcPr>
            <w:tcW w:w="1530" w:type="dxa"/>
            <w:tcBorders>
              <w:top w:val="single" w:sz="4" w:space="0" w:color="000001"/>
              <w:left w:val="single" w:sz="6" w:space="0" w:color="000001"/>
              <w:bottom w:val="single" w:sz="6" w:space="0" w:color="000001"/>
            </w:tcBorders>
            <w:shd w:val="clear" w:color="auto" w:fill="FFFFFF"/>
            <w:tcMar>
              <w:left w:w="92" w:type="dxa"/>
            </w:tcMar>
          </w:tcPr>
          <w:p w:rsidR="00D516BA" w:rsidRDefault="00D516BA" w:rsidP="00D516BA">
            <w:pPr>
              <w:pStyle w:val="BodyText"/>
            </w:pPr>
          </w:p>
        </w:tc>
        <w:tc>
          <w:tcPr>
            <w:tcW w:w="5760" w:type="dxa"/>
            <w:tcBorders>
              <w:top w:val="single" w:sz="4" w:space="0" w:color="000001"/>
              <w:left w:val="single" w:sz="6" w:space="0" w:color="000001"/>
              <w:bottom w:val="single" w:sz="6" w:space="0" w:color="000001"/>
            </w:tcBorders>
            <w:shd w:val="clear" w:color="auto" w:fill="FFFFFF"/>
            <w:tcMar>
              <w:left w:w="92" w:type="dxa"/>
            </w:tcMar>
          </w:tcPr>
          <w:p w:rsidR="00D516BA" w:rsidRDefault="00D516BA" w:rsidP="00D516BA">
            <w:pPr>
              <w:pStyle w:val="BodyText"/>
            </w:pPr>
          </w:p>
        </w:tc>
        <w:tc>
          <w:tcPr>
            <w:tcW w:w="1818" w:type="dxa"/>
            <w:tcBorders>
              <w:top w:val="single" w:sz="4" w:space="0" w:color="000001"/>
              <w:left w:val="single" w:sz="6" w:space="0" w:color="000001"/>
              <w:bottom w:val="single" w:sz="6" w:space="0" w:color="000001"/>
              <w:right w:val="single" w:sz="6" w:space="0" w:color="000001"/>
            </w:tcBorders>
            <w:shd w:val="clear" w:color="auto" w:fill="FFFFFF"/>
            <w:tcMar>
              <w:left w:w="92" w:type="dxa"/>
            </w:tcMar>
          </w:tcPr>
          <w:p w:rsidR="00D516BA" w:rsidRDefault="00D516BA" w:rsidP="00D516BA">
            <w:pPr>
              <w:pStyle w:val="BodyText"/>
            </w:pPr>
          </w:p>
        </w:tc>
      </w:tr>
      <w:tr w:rsidR="00D516BA" w:rsidTr="00D516BA">
        <w:trPr>
          <w:cantSplit/>
        </w:trPr>
        <w:tc>
          <w:tcPr>
            <w:tcW w:w="1080" w:type="dxa"/>
            <w:tcBorders>
              <w:top w:val="single" w:sz="4" w:space="0" w:color="000001"/>
              <w:left w:val="single" w:sz="6" w:space="0" w:color="000001"/>
              <w:bottom w:val="single" w:sz="6" w:space="0" w:color="000001"/>
            </w:tcBorders>
            <w:shd w:val="clear" w:color="auto" w:fill="FFFFFF"/>
            <w:tcMar>
              <w:left w:w="92" w:type="dxa"/>
            </w:tcMar>
          </w:tcPr>
          <w:p w:rsidR="00D516BA" w:rsidRDefault="00D516BA" w:rsidP="007B4C16">
            <w:pPr>
              <w:pStyle w:val="BodyText"/>
              <w:jc w:val="center"/>
            </w:pPr>
          </w:p>
        </w:tc>
        <w:tc>
          <w:tcPr>
            <w:tcW w:w="1530" w:type="dxa"/>
            <w:tcBorders>
              <w:top w:val="single" w:sz="4" w:space="0" w:color="000001"/>
              <w:left w:val="single" w:sz="6" w:space="0" w:color="000001"/>
              <w:bottom w:val="single" w:sz="6" w:space="0" w:color="000001"/>
            </w:tcBorders>
            <w:shd w:val="clear" w:color="auto" w:fill="FFFFFF"/>
            <w:tcMar>
              <w:left w:w="92" w:type="dxa"/>
            </w:tcMar>
          </w:tcPr>
          <w:p w:rsidR="00D516BA" w:rsidRDefault="00D516BA" w:rsidP="00D516BA">
            <w:pPr>
              <w:pStyle w:val="BodyText"/>
            </w:pPr>
          </w:p>
        </w:tc>
        <w:tc>
          <w:tcPr>
            <w:tcW w:w="5760" w:type="dxa"/>
            <w:tcBorders>
              <w:top w:val="single" w:sz="4" w:space="0" w:color="000001"/>
              <w:left w:val="single" w:sz="6" w:space="0" w:color="000001"/>
              <w:bottom w:val="single" w:sz="6" w:space="0" w:color="000001"/>
            </w:tcBorders>
            <w:shd w:val="clear" w:color="auto" w:fill="FFFFFF"/>
            <w:tcMar>
              <w:left w:w="92" w:type="dxa"/>
            </w:tcMar>
          </w:tcPr>
          <w:p w:rsidR="00D516BA" w:rsidRDefault="00D516BA" w:rsidP="00D516BA">
            <w:pPr>
              <w:pStyle w:val="BodyText"/>
            </w:pPr>
          </w:p>
        </w:tc>
        <w:tc>
          <w:tcPr>
            <w:tcW w:w="1818" w:type="dxa"/>
            <w:tcBorders>
              <w:top w:val="single" w:sz="4" w:space="0" w:color="000001"/>
              <w:left w:val="single" w:sz="6" w:space="0" w:color="000001"/>
              <w:bottom w:val="single" w:sz="6" w:space="0" w:color="000001"/>
              <w:right w:val="single" w:sz="6" w:space="0" w:color="000001"/>
            </w:tcBorders>
            <w:shd w:val="clear" w:color="auto" w:fill="FFFFFF"/>
            <w:tcMar>
              <w:left w:w="92" w:type="dxa"/>
            </w:tcMar>
          </w:tcPr>
          <w:p w:rsidR="00D516BA" w:rsidRDefault="00D516BA" w:rsidP="00D516BA">
            <w:pPr>
              <w:pStyle w:val="BodyText"/>
            </w:pPr>
          </w:p>
        </w:tc>
      </w:tr>
      <w:tr w:rsidR="00D516BA" w:rsidTr="00D516BA">
        <w:trPr>
          <w:cantSplit/>
        </w:trPr>
        <w:tc>
          <w:tcPr>
            <w:tcW w:w="1080" w:type="dxa"/>
            <w:tcBorders>
              <w:top w:val="single" w:sz="4" w:space="0" w:color="000001"/>
              <w:left w:val="single" w:sz="6" w:space="0" w:color="000001"/>
              <w:bottom w:val="single" w:sz="6" w:space="0" w:color="000001"/>
            </w:tcBorders>
            <w:shd w:val="clear" w:color="auto" w:fill="FFFFFF"/>
            <w:tcMar>
              <w:left w:w="92" w:type="dxa"/>
            </w:tcMar>
          </w:tcPr>
          <w:p w:rsidR="00D516BA" w:rsidRDefault="00D516BA" w:rsidP="007B4C16">
            <w:pPr>
              <w:pStyle w:val="BodyText"/>
              <w:jc w:val="center"/>
            </w:pPr>
          </w:p>
        </w:tc>
        <w:tc>
          <w:tcPr>
            <w:tcW w:w="1530" w:type="dxa"/>
            <w:tcBorders>
              <w:top w:val="single" w:sz="4" w:space="0" w:color="000001"/>
              <w:left w:val="single" w:sz="6" w:space="0" w:color="000001"/>
              <w:bottom w:val="single" w:sz="6" w:space="0" w:color="000001"/>
            </w:tcBorders>
            <w:shd w:val="clear" w:color="auto" w:fill="FFFFFF"/>
            <w:tcMar>
              <w:left w:w="92" w:type="dxa"/>
            </w:tcMar>
          </w:tcPr>
          <w:p w:rsidR="00D516BA" w:rsidRDefault="00D516BA" w:rsidP="00D516BA">
            <w:pPr>
              <w:pStyle w:val="BodyText"/>
            </w:pPr>
          </w:p>
        </w:tc>
        <w:tc>
          <w:tcPr>
            <w:tcW w:w="5760" w:type="dxa"/>
            <w:tcBorders>
              <w:top w:val="single" w:sz="4" w:space="0" w:color="000001"/>
              <w:left w:val="single" w:sz="6" w:space="0" w:color="000001"/>
              <w:bottom w:val="single" w:sz="6" w:space="0" w:color="000001"/>
            </w:tcBorders>
            <w:shd w:val="clear" w:color="auto" w:fill="FFFFFF"/>
            <w:tcMar>
              <w:left w:w="92" w:type="dxa"/>
            </w:tcMar>
          </w:tcPr>
          <w:p w:rsidR="00D516BA" w:rsidRDefault="00D516BA" w:rsidP="00D516BA">
            <w:pPr>
              <w:pStyle w:val="BodyText"/>
            </w:pPr>
          </w:p>
        </w:tc>
        <w:tc>
          <w:tcPr>
            <w:tcW w:w="1818" w:type="dxa"/>
            <w:tcBorders>
              <w:top w:val="single" w:sz="4" w:space="0" w:color="000001"/>
              <w:left w:val="single" w:sz="6" w:space="0" w:color="000001"/>
              <w:bottom w:val="single" w:sz="6" w:space="0" w:color="000001"/>
              <w:right w:val="single" w:sz="6" w:space="0" w:color="000001"/>
            </w:tcBorders>
            <w:shd w:val="clear" w:color="auto" w:fill="FFFFFF"/>
            <w:tcMar>
              <w:left w:w="92" w:type="dxa"/>
            </w:tcMar>
          </w:tcPr>
          <w:p w:rsidR="00D516BA" w:rsidRDefault="00D516BA" w:rsidP="00D516BA">
            <w:pPr>
              <w:pStyle w:val="BodyText"/>
            </w:pPr>
          </w:p>
        </w:tc>
      </w:tr>
      <w:tr w:rsidR="00D516BA" w:rsidTr="00D516BA">
        <w:trPr>
          <w:cantSplit/>
        </w:trPr>
        <w:tc>
          <w:tcPr>
            <w:tcW w:w="1080" w:type="dxa"/>
            <w:tcBorders>
              <w:top w:val="single" w:sz="4" w:space="0" w:color="000001"/>
              <w:left w:val="single" w:sz="6" w:space="0" w:color="000001"/>
              <w:bottom w:val="single" w:sz="6" w:space="0" w:color="000001"/>
            </w:tcBorders>
            <w:shd w:val="clear" w:color="auto" w:fill="FFFFFF"/>
            <w:tcMar>
              <w:left w:w="92" w:type="dxa"/>
            </w:tcMar>
          </w:tcPr>
          <w:p w:rsidR="00D516BA" w:rsidRDefault="00D516BA" w:rsidP="007B4C16">
            <w:pPr>
              <w:pStyle w:val="BodyText"/>
              <w:jc w:val="center"/>
            </w:pPr>
          </w:p>
        </w:tc>
        <w:tc>
          <w:tcPr>
            <w:tcW w:w="1530" w:type="dxa"/>
            <w:tcBorders>
              <w:top w:val="single" w:sz="4" w:space="0" w:color="000001"/>
              <w:left w:val="single" w:sz="6" w:space="0" w:color="000001"/>
              <w:bottom w:val="single" w:sz="6" w:space="0" w:color="000001"/>
            </w:tcBorders>
            <w:shd w:val="clear" w:color="auto" w:fill="FFFFFF"/>
            <w:tcMar>
              <w:left w:w="92" w:type="dxa"/>
            </w:tcMar>
          </w:tcPr>
          <w:p w:rsidR="00D516BA" w:rsidRDefault="00D516BA" w:rsidP="00D516BA">
            <w:pPr>
              <w:pStyle w:val="BodyText"/>
            </w:pPr>
          </w:p>
        </w:tc>
        <w:tc>
          <w:tcPr>
            <w:tcW w:w="5760" w:type="dxa"/>
            <w:tcBorders>
              <w:top w:val="single" w:sz="4" w:space="0" w:color="000001"/>
              <w:left w:val="single" w:sz="6" w:space="0" w:color="000001"/>
              <w:bottom w:val="single" w:sz="6" w:space="0" w:color="000001"/>
            </w:tcBorders>
            <w:shd w:val="clear" w:color="auto" w:fill="FFFFFF"/>
            <w:tcMar>
              <w:left w:w="92" w:type="dxa"/>
            </w:tcMar>
          </w:tcPr>
          <w:p w:rsidR="00D516BA" w:rsidRDefault="00D516BA" w:rsidP="00D516BA">
            <w:pPr>
              <w:pStyle w:val="BodyText"/>
            </w:pPr>
          </w:p>
        </w:tc>
        <w:tc>
          <w:tcPr>
            <w:tcW w:w="1818" w:type="dxa"/>
            <w:tcBorders>
              <w:top w:val="single" w:sz="4" w:space="0" w:color="000001"/>
              <w:left w:val="single" w:sz="6" w:space="0" w:color="000001"/>
              <w:bottom w:val="single" w:sz="6" w:space="0" w:color="000001"/>
              <w:right w:val="single" w:sz="6" w:space="0" w:color="000001"/>
            </w:tcBorders>
            <w:shd w:val="clear" w:color="auto" w:fill="FFFFFF"/>
            <w:tcMar>
              <w:left w:w="92" w:type="dxa"/>
            </w:tcMar>
          </w:tcPr>
          <w:p w:rsidR="00D516BA" w:rsidRDefault="00D516BA" w:rsidP="00D516BA">
            <w:pPr>
              <w:pStyle w:val="BodyText"/>
            </w:pPr>
          </w:p>
        </w:tc>
      </w:tr>
      <w:tr w:rsidR="006102DB" w:rsidTr="00D516BA">
        <w:trPr>
          <w:cantSplit/>
        </w:trPr>
        <w:tc>
          <w:tcPr>
            <w:tcW w:w="1080" w:type="dxa"/>
            <w:tcBorders>
              <w:top w:val="single" w:sz="4" w:space="0" w:color="000001"/>
              <w:left w:val="single" w:sz="6" w:space="0" w:color="000001"/>
              <w:bottom w:val="single" w:sz="6" w:space="0" w:color="000001"/>
            </w:tcBorders>
            <w:shd w:val="clear" w:color="auto" w:fill="FFFFFF"/>
            <w:tcMar>
              <w:left w:w="92" w:type="dxa"/>
            </w:tcMar>
          </w:tcPr>
          <w:p w:rsidR="006102DB" w:rsidRDefault="006102DB" w:rsidP="007B4C16">
            <w:pPr>
              <w:pStyle w:val="BodyText"/>
              <w:jc w:val="center"/>
            </w:pPr>
          </w:p>
        </w:tc>
        <w:tc>
          <w:tcPr>
            <w:tcW w:w="1530" w:type="dxa"/>
            <w:tcBorders>
              <w:top w:val="single" w:sz="4" w:space="0" w:color="000001"/>
              <w:left w:val="single" w:sz="6" w:space="0" w:color="000001"/>
              <w:bottom w:val="single" w:sz="6" w:space="0" w:color="000001"/>
            </w:tcBorders>
            <w:shd w:val="clear" w:color="auto" w:fill="FFFFFF"/>
            <w:tcMar>
              <w:left w:w="92" w:type="dxa"/>
            </w:tcMar>
          </w:tcPr>
          <w:p w:rsidR="006102DB" w:rsidRDefault="006102DB" w:rsidP="00D516BA">
            <w:pPr>
              <w:pStyle w:val="BodyText"/>
            </w:pPr>
          </w:p>
        </w:tc>
        <w:tc>
          <w:tcPr>
            <w:tcW w:w="5760" w:type="dxa"/>
            <w:tcBorders>
              <w:top w:val="single" w:sz="4" w:space="0" w:color="000001"/>
              <w:left w:val="single" w:sz="6" w:space="0" w:color="000001"/>
              <w:bottom w:val="single" w:sz="6" w:space="0" w:color="000001"/>
            </w:tcBorders>
            <w:shd w:val="clear" w:color="auto" w:fill="FFFFFF"/>
            <w:tcMar>
              <w:left w:w="92" w:type="dxa"/>
            </w:tcMar>
          </w:tcPr>
          <w:p w:rsidR="006102DB" w:rsidRDefault="006102DB" w:rsidP="00D516BA">
            <w:pPr>
              <w:pStyle w:val="BodyText"/>
            </w:pPr>
          </w:p>
        </w:tc>
        <w:tc>
          <w:tcPr>
            <w:tcW w:w="1818" w:type="dxa"/>
            <w:tcBorders>
              <w:top w:val="single" w:sz="4" w:space="0" w:color="000001"/>
              <w:left w:val="single" w:sz="6" w:space="0" w:color="000001"/>
              <w:bottom w:val="single" w:sz="6" w:space="0" w:color="000001"/>
              <w:right w:val="single" w:sz="6" w:space="0" w:color="000001"/>
            </w:tcBorders>
            <w:shd w:val="clear" w:color="auto" w:fill="FFFFFF"/>
            <w:tcMar>
              <w:left w:w="92" w:type="dxa"/>
            </w:tcMar>
          </w:tcPr>
          <w:p w:rsidR="006102DB" w:rsidRDefault="006102DB" w:rsidP="00D516BA">
            <w:pPr>
              <w:pStyle w:val="BodyText"/>
            </w:pPr>
          </w:p>
        </w:tc>
      </w:tr>
    </w:tbl>
    <w:p w:rsidR="006102DB" w:rsidRDefault="006102DB">
      <w:pPr>
        <w:pStyle w:val="DefaultStyle"/>
        <w:tabs>
          <w:tab w:val="left" w:pos="3780"/>
        </w:tabs>
        <w:ind w:left="1260" w:hanging="540"/>
      </w:pPr>
    </w:p>
    <w:sectPr w:rsidR="006102DB" w:rsidSect="00E93A0D">
      <w:headerReference w:type="default" r:id="rId8"/>
      <w:footerReference w:type="default" r:id="rId9"/>
      <w:pgSz w:w="12240" w:h="15840"/>
      <w:pgMar w:top="720" w:right="1080" w:bottom="720" w:left="1080" w:header="720" w:footer="720" w:gutter="0"/>
      <w:cols w:space="720"/>
      <w:formProt w:val="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03A7" w:rsidRDefault="00ED03A7">
      <w:r>
        <w:separator/>
      </w:r>
    </w:p>
  </w:endnote>
  <w:endnote w:type="continuationSeparator" w:id="0">
    <w:p w:rsidR="00ED03A7" w:rsidRDefault="00ED0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00000000"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penSymbol">
    <w:altName w:val="Courier New"/>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7A5" w:rsidRDefault="002407A5" w:rsidP="00903BBA">
    <w:pPr>
      <w:pStyle w:val="Footer"/>
    </w:pPr>
    <w:del w:id="34" w:author="Andrea Miller" w:date="2013-05-06T11:11:00Z">
      <w:r w:rsidDel="0042141B">
        <w:delText>Design Control Statement</w:delText>
      </w:r>
    </w:del>
    <w:ins w:id="35" w:author="Andrea Miller" w:date="2013-05-06T11:11:00Z">
      <w:r w:rsidR="0042141B">
        <w:t>EPIC</w:t>
      </w:r>
    </w:ins>
    <w:r>
      <w:t xml:space="preserve"> ClearView Software</w:t>
    </w:r>
    <w:ins w:id="36" w:author="Andrea Miller" w:date="2013-05-06T11:11:00Z">
      <w:r w:rsidR="0042141B">
        <w:t xml:space="preserve"> Design Control Statement</w:t>
      </w:r>
    </w:ins>
    <w:r>
      <w:tab/>
      <w:t>Confidential &amp; Proprietary</w:t>
    </w:r>
  </w:p>
  <w:p w:rsidR="002407A5" w:rsidRDefault="002407A5" w:rsidP="00903BBA">
    <w:pPr>
      <w:pStyle w:val="Footer"/>
    </w:pPr>
    <w:r>
      <w:t>Document Number: DD-032</w:t>
    </w:r>
    <w:r>
      <w:tab/>
    </w:r>
    <w:r w:rsidRPr="00434F7D">
      <w:t xml:space="preserve">Page </w:t>
    </w:r>
    <w:r w:rsidRPr="00434F7D">
      <w:fldChar w:fldCharType="begin"/>
    </w:r>
    <w:r w:rsidRPr="00434F7D">
      <w:instrText xml:space="preserve"> PAGE  \* Arabic  \* MERGEFORMAT </w:instrText>
    </w:r>
    <w:r w:rsidRPr="00434F7D">
      <w:fldChar w:fldCharType="separate"/>
    </w:r>
    <w:r w:rsidR="00FE488B">
      <w:rPr>
        <w:noProof/>
      </w:rPr>
      <w:t>2</w:t>
    </w:r>
    <w:r w:rsidRPr="00434F7D">
      <w:fldChar w:fldCharType="end"/>
    </w:r>
    <w:r w:rsidRPr="00434F7D">
      <w:t xml:space="preserve"> of </w:t>
    </w:r>
    <w:r w:rsidR="00FE488B">
      <w:fldChar w:fldCharType="begin"/>
    </w:r>
    <w:r w:rsidR="00FE488B">
      <w:instrText xml:space="preserve"> NUMPAGES  \* Arabic  \* MERGEFORMAT </w:instrText>
    </w:r>
    <w:r w:rsidR="00FE488B">
      <w:fldChar w:fldCharType="separate"/>
    </w:r>
    <w:r w:rsidR="00FE488B">
      <w:rPr>
        <w:noProof/>
      </w:rPr>
      <w:t>7</w:t>
    </w:r>
    <w:r w:rsidR="00FE488B">
      <w:rPr>
        <w:noProof/>
      </w:rPr>
      <w:fldChar w:fldCharType="end"/>
    </w:r>
  </w:p>
  <w:p w:rsidR="002407A5" w:rsidRDefault="002407A5" w:rsidP="00903BBA">
    <w:pPr>
      <w:pStyle w:val="Footer"/>
    </w:pPr>
    <w:r>
      <w:t>Revision Number: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03A7" w:rsidRDefault="00ED03A7">
      <w:r>
        <w:separator/>
      </w:r>
    </w:p>
  </w:footnote>
  <w:footnote w:type="continuationSeparator" w:id="0">
    <w:p w:rsidR="00ED03A7" w:rsidRDefault="00ED03A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9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8" w:type="dxa"/>
      </w:tblCellMar>
      <w:tblLook w:val="0000" w:firstRow="0" w:lastRow="0" w:firstColumn="0" w:lastColumn="0" w:noHBand="0" w:noVBand="0"/>
    </w:tblPr>
    <w:tblGrid>
      <w:gridCol w:w="3420"/>
      <w:gridCol w:w="6768"/>
    </w:tblGrid>
    <w:tr w:rsidR="002407A5" w:rsidTr="00E93A0D">
      <w:trPr>
        <w:cantSplit/>
        <w:trHeight w:val="1160"/>
      </w:trPr>
      <w:tc>
        <w:tcPr>
          <w:tcW w:w="3420" w:type="dxa"/>
          <w:tcBorders>
            <w:top w:val="single" w:sz="4" w:space="0" w:color="00000A"/>
            <w:left w:val="single" w:sz="4" w:space="0" w:color="00000A"/>
            <w:bottom w:val="single" w:sz="4" w:space="0" w:color="00000A"/>
            <w:right w:val="single" w:sz="4" w:space="0" w:color="00000A"/>
          </w:tcBorders>
          <w:shd w:val="clear" w:color="auto" w:fill="FFFFFF"/>
          <w:tcMar>
            <w:left w:w="98" w:type="dxa"/>
          </w:tcMar>
          <w:vAlign w:val="center"/>
        </w:tcPr>
        <w:p w:rsidR="002407A5" w:rsidRDefault="002407A5">
          <w:pPr>
            <w:pStyle w:val="DefaultStyle"/>
            <w:spacing w:before="60" w:after="60"/>
            <w:jc w:val="center"/>
          </w:pPr>
          <w:r>
            <w:rPr>
              <w:noProof/>
              <w:lang w:eastAsia="en-US" w:bidi="ar-SA"/>
            </w:rPr>
            <w:drawing>
              <wp:inline distT="0" distB="0" distL="0" distR="0" wp14:anchorId="5D1F388F" wp14:editId="11C9A795">
                <wp:extent cx="1885950" cy="571500"/>
                <wp:effectExtent l="0" t="0" r="0" b="0"/>
                <wp:docPr id="1" name="Picture" descr="EPIC_Horizontal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EPIC_Horizontalsmall"/>
                        <pic:cNvPicPr>
                          <a:picLocks noChangeAspect="1" noChangeArrowheads="1"/>
                        </pic:cNvPicPr>
                      </pic:nvPicPr>
                      <pic:blipFill>
                        <a:blip r:embed="rId1"/>
                        <a:srcRect/>
                        <a:stretch>
                          <a:fillRect/>
                        </a:stretch>
                      </pic:blipFill>
                      <pic:spPr bwMode="auto">
                        <a:xfrm>
                          <a:off x="0" y="0"/>
                          <a:ext cx="1885950" cy="571500"/>
                        </a:xfrm>
                        <a:prstGeom prst="rect">
                          <a:avLst/>
                        </a:prstGeom>
                        <a:noFill/>
                        <a:ln w="9525">
                          <a:noFill/>
                          <a:miter lim="800000"/>
                          <a:headEnd/>
                          <a:tailEnd/>
                        </a:ln>
                      </pic:spPr>
                    </pic:pic>
                  </a:graphicData>
                </a:graphic>
              </wp:inline>
            </w:drawing>
          </w:r>
        </w:p>
      </w:tc>
      <w:tc>
        <w:tcPr>
          <w:tcW w:w="6768" w:type="dxa"/>
          <w:tcBorders>
            <w:top w:val="single" w:sz="4" w:space="0" w:color="00000A"/>
            <w:left w:val="single" w:sz="4" w:space="0" w:color="00000A"/>
            <w:bottom w:val="single" w:sz="4" w:space="0" w:color="00000A"/>
            <w:right w:val="single" w:sz="4" w:space="0" w:color="00000A"/>
          </w:tcBorders>
          <w:shd w:val="clear" w:color="auto" w:fill="FFFFFF"/>
          <w:tcMar>
            <w:left w:w="98" w:type="dxa"/>
          </w:tcMar>
          <w:vAlign w:val="center"/>
        </w:tcPr>
        <w:p w:rsidR="002407A5" w:rsidRDefault="002407A5" w:rsidP="00157B68">
          <w:pPr>
            <w:pStyle w:val="Title"/>
            <w:rPr>
              <w:ins w:id="30" w:author="Andrea Miller" w:date="2013-05-06T11:07:00Z"/>
            </w:rPr>
          </w:pPr>
          <w:del w:id="31" w:author="Andrea Miller" w:date="2013-05-06T11:07:00Z">
            <w:r w:rsidRPr="00903BBA" w:rsidDel="0042141B">
              <w:delText xml:space="preserve">Design </w:delText>
            </w:r>
            <w:r w:rsidDel="0042141B">
              <w:delText>Control Statement</w:delText>
            </w:r>
          </w:del>
          <w:r w:rsidRPr="00903BBA">
            <w:br/>
          </w:r>
          <w:ins w:id="32" w:author="Andrea Miller" w:date="2013-05-06T11:07:00Z">
            <w:r w:rsidR="0042141B">
              <w:t xml:space="preserve">EPIC </w:t>
            </w:r>
          </w:ins>
          <w:r w:rsidRPr="00903BBA">
            <w:t>ClearView Software</w:t>
          </w:r>
        </w:p>
        <w:p w:rsidR="0042141B" w:rsidRPr="00903BBA" w:rsidRDefault="0042141B" w:rsidP="00157B68">
          <w:pPr>
            <w:pStyle w:val="Title"/>
          </w:pPr>
          <w:ins w:id="33" w:author="Andrea Miller" w:date="2013-05-06T11:07:00Z">
            <w:r w:rsidRPr="00903BBA">
              <w:t xml:space="preserve">Design </w:t>
            </w:r>
            <w:r>
              <w:t>Control Statement</w:t>
            </w:r>
          </w:ins>
        </w:p>
      </w:tc>
    </w:tr>
  </w:tbl>
  <w:p w:rsidR="002407A5" w:rsidRDefault="002407A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2E061F74"/>
    <w:lvl w:ilvl="0">
      <w:start w:val="1"/>
      <w:numFmt w:val="bullet"/>
      <w:pStyle w:val="ListBullet5"/>
      <w:lvlText w:val=""/>
      <w:lvlJc w:val="left"/>
      <w:pPr>
        <w:ind w:left="2160" w:hanging="360"/>
      </w:pPr>
      <w:rPr>
        <w:rFonts w:ascii="Wingdings 2" w:hAnsi="Wingdings 2" w:hint="default"/>
      </w:rPr>
    </w:lvl>
  </w:abstractNum>
  <w:abstractNum w:abstractNumId="1">
    <w:nsid w:val="FFFFFF81"/>
    <w:multiLevelType w:val="singleLevel"/>
    <w:tmpl w:val="87EA827A"/>
    <w:lvl w:ilvl="0">
      <w:start w:val="1"/>
      <w:numFmt w:val="bullet"/>
      <w:pStyle w:val="ListBullet4"/>
      <w:lvlText w:val=""/>
      <w:lvlJc w:val="left"/>
      <w:pPr>
        <w:ind w:left="1800" w:hanging="360"/>
      </w:pPr>
      <w:rPr>
        <w:rFonts w:ascii="Wingdings 3" w:hAnsi="Wingdings 3" w:hint="default"/>
      </w:rPr>
    </w:lvl>
  </w:abstractNum>
  <w:abstractNum w:abstractNumId="2">
    <w:nsid w:val="FFFFFF82"/>
    <w:multiLevelType w:val="singleLevel"/>
    <w:tmpl w:val="5D1EC260"/>
    <w:lvl w:ilvl="0">
      <w:start w:val="1"/>
      <w:numFmt w:val="bullet"/>
      <w:pStyle w:val="ListBullet3"/>
      <w:lvlText w:val=""/>
      <w:lvlJc w:val="left"/>
      <w:pPr>
        <w:ind w:left="1440" w:hanging="360"/>
      </w:pPr>
      <w:rPr>
        <w:rFonts w:ascii="Symbol" w:hAnsi="Symbol" w:hint="default"/>
      </w:rPr>
    </w:lvl>
  </w:abstractNum>
  <w:abstractNum w:abstractNumId="3">
    <w:nsid w:val="FFFFFF83"/>
    <w:multiLevelType w:val="singleLevel"/>
    <w:tmpl w:val="1826E39A"/>
    <w:lvl w:ilvl="0">
      <w:start w:val="1"/>
      <w:numFmt w:val="bullet"/>
      <w:pStyle w:val="ListBullet2"/>
      <w:lvlText w:val=""/>
      <w:lvlJc w:val="left"/>
      <w:pPr>
        <w:ind w:left="1080" w:hanging="360"/>
      </w:pPr>
      <w:rPr>
        <w:rFonts w:ascii="Wingdings 2" w:hAnsi="Wingdings 2" w:hint="default"/>
      </w:rPr>
    </w:lvl>
  </w:abstractNum>
  <w:abstractNum w:abstractNumId="4">
    <w:nsid w:val="FFFFFF89"/>
    <w:multiLevelType w:val="singleLevel"/>
    <w:tmpl w:val="B5143B00"/>
    <w:lvl w:ilvl="0">
      <w:start w:val="1"/>
      <w:numFmt w:val="bullet"/>
      <w:pStyle w:val="ListBullet"/>
      <w:lvlText w:val=""/>
      <w:lvlJc w:val="left"/>
      <w:pPr>
        <w:ind w:left="720" w:hanging="360"/>
      </w:pPr>
      <w:rPr>
        <w:rFonts w:ascii="Wingdings 2" w:hAnsi="Wingdings 2" w:hint="default"/>
      </w:rPr>
    </w:lvl>
  </w:abstractNum>
  <w:abstractNum w:abstractNumId="5">
    <w:nsid w:val="03493808"/>
    <w:multiLevelType w:val="multilevel"/>
    <w:tmpl w:val="B8564252"/>
    <w:lvl w:ilvl="0">
      <w:start w:val="1"/>
      <w:numFmt w:val="decimal"/>
      <w:lvlText w:val=" %1 "/>
      <w:lvlJc w:val="left"/>
      <w:pPr>
        <w:tabs>
          <w:tab w:val="num" w:pos="720"/>
        </w:tabs>
        <w:ind w:left="720" w:hanging="360"/>
      </w:pPr>
    </w:lvl>
    <w:lvl w:ilvl="1">
      <w:start w:val="1"/>
      <w:numFmt w:val="decimal"/>
      <w:lvlText w:val=" %1.%2 "/>
      <w:lvlJc w:val="left"/>
      <w:pPr>
        <w:tabs>
          <w:tab w:val="num" w:pos="1080"/>
        </w:tabs>
        <w:ind w:left="1080" w:hanging="360"/>
      </w:pPr>
    </w:lvl>
    <w:lvl w:ilvl="2">
      <w:start w:val="1"/>
      <w:numFmt w:val="decimal"/>
      <w:lvlText w:val=" %1.%2.%3 "/>
      <w:lvlJc w:val="left"/>
      <w:pPr>
        <w:tabs>
          <w:tab w:val="num" w:pos="1440"/>
        </w:tabs>
        <w:ind w:left="1440" w:hanging="360"/>
      </w:pPr>
    </w:lvl>
    <w:lvl w:ilvl="3">
      <w:start w:val="1"/>
      <w:numFmt w:val="decimal"/>
      <w:lvlText w:val=" %1.%2.%3.%4 "/>
      <w:lvlJc w:val="left"/>
      <w:pPr>
        <w:tabs>
          <w:tab w:val="num" w:pos="1800"/>
        </w:tabs>
        <w:ind w:left="1800" w:hanging="360"/>
      </w:pPr>
    </w:lvl>
    <w:lvl w:ilvl="4">
      <w:start w:val="1"/>
      <w:numFmt w:val="decimal"/>
      <w:lvlText w:val=" %1.%2.%3.%4.%5 "/>
      <w:lvlJc w:val="left"/>
      <w:pPr>
        <w:tabs>
          <w:tab w:val="num" w:pos="2160"/>
        </w:tabs>
        <w:ind w:left="2160" w:hanging="360"/>
      </w:pPr>
    </w:lvl>
    <w:lvl w:ilvl="5">
      <w:start w:val="1"/>
      <w:numFmt w:val="decimal"/>
      <w:lvlText w:val=" %1.%2.%3.%4.%5.%6 "/>
      <w:lvlJc w:val="left"/>
      <w:pPr>
        <w:tabs>
          <w:tab w:val="num" w:pos="2520"/>
        </w:tabs>
        <w:ind w:left="2520" w:hanging="360"/>
      </w:pPr>
    </w:lvl>
    <w:lvl w:ilvl="6">
      <w:start w:val="1"/>
      <w:numFmt w:val="decimal"/>
      <w:lvlText w:val=" %1.%2.%3.%4.%5.%6.%7 "/>
      <w:lvlJc w:val="left"/>
      <w:pPr>
        <w:tabs>
          <w:tab w:val="num" w:pos="2880"/>
        </w:tabs>
        <w:ind w:left="2880" w:hanging="360"/>
      </w:pPr>
    </w:lvl>
    <w:lvl w:ilvl="7">
      <w:start w:val="1"/>
      <w:numFmt w:val="decimal"/>
      <w:lvlText w:val=" %1.%2.%3.%4.%5.%6.%7.%8 "/>
      <w:lvlJc w:val="left"/>
      <w:pPr>
        <w:tabs>
          <w:tab w:val="num" w:pos="3240"/>
        </w:tabs>
        <w:ind w:left="3240" w:hanging="360"/>
      </w:pPr>
    </w:lvl>
    <w:lvl w:ilvl="8">
      <w:start w:val="1"/>
      <w:numFmt w:val="decimal"/>
      <w:lvlText w:val=" %1.%2.%3.%4.%5.%6.%7.%8.%9 "/>
      <w:lvlJc w:val="left"/>
      <w:pPr>
        <w:tabs>
          <w:tab w:val="num" w:pos="3600"/>
        </w:tabs>
        <w:ind w:left="3600" w:hanging="360"/>
      </w:pPr>
    </w:lvl>
  </w:abstractNum>
  <w:abstractNum w:abstractNumId="6">
    <w:nsid w:val="141D487B"/>
    <w:multiLevelType w:val="hybridMultilevel"/>
    <w:tmpl w:val="B2946F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4AAB4FFB"/>
    <w:multiLevelType w:val="multilevel"/>
    <w:tmpl w:val="2ED403C6"/>
    <w:lvl w:ilvl="0">
      <w:start w:val="1"/>
      <w:numFmt w:val="upperLetter"/>
      <w:pStyle w:val="AppendixH1"/>
      <w:lvlText w:val="Appendix %1:"/>
      <w:lvlJc w:val="left"/>
      <w:pPr>
        <w:tabs>
          <w:tab w:val="num" w:pos="1800"/>
        </w:tabs>
        <w:ind w:left="1800" w:hanging="1800"/>
      </w:pPr>
      <w:rPr>
        <w:rFonts w:ascii="Calibri" w:hAnsi="Calibri" w:hint="default"/>
        <w:b/>
        <w:sz w:val="32"/>
      </w:rPr>
    </w:lvl>
    <w:lvl w:ilvl="1">
      <w:start w:val="1"/>
      <w:numFmt w:val="decimal"/>
      <w:pStyle w:val="AppendixH2"/>
      <w:lvlText w:val="%1.%2"/>
      <w:lvlJc w:val="left"/>
      <w:pPr>
        <w:tabs>
          <w:tab w:val="num" w:pos="576"/>
        </w:tabs>
        <w:ind w:left="576" w:hanging="576"/>
      </w:pPr>
      <w:rPr>
        <w:rFonts w:hint="default"/>
      </w:rPr>
    </w:lvl>
    <w:lvl w:ilvl="2">
      <w:start w:val="1"/>
      <w:numFmt w:val="decimal"/>
      <w:pStyle w:val="AppendixH3"/>
      <w:lvlText w:val="%1.%2.%3"/>
      <w:lvlJc w:val="left"/>
      <w:pPr>
        <w:tabs>
          <w:tab w:val="num" w:pos="648"/>
        </w:tabs>
        <w:ind w:left="648" w:hanging="648"/>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nsid w:val="4FF40946"/>
    <w:multiLevelType w:val="multilevel"/>
    <w:tmpl w:val="3E4EC34A"/>
    <w:styleLink w:val="AppendixHeadings"/>
    <w:lvl w:ilvl="0">
      <w:start w:val="1"/>
      <w:numFmt w:val="upperLetter"/>
      <w:lvlText w:val="%1"/>
      <w:lvlJc w:val="left"/>
      <w:pPr>
        <w:tabs>
          <w:tab w:val="num" w:pos="1800"/>
        </w:tabs>
        <w:ind w:left="1800" w:hanging="1800"/>
      </w:pPr>
      <w:rPr>
        <w:rFonts w:ascii="Calibri" w:hAnsi="Calibri" w:hint="default"/>
        <w:b/>
        <w:sz w:val="32"/>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64"/>
        </w:tabs>
        <w:ind w:left="864" w:hanging="864"/>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nsid w:val="559C13D5"/>
    <w:multiLevelType w:val="multilevel"/>
    <w:tmpl w:val="EA1E2E1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0">
    <w:nsid w:val="623C63B8"/>
    <w:multiLevelType w:val="multilevel"/>
    <w:tmpl w:val="6ED68E8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5"/>
  </w:num>
  <w:num w:numId="2">
    <w:abstractNumId w:val="9"/>
  </w:num>
  <w:num w:numId="3">
    <w:abstractNumId w:val="10"/>
  </w:num>
  <w:num w:numId="4">
    <w:abstractNumId w:val="7"/>
  </w:num>
  <w:num w:numId="5">
    <w:abstractNumId w:val="10"/>
  </w:num>
  <w:num w:numId="6">
    <w:abstractNumId w:val="7"/>
  </w:num>
  <w:num w:numId="7">
    <w:abstractNumId w:val="10"/>
  </w:num>
  <w:num w:numId="8">
    <w:abstractNumId w:val="7"/>
  </w:num>
  <w:num w:numId="9">
    <w:abstractNumId w:val="8"/>
  </w:num>
  <w:num w:numId="10">
    <w:abstractNumId w:val="10"/>
  </w:num>
  <w:num w:numId="11">
    <w:abstractNumId w:val="10"/>
  </w:num>
  <w:num w:numId="12">
    <w:abstractNumId w:val="10"/>
  </w:num>
  <w:num w:numId="13">
    <w:abstractNumId w:val="10"/>
  </w:num>
  <w:num w:numId="14">
    <w:abstractNumId w:val="10"/>
  </w:num>
  <w:num w:numId="15">
    <w:abstractNumId w:val="10"/>
  </w:num>
  <w:num w:numId="16">
    <w:abstractNumId w:val="4"/>
  </w:num>
  <w:num w:numId="17">
    <w:abstractNumId w:val="4"/>
  </w:num>
  <w:num w:numId="18">
    <w:abstractNumId w:val="3"/>
  </w:num>
  <w:num w:numId="19">
    <w:abstractNumId w:val="3"/>
  </w:num>
  <w:num w:numId="20">
    <w:abstractNumId w:val="2"/>
  </w:num>
  <w:num w:numId="21">
    <w:abstractNumId w:val="2"/>
  </w:num>
  <w:num w:numId="22">
    <w:abstractNumId w:val="1"/>
  </w:num>
  <w:num w:numId="23">
    <w:abstractNumId w:val="1"/>
  </w:num>
  <w:num w:numId="24">
    <w:abstractNumId w:val="0"/>
  </w:num>
  <w:num w:numId="25">
    <w:abstractNumId w:val="0"/>
  </w:num>
  <w:num w:numId="26">
    <w:abstractNumId w:val="6"/>
  </w:num>
  <w:num w:numId="27">
    <w:abstractNumId w:val="10"/>
  </w:num>
  <w:num w:numId="28">
    <w:abstractNumId w:val="10"/>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SortMethod w:val="000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02DB"/>
    <w:rsid w:val="0002516D"/>
    <w:rsid w:val="00060776"/>
    <w:rsid w:val="00063141"/>
    <w:rsid w:val="00072CB2"/>
    <w:rsid w:val="000823D2"/>
    <w:rsid w:val="000A1073"/>
    <w:rsid w:val="000A5D30"/>
    <w:rsid w:val="000B1C8A"/>
    <w:rsid w:val="00157B68"/>
    <w:rsid w:val="0016032C"/>
    <w:rsid w:val="00186D12"/>
    <w:rsid w:val="001918F8"/>
    <w:rsid w:val="001A2CEA"/>
    <w:rsid w:val="001A547F"/>
    <w:rsid w:val="002245BF"/>
    <w:rsid w:val="00234933"/>
    <w:rsid w:val="00235DFC"/>
    <w:rsid w:val="002407A5"/>
    <w:rsid w:val="00241757"/>
    <w:rsid w:val="00246CB2"/>
    <w:rsid w:val="00260129"/>
    <w:rsid w:val="00285FF9"/>
    <w:rsid w:val="002917EA"/>
    <w:rsid w:val="002C622E"/>
    <w:rsid w:val="002D6D7D"/>
    <w:rsid w:val="002E0659"/>
    <w:rsid w:val="002E131E"/>
    <w:rsid w:val="0031671A"/>
    <w:rsid w:val="0034102C"/>
    <w:rsid w:val="00351EB2"/>
    <w:rsid w:val="00362C3A"/>
    <w:rsid w:val="00376F45"/>
    <w:rsid w:val="00380B8B"/>
    <w:rsid w:val="0038509A"/>
    <w:rsid w:val="003A6FFD"/>
    <w:rsid w:val="003A7116"/>
    <w:rsid w:val="003B3072"/>
    <w:rsid w:val="003C4358"/>
    <w:rsid w:val="003C610A"/>
    <w:rsid w:val="003C7ABF"/>
    <w:rsid w:val="003D6EB4"/>
    <w:rsid w:val="00405E15"/>
    <w:rsid w:val="00417243"/>
    <w:rsid w:val="0042141B"/>
    <w:rsid w:val="00432588"/>
    <w:rsid w:val="00434F7D"/>
    <w:rsid w:val="00477A6F"/>
    <w:rsid w:val="004B3542"/>
    <w:rsid w:val="004E2548"/>
    <w:rsid w:val="004F43DF"/>
    <w:rsid w:val="0050189E"/>
    <w:rsid w:val="0052078F"/>
    <w:rsid w:val="00524D24"/>
    <w:rsid w:val="0053757D"/>
    <w:rsid w:val="0054609E"/>
    <w:rsid w:val="00561538"/>
    <w:rsid w:val="00563A1E"/>
    <w:rsid w:val="00592403"/>
    <w:rsid w:val="00595472"/>
    <w:rsid w:val="005F2ABF"/>
    <w:rsid w:val="005F64A7"/>
    <w:rsid w:val="006102DB"/>
    <w:rsid w:val="00620021"/>
    <w:rsid w:val="00665CE7"/>
    <w:rsid w:val="00686990"/>
    <w:rsid w:val="006926ED"/>
    <w:rsid w:val="006A0193"/>
    <w:rsid w:val="00705C41"/>
    <w:rsid w:val="007455A6"/>
    <w:rsid w:val="007703EE"/>
    <w:rsid w:val="007A209C"/>
    <w:rsid w:val="007A6F1A"/>
    <w:rsid w:val="007B4C16"/>
    <w:rsid w:val="007F090D"/>
    <w:rsid w:val="0080296D"/>
    <w:rsid w:val="00802B4B"/>
    <w:rsid w:val="0080733A"/>
    <w:rsid w:val="008176EB"/>
    <w:rsid w:val="00874AC2"/>
    <w:rsid w:val="00876603"/>
    <w:rsid w:val="008A004A"/>
    <w:rsid w:val="008A0CB2"/>
    <w:rsid w:val="008B73E0"/>
    <w:rsid w:val="008C39D3"/>
    <w:rsid w:val="008E4351"/>
    <w:rsid w:val="00903BBA"/>
    <w:rsid w:val="00922323"/>
    <w:rsid w:val="00925532"/>
    <w:rsid w:val="0093163F"/>
    <w:rsid w:val="0093377B"/>
    <w:rsid w:val="00942114"/>
    <w:rsid w:val="0094640B"/>
    <w:rsid w:val="009731AF"/>
    <w:rsid w:val="009A0F7E"/>
    <w:rsid w:val="009A26F6"/>
    <w:rsid w:val="009A6283"/>
    <w:rsid w:val="009E5BFF"/>
    <w:rsid w:val="009E6D71"/>
    <w:rsid w:val="009F0F85"/>
    <w:rsid w:val="00A27BEB"/>
    <w:rsid w:val="00A76E98"/>
    <w:rsid w:val="00A77204"/>
    <w:rsid w:val="00A80D31"/>
    <w:rsid w:val="00A81F34"/>
    <w:rsid w:val="00A96494"/>
    <w:rsid w:val="00AC4B73"/>
    <w:rsid w:val="00AD2128"/>
    <w:rsid w:val="00AF5537"/>
    <w:rsid w:val="00B35306"/>
    <w:rsid w:val="00B36DF5"/>
    <w:rsid w:val="00B66E5E"/>
    <w:rsid w:val="00B811BD"/>
    <w:rsid w:val="00B9062D"/>
    <w:rsid w:val="00B9382D"/>
    <w:rsid w:val="00B9470A"/>
    <w:rsid w:val="00BA12C7"/>
    <w:rsid w:val="00BA7465"/>
    <w:rsid w:val="00BB31B1"/>
    <w:rsid w:val="00C00B5B"/>
    <w:rsid w:val="00C241D4"/>
    <w:rsid w:val="00C36387"/>
    <w:rsid w:val="00C631A0"/>
    <w:rsid w:val="00C90603"/>
    <w:rsid w:val="00C97B75"/>
    <w:rsid w:val="00CA38BB"/>
    <w:rsid w:val="00CB454F"/>
    <w:rsid w:val="00CC144D"/>
    <w:rsid w:val="00CD6969"/>
    <w:rsid w:val="00CE77AD"/>
    <w:rsid w:val="00CF3595"/>
    <w:rsid w:val="00CF41A1"/>
    <w:rsid w:val="00CF58A2"/>
    <w:rsid w:val="00D152F2"/>
    <w:rsid w:val="00D27D32"/>
    <w:rsid w:val="00D4332D"/>
    <w:rsid w:val="00D516BA"/>
    <w:rsid w:val="00D67631"/>
    <w:rsid w:val="00D764D2"/>
    <w:rsid w:val="00D81F2C"/>
    <w:rsid w:val="00DA22CD"/>
    <w:rsid w:val="00DA410D"/>
    <w:rsid w:val="00DB1932"/>
    <w:rsid w:val="00DC7643"/>
    <w:rsid w:val="00DD53AE"/>
    <w:rsid w:val="00DF0EC1"/>
    <w:rsid w:val="00E0097B"/>
    <w:rsid w:val="00E00F25"/>
    <w:rsid w:val="00E01DE9"/>
    <w:rsid w:val="00E05E42"/>
    <w:rsid w:val="00E063CE"/>
    <w:rsid w:val="00E10A03"/>
    <w:rsid w:val="00E25356"/>
    <w:rsid w:val="00E34A2E"/>
    <w:rsid w:val="00E55652"/>
    <w:rsid w:val="00E56A6F"/>
    <w:rsid w:val="00E60BAA"/>
    <w:rsid w:val="00E70763"/>
    <w:rsid w:val="00E742B7"/>
    <w:rsid w:val="00E90D88"/>
    <w:rsid w:val="00E93A0D"/>
    <w:rsid w:val="00E95D10"/>
    <w:rsid w:val="00EA5B1C"/>
    <w:rsid w:val="00EB36E2"/>
    <w:rsid w:val="00ED03A7"/>
    <w:rsid w:val="00ED6740"/>
    <w:rsid w:val="00EE6890"/>
    <w:rsid w:val="00F323C3"/>
    <w:rsid w:val="00F478BB"/>
    <w:rsid w:val="00F6188F"/>
    <w:rsid w:val="00F8459E"/>
    <w:rsid w:val="00FA6ECD"/>
    <w:rsid w:val="00FB5AB0"/>
    <w:rsid w:val="00FC58DE"/>
    <w:rsid w:val="00FD0934"/>
    <w:rsid w:val="00FE488B"/>
    <w:rsid w:val="00FE7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uiPriority="9" w:qFormat="1"/>
    <w:lsdException w:name="heading 5"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7643"/>
    <w:pPr>
      <w:spacing w:after="0" w:line="240" w:lineRule="auto"/>
    </w:pPr>
    <w:rPr>
      <w:rFonts w:ascii="Arial" w:eastAsia="Times New Roman" w:hAnsi="Arial" w:cs="Times New Roman"/>
      <w:sz w:val="24"/>
      <w:szCs w:val="20"/>
    </w:rPr>
  </w:style>
  <w:style w:type="paragraph" w:styleId="Heading1">
    <w:name w:val="heading 1"/>
    <w:next w:val="BodyText"/>
    <w:link w:val="Heading1Char"/>
    <w:uiPriority w:val="99"/>
    <w:qFormat/>
    <w:rsid w:val="00E25356"/>
    <w:pPr>
      <w:keepNext/>
      <w:numPr>
        <w:numId w:val="15"/>
      </w:numPr>
      <w:spacing w:before="360" w:after="120" w:line="240" w:lineRule="auto"/>
      <w:contextualSpacing/>
      <w:outlineLvl w:val="0"/>
    </w:pPr>
    <w:rPr>
      <w:rFonts w:ascii="Calibri" w:eastAsia="Times New Roman" w:hAnsi="Calibri" w:cs="Arial"/>
      <w:b/>
      <w:bCs/>
      <w:kern w:val="32"/>
      <w:sz w:val="32"/>
      <w:szCs w:val="32"/>
    </w:rPr>
  </w:style>
  <w:style w:type="paragraph" w:styleId="Heading2">
    <w:name w:val="heading 2"/>
    <w:basedOn w:val="Heading1"/>
    <w:next w:val="BodyText2"/>
    <w:link w:val="Heading2Char"/>
    <w:uiPriority w:val="9"/>
    <w:unhideWhenUsed/>
    <w:qFormat/>
    <w:rsid w:val="009731AF"/>
    <w:pPr>
      <w:numPr>
        <w:ilvl w:val="1"/>
      </w:numPr>
      <w:spacing w:before="240"/>
      <w:contextualSpacing w:val="0"/>
      <w:outlineLvl w:val="1"/>
    </w:pPr>
    <w:rPr>
      <w:rFonts w:eastAsiaTheme="majorEastAsia" w:cstheme="majorBidi"/>
      <w:b w:val="0"/>
      <w:bCs w:val="0"/>
      <w:sz w:val="22"/>
      <w:szCs w:val="26"/>
    </w:rPr>
  </w:style>
  <w:style w:type="paragraph" w:styleId="Heading3">
    <w:name w:val="heading 3"/>
    <w:basedOn w:val="Heading2"/>
    <w:next w:val="BodyText3"/>
    <w:link w:val="Heading3Char"/>
    <w:uiPriority w:val="99"/>
    <w:qFormat/>
    <w:rsid w:val="00DC7643"/>
    <w:pPr>
      <w:numPr>
        <w:ilvl w:val="2"/>
      </w:numPr>
      <w:spacing w:before="0"/>
      <w:outlineLvl w:val="2"/>
    </w:pPr>
    <w:rPr>
      <w:rFonts w:eastAsia="Times New Roman" w:cs="Arial"/>
      <w:b/>
      <w:bCs/>
      <w:szCs w:val="20"/>
    </w:rPr>
  </w:style>
  <w:style w:type="paragraph" w:styleId="Heading4">
    <w:name w:val="heading 4"/>
    <w:basedOn w:val="Heading3"/>
    <w:next w:val="BodyText4"/>
    <w:link w:val="Heading4Char"/>
    <w:uiPriority w:val="9"/>
    <w:unhideWhenUsed/>
    <w:qFormat/>
    <w:rsid w:val="00DC7643"/>
    <w:pPr>
      <w:numPr>
        <w:ilvl w:val="3"/>
      </w:numPr>
      <w:outlineLvl w:val="3"/>
    </w:pPr>
    <w:rPr>
      <w:rFonts w:eastAsiaTheme="majorEastAsia" w:cstheme="majorBidi"/>
      <w:bCs w:val="0"/>
      <w:iCs/>
    </w:rPr>
  </w:style>
  <w:style w:type="paragraph" w:styleId="Heading5">
    <w:name w:val="heading 5"/>
    <w:basedOn w:val="Heading4"/>
    <w:next w:val="BodyText5"/>
    <w:link w:val="Heading5Char"/>
    <w:uiPriority w:val="99"/>
    <w:qFormat/>
    <w:rsid w:val="00DC7643"/>
    <w:pPr>
      <w:numPr>
        <w:ilvl w:val="4"/>
      </w:numPr>
      <w:outlineLvl w:val="4"/>
    </w:pPr>
    <w:rPr>
      <w:rFonts w:eastAsia="Times New Roman" w:cs="Arial"/>
      <w:bCs/>
    </w:rPr>
  </w:style>
  <w:style w:type="paragraph" w:styleId="Heading6">
    <w:name w:val="heading 6"/>
    <w:basedOn w:val="Heading5"/>
    <w:next w:val="BodyText6"/>
    <w:link w:val="Heading6Char"/>
    <w:uiPriority w:val="99"/>
    <w:qFormat/>
    <w:rsid w:val="00DC7643"/>
    <w:pPr>
      <w:numPr>
        <w:ilvl w:val="5"/>
      </w:numPr>
      <w:outlineLvl w:val="5"/>
    </w:pPr>
    <w:rPr>
      <w:rFonts w:cs="Times New Roman"/>
      <w:bCs w:val="0"/>
    </w:rPr>
  </w:style>
  <w:style w:type="paragraph" w:styleId="Heading7">
    <w:name w:val="heading 7"/>
    <w:basedOn w:val="Heading6"/>
    <w:next w:val="BodyText7"/>
    <w:link w:val="Heading7Char"/>
    <w:uiPriority w:val="9"/>
    <w:unhideWhenUsed/>
    <w:qFormat/>
    <w:rsid w:val="00DC7643"/>
    <w:pPr>
      <w:numPr>
        <w:ilvl w:val="6"/>
      </w:numPr>
      <w:outlineLvl w:val="6"/>
    </w:pPr>
    <w:rPr>
      <w:rFonts w:eastAsiaTheme="majorEastAsia" w:cstheme="majorBidi"/>
      <w:iCs w:val="0"/>
    </w:rPr>
  </w:style>
  <w:style w:type="paragraph" w:styleId="Heading8">
    <w:name w:val="heading 8"/>
    <w:basedOn w:val="Heading7"/>
    <w:next w:val="BodyText8"/>
    <w:link w:val="Heading8Char"/>
    <w:uiPriority w:val="9"/>
    <w:unhideWhenUsed/>
    <w:qFormat/>
    <w:rsid w:val="00DC7643"/>
    <w:pPr>
      <w:numPr>
        <w:ilvl w:val="7"/>
      </w:numPr>
      <w:outlineLvl w:val="7"/>
    </w:pPr>
  </w:style>
  <w:style w:type="paragraph" w:styleId="Heading9">
    <w:name w:val="heading 9"/>
    <w:basedOn w:val="Heading8"/>
    <w:next w:val="BodyText9"/>
    <w:link w:val="Heading9Char"/>
    <w:uiPriority w:val="9"/>
    <w:unhideWhenUsed/>
    <w:qFormat/>
    <w:rsid w:val="00DC7643"/>
    <w:pPr>
      <w:numPr>
        <w:ilvl w:val="8"/>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Style">
    <w:name w:val="Default Style"/>
    <w:pPr>
      <w:widowControl w:val="0"/>
      <w:suppressAutoHyphens/>
    </w:pPr>
    <w:rPr>
      <w:rFonts w:ascii="Times New Roman" w:eastAsia="SimSun" w:hAnsi="Times New Roman" w:cs="Mangal"/>
      <w:color w:val="00000A"/>
      <w:sz w:val="24"/>
      <w:szCs w:val="24"/>
      <w:lang w:eastAsia="zh-CN" w:bidi="hi-IN"/>
    </w:rPr>
  </w:style>
  <w:style w:type="character" w:customStyle="1" w:styleId="HeaderChar">
    <w:name w:val="Header Char"/>
    <w:basedOn w:val="DefaultParagraphFont"/>
    <w:link w:val="Header"/>
    <w:uiPriority w:val="99"/>
    <w:rsid w:val="00DC7643"/>
    <w:rPr>
      <w:rFonts w:ascii="Calibri" w:eastAsia="Calibri" w:hAnsi="Calibri" w:cs="Calibri"/>
    </w:rPr>
  </w:style>
  <w:style w:type="character" w:customStyle="1" w:styleId="FooterChar">
    <w:name w:val="Footer Char"/>
    <w:basedOn w:val="DefaultParagraphFont"/>
    <w:link w:val="Footer"/>
    <w:uiPriority w:val="99"/>
    <w:rsid w:val="00903BBA"/>
    <w:rPr>
      <w:rFonts w:ascii="Calibri" w:eastAsia="Calibri" w:hAnsi="Calibri" w:cs="Calibri"/>
      <w:sz w:val="18"/>
    </w:rPr>
  </w:style>
  <w:style w:type="character" w:customStyle="1" w:styleId="BalloonTextChar">
    <w:name w:val="Balloon Text Char"/>
    <w:basedOn w:val="DefaultParagraphFont"/>
    <w:rPr>
      <w:rFonts w:ascii="Tahoma" w:eastAsia="SimSun" w:hAnsi="Tahoma" w:cs="Mangal"/>
      <w:sz w:val="16"/>
      <w:szCs w:val="14"/>
      <w:lang w:eastAsia="zh-CN" w:bidi="hi-IN"/>
    </w:rPr>
  </w:style>
  <w:style w:type="character" w:customStyle="1" w:styleId="Bullets">
    <w:name w:val="Bullets"/>
    <w:rPr>
      <w:rFonts w:ascii="OpenSymbol" w:eastAsia="OpenSymbol" w:hAnsi="OpenSymbol" w:cs="OpenSymbol"/>
    </w:rPr>
  </w:style>
  <w:style w:type="character" w:customStyle="1" w:styleId="NumberingSymbols">
    <w:name w:val="Numbering Symbols"/>
    <w:rPr>
      <w:rFonts w:ascii="Calibri" w:hAnsi="Calibri"/>
    </w:rPr>
  </w:style>
  <w:style w:type="paragraph" w:customStyle="1" w:styleId="Heading">
    <w:name w:val="Heading"/>
    <w:basedOn w:val="DefaultStyle"/>
    <w:next w:val="TextBody"/>
    <w:pPr>
      <w:keepNext/>
      <w:spacing w:before="240" w:after="120"/>
    </w:pPr>
    <w:rPr>
      <w:rFonts w:ascii="Arial" w:eastAsia="Microsoft YaHei" w:hAnsi="Arial"/>
      <w:sz w:val="28"/>
      <w:szCs w:val="28"/>
    </w:rPr>
  </w:style>
  <w:style w:type="paragraph" w:customStyle="1" w:styleId="TextBody">
    <w:name w:val="Text Body"/>
    <w:basedOn w:val="DefaultStyle"/>
    <w:pPr>
      <w:spacing w:after="120"/>
    </w:pPr>
  </w:style>
  <w:style w:type="paragraph" w:styleId="List">
    <w:name w:val="List"/>
    <w:basedOn w:val="TextBody"/>
  </w:style>
  <w:style w:type="paragraph" w:styleId="Caption">
    <w:name w:val="caption"/>
    <w:basedOn w:val="DefaultStyle"/>
    <w:pPr>
      <w:suppressLineNumbers/>
      <w:spacing w:before="120" w:after="120"/>
    </w:pPr>
    <w:rPr>
      <w:i/>
      <w:iCs/>
    </w:rPr>
  </w:style>
  <w:style w:type="paragraph" w:customStyle="1" w:styleId="Index">
    <w:name w:val="Index"/>
    <w:basedOn w:val="DefaultStyle"/>
    <w:pPr>
      <w:suppressLineNumbers/>
    </w:pPr>
  </w:style>
  <w:style w:type="paragraph" w:styleId="Header">
    <w:name w:val="header"/>
    <w:basedOn w:val="Normal"/>
    <w:link w:val="HeaderChar"/>
    <w:uiPriority w:val="99"/>
    <w:rsid w:val="00DC7643"/>
    <w:pPr>
      <w:tabs>
        <w:tab w:val="center" w:pos="4680"/>
        <w:tab w:val="right" w:pos="9360"/>
      </w:tabs>
    </w:pPr>
    <w:rPr>
      <w:rFonts w:ascii="Calibri" w:eastAsia="Calibri" w:hAnsi="Calibri" w:cs="Calibri"/>
      <w:sz w:val="22"/>
      <w:szCs w:val="22"/>
    </w:rPr>
  </w:style>
  <w:style w:type="paragraph" w:styleId="Footer">
    <w:name w:val="footer"/>
    <w:basedOn w:val="Normal"/>
    <w:link w:val="FooterChar"/>
    <w:uiPriority w:val="99"/>
    <w:rsid w:val="00903BBA"/>
    <w:pPr>
      <w:tabs>
        <w:tab w:val="right" w:pos="10080"/>
      </w:tabs>
    </w:pPr>
    <w:rPr>
      <w:rFonts w:ascii="Calibri" w:eastAsia="Calibri" w:hAnsi="Calibri" w:cs="Calibri"/>
      <w:sz w:val="18"/>
      <w:szCs w:val="22"/>
    </w:rPr>
  </w:style>
  <w:style w:type="paragraph" w:styleId="BalloonText">
    <w:name w:val="Balloon Text"/>
    <w:basedOn w:val="DefaultStyle"/>
    <w:pPr>
      <w:spacing w:after="0" w:line="100" w:lineRule="atLeast"/>
    </w:pPr>
    <w:rPr>
      <w:rFonts w:ascii="Tahoma" w:hAnsi="Tahoma"/>
      <w:sz w:val="16"/>
      <w:szCs w:val="14"/>
    </w:rPr>
  </w:style>
  <w:style w:type="paragraph" w:styleId="Index1">
    <w:name w:val="index 1"/>
    <w:basedOn w:val="DefaultStyle"/>
  </w:style>
  <w:style w:type="paragraph" w:customStyle="1" w:styleId="TableContents">
    <w:name w:val="Table Contents"/>
    <w:basedOn w:val="DefaultStyle"/>
  </w:style>
  <w:style w:type="character" w:customStyle="1" w:styleId="Heading1Char">
    <w:name w:val="Heading 1 Char"/>
    <w:basedOn w:val="DefaultParagraphFont"/>
    <w:link w:val="Heading1"/>
    <w:uiPriority w:val="99"/>
    <w:rsid w:val="00E25356"/>
    <w:rPr>
      <w:rFonts w:ascii="Calibri" w:eastAsia="Times New Roman" w:hAnsi="Calibri" w:cs="Arial"/>
      <w:b/>
      <w:bCs/>
      <w:kern w:val="32"/>
      <w:sz w:val="32"/>
      <w:szCs w:val="32"/>
    </w:rPr>
  </w:style>
  <w:style w:type="paragraph" w:styleId="BodyText">
    <w:name w:val="Body Text"/>
    <w:basedOn w:val="Normal"/>
    <w:link w:val="BodyTextChar"/>
    <w:uiPriority w:val="99"/>
    <w:unhideWhenUsed/>
    <w:rsid w:val="00DC7643"/>
    <w:pPr>
      <w:spacing w:after="120"/>
    </w:pPr>
    <w:rPr>
      <w:rFonts w:ascii="Calibri" w:eastAsia="Calibri" w:hAnsi="Calibri" w:cs="Calibri"/>
      <w:sz w:val="22"/>
      <w:szCs w:val="22"/>
    </w:rPr>
  </w:style>
  <w:style w:type="character" w:customStyle="1" w:styleId="BodyTextChar">
    <w:name w:val="Body Text Char"/>
    <w:basedOn w:val="DefaultParagraphFont"/>
    <w:link w:val="BodyText"/>
    <w:uiPriority w:val="99"/>
    <w:rsid w:val="00DC7643"/>
    <w:rPr>
      <w:rFonts w:ascii="Calibri" w:eastAsia="Calibri" w:hAnsi="Calibri" w:cs="Calibri"/>
    </w:rPr>
  </w:style>
  <w:style w:type="paragraph" w:customStyle="1" w:styleId="AppendixH1">
    <w:name w:val="Appendix H1"/>
    <w:basedOn w:val="Heading1"/>
    <w:next w:val="BodyText"/>
    <w:qFormat/>
    <w:rsid w:val="00DC7643"/>
    <w:pPr>
      <w:pageBreakBefore/>
      <w:numPr>
        <w:numId w:val="8"/>
      </w:numPr>
    </w:pPr>
  </w:style>
  <w:style w:type="character" w:customStyle="1" w:styleId="Heading2Char">
    <w:name w:val="Heading 2 Char"/>
    <w:basedOn w:val="DefaultParagraphFont"/>
    <w:link w:val="Heading2"/>
    <w:uiPriority w:val="9"/>
    <w:rsid w:val="009731AF"/>
    <w:rPr>
      <w:rFonts w:ascii="Calibri" w:eastAsiaTheme="majorEastAsia" w:hAnsi="Calibri" w:cstheme="majorBidi"/>
      <w:kern w:val="32"/>
      <w:szCs w:val="26"/>
    </w:rPr>
  </w:style>
  <w:style w:type="paragraph" w:styleId="BodyText2">
    <w:name w:val="Body Text 2"/>
    <w:basedOn w:val="BodyText"/>
    <w:link w:val="BodyText2Char"/>
    <w:uiPriority w:val="99"/>
    <w:unhideWhenUsed/>
    <w:rsid w:val="002E0659"/>
    <w:pPr>
      <w:ind w:left="540"/>
    </w:pPr>
  </w:style>
  <w:style w:type="character" w:customStyle="1" w:styleId="BodyText2Char">
    <w:name w:val="Body Text 2 Char"/>
    <w:basedOn w:val="DefaultParagraphFont"/>
    <w:link w:val="BodyText2"/>
    <w:uiPriority w:val="99"/>
    <w:rsid w:val="002E0659"/>
    <w:rPr>
      <w:rFonts w:ascii="Calibri" w:eastAsia="Calibri" w:hAnsi="Calibri" w:cs="Calibri"/>
    </w:rPr>
  </w:style>
  <w:style w:type="paragraph" w:customStyle="1" w:styleId="AppendixH2">
    <w:name w:val="Appendix H2"/>
    <w:basedOn w:val="Heading2"/>
    <w:next w:val="BodyText"/>
    <w:qFormat/>
    <w:rsid w:val="00DC7643"/>
    <w:pPr>
      <w:numPr>
        <w:numId w:val="8"/>
      </w:numPr>
    </w:pPr>
    <w:rPr>
      <w:szCs w:val="24"/>
    </w:rPr>
  </w:style>
  <w:style w:type="character" w:customStyle="1" w:styleId="Heading3Char">
    <w:name w:val="Heading 3 Char"/>
    <w:basedOn w:val="DefaultParagraphFont"/>
    <w:link w:val="Heading3"/>
    <w:uiPriority w:val="99"/>
    <w:rsid w:val="00DC7643"/>
    <w:rPr>
      <w:rFonts w:ascii="Calibri" w:eastAsia="Times New Roman" w:hAnsi="Calibri" w:cs="Arial"/>
      <w:bCs/>
      <w:kern w:val="32"/>
      <w:szCs w:val="20"/>
    </w:rPr>
  </w:style>
  <w:style w:type="paragraph" w:styleId="BodyText3">
    <w:name w:val="Body Text 3"/>
    <w:basedOn w:val="BodyText2"/>
    <w:link w:val="BodyText3Char"/>
    <w:uiPriority w:val="99"/>
    <w:unhideWhenUsed/>
    <w:rsid w:val="00DC7643"/>
    <w:pPr>
      <w:ind w:left="630"/>
    </w:pPr>
    <w:rPr>
      <w:szCs w:val="16"/>
    </w:rPr>
  </w:style>
  <w:style w:type="character" w:customStyle="1" w:styleId="BodyText3Char">
    <w:name w:val="Body Text 3 Char"/>
    <w:basedOn w:val="DefaultParagraphFont"/>
    <w:link w:val="BodyText3"/>
    <w:uiPriority w:val="99"/>
    <w:rsid w:val="00DC7643"/>
    <w:rPr>
      <w:rFonts w:ascii="Calibri" w:eastAsia="Calibri" w:hAnsi="Calibri" w:cs="Calibri"/>
      <w:szCs w:val="16"/>
    </w:rPr>
  </w:style>
  <w:style w:type="paragraph" w:customStyle="1" w:styleId="AppendixH3">
    <w:name w:val="Appendix H3"/>
    <w:basedOn w:val="Heading3"/>
    <w:next w:val="BodyText3"/>
    <w:qFormat/>
    <w:rsid w:val="00DC7643"/>
    <w:pPr>
      <w:numPr>
        <w:numId w:val="8"/>
      </w:numPr>
    </w:pPr>
  </w:style>
  <w:style w:type="numbering" w:customStyle="1" w:styleId="AppendixHeadings">
    <w:name w:val="Appendix Headings"/>
    <w:uiPriority w:val="99"/>
    <w:rsid w:val="00DC7643"/>
    <w:pPr>
      <w:numPr>
        <w:numId w:val="9"/>
      </w:numPr>
    </w:pPr>
  </w:style>
  <w:style w:type="paragraph" w:customStyle="1" w:styleId="BodyText1">
    <w:name w:val="Body Text 1"/>
    <w:basedOn w:val="BodyText"/>
    <w:qFormat/>
    <w:rsid w:val="00DC7643"/>
  </w:style>
  <w:style w:type="paragraph" w:customStyle="1" w:styleId="BodyText4">
    <w:name w:val="Body Text 4"/>
    <w:basedOn w:val="BodyText3"/>
    <w:qFormat/>
    <w:rsid w:val="00DC7643"/>
    <w:pPr>
      <w:ind w:left="1440"/>
    </w:pPr>
  </w:style>
  <w:style w:type="paragraph" w:customStyle="1" w:styleId="BodyText5">
    <w:name w:val="Body Text 5"/>
    <w:basedOn w:val="BodyText4"/>
    <w:qFormat/>
    <w:rsid w:val="00DC7643"/>
    <w:pPr>
      <w:ind w:left="1080"/>
    </w:pPr>
  </w:style>
  <w:style w:type="paragraph" w:customStyle="1" w:styleId="BodyText6">
    <w:name w:val="Body Text 6"/>
    <w:basedOn w:val="BodyText5"/>
    <w:qFormat/>
    <w:rsid w:val="00DC7643"/>
    <w:pPr>
      <w:ind w:left="1440"/>
    </w:pPr>
  </w:style>
  <w:style w:type="paragraph" w:customStyle="1" w:styleId="BodyText7">
    <w:name w:val="Body Text 7"/>
    <w:basedOn w:val="BodyText6"/>
    <w:qFormat/>
    <w:rsid w:val="00DC7643"/>
    <w:pPr>
      <w:ind w:left="1800"/>
    </w:pPr>
  </w:style>
  <w:style w:type="paragraph" w:customStyle="1" w:styleId="BodyText8">
    <w:name w:val="Body Text 8"/>
    <w:basedOn w:val="BodyText7"/>
    <w:qFormat/>
    <w:rsid w:val="00DC7643"/>
    <w:pPr>
      <w:ind w:left="2160"/>
    </w:pPr>
  </w:style>
  <w:style w:type="paragraph" w:customStyle="1" w:styleId="BodyText9">
    <w:name w:val="Body Text 9"/>
    <w:basedOn w:val="BodyText8"/>
    <w:qFormat/>
    <w:rsid w:val="00DC7643"/>
    <w:pPr>
      <w:ind w:left="2520"/>
    </w:pPr>
  </w:style>
  <w:style w:type="character" w:customStyle="1" w:styleId="DefaultHeaderFont">
    <w:name w:val="Default Header Font"/>
    <w:basedOn w:val="DefaultParagraphFont"/>
    <w:uiPriority w:val="1"/>
    <w:qFormat/>
    <w:rsid w:val="00DC7643"/>
    <w:rPr>
      <w:rFonts w:ascii="Calibri" w:hAnsi="Calibri" w:cs="Arial"/>
      <w:b/>
      <w:bCs/>
      <w:kern w:val="32"/>
      <w:sz w:val="22"/>
      <w:szCs w:val="32"/>
    </w:rPr>
  </w:style>
  <w:style w:type="character" w:customStyle="1" w:styleId="Heading4Char">
    <w:name w:val="Heading 4 Char"/>
    <w:basedOn w:val="DefaultParagraphFont"/>
    <w:link w:val="Heading4"/>
    <w:uiPriority w:val="9"/>
    <w:rsid w:val="00DC7643"/>
    <w:rPr>
      <w:rFonts w:ascii="Calibri" w:eastAsiaTheme="majorEastAsia" w:hAnsi="Calibri" w:cstheme="majorBidi"/>
      <w:iCs/>
      <w:kern w:val="32"/>
      <w:szCs w:val="20"/>
    </w:rPr>
  </w:style>
  <w:style w:type="character" w:customStyle="1" w:styleId="Heading5Char">
    <w:name w:val="Heading 5 Char"/>
    <w:basedOn w:val="DefaultParagraphFont"/>
    <w:link w:val="Heading5"/>
    <w:uiPriority w:val="99"/>
    <w:rsid w:val="00DC7643"/>
    <w:rPr>
      <w:rFonts w:ascii="Calibri" w:eastAsia="Times New Roman" w:hAnsi="Calibri" w:cs="Arial"/>
      <w:bCs/>
      <w:iCs/>
      <w:kern w:val="32"/>
      <w:szCs w:val="20"/>
    </w:rPr>
  </w:style>
  <w:style w:type="character" w:customStyle="1" w:styleId="Heading6Char">
    <w:name w:val="Heading 6 Char"/>
    <w:basedOn w:val="DefaultParagraphFont"/>
    <w:link w:val="Heading6"/>
    <w:uiPriority w:val="99"/>
    <w:rsid w:val="00DC7643"/>
    <w:rPr>
      <w:rFonts w:ascii="Calibri" w:eastAsia="Times New Roman" w:hAnsi="Calibri" w:cs="Times New Roman"/>
      <w:iCs/>
      <w:kern w:val="32"/>
      <w:szCs w:val="20"/>
    </w:rPr>
  </w:style>
  <w:style w:type="character" w:customStyle="1" w:styleId="Heading7Char">
    <w:name w:val="Heading 7 Char"/>
    <w:basedOn w:val="DefaultParagraphFont"/>
    <w:link w:val="Heading7"/>
    <w:uiPriority w:val="9"/>
    <w:rsid w:val="00DC7643"/>
    <w:rPr>
      <w:rFonts w:ascii="Calibri" w:eastAsiaTheme="majorEastAsia" w:hAnsi="Calibri" w:cstheme="majorBidi"/>
      <w:kern w:val="32"/>
      <w:szCs w:val="20"/>
    </w:rPr>
  </w:style>
  <w:style w:type="character" w:customStyle="1" w:styleId="Heading8Char">
    <w:name w:val="Heading 8 Char"/>
    <w:basedOn w:val="DefaultParagraphFont"/>
    <w:link w:val="Heading8"/>
    <w:uiPriority w:val="9"/>
    <w:rsid w:val="00DC7643"/>
    <w:rPr>
      <w:rFonts w:ascii="Calibri" w:eastAsiaTheme="majorEastAsia" w:hAnsi="Calibri" w:cstheme="majorBidi"/>
      <w:kern w:val="32"/>
      <w:szCs w:val="20"/>
    </w:rPr>
  </w:style>
  <w:style w:type="character" w:customStyle="1" w:styleId="Heading9Char">
    <w:name w:val="Heading 9 Char"/>
    <w:basedOn w:val="DefaultParagraphFont"/>
    <w:link w:val="Heading9"/>
    <w:uiPriority w:val="9"/>
    <w:rsid w:val="00DC7643"/>
    <w:rPr>
      <w:rFonts w:ascii="Calibri" w:eastAsiaTheme="majorEastAsia" w:hAnsi="Calibri" w:cstheme="majorBidi"/>
      <w:iCs/>
      <w:kern w:val="32"/>
      <w:szCs w:val="20"/>
    </w:rPr>
  </w:style>
  <w:style w:type="paragraph" w:styleId="ListBullet">
    <w:name w:val="List Bullet"/>
    <w:basedOn w:val="Normal"/>
    <w:uiPriority w:val="99"/>
    <w:unhideWhenUsed/>
    <w:rsid w:val="00DC7643"/>
    <w:pPr>
      <w:numPr>
        <w:numId w:val="17"/>
      </w:numPr>
      <w:spacing w:after="120"/>
      <w:contextualSpacing/>
    </w:pPr>
    <w:rPr>
      <w:rFonts w:ascii="Calibri" w:eastAsia="Calibri" w:hAnsi="Calibri" w:cs="Calibri"/>
      <w:sz w:val="22"/>
      <w:szCs w:val="22"/>
    </w:rPr>
  </w:style>
  <w:style w:type="paragraph" w:styleId="ListBullet2">
    <w:name w:val="List Bullet 2"/>
    <w:basedOn w:val="Normal"/>
    <w:uiPriority w:val="99"/>
    <w:unhideWhenUsed/>
    <w:rsid w:val="00DC7643"/>
    <w:pPr>
      <w:numPr>
        <w:numId w:val="19"/>
      </w:numPr>
      <w:spacing w:after="120"/>
      <w:contextualSpacing/>
    </w:pPr>
    <w:rPr>
      <w:rFonts w:ascii="Calibri" w:eastAsia="Calibri" w:hAnsi="Calibri" w:cs="Calibri"/>
      <w:sz w:val="22"/>
      <w:szCs w:val="22"/>
    </w:rPr>
  </w:style>
  <w:style w:type="paragraph" w:styleId="ListBullet3">
    <w:name w:val="List Bullet 3"/>
    <w:basedOn w:val="Normal"/>
    <w:uiPriority w:val="99"/>
    <w:unhideWhenUsed/>
    <w:rsid w:val="00DC7643"/>
    <w:pPr>
      <w:numPr>
        <w:numId w:val="21"/>
      </w:numPr>
      <w:spacing w:after="120"/>
      <w:contextualSpacing/>
    </w:pPr>
    <w:rPr>
      <w:rFonts w:ascii="Calibri" w:eastAsia="Calibri" w:hAnsi="Calibri" w:cs="Calibri"/>
      <w:sz w:val="22"/>
      <w:szCs w:val="22"/>
    </w:rPr>
  </w:style>
  <w:style w:type="paragraph" w:styleId="ListBullet4">
    <w:name w:val="List Bullet 4"/>
    <w:basedOn w:val="Normal"/>
    <w:uiPriority w:val="99"/>
    <w:unhideWhenUsed/>
    <w:rsid w:val="00DC7643"/>
    <w:pPr>
      <w:numPr>
        <w:numId w:val="23"/>
      </w:numPr>
      <w:spacing w:after="120"/>
      <w:contextualSpacing/>
    </w:pPr>
    <w:rPr>
      <w:rFonts w:ascii="Calibri" w:eastAsia="Calibri" w:hAnsi="Calibri" w:cs="Calibri"/>
      <w:sz w:val="22"/>
      <w:szCs w:val="22"/>
    </w:rPr>
  </w:style>
  <w:style w:type="paragraph" w:styleId="ListBullet5">
    <w:name w:val="List Bullet 5"/>
    <w:basedOn w:val="Normal"/>
    <w:uiPriority w:val="99"/>
    <w:unhideWhenUsed/>
    <w:rsid w:val="00DC7643"/>
    <w:pPr>
      <w:numPr>
        <w:numId w:val="25"/>
      </w:numPr>
      <w:spacing w:after="120"/>
      <w:contextualSpacing/>
    </w:pPr>
    <w:rPr>
      <w:rFonts w:ascii="Calibri" w:eastAsia="Calibri" w:hAnsi="Calibri" w:cs="Calibri"/>
      <w:sz w:val="22"/>
      <w:szCs w:val="22"/>
    </w:rPr>
  </w:style>
  <w:style w:type="paragraph" w:styleId="ListParagraph">
    <w:name w:val="List Paragraph"/>
    <w:basedOn w:val="Normal"/>
    <w:uiPriority w:val="34"/>
    <w:qFormat/>
    <w:rsid w:val="00DC7643"/>
    <w:pPr>
      <w:spacing w:after="200"/>
      <w:ind w:left="720"/>
      <w:contextualSpacing/>
    </w:pPr>
    <w:rPr>
      <w:rFonts w:ascii="Calibri" w:eastAsia="Calibri" w:hAnsi="Calibri" w:cs="Calibri"/>
      <w:sz w:val="22"/>
      <w:szCs w:val="22"/>
    </w:rPr>
  </w:style>
  <w:style w:type="paragraph" w:styleId="Title">
    <w:name w:val="Title"/>
    <w:basedOn w:val="Normal"/>
    <w:link w:val="TitleChar"/>
    <w:uiPriority w:val="99"/>
    <w:qFormat/>
    <w:rsid w:val="00DC7643"/>
    <w:pPr>
      <w:jc w:val="center"/>
    </w:pPr>
    <w:rPr>
      <w:rFonts w:cs="Arial"/>
      <w:b/>
      <w:bCs/>
      <w:sz w:val="32"/>
      <w:szCs w:val="32"/>
    </w:rPr>
  </w:style>
  <w:style w:type="character" w:customStyle="1" w:styleId="TitleChar">
    <w:name w:val="Title Char"/>
    <w:basedOn w:val="DefaultParagraphFont"/>
    <w:link w:val="Title"/>
    <w:uiPriority w:val="99"/>
    <w:rsid w:val="00DC7643"/>
    <w:rPr>
      <w:rFonts w:ascii="Arial" w:eastAsia="Times New Roman" w:hAnsi="Arial" w:cs="Arial"/>
      <w:b/>
      <w:bCs/>
      <w:sz w:val="32"/>
      <w:szCs w:val="32"/>
    </w:rPr>
  </w:style>
  <w:style w:type="table" w:styleId="TableGrid">
    <w:name w:val="Table Grid"/>
    <w:basedOn w:val="TableNormal"/>
    <w:uiPriority w:val="59"/>
    <w:rsid w:val="00351E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F6188F"/>
    <w:rPr>
      <w:sz w:val="16"/>
      <w:szCs w:val="16"/>
    </w:rPr>
  </w:style>
  <w:style w:type="paragraph" w:styleId="CommentText">
    <w:name w:val="annotation text"/>
    <w:basedOn w:val="Normal"/>
    <w:link w:val="CommentTextChar"/>
    <w:uiPriority w:val="99"/>
    <w:semiHidden/>
    <w:unhideWhenUsed/>
    <w:rsid w:val="00F6188F"/>
    <w:rPr>
      <w:sz w:val="20"/>
    </w:rPr>
  </w:style>
  <w:style w:type="character" w:customStyle="1" w:styleId="CommentTextChar">
    <w:name w:val="Comment Text Char"/>
    <w:basedOn w:val="DefaultParagraphFont"/>
    <w:link w:val="CommentText"/>
    <w:uiPriority w:val="99"/>
    <w:semiHidden/>
    <w:rsid w:val="00F6188F"/>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F6188F"/>
    <w:rPr>
      <w:b/>
      <w:bCs/>
    </w:rPr>
  </w:style>
  <w:style w:type="character" w:customStyle="1" w:styleId="CommentSubjectChar">
    <w:name w:val="Comment Subject Char"/>
    <w:basedOn w:val="CommentTextChar"/>
    <w:link w:val="CommentSubject"/>
    <w:uiPriority w:val="99"/>
    <w:semiHidden/>
    <w:rsid w:val="00F6188F"/>
    <w:rPr>
      <w:rFonts w:ascii="Arial" w:eastAsia="Times New Roman" w:hAnsi="Arial"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uiPriority="9" w:qFormat="1"/>
    <w:lsdException w:name="heading 5"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7643"/>
    <w:pPr>
      <w:spacing w:after="0" w:line="240" w:lineRule="auto"/>
    </w:pPr>
    <w:rPr>
      <w:rFonts w:ascii="Arial" w:eastAsia="Times New Roman" w:hAnsi="Arial" w:cs="Times New Roman"/>
      <w:sz w:val="24"/>
      <w:szCs w:val="20"/>
    </w:rPr>
  </w:style>
  <w:style w:type="paragraph" w:styleId="Heading1">
    <w:name w:val="heading 1"/>
    <w:next w:val="BodyText"/>
    <w:link w:val="Heading1Char"/>
    <w:uiPriority w:val="99"/>
    <w:qFormat/>
    <w:rsid w:val="00E25356"/>
    <w:pPr>
      <w:keepNext/>
      <w:numPr>
        <w:numId w:val="15"/>
      </w:numPr>
      <w:spacing w:before="360" w:after="120" w:line="240" w:lineRule="auto"/>
      <w:contextualSpacing/>
      <w:outlineLvl w:val="0"/>
    </w:pPr>
    <w:rPr>
      <w:rFonts w:ascii="Calibri" w:eastAsia="Times New Roman" w:hAnsi="Calibri" w:cs="Arial"/>
      <w:b/>
      <w:bCs/>
      <w:kern w:val="32"/>
      <w:sz w:val="32"/>
      <w:szCs w:val="32"/>
    </w:rPr>
  </w:style>
  <w:style w:type="paragraph" w:styleId="Heading2">
    <w:name w:val="heading 2"/>
    <w:basedOn w:val="Heading1"/>
    <w:next w:val="BodyText2"/>
    <w:link w:val="Heading2Char"/>
    <w:uiPriority w:val="9"/>
    <w:unhideWhenUsed/>
    <w:qFormat/>
    <w:rsid w:val="009731AF"/>
    <w:pPr>
      <w:numPr>
        <w:ilvl w:val="1"/>
      </w:numPr>
      <w:spacing w:before="240"/>
      <w:contextualSpacing w:val="0"/>
      <w:outlineLvl w:val="1"/>
    </w:pPr>
    <w:rPr>
      <w:rFonts w:eastAsiaTheme="majorEastAsia" w:cstheme="majorBidi"/>
      <w:b w:val="0"/>
      <w:bCs w:val="0"/>
      <w:sz w:val="22"/>
      <w:szCs w:val="26"/>
    </w:rPr>
  </w:style>
  <w:style w:type="paragraph" w:styleId="Heading3">
    <w:name w:val="heading 3"/>
    <w:basedOn w:val="Heading2"/>
    <w:next w:val="BodyText3"/>
    <w:link w:val="Heading3Char"/>
    <w:uiPriority w:val="99"/>
    <w:qFormat/>
    <w:rsid w:val="00DC7643"/>
    <w:pPr>
      <w:numPr>
        <w:ilvl w:val="2"/>
      </w:numPr>
      <w:spacing w:before="0"/>
      <w:outlineLvl w:val="2"/>
    </w:pPr>
    <w:rPr>
      <w:rFonts w:eastAsia="Times New Roman" w:cs="Arial"/>
      <w:b/>
      <w:bCs/>
      <w:szCs w:val="20"/>
    </w:rPr>
  </w:style>
  <w:style w:type="paragraph" w:styleId="Heading4">
    <w:name w:val="heading 4"/>
    <w:basedOn w:val="Heading3"/>
    <w:next w:val="BodyText4"/>
    <w:link w:val="Heading4Char"/>
    <w:uiPriority w:val="9"/>
    <w:unhideWhenUsed/>
    <w:qFormat/>
    <w:rsid w:val="00DC7643"/>
    <w:pPr>
      <w:numPr>
        <w:ilvl w:val="3"/>
      </w:numPr>
      <w:outlineLvl w:val="3"/>
    </w:pPr>
    <w:rPr>
      <w:rFonts w:eastAsiaTheme="majorEastAsia" w:cstheme="majorBidi"/>
      <w:bCs w:val="0"/>
      <w:iCs/>
    </w:rPr>
  </w:style>
  <w:style w:type="paragraph" w:styleId="Heading5">
    <w:name w:val="heading 5"/>
    <w:basedOn w:val="Heading4"/>
    <w:next w:val="BodyText5"/>
    <w:link w:val="Heading5Char"/>
    <w:uiPriority w:val="99"/>
    <w:qFormat/>
    <w:rsid w:val="00DC7643"/>
    <w:pPr>
      <w:numPr>
        <w:ilvl w:val="4"/>
      </w:numPr>
      <w:outlineLvl w:val="4"/>
    </w:pPr>
    <w:rPr>
      <w:rFonts w:eastAsia="Times New Roman" w:cs="Arial"/>
      <w:bCs/>
    </w:rPr>
  </w:style>
  <w:style w:type="paragraph" w:styleId="Heading6">
    <w:name w:val="heading 6"/>
    <w:basedOn w:val="Heading5"/>
    <w:next w:val="BodyText6"/>
    <w:link w:val="Heading6Char"/>
    <w:uiPriority w:val="99"/>
    <w:qFormat/>
    <w:rsid w:val="00DC7643"/>
    <w:pPr>
      <w:numPr>
        <w:ilvl w:val="5"/>
      </w:numPr>
      <w:outlineLvl w:val="5"/>
    </w:pPr>
    <w:rPr>
      <w:rFonts w:cs="Times New Roman"/>
      <w:bCs w:val="0"/>
    </w:rPr>
  </w:style>
  <w:style w:type="paragraph" w:styleId="Heading7">
    <w:name w:val="heading 7"/>
    <w:basedOn w:val="Heading6"/>
    <w:next w:val="BodyText7"/>
    <w:link w:val="Heading7Char"/>
    <w:uiPriority w:val="9"/>
    <w:unhideWhenUsed/>
    <w:qFormat/>
    <w:rsid w:val="00DC7643"/>
    <w:pPr>
      <w:numPr>
        <w:ilvl w:val="6"/>
      </w:numPr>
      <w:outlineLvl w:val="6"/>
    </w:pPr>
    <w:rPr>
      <w:rFonts w:eastAsiaTheme="majorEastAsia" w:cstheme="majorBidi"/>
      <w:iCs w:val="0"/>
    </w:rPr>
  </w:style>
  <w:style w:type="paragraph" w:styleId="Heading8">
    <w:name w:val="heading 8"/>
    <w:basedOn w:val="Heading7"/>
    <w:next w:val="BodyText8"/>
    <w:link w:val="Heading8Char"/>
    <w:uiPriority w:val="9"/>
    <w:unhideWhenUsed/>
    <w:qFormat/>
    <w:rsid w:val="00DC7643"/>
    <w:pPr>
      <w:numPr>
        <w:ilvl w:val="7"/>
      </w:numPr>
      <w:outlineLvl w:val="7"/>
    </w:pPr>
  </w:style>
  <w:style w:type="paragraph" w:styleId="Heading9">
    <w:name w:val="heading 9"/>
    <w:basedOn w:val="Heading8"/>
    <w:next w:val="BodyText9"/>
    <w:link w:val="Heading9Char"/>
    <w:uiPriority w:val="9"/>
    <w:unhideWhenUsed/>
    <w:qFormat/>
    <w:rsid w:val="00DC7643"/>
    <w:pPr>
      <w:numPr>
        <w:ilvl w:val="8"/>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Style">
    <w:name w:val="Default Style"/>
    <w:pPr>
      <w:widowControl w:val="0"/>
      <w:suppressAutoHyphens/>
    </w:pPr>
    <w:rPr>
      <w:rFonts w:ascii="Times New Roman" w:eastAsia="SimSun" w:hAnsi="Times New Roman" w:cs="Mangal"/>
      <w:color w:val="00000A"/>
      <w:sz w:val="24"/>
      <w:szCs w:val="24"/>
      <w:lang w:eastAsia="zh-CN" w:bidi="hi-IN"/>
    </w:rPr>
  </w:style>
  <w:style w:type="character" w:customStyle="1" w:styleId="HeaderChar">
    <w:name w:val="Header Char"/>
    <w:basedOn w:val="DefaultParagraphFont"/>
    <w:link w:val="Header"/>
    <w:uiPriority w:val="99"/>
    <w:rsid w:val="00DC7643"/>
    <w:rPr>
      <w:rFonts w:ascii="Calibri" w:eastAsia="Calibri" w:hAnsi="Calibri" w:cs="Calibri"/>
    </w:rPr>
  </w:style>
  <w:style w:type="character" w:customStyle="1" w:styleId="FooterChar">
    <w:name w:val="Footer Char"/>
    <w:basedOn w:val="DefaultParagraphFont"/>
    <w:link w:val="Footer"/>
    <w:uiPriority w:val="99"/>
    <w:rsid w:val="00903BBA"/>
    <w:rPr>
      <w:rFonts w:ascii="Calibri" w:eastAsia="Calibri" w:hAnsi="Calibri" w:cs="Calibri"/>
      <w:sz w:val="18"/>
    </w:rPr>
  </w:style>
  <w:style w:type="character" w:customStyle="1" w:styleId="BalloonTextChar">
    <w:name w:val="Balloon Text Char"/>
    <w:basedOn w:val="DefaultParagraphFont"/>
    <w:rPr>
      <w:rFonts w:ascii="Tahoma" w:eastAsia="SimSun" w:hAnsi="Tahoma" w:cs="Mangal"/>
      <w:sz w:val="16"/>
      <w:szCs w:val="14"/>
      <w:lang w:eastAsia="zh-CN" w:bidi="hi-IN"/>
    </w:rPr>
  </w:style>
  <w:style w:type="character" w:customStyle="1" w:styleId="Bullets">
    <w:name w:val="Bullets"/>
    <w:rPr>
      <w:rFonts w:ascii="OpenSymbol" w:eastAsia="OpenSymbol" w:hAnsi="OpenSymbol" w:cs="OpenSymbol"/>
    </w:rPr>
  </w:style>
  <w:style w:type="character" w:customStyle="1" w:styleId="NumberingSymbols">
    <w:name w:val="Numbering Symbols"/>
    <w:rPr>
      <w:rFonts w:ascii="Calibri" w:hAnsi="Calibri"/>
    </w:rPr>
  </w:style>
  <w:style w:type="paragraph" w:customStyle="1" w:styleId="Heading">
    <w:name w:val="Heading"/>
    <w:basedOn w:val="DefaultStyle"/>
    <w:next w:val="TextBody"/>
    <w:pPr>
      <w:keepNext/>
      <w:spacing w:before="240" w:after="120"/>
    </w:pPr>
    <w:rPr>
      <w:rFonts w:ascii="Arial" w:eastAsia="Microsoft YaHei" w:hAnsi="Arial"/>
      <w:sz w:val="28"/>
      <w:szCs w:val="28"/>
    </w:rPr>
  </w:style>
  <w:style w:type="paragraph" w:customStyle="1" w:styleId="TextBody">
    <w:name w:val="Text Body"/>
    <w:basedOn w:val="DefaultStyle"/>
    <w:pPr>
      <w:spacing w:after="120"/>
    </w:pPr>
  </w:style>
  <w:style w:type="paragraph" w:styleId="List">
    <w:name w:val="List"/>
    <w:basedOn w:val="TextBody"/>
  </w:style>
  <w:style w:type="paragraph" w:styleId="Caption">
    <w:name w:val="caption"/>
    <w:basedOn w:val="DefaultStyle"/>
    <w:pPr>
      <w:suppressLineNumbers/>
      <w:spacing w:before="120" w:after="120"/>
    </w:pPr>
    <w:rPr>
      <w:i/>
      <w:iCs/>
    </w:rPr>
  </w:style>
  <w:style w:type="paragraph" w:customStyle="1" w:styleId="Index">
    <w:name w:val="Index"/>
    <w:basedOn w:val="DefaultStyle"/>
    <w:pPr>
      <w:suppressLineNumbers/>
    </w:pPr>
  </w:style>
  <w:style w:type="paragraph" w:styleId="Header">
    <w:name w:val="header"/>
    <w:basedOn w:val="Normal"/>
    <w:link w:val="HeaderChar"/>
    <w:uiPriority w:val="99"/>
    <w:rsid w:val="00DC7643"/>
    <w:pPr>
      <w:tabs>
        <w:tab w:val="center" w:pos="4680"/>
        <w:tab w:val="right" w:pos="9360"/>
      </w:tabs>
    </w:pPr>
    <w:rPr>
      <w:rFonts w:ascii="Calibri" w:eastAsia="Calibri" w:hAnsi="Calibri" w:cs="Calibri"/>
      <w:sz w:val="22"/>
      <w:szCs w:val="22"/>
    </w:rPr>
  </w:style>
  <w:style w:type="paragraph" w:styleId="Footer">
    <w:name w:val="footer"/>
    <w:basedOn w:val="Normal"/>
    <w:link w:val="FooterChar"/>
    <w:uiPriority w:val="99"/>
    <w:rsid w:val="00903BBA"/>
    <w:pPr>
      <w:tabs>
        <w:tab w:val="right" w:pos="10080"/>
      </w:tabs>
    </w:pPr>
    <w:rPr>
      <w:rFonts w:ascii="Calibri" w:eastAsia="Calibri" w:hAnsi="Calibri" w:cs="Calibri"/>
      <w:sz w:val="18"/>
      <w:szCs w:val="22"/>
    </w:rPr>
  </w:style>
  <w:style w:type="paragraph" w:styleId="BalloonText">
    <w:name w:val="Balloon Text"/>
    <w:basedOn w:val="DefaultStyle"/>
    <w:pPr>
      <w:spacing w:after="0" w:line="100" w:lineRule="atLeast"/>
    </w:pPr>
    <w:rPr>
      <w:rFonts w:ascii="Tahoma" w:hAnsi="Tahoma"/>
      <w:sz w:val="16"/>
      <w:szCs w:val="14"/>
    </w:rPr>
  </w:style>
  <w:style w:type="paragraph" w:styleId="Index1">
    <w:name w:val="index 1"/>
    <w:basedOn w:val="DefaultStyle"/>
  </w:style>
  <w:style w:type="paragraph" w:customStyle="1" w:styleId="TableContents">
    <w:name w:val="Table Contents"/>
    <w:basedOn w:val="DefaultStyle"/>
  </w:style>
  <w:style w:type="character" w:customStyle="1" w:styleId="Heading1Char">
    <w:name w:val="Heading 1 Char"/>
    <w:basedOn w:val="DefaultParagraphFont"/>
    <w:link w:val="Heading1"/>
    <w:uiPriority w:val="99"/>
    <w:rsid w:val="00E25356"/>
    <w:rPr>
      <w:rFonts w:ascii="Calibri" w:eastAsia="Times New Roman" w:hAnsi="Calibri" w:cs="Arial"/>
      <w:b/>
      <w:bCs/>
      <w:kern w:val="32"/>
      <w:sz w:val="32"/>
      <w:szCs w:val="32"/>
    </w:rPr>
  </w:style>
  <w:style w:type="paragraph" w:styleId="BodyText">
    <w:name w:val="Body Text"/>
    <w:basedOn w:val="Normal"/>
    <w:link w:val="BodyTextChar"/>
    <w:uiPriority w:val="99"/>
    <w:unhideWhenUsed/>
    <w:rsid w:val="00DC7643"/>
    <w:pPr>
      <w:spacing w:after="120"/>
    </w:pPr>
    <w:rPr>
      <w:rFonts w:ascii="Calibri" w:eastAsia="Calibri" w:hAnsi="Calibri" w:cs="Calibri"/>
      <w:sz w:val="22"/>
      <w:szCs w:val="22"/>
    </w:rPr>
  </w:style>
  <w:style w:type="character" w:customStyle="1" w:styleId="BodyTextChar">
    <w:name w:val="Body Text Char"/>
    <w:basedOn w:val="DefaultParagraphFont"/>
    <w:link w:val="BodyText"/>
    <w:uiPriority w:val="99"/>
    <w:rsid w:val="00DC7643"/>
    <w:rPr>
      <w:rFonts w:ascii="Calibri" w:eastAsia="Calibri" w:hAnsi="Calibri" w:cs="Calibri"/>
    </w:rPr>
  </w:style>
  <w:style w:type="paragraph" w:customStyle="1" w:styleId="AppendixH1">
    <w:name w:val="Appendix H1"/>
    <w:basedOn w:val="Heading1"/>
    <w:next w:val="BodyText"/>
    <w:qFormat/>
    <w:rsid w:val="00DC7643"/>
    <w:pPr>
      <w:pageBreakBefore/>
      <w:numPr>
        <w:numId w:val="8"/>
      </w:numPr>
    </w:pPr>
  </w:style>
  <w:style w:type="character" w:customStyle="1" w:styleId="Heading2Char">
    <w:name w:val="Heading 2 Char"/>
    <w:basedOn w:val="DefaultParagraphFont"/>
    <w:link w:val="Heading2"/>
    <w:uiPriority w:val="9"/>
    <w:rsid w:val="009731AF"/>
    <w:rPr>
      <w:rFonts w:ascii="Calibri" w:eastAsiaTheme="majorEastAsia" w:hAnsi="Calibri" w:cstheme="majorBidi"/>
      <w:kern w:val="32"/>
      <w:szCs w:val="26"/>
    </w:rPr>
  </w:style>
  <w:style w:type="paragraph" w:styleId="BodyText2">
    <w:name w:val="Body Text 2"/>
    <w:basedOn w:val="BodyText"/>
    <w:link w:val="BodyText2Char"/>
    <w:uiPriority w:val="99"/>
    <w:unhideWhenUsed/>
    <w:rsid w:val="002E0659"/>
    <w:pPr>
      <w:ind w:left="540"/>
    </w:pPr>
  </w:style>
  <w:style w:type="character" w:customStyle="1" w:styleId="BodyText2Char">
    <w:name w:val="Body Text 2 Char"/>
    <w:basedOn w:val="DefaultParagraphFont"/>
    <w:link w:val="BodyText2"/>
    <w:uiPriority w:val="99"/>
    <w:rsid w:val="002E0659"/>
    <w:rPr>
      <w:rFonts w:ascii="Calibri" w:eastAsia="Calibri" w:hAnsi="Calibri" w:cs="Calibri"/>
    </w:rPr>
  </w:style>
  <w:style w:type="paragraph" w:customStyle="1" w:styleId="AppendixH2">
    <w:name w:val="Appendix H2"/>
    <w:basedOn w:val="Heading2"/>
    <w:next w:val="BodyText"/>
    <w:qFormat/>
    <w:rsid w:val="00DC7643"/>
    <w:pPr>
      <w:numPr>
        <w:numId w:val="8"/>
      </w:numPr>
    </w:pPr>
    <w:rPr>
      <w:szCs w:val="24"/>
    </w:rPr>
  </w:style>
  <w:style w:type="character" w:customStyle="1" w:styleId="Heading3Char">
    <w:name w:val="Heading 3 Char"/>
    <w:basedOn w:val="DefaultParagraphFont"/>
    <w:link w:val="Heading3"/>
    <w:uiPriority w:val="99"/>
    <w:rsid w:val="00DC7643"/>
    <w:rPr>
      <w:rFonts w:ascii="Calibri" w:eastAsia="Times New Roman" w:hAnsi="Calibri" w:cs="Arial"/>
      <w:bCs/>
      <w:kern w:val="32"/>
      <w:szCs w:val="20"/>
    </w:rPr>
  </w:style>
  <w:style w:type="paragraph" w:styleId="BodyText3">
    <w:name w:val="Body Text 3"/>
    <w:basedOn w:val="BodyText2"/>
    <w:link w:val="BodyText3Char"/>
    <w:uiPriority w:val="99"/>
    <w:unhideWhenUsed/>
    <w:rsid w:val="00DC7643"/>
    <w:pPr>
      <w:ind w:left="630"/>
    </w:pPr>
    <w:rPr>
      <w:szCs w:val="16"/>
    </w:rPr>
  </w:style>
  <w:style w:type="character" w:customStyle="1" w:styleId="BodyText3Char">
    <w:name w:val="Body Text 3 Char"/>
    <w:basedOn w:val="DefaultParagraphFont"/>
    <w:link w:val="BodyText3"/>
    <w:uiPriority w:val="99"/>
    <w:rsid w:val="00DC7643"/>
    <w:rPr>
      <w:rFonts w:ascii="Calibri" w:eastAsia="Calibri" w:hAnsi="Calibri" w:cs="Calibri"/>
      <w:szCs w:val="16"/>
    </w:rPr>
  </w:style>
  <w:style w:type="paragraph" w:customStyle="1" w:styleId="AppendixH3">
    <w:name w:val="Appendix H3"/>
    <w:basedOn w:val="Heading3"/>
    <w:next w:val="BodyText3"/>
    <w:qFormat/>
    <w:rsid w:val="00DC7643"/>
    <w:pPr>
      <w:numPr>
        <w:numId w:val="8"/>
      </w:numPr>
    </w:pPr>
  </w:style>
  <w:style w:type="numbering" w:customStyle="1" w:styleId="AppendixHeadings">
    <w:name w:val="Appendix Headings"/>
    <w:uiPriority w:val="99"/>
    <w:rsid w:val="00DC7643"/>
    <w:pPr>
      <w:numPr>
        <w:numId w:val="9"/>
      </w:numPr>
    </w:pPr>
  </w:style>
  <w:style w:type="paragraph" w:customStyle="1" w:styleId="BodyText1">
    <w:name w:val="Body Text 1"/>
    <w:basedOn w:val="BodyText"/>
    <w:qFormat/>
    <w:rsid w:val="00DC7643"/>
  </w:style>
  <w:style w:type="paragraph" w:customStyle="1" w:styleId="BodyText4">
    <w:name w:val="Body Text 4"/>
    <w:basedOn w:val="BodyText3"/>
    <w:qFormat/>
    <w:rsid w:val="00DC7643"/>
    <w:pPr>
      <w:ind w:left="1440"/>
    </w:pPr>
  </w:style>
  <w:style w:type="paragraph" w:customStyle="1" w:styleId="BodyText5">
    <w:name w:val="Body Text 5"/>
    <w:basedOn w:val="BodyText4"/>
    <w:qFormat/>
    <w:rsid w:val="00DC7643"/>
    <w:pPr>
      <w:ind w:left="1080"/>
    </w:pPr>
  </w:style>
  <w:style w:type="paragraph" w:customStyle="1" w:styleId="BodyText6">
    <w:name w:val="Body Text 6"/>
    <w:basedOn w:val="BodyText5"/>
    <w:qFormat/>
    <w:rsid w:val="00DC7643"/>
    <w:pPr>
      <w:ind w:left="1440"/>
    </w:pPr>
  </w:style>
  <w:style w:type="paragraph" w:customStyle="1" w:styleId="BodyText7">
    <w:name w:val="Body Text 7"/>
    <w:basedOn w:val="BodyText6"/>
    <w:qFormat/>
    <w:rsid w:val="00DC7643"/>
    <w:pPr>
      <w:ind w:left="1800"/>
    </w:pPr>
  </w:style>
  <w:style w:type="paragraph" w:customStyle="1" w:styleId="BodyText8">
    <w:name w:val="Body Text 8"/>
    <w:basedOn w:val="BodyText7"/>
    <w:qFormat/>
    <w:rsid w:val="00DC7643"/>
    <w:pPr>
      <w:ind w:left="2160"/>
    </w:pPr>
  </w:style>
  <w:style w:type="paragraph" w:customStyle="1" w:styleId="BodyText9">
    <w:name w:val="Body Text 9"/>
    <w:basedOn w:val="BodyText8"/>
    <w:qFormat/>
    <w:rsid w:val="00DC7643"/>
    <w:pPr>
      <w:ind w:left="2520"/>
    </w:pPr>
  </w:style>
  <w:style w:type="character" w:customStyle="1" w:styleId="DefaultHeaderFont">
    <w:name w:val="Default Header Font"/>
    <w:basedOn w:val="DefaultParagraphFont"/>
    <w:uiPriority w:val="1"/>
    <w:qFormat/>
    <w:rsid w:val="00DC7643"/>
    <w:rPr>
      <w:rFonts w:ascii="Calibri" w:hAnsi="Calibri" w:cs="Arial"/>
      <w:b/>
      <w:bCs/>
      <w:kern w:val="32"/>
      <w:sz w:val="22"/>
      <w:szCs w:val="32"/>
    </w:rPr>
  </w:style>
  <w:style w:type="character" w:customStyle="1" w:styleId="Heading4Char">
    <w:name w:val="Heading 4 Char"/>
    <w:basedOn w:val="DefaultParagraphFont"/>
    <w:link w:val="Heading4"/>
    <w:uiPriority w:val="9"/>
    <w:rsid w:val="00DC7643"/>
    <w:rPr>
      <w:rFonts w:ascii="Calibri" w:eastAsiaTheme="majorEastAsia" w:hAnsi="Calibri" w:cstheme="majorBidi"/>
      <w:iCs/>
      <w:kern w:val="32"/>
      <w:szCs w:val="20"/>
    </w:rPr>
  </w:style>
  <w:style w:type="character" w:customStyle="1" w:styleId="Heading5Char">
    <w:name w:val="Heading 5 Char"/>
    <w:basedOn w:val="DefaultParagraphFont"/>
    <w:link w:val="Heading5"/>
    <w:uiPriority w:val="99"/>
    <w:rsid w:val="00DC7643"/>
    <w:rPr>
      <w:rFonts w:ascii="Calibri" w:eastAsia="Times New Roman" w:hAnsi="Calibri" w:cs="Arial"/>
      <w:bCs/>
      <w:iCs/>
      <w:kern w:val="32"/>
      <w:szCs w:val="20"/>
    </w:rPr>
  </w:style>
  <w:style w:type="character" w:customStyle="1" w:styleId="Heading6Char">
    <w:name w:val="Heading 6 Char"/>
    <w:basedOn w:val="DefaultParagraphFont"/>
    <w:link w:val="Heading6"/>
    <w:uiPriority w:val="99"/>
    <w:rsid w:val="00DC7643"/>
    <w:rPr>
      <w:rFonts w:ascii="Calibri" w:eastAsia="Times New Roman" w:hAnsi="Calibri" w:cs="Times New Roman"/>
      <w:iCs/>
      <w:kern w:val="32"/>
      <w:szCs w:val="20"/>
    </w:rPr>
  </w:style>
  <w:style w:type="character" w:customStyle="1" w:styleId="Heading7Char">
    <w:name w:val="Heading 7 Char"/>
    <w:basedOn w:val="DefaultParagraphFont"/>
    <w:link w:val="Heading7"/>
    <w:uiPriority w:val="9"/>
    <w:rsid w:val="00DC7643"/>
    <w:rPr>
      <w:rFonts w:ascii="Calibri" w:eastAsiaTheme="majorEastAsia" w:hAnsi="Calibri" w:cstheme="majorBidi"/>
      <w:kern w:val="32"/>
      <w:szCs w:val="20"/>
    </w:rPr>
  </w:style>
  <w:style w:type="character" w:customStyle="1" w:styleId="Heading8Char">
    <w:name w:val="Heading 8 Char"/>
    <w:basedOn w:val="DefaultParagraphFont"/>
    <w:link w:val="Heading8"/>
    <w:uiPriority w:val="9"/>
    <w:rsid w:val="00DC7643"/>
    <w:rPr>
      <w:rFonts w:ascii="Calibri" w:eastAsiaTheme="majorEastAsia" w:hAnsi="Calibri" w:cstheme="majorBidi"/>
      <w:kern w:val="32"/>
      <w:szCs w:val="20"/>
    </w:rPr>
  </w:style>
  <w:style w:type="character" w:customStyle="1" w:styleId="Heading9Char">
    <w:name w:val="Heading 9 Char"/>
    <w:basedOn w:val="DefaultParagraphFont"/>
    <w:link w:val="Heading9"/>
    <w:uiPriority w:val="9"/>
    <w:rsid w:val="00DC7643"/>
    <w:rPr>
      <w:rFonts w:ascii="Calibri" w:eastAsiaTheme="majorEastAsia" w:hAnsi="Calibri" w:cstheme="majorBidi"/>
      <w:iCs/>
      <w:kern w:val="32"/>
      <w:szCs w:val="20"/>
    </w:rPr>
  </w:style>
  <w:style w:type="paragraph" w:styleId="ListBullet">
    <w:name w:val="List Bullet"/>
    <w:basedOn w:val="Normal"/>
    <w:uiPriority w:val="99"/>
    <w:unhideWhenUsed/>
    <w:rsid w:val="00DC7643"/>
    <w:pPr>
      <w:numPr>
        <w:numId w:val="17"/>
      </w:numPr>
      <w:spacing w:after="120"/>
      <w:contextualSpacing/>
    </w:pPr>
    <w:rPr>
      <w:rFonts w:ascii="Calibri" w:eastAsia="Calibri" w:hAnsi="Calibri" w:cs="Calibri"/>
      <w:sz w:val="22"/>
      <w:szCs w:val="22"/>
    </w:rPr>
  </w:style>
  <w:style w:type="paragraph" w:styleId="ListBullet2">
    <w:name w:val="List Bullet 2"/>
    <w:basedOn w:val="Normal"/>
    <w:uiPriority w:val="99"/>
    <w:unhideWhenUsed/>
    <w:rsid w:val="00DC7643"/>
    <w:pPr>
      <w:numPr>
        <w:numId w:val="19"/>
      </w:numPr>
      <w:spacing w:after="120"/>
      <w:contextualSpacing/>
    </w:pPr>
    <w:rPr>
      <w:rFonts w:ascii="Calibri" w:eastAsia="Calibri" w:hAnsi="Calibri" w:cs="Calibri"/>
      <w:sz w:val="22"/>
      <w:szCs w:val="22"/>
    </w:rPr>
  </w:style>
  <w:style w:type="paragraph" w:styleId="ListBullet3">
    <w:name w:val="List Bullet 3"/>
    <w:basedOn w:val="Normal"/>
    <w:uiPriority w:val="99"/>
    <w:unhideWhenUsed/>
    <w:rsid w:val="00DC7643"/>
    <w:pPr>
      <w:numPr>
        <w:numId w:val="21"/>
      </w:numPr>
      <w:spacing w:after="120"/>
      <w:contextualSpacing/>
    </w:pPr>
    <w:rPr>
      <w:rFonts w:ascii="Calibri" w:eastAsia="Calibri" w:hAnsi="Calibri" w:cs="Calibri"/>
      <w:sz w:val="22"/>
      <w:szCs w:val="22"/>
    </w:rPr>
  </w:style>
  <w:style w:type="paragraph" w:styleId="ListBullet4">
    <w:name w:val="List Bullet 4"/>
    <w:basedOn w:val="Normal"/>
    <w:uiPriority w:val="99"/>
    <w:unhideWhenUsed/>
    <w:rsid w:val="00DC7643"/>
    <w:pPr>
      <w:numPr>
        <w:numId w:val="23"/>
      </w:numPr>
      <w:spacing w:after="120"/>
      <w:contextualSpacing/>
    </w:pPr>
    <w:rPr>
      <w:rFonts w:ascii="Calibri" w:eastAsia="Calibri" w:hAnsi="Calibri" w:cs="Calibri"/>
      <w:sz w:val="22"/>
      <w:szCs w:val="22"/>
    </w:rPr>
  </w:style>
  <w:style w:type="paragraph" w:styleId="ListBullet5">
    <w:name w:val="List Bullet 5"/>
    <w:basedOn w:val="Normal"/>
    <w:uiPriority w:val="99"/>
    <w:unhideWhenUsed/>
    <w:rsid w:val="00DC7643"/>
    <w:pPr>
      <w:numPr>
        <w:numId w:val="25"/>
      </w:numPr>
      <w:spacing w:after="120"/>
      <w:contextualSpacing/>
    </w:pPr>
    <w:rPr>
      <w:rFonts w:ascii="Calibri" w:eastAsia="Calibri" w:hAnsi="Calibri" w:cs="Calibri"/>
      <w:sz w:val="22"/>
      <w:szCs w:val="22"/>
    </w:rPr>
  </w:style>
  <w:style w:type="paragraph" w:styleId="ListParagraph">
    <w:name w:val="List Paragraph"/>
    <w:basedOn w:val="Normal"/>
    <w:uiPriority w:val="34"/>
    <w:qFormat/>
    <w:rsid w:val="00DC7643"/>
    <w:pPr>
      <w:spacing w:after="200"/>
      <w:ind w:left="720"/>
      <w:contextualSpacing/>
    </w:pPr>
    <w:rPr>
      <w:rFonts w:ascii="Calibri" w:eastAsia="Calibri" w:hAnsi="Calibri" w:cs="Calibri"/>
      <w:sz w:val="22"/>
      <w:szCs w:val="22"/>
    </w:rPr>
  </w:style>
  <w:style w:type="paragraph" w:styleId="Title">
    <w:name w:val="Title"/>
    <w:basedOn w:val="Normal"/>
    <w:link w:val="TitleChar"/>
    <w:uiPriority w:val="99"/>
    <w:qFormat/>
    <w:rsid w:val="00DC7643"/>
    <w:pPr>
      <w:jc w:val="center"/>
    </w:pPr>
    <w:rPr>
      <w:rFonts w:cs="Arial"/>
      <w:b/>
      <w:bCs/>
      <w:sz w:val="32"/>
      <w:szCs w:val="32"/>
    </w:rPr>
  </w:style>
  <w:style w:type="character" w:customStyle="1" w:styleId="TitleChar">
    <w:name w:val="Title Char"/>
    <w:basedOn w:val="DefaultParagraphFont"/>
    <w:link w:val="Title"/>
    <w:uiPriority w:val="99"/>
    <w:rsid w:val="00DC7643"/>
    <w:rPr>
      <w:rFonts w:ascii="Arial" w:eastAsia="Times New Roman" w:hAnsi="Arial" w:cs="Arial"/>
      <w:b/>
      <w:bCs/>
      <w:sz w:val="32"/>
      <w:szCs w:val="32"/>
    </w:rPr>
  </w:style>
  <w:style w:type="table" w:styleId="TableGrid">
    <w:name w:val="Table Grid"/>
    <w:basedOn w:val="TableNormal"/>
    <w:uiPriority w:val="59"/>
    <w:rsid w:val="00351E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F6188F"/>
    <w:rPr>
      <w:sz w:val="16"/>
      <w:szCs w:val="16"/>
    </w:rPr>
  </w:style>
  <w:style w:type="paragraph" w:styleId="CommentText">
    <w:name w:val="annotation text"/>
    <w:basedOn w:val="Normal"/>
    <w:link w:val="CommentTextChar"/>
    <w:uiPriority w:val="99"/>
    <w:semiHidden/>
    <w:unhideWhenUsed/>
    <w:rsid w:val="00F6188F"/>
    <w:rPr>
      <w:sz w:val="20"/>
    </w:rPr>
  </w:style>
  <w:style w:type="character" w:customStyle="1" w:styleId="CommentTextChar">
    <w:name w:val="Comment Text Char"/>
    <w:basedOn w:val="DefaultParagraphFont"/>
    <w:link w:val="CommentText"/>
    <w:uiPriority w:val="99"/>
    <w:semiHidden/>
    <w:rsid w:val="00F6188F"/>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F6188F"/>
    <w:rPr>
      <w:b/>
      <w:bCs/>
    </w:rPr>
  </w:style>
  <w:style w:type="character" w:customStyle="1" w:styleId="CommentSubjectChar">
    <w:name w:val="Comment Subject Char"/>
    <w:basedOn w:val="CommentTextChar"/>
    <w:link w:val="CommentSubject"/>
    <w:uiPriority w:val="99"/>
    <w:semiHidden/>
    <w:rsid w:val="00F6188F"/>
    <w:rPr>
      <w:rFonts w:ascii="Arial" w:eastAsia="Times New Roman" w:hAnsi="Arial"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3251038">
      <w:bodyDiv w:val="1"/>
      <w:marLeft w:val="0"/>
      <w:marRight w:val="0"/>
      <w:marTop w:val="0"/>
      <w:marBottom w:val="0"/>
      <w:divBdr>
        <w:top w:val="none" w:sz="0" w:space="0" w:color="auto"/>
        <w:left w:val="none" w:sz="0" w:space="0" w:color="auto"/>
        <w:bottom w:val="none" w:sz="0" w:space="0" w:color="auto"/>
        <w:right w:val="none" w:sz="0" w:space="0" w:color="auto"/>
      </w:divBdr>
    </w:div>
    <w:div w:id="1524903058">
      <w:bodyDiv w:val="1"/>
      <w:marLeft w:val="0"/>
      <w:marRight w:val="0"/>
      <w:marTop w:val="0"/>
      <w:marBottom w:val="0"/>
      <w:divBdr>
        <w:top w:val="none" w:sz="0" w:space="0" w:color="auto"/>
        <w:left w:val="none" w:sz="0" w:space="0" w:color="auto"/>
        <w:bottom w:val="none" w:sz="0" w:space="0" w:color="auto"/>
        <w:right w:val="none" w:sz="0" w:space="0" w:color="auto"/>
      </w:divBdr>
    </w:div>
    <w:div w:id="1638607406">
      <w:bodyDiv w:val="1"/>
      <w:marLeft w:val="0"/>
      <w:marRight w:val="0"/>
      <w:marTop w:val="0"/>
      <w:marBottom w:val="0"/>
      <w:divBdr>
        <w:top w:val="none" w:sz="0" w:space="0" w:color="auto"/>
        <w:left w:val="none" w:sz="0" w:space="0" w:color="auto"/>
        <w:bottom w:val="none" w:sz="0" w:space="0" w:color="auto"/>
        <w:right w:val="none" w:sz="0" w:space="0" w:color="auto"/>
      </w:divBdr>
    </w:div>
    <w:div w:id="18346833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6F39B8A2</Template>
  <TotalTime>4178</TotalTime>
  <Pages>7</Pages>
  <Words>1146</Words>
  <Characters>6535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Lloyd Kurth</dc:creator>
  <cp:lastModifiedBy>Andrea Miller</cp:lastModifiedBy>
  <cp:revision>47</cp:revision>
  <cp:lastPrinted>2013-03-28T22:23:00Z</cp:lastPrinted>
  <dcterms:created xsi:type="dcterms:W3CDTF">2013-03-26T00:07:00Z</dcterms:created>
  <dcterms:modified xsi:type="dcterms:W3CDTF">2013-05-09T22:58:00Z</dcterms:modified>
</cp:coreProperties>
</file>