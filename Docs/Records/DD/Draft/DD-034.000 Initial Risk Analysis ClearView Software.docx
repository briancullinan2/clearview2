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0B0275" w14:textId="77777777" w:rsidR="00246CB2" w:rsidRDefault="00246CB2" w:rsidP="00246CB2">
      <w:pPr>
        <w:pStyle w:val="BodyText"/>
      </w:pPr>
      <w:r>
        <w:rPr>
          <w:b/>
          <w:u w:val="single"/>
        </w:rPr>
        <w:t>ORIGINATOR</w:t>
      </w:r>
      <w:r>
        <w:t>:</w:t>
      </w:r>
      <w:r>
        <w:rPr>
          <w:bCs/>
        </w:rPr>
        <w:t xml:space="preserve">  </w:t>
      </w:r>
    </w:p>
    <w:tbl>
      <w:tblPr>
        <w:tblW w:w="494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3"/>
        <w:gridCol w:w="3201"/>
        <w:gridCol w:w="3482"/>
        <w:gridCol w:w="1495"/>
      </w:tblGrid>
      <w:tr w:rsidR="00246CB2" w:rsidRPr="00246CB2" w14:paraId="3BF6F6F6" w14:textId="77777777" w:rsidTr="00246CB2">
        <w:trPr>
          <w:trHeight w:val="149"/>
        </w:trPr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B6A1BD1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 xml:space="preserve">Name </w:t>
            </w: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0BA0E8D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>Job Title</w:t>
            </w:r>
            <w:r w:rsidRPr="00246CB2">
              <w:rPr>
                <w:b/>
              </w:rPr>
              <w:tab/>
            </w:r>
          </w:p>
        </w:tc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4CCCE0BC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>Signature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6AD657E6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>Date</w:t>
            </w:r>
          </w:p>
        </w:tc>
      </w:tr>
      <w:tr w:rsidR="00246CB2" w14:paraId="6887D451" w14:textId="77777777" w:rsidTr="00246CB2">
        <w:trPr>
          <w:trHeight w:val="864"/>
        </w:trPr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FE22" w14:textId="77777777" w:rsidR="00246CB2" w:rsidRDefault="00246CB2" w:rsidP="00246CB2">
            <w:pPr>
              <w:pStyle w:val="BodyText"/>
            </w:pPr>
            <w:r>
              <w:t>Lloyd Kurth</w:t>
            </w: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E0BC2" w14:textId="77777777" w:rsidR="00246CB2" w:rsidRDefault="00246CB2" w:rsidP="00246CB2">
            <w:pPr>
              <w:pStyle w:val="BodyText"/>
            </w:pPr>
            <w:r>
              <w:t>Technology Director</w:t>
            </w:r>
          </w:p>
        </w:tc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5EE2A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8F2F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</w:tr>
    </w:tbl>
    <w:p w14:paraId="3DE903E3" w14:textId="77777777" w:rsidR="00246CB2" w:rsidRDefault="00246CB2" w:rsidP="00246CB2">
      <w:pPr>
        <w:pStyle w:val="BodyText"/>
        <w:rPr>
          <w:b/>
          <w:u w:val="single"/>
        </w:rPr>
      </w:pPr>
      <w:bookmarkStart w:id="0" w:name="_Toc32798431"/>
    </w:p>
    <w:p w14:paraId="2F46FADA" w14:textId="77777777" w:rsidR="00246CB2" w:rsidRDefault="00246CB2" w:rsidP="00246CB2">
      <w:pPr>
        <w:pStyle w:val="BodyText"/>
      </w:pPr>
      <w:r>
        <w:rPr>
          <w:b/>
          <w:u w:val="single"/>
        </w:rPr>
        <w:t>APPROVALS</w:t>
      </w:r>
      <w:r>
        <w:t>:</w:t>
      </w:r>
      <w:bookmarkEnd w:id="0"/>
      <w:r>
        <w:t xml:space="preserve">  </w:t>
      </w:r>
    </w:p>
    <w:tbl>
      <w:tblPr>
        <w:tblW w:w="494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9"/>
        <w:gridCol w:w="3211"/>
        <w:gridCol w:w="3468"/>
        <w:gridCol w:w="1503"/>
      </w:tblGrid>
      <w:tr w:rsidR="00246CB2" w:rsidRPr="00246CB2" w14:paraId="34C5AD5E" w14:textId="77777777" w:rsidTr="00D37738">
        <w:trPr>
          <w:trHeight w:val="231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51123970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 xml:space="preserve">Name 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43325906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>Job Title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7D8E2520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>Signature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513336AF" w14:textId="77777777" w:rsidR="00246CB2" w:rsidRPr="00246CB2" w:rsidRDefault="00246CB2" w:rsidP="00246CB2">
            <w:pPr>
              <w:pStyle w:val="BodyText"/>
              <w:rPr>
                <w:b/>
              </w:rPr>
            </w:pPr>
            <w:r w:rsidRPr="00246CB2">
              <w:rPr>
                <w:b/>
              </w:rPr>
              <w:t>Date</w:t>
            </w:r>
          </w:p>
        </w:tc>
      </w:tr>
      <w:tr w:rsidR="00246CB2" w14:paraId="2124EF31" w14:textId="77777777" w:rsidTr="00D37738">
        <w:trPr>
          <w:trHeight w:val="864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8C82A" w14:textId="77777777" w:rsidR="00246CB2" w:rsidRDefault="00246CB2" w:rsidP="00246CB2">
            <w:pPr>
              <w:pStyle w:val="BodyText"/>
            </w:pPr>
            <w:r>
              <w:t>Nancy Rizzo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C501" w14:textId="77777777" w:rsidR="00246CB2" w:rsidRDefault="00246CB2" w:rsidP="00246CB2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>Founder, CEO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97B8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E5E50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</w:tr>
      <w:tr w:rsidR="00B65C51" w14:paraId="76504FA2" w14:textId="77777777" w:rsidTr="00D37738">
        <w:trPr>
          <w:trHeight w:val="864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7127" w14:textId="020BF184" w:rsidR="00B65C51" w:rsidRDefault="00B65C51" w:rsidP="00246CB2">
            <w:pPr>
              <w:pStyle w:val="BodyText"/>
            </w:pPr>
            <w:r>
              <w:t>Brian Cullinan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AC24E" w14:textId="1F3D0B94" w:rsidR="00B65C51" w:rsidRDefault="00B65C51" w:rsidP="00246CB2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>Software Developer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FBB4" w14:textId="77777777" w:rsidR="00B65C51" w:rsidRDefault="00B65C51" w:rsidP="00246CB2">
            <w:pPr>
              <w:pStyle w:val="BodyText"/>
              <w:rPr>
                <w:b/>
                <w:sz w:val="24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32A2" w14:textId="77777777" w:rsidR="00B65C51" w:rsidRDefault="00B65C51" w:rsidP="00246CB2">
            <w:pPr>
              <w:pStyle w:val="BodyText"/>
              <w:rPr>
                <w:b/>
                <w:sz w:val="24"/>
              </w:rPr>
            </w:pPr>
          </w:p>
        </w:tc>
      </w:tr>
      <w:tr w:rsidR="00246CB2" w14:paraId="013BE6FC" w14:textId="77777777" w:rsidTr="00D37738">
        <w:trPr>
          <w:trHeight w:val="864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F342" w14:textId="77777777" w:rsidR="00246CB2" w:rsidRDefault="00246CB2" w:rsidP="00246CB2">
            <w:pPr>
              <w:pStyle w:val="BodyText"/>
            </w:pPr>
            <w:r>
              <w:t>Dan Miller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8F742" w14:textId="77777777" w:rsidR="00246CB2" w:rsidRDefault="00246CB2" w:rsidP="00246CB2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>Manufacturing Engineer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24F01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DC3C4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</w:tr>
      <w:tr w:rsidR="006D31AB" w14:paraId="098B0EDD" w14:textId="77777777" w:rsidTr="00D37738">
        <w:trPr>
          <w:trHeight w:val="864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123BA" w14:textId="36C5E9DC" w:rsidR="006D31AB" w:rsidRDefault="006D31AB" w:rsidP="00246CB2">
            <w:pPr>
              <w:pStyle w:val="BodyText"/>
            </w:pPr>
            <w:r>
              <w:t>Jan Ayres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481F1" w14:textId="61A971E4" w:rsidR="006D31AB" w:rsidRDefault="006D31AB" w:rsidP="00246CB2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>Operations Director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DFA1" w14:textId="77777777" w:rsidR="006D31AB" w:rsidRDefault="006D31AB" w:rsidP="00246CB2">
            <w:pPr>
              <w:pStyle w:val="BodyText"/>
              <w:rPr>
                <w:b/>
                <w:sz w:val="24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4FEAD" w14:textId="77777777" w:rsidR="006D31AB" w:rsidRDefault="006D31AB" w:rsidP="00246CB2">
            <w:pPr>
              <w:pStyle w:val="BodyText"/>
              <w:rPr>
                <w:b/>
                <w:sz w:val="24"/>
              </w:rPr>
            </w:pPr>
          </w:p>
        </w:tc>
      </w:tr>
      <w:tr w:rsidR="00246CB2" w14:paraId="5E6801E0" w14:textId="77777777" w:rsidTr="00D37738">
        <w:trPr>
          <w:trHeight w:val="864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F83D9" w14:textId="77777777" w:rsidR="00246CB2" w:rsidRDefault="00246CB2" w:rsidP="00246CB2">
            <w:pPr>
              <w:pStyle w:val="BodyText"/>
            </w:pPr>
            <w:r>
              <w:t>Andrea Miller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1F36C" w14:textId="77777777" w:rsidR="00246CB2" w:rsidRDefault="00246CB2" w:rsidP="00246CB2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>Quality Assurance Director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5D0A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20433" w14:textId="77777777" w:rsidR="00246CB2" w:rsidRDefault="00246CB2" w:rsidP="00246CB2">
            <w:pPr>
              <w:pStyle w:val="BodyText"/>
              <w:rPr>
                <w:b/>
                <w:sz w:val="24"/>
              </w:rPr>
            </w:pPr>
          </w:p>
        </w:tc>
      </w:tr>
    </w:tbl>
    <w:p w14:paraId="571CE296" w14:textId="77777777" w:rsidR="006102DB" w:rsidRDefault="008F48EF" w:rsidP="00246CB2">
      <w:pPr>
        <w:pStyle w:val="Heading1"/>
        <w:pageBreakBefore/>
        <w:spacing w:before="0"/>
      </w:pPr>
      <w:r>
        <w:lastRenderedPageBreak/>
        <w:t>Purpose</w:t>
      </w:r>
    </w:p>
    <w:p w14:paraId="1018F493" w14:textId="25DB2892" w:rsidR="006102DB" w:rsidRDefault="00DC7643" w:rsidP="0058011C">
      <w:pPr>
        <w:pStyle w:val="BodyText"/>
      </w:pPr>
      <w:r>
        <w:t>This</w:t>
      </w:r>
      <w:r w:rsidR="00735D3A">
        <w:t xml:space="preserve"> initial risk analysis identifies the potential failure</w:t>
      </w:r>
      <w:r w:rsidR="007000CB">
        <w:t xml:space="preserve"> mode</w:t>
      </w:r>
      <w:r w:rsidR="00735D3A">
        <w:t xml:space="preserve">s associated with the ClearView software component that is part of the ClearView </w:t>
      </w:r>
      <w:r w:rsidR="002975CC">
        <w:t>S</w:t>
      </w:r>
      <w:r w:rsidR="00735D3A">
        <w:t>ystem.</w:t>
      </w:r>
    </w:p>
    <w:p w14:paraId="286B640D" w14:textId="77777777" w:rsidR="006102DB" w:rsidRDefault="008F48EF" w:rsidP="00DC7643">
      <w:pPr>
        <w:pStyle w:val="Heading1"/>
      </w:pPr>
      <w:r>
        <w:t>Scope</w:t>
      </w:r>
    </w:p>
    <w:p w14:paraId="646152BF" w14:textId="6219C13D" w:rsidR="001272D1" w:rsidRPr="009A0F7E" w:rsidRDefault="001272D1" w:rsidP="001272D1">
      <w:pPr>
        <w:pStyle w:val="BodyText"/>
      </w:pPr>
      <w:r>
        <w:t xml:space="preserve">The scope of this risk analysis is limited to the evaluation of the ClearView </w:t>
      </w:r>
      <w:r w:rsidR="00C05AC3">
        <w:t>s</w:t>
      </w:r>
      <w:r>
        <w:t xml:space="preserve">oftware failure modes.  This risk analysis is being conducted as a component (i.e., ClearView software) analysis and is a part of the ClearView System risk analysis documented in </w:t>
      </w:r>
      <w:r w:rsidR="001C1729">
        <w:t xml:space="preserve">DD-006, Risk Analysis Report, </w:t>
      </w:r>
      <w:proofErr w:type="gramStart"/>
      <w:r w:rsidR="001C1729">
        <w:t>ClearView</w:t>
      </w:r>
      <w:proofErr w:type="gramEnd"/>
      <w:r w:rsidR="001C1729">
        <w:t xml:space="preserve"> System.</w:t>
      </w:r>
      <w:r>
        <w:t xml:space="preserve">  </w:t>
      </w:r>
    </w:p>
    <w:p w14:paraId="56CDD2E1" w14:textId="16226757" w:rsidR="001272D1" w:rsidRPr="009A0F7E" w:rsidRDefault="00735D3A" w:rsidP="0058011C">
      <w:pPr>
        <w:pStyle w:val="BodyText"/>
      </w:pPr>
      <w:r>
        <w:t>This initial risk analysis lists the potential failure</w:t>
      </w:r>
      <w:r w:rsidR="007000CB">
        <w:t xml:space="preserve"> mode</w:t>
      </w:r>
      <w:r>
        <w:t>s</w:t>
      </w:r>
      <w:r w:rsidR="001272D1">
        <w:t xml:space="preserve"> identified when evaluating the ClearView software requirements documents (SR-206 and SR-207)</w:t>
      </w:r>
      <w:r>
        <w:t xml:space="preserve">. Additional risk analysis will be performed as an ongoing effort over the life of the ClearView </w:t>
      </w:r>
      <w:r w:rsidR="001272D1">
        <w:t>software development</w:t>
      </w:r>
      <w:r>
        <w:t xml:space="preserve">. </w:t>
      </w:r>
      <w:r w:rsidR="001272D1">
        <w:t xml:space="preserve">The failure modes identified in this initial </w:t>
      </w:r>
      <w:r>
        <w:t xml:space="preserve">risk analysis will be </w:t>
      </w:r>
      <w:r w:rsidR="001272D1">
        <w:t>further evaluated using a Failure Modes and Effects Analysis (FMEA) during ongoing design</w:t>
      </w:r>
      <w:r w:rsidR="001C1729">
        <w:t>-</w:t>
      </w:r>
      <w:r w:rsidR="001272D1">
        <w:t xml:space="preserve">controlled development.  The FMEA </w:t>
      </w:r>
      <w:r>
        <w:t xml:space="preserve">will </w:t>
      </w:r>
      <w:r w:rsidR="001272D1">
        <w:t>assess the risks in compliance with EPIC Risk Management procedures to ensure that proper design</w:t>
      </w:r>
      <w:r>
        <w:t xml:space="preserve"> control</w:t>
      </w:r>
      <w:r w:rsidR="001272D1">
        <w:t xml:space="preserve"> </w:t>
      </w:r>
      <w:r w:rsidR="00C05AC3">
        <w:t>mitigations</w:t>
      </w:r>
      <w:r>
        <w:t xml:space="preserve"> </w:t>
      </w:r>
      <w:r w:rsidR="001272D1">
        <w:t>are</w:t>
      </w:r>
      <w:r>
        <w:t xml:space="preserve"> implemented as necessary.</w:t>
      </w:r>
    </w:p>
    <w:p w14:paraId="012357DB" w14:textId="77777777" w:rsidR="006102DB" w:rsidRDefault="008F48EF" w:rsidP="00DC7643">
      <w:pPr>
        <w:pStyle w:val="Heading1"/>
      </w:pPr>
      <w:r>
        <w:t>Reference Documents</w:t>
      </w:r>
    </w:p>
    <w:p w14:paraId="1EE2E6E1" w14:textId="77777777" w:rsidR="00C85B82" w:rsidRDefault="00C85B82" w:rsidP="00975B40">
      <w:pPr>
        <w:pStyle w:val="ListBullet"/>
        <w:numPr>
          <w:ilvl w:val="0"/>
          <w:numId w:val="0"/>
        </w:numPr>
      </w:pPr>
      <w:r>
        <w:t>DD-005, Risk Management Plan</w:t>
      </w:r>
    </w:p>
    <w:p w14:paraId="2BB4D2E6" w14:textId="530B87D6" w:rsidR="001C1729" w:rsidRDefault="001C1729" w:rsidP="00975B40">
      <w:pPr>
        <w:pStyle w:val="ListBullet"/>
        <w:numPr>
          <w:ilvl w:val="0"/>
          <w:numId w:val="0"/>
        </w:numPr>
      </w:pPr>
      <w:r>
        <w:t>DD-006, Risk Analysis Report, ClearView System</w:t>
      </w:r>
    </w:p>
    <w:p w14:paraId="115E5F09" w14:textId="77777777" w:rsidR="00642B43" w:rsidRDefault="00642B43" w:rsidP="00975B40">
      <w:pPr>
        <w:pStyle w:val="ListBullet"/>
        <w:numPr>
          <w:ilvl w:val="0"/>
          <w:numId w:val="0"/>
        </w:numPr>
      </w:pPr>
      <w:r>
        <w:t>DD-010, Software FMEA</w:t>
      </w:r>
    </w:p>
    <w:p w14:paraId="256C9A22" w14:textId="6C709B6F" w:rsidR="00C05AC3" w:rsidRDefault="00C05AC3" w:rsidP="00975B40">
      <w:pPr>
        <w:pStyle w:val="ListBullet"/>
        <w:numPr>
          <w:ilvl w:val="0"/>
          <w:numId w:val="0"/>
        </w:numPr>
      </w:pPr>
      <w:r>
        <w:t>DDP-010, Design and Development Plan ClearView Software</w:t>
      </w:r>
    </w:p>
    <w:p w14:paraId="41DA7F16" w14:textId="77777777" w:rsidR="001272D1" w:rsidRDefault="001272D1" w:rsidP="00975B40">
      <w:pPr>
        <w:pStyle w:val="ListBullet"/>
        <w:numPr>
          <w:ilvl w:val="0"/>
          <w:numId w:val="0"/>
        </w:numPr>
      </w:pPr>
      <w:r>
        <w:t>EG-012, Risk Management</w:t>
      </w:r>
    </w:p>
    <w:p w14:paraId="1F32AD40" w14:textId="77777777" w:rsidR="00A04605" w:rsidRDefault="00A04605" w:rsidP="00975B40">
      <w:pPr>
        <w:pStyle w:val="ListBullet"/>
        <w:numPr>
          <w:ilvl w:val="0"/>
          <w:numId w:val="0"/>
        </w:numPr>
      </w:pPr>
      <w:r>
        <w:t>EGF-009, Failure Modes and Effects Analysis (FMEA)</w:t>
      </w:r>
    </w:p>
    <w:p w14:paraId="24D49748" w14:textId="762D2E10" w:rsidR="00D67631" w:rsidRDefault="00D67631" w:rsidP="00975B40">
      <w:pPr>
        <w:pStyle w:val="ListBullet"/>
        <w:numPr>
          <w:ilvl w:val="0"/>
          <w:numId w:val="0"/>
        </w:numPr>
      </w:pPr>
      <w:r>
        <w:t>SR-</w:t>
      </w:r>
      <w:r w:rsidR="00E34A2E">
        <w:t>206</w:t>
      </w:r>
      <w:r>
        <w:t xml:space="preserve">, ClearView </w:t>
      </w:r>
      <w:r w:rsidR="003F328F">
        <w:t xml:space="preserve">Software </w:t>
      </w:r>
      <w:r>
        <w:t>Requirements</w:t>
      </w:r>
    </w:p>
    <w:p w14:paraId="074296F5" w14:textId="2CF64C90" w:rsidR="004D0C0D" w:rsidRDefault="004D0C0D" w:rsidP="00975B40">
      <w:pPr>
        <w:pStyle w:val="ListBullet"/>
        <w:numPr>
          <w:ilvl w:val="0"/>
          <w:numId w:val="0"/>
        </w:numPr>
      </w:pPr>
      <w:r>
        <w:t xml:space="preserve">SR-207, ClearView </w:t>
      </w:r>
      <w:r w:rsidR="003F328F">
        <w:t xml:space="preserve">Software </w:t>
      </w:r>
      <w:r>
        <w:t>Requirements</w:t>
      </w:r>
      <w:r w:rsidR="003F328F">
        <w:t>,</w:t>
      </w:r>
      <w:r>
        <w:t xml:space="preserve"> Algorithm</w:t>
      </w:r>
    </w:p>
    <w:p w14:paraId="54F5450B" w14:textId="77777777" w:rsidR="00C05AC3" w:rsidRDefault="00C05AC3" w:rsidP="00DC7643">
      <w:pPr>
        <w:pStyle w:val="Heading1"/>
      </w:pPr>
      <w:r>
        <w:t>Risk Assessment Process</w:t>
      </w:r>
    </w:p>
    <w:p w14:paraId="587922CD" w14:textId="5F81B66A" w:rsidR="00C05AC3" w:rsidRDefault="00A04605" w:rsidP="00975B40">
      <w:pPr>
        <w:pStyle w:val="BodyText"/>
      </w:pPr>
      <w:r>
        <w:t xml:space="preserve">The ClearView software development is being driven by a separate design and development plan, DDP-010.  This plan identified the need for risk analysis of the software during development.  Additionally, </w:t>
      </w:r>
      <w:r w:rsidR="001C1729">
        <w:t>DD-005,</w:t>
      </w:r>
      <w:r w:rsidR="00C05AC3">
        <w:t xml:space="preserve"> Risk Management Plan</w:t>
      </w:r>
      <w:r w:rsidR="001C1729">
        <w:t>,</w:t>
      </w:r>
      <w:r w:rsidR="00C05AC3">
        <w:t xml:space="preserve"> ClearView System, </w:t>
      </w:r>
      <w:r>
        <w:t>section</w:t>
      </w:r>
      <w:r w:rsidR="00C05AC3">
        <w:t xml:space="preserve"> 6.1</w:t>
      </w:r>
      <w:r w:rsidR="001C1729">
        <w:t>,</w:t>
      </w:r>
      <w:r w:rsidR="00C05AC3">
        <w:t xml:space="preserve"> </w:t>
      </w:r>
      <w:r>
        <w:t>requires</w:t>
      </w:r>
      <w:r w:rsidR="00C05AC3">
        <w:t xml:space="preserve"> a FMEA to be completed during the product design.  </w:t>
      </w:r>
      <w:r>
        <w:t xml:space="preserve">The following risk analysis is the first step in completing a comprehensive FMEA for the ClearView software.  </w:t>
      </w:r>
    </w:p>
    <w:p w14:paraId="05454BC0" w14:textId="11BA3F89" w:rsidR="00A04605" w:rsidRPr="001C1729" w:rsidRDefault="001C1729" w:rsidP="00975B40">
      <w:pPr>
        <w:pStyle w:val="BodyText"/>
      </w:pPr>
      <w:r>
        <w:t>EG-012, Risk Management</w:t>
      </w:r>
      <w:r w:rsidR="00A04605">
        <w:t>, section</w:t>
      </w:r>
      <w:r>
        <w:t>s</w:t>
      </w:r>
      <w:r w:rsidR="00A04605">
        <w:t xml:space="preserve"> 6.3.1 and 6.3.2, identif</w:t>
      </w:r>
      <w:r w:rsidR="00975B40">
        <w:t>ies</w:t>
      </w:r>
      <w:r w:rsidR="00A04605">
        <w:t xml:space="preserve"> the first step of the risk analysis as being the identification of potential hazards associated with using the system.  These hazards were assessed and documented in </w:t>
      </w:r>
      <w:r w:rsidR="0053289C">
        <w:t xml:space="preserve">DD-006, </w:t>
      </w:r>
      <w:bookmarkStart w:id="1" w:name="_GoBack"/>
      <w:bookmarkEnd w:id="1"/>
      <w:ins w:id="2" w:author="Lloyd Kurth" w:date="2013-05-03T10:21:00Z">
        <w:r w:rsidR="00831388">
          <w:t xml:space="preserve">Section 4. </w:t>
        </w:r>
      </w:ins>
      <w:r w:rsidR="00A04605">
        <w:t xml:space="preserve">The next step in the process requires an estimation and assessment of the risk for each hazard.  </w:t>
      </w:r>
      <w:r w:rsidR="00EB2883">
        <w:t>To initiate that assessment, the requirements were reviewed for potential failure modes.  The following section documents the outcome of that assessment.</w:t>
      </w:r>
    </w:p>
    <w:p w14:paraId="4D5ACE23" w14:textId="65B5157F" w:rsidR="006102DB" w:rsidRDefault="0058011C" w:rsidP="00DC7643">
      <w:pPr>
        <w:pStyle w:val="Heading1"/>
      </w:pPr>
      <w:r>
        <w:t>Identified Failure</w:t>
      </w:r>
      <w:r w:rsidR="00EB2883">
        <w:t xml:space="preserve"> Mode</w:t>
      </w:r>
      <w:r w:rsidR="00735D3A">
        <w:t>s</w:t>
      </w:r>
    </w:p>
    <w:p w14:paraId="6811922D" w14:textId="5C75FD44" w:rsidR="007401B8" w:rsidRPr="00CD0BDE" w:rsidRDefault="007401B8" w:rsidP="00CD0BDE">
      <w:pPr>
        <w:pStyle w:val="BodyText"/>
      </w:pPr>
      <w:r>
        <w:t>The primary inputs to the analysis are the requirements documents, SR-206, ClearView Software Requirements and SR-207, ClearView Software Requirements, Algorithm.</w:t>
      </w:r>
      <w:r w:rsidR="00EB2883">
        <w:t xml:space="preserve">  </w:t>
      </w:r>
      <w:r>
        <w:t>After the list of potential failure</w:t>
      </w:r>
      <w:r w:rsidR="007000CB">
        <w:t xml:space="preserve"> mode</w:t>
      </w:r>
      <w:r>
        <w:t xml:space="preserve">s was </w:t>
      </w:r>
      <w:r>
        <w:lastRenderedPageBreak/>
        <w:t>compiled, they were grouped into the categories in the following subsections. This grouping was done simply to organize the potential failure</w:t>
      </w:r>
      <w:r w:rsidR="007000CB">
        <w:t xml:space="preserve"> mode</w:t>
      </w:r>
      <w:r>
        <w:t>s that may be related to one another. Further risk analysis during later stages of the development may re-categorize some potential failure</w:t>
      </w:r>
      <w:r w:rsidR="007000CB">
        <w:t xml:space="preserve"> mode</w:t>
      </w:r>
      <w:r>
        <w:t>s.</w:t>
      </w:r>
    </w:p>
    <w:p w14:paraId="0CFB1911" w14:textId="7A5D299A" w:rsidR="00751428" w:rsidRDefault="00751428" w:rsidP="00751428">
      <w:pPr>
        <w:pStyle w:val="Heading2"/>
      </w:pPr>
      <w:r>
        <w:t>Use</w:t>
      </w:r>
      <w:r w:rsidR="00FD7D1C">
        <w:t xml:space="preserve"> Failures</w:t>
      </w:r>
    </w:p>
    <w:p w14:paraId="2AD76414" w14:textId="70EAEDB5" w:rsidR="00FD7D1C" w:rsidRPr="00FD7D1C" w:rsidRDefault="00FD7D1C" w:rsidP="00FD7D1C">
      <w:pPr>
        <w:pStyle w:val="BodyText2"/>
      </w:pPr>
      <w:r>
        <w:t>This set of failure</w:t>
      </w:r>
      <w:r w:rsidR="007000CB">
        <w:t xml:space="preserve"> mode</w:t>
      </w:r>
      <w:r>
        <w:t>s would generally prevent the ClearView system from being used to produce correct scores or reports.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751428" w:rsidRPr="00413319" w14:paraId="169D2D35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7FD623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 perform operations out of order</w:t>
            </w:r>
          </w:p>
        </w:tc>
        <w:tc>
          <w:tcPr>
            <w:tcW w:w="4968" w:type="dxa"/>
          </w:tcPr>
          <w:p w14:paraId="6EADA4E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turn image alignment display on</w:t>
            </w:r>
          </w:p>
        </w:tc>
      </w:tr>
      <w:tr w:rsidR="00751428" w:rsidRPr="00413319" w14:paraId="1A6A1976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6DC0FB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access application functions</w:t>
            </w:r>
          </w:p>
        </w:tc>
        <w:tc>
          <w:tcPr>
            <w:tcW w:w="4968" w:type="dxa"/>
          </w:tcPr>
          <w:p w14:paraId="6353A19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flattened images</w:t>
            </w:r>
          </w:p>
        </w:tc>
      </w:tr>
      <w:tr w:rsidR="00751428" w:rsidRPr="00413319" w14:paraId="3553E8BF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35F78EA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add patient</w:t>
            </w:r>
          </w:p>
        </w:tc>
        <w:tc>
          <w:tcPr>
            <w:tcW w:w="4968" w:type="dxa"/>
          </w:tcPr>
          <w:p w14:paraId="30AE99ED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graphical representation of NS coefficient</w:t>
            </w:r>
          </w:p>
        </w:tc>
      </w:tr>
      <w:tr w:rsidR="00751428" w:rsidRPr="00413319" w14:paraId="31E1DECA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F14C472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collect new set of images for patient</w:t>
            </w:r>
          </w:p>
        </w:tc>
        <w:tc>
          <w:tcPr>
            <w:tcW w:w="4968" w:type="dxa"/>
          </w:tcPr>
          <w:p w14:paraId="0AC13A2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map of energized images to body locations</w:t>
            </w:r>
          </w:p>
        </w:tc>
      </w:tr>
      <w:tr w:rsidR="00751428" w:rsidRPr="00413319" w14:paraId="2D5EFCE2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12CAA5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communicate with camera</w:t>
            </w:r>
          </w:p>
        </w:tc>
        <w:tc>
          <w:tcPr>
            <w:tcW w:w="4968" w:type="dxa"/>
          </w:tcPr>
          <w:p w14:paraId="698EFBC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patient information</w:t>
            </w:r>
          </w:p>
        </w:tc>
      </w:tr>
      <w:tr w:rsidR="00751428" w:rsidRPr="00413319" w14:paraId="12FA935D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01824E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communicate with device firmware</w:t>
            </w:r>
          </w:p>
        </w:tc>
        <w:tc>
          <w:tcPr>
            <w:tcW w:w="4968" w:type="dxa"/>
          </w:tcPr>
          <w:p w14:paraId="294D3BC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sector alignment</w:t>
            </w:r>
          </w:p>
        </w:tc>
      </w:tr>
      <w:tr w:rsidR="00751428" w:rsidRPr="00413319" w14:paraId="7F25A3D9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1F4235D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correct invalid entry</w:t>
            </w:r>
          </w:p>
        </w:tc>
        <w:tc>
          <w:tcPr>
            <w:tcW w:w="4968" w:type="dxa"/>
          </w:tcPr>
          <w:p w14:paraId="7DFD72A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stored scans</w:t>
            </w:r>
          </w:p>
        </w:tc>
      </w:tr>
      <w:tr w:rsidR="00751428" w:rsidRPr="00413319" w14:paraId="0E31169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20BBAD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create digital copy of report</w:t>
            </w:r>
          </w:p>
        </w:tc>
        <w:tc>
          <w:tcPr>
            <w:tcW w:w="4968" w:type="dxa"/>
          </w:tcPr>
          <w:p w14:paraId="770B791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associate images with the patient</w:t>
            </w:r>
          </w:p>
        </w:tc>
      </w:tr>
      <w:tr w:rsidR="00751428" w:rsidRPr="00413319" w14:paraId="343721FC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C3B569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determine device connection status</w:t>
            </w:r>
          </w:p>
        </w:tc>
        <w:tc>
          <w:tcPr>
            <w:tcW w:w="4968" w:type="dxa"/>
          </w:tcPr>
          <w:p w14:paraId="5B750B16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associate scan with most recent passing setup verification</w:t>
            </w:r>
          </w:p>
        </w:tc>
      </w:tr>
      <w:tr w:rsidR="00751428" w:rsidRPr="00413319" w14:paraId="4A42740E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21F95F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fully identify patient</w:t>
            </w:r>
          </w:p>
        </w:tc>
        <w:tc>
          <w:tcPr>
            <w:tcW w:w="4968" w:type="dxa"/>
          </w:tcPr>
          <w:p w14:paraId="50C9014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automatically set current angle or X and Y positions</w:t>
            </w:r>
          </w:p>
        </w:tc>
      </w:tr>
      <w:tr w:rsidR="00751428" w:rsidRPr="00413319" w14:paraId="2CB72B2E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26B1B9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initiate analysis after capturing all images</w:t>
            </w:r>
          </w:p>
        </w:tc>
        <w:tc>
          <w:tcPr>
            <w:tcW w:w="4968" w:type="dxa"/>
          </w:tcPr>
          <w:p w14:paraId="120D8BC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invalid patient data prior to storage</w:t>
            </w:r>
          </w:p>
        </w:tc>
      </w:tr>
      <w:tr w:rsidR="00751428" w:rsidRPr="00413319" w14:paraId="3A306E9D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A0042C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modify patient information</w:t>
            </w:r>
          </w:p>
        </w:tc>
        <w:tc>
          <w:tcPr>
            <w:tcW w:w="4968" w:type="dxa"/>
          </w:tcPr>
          <w:p w14:paraId="470F8A10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actual angle and midpoint values</w:t>
            </w:r>
          </w:p>
        </w:tc>
      </w:tr>
      <w:tr w:rsidR="00751428" w:rsidRPr="00413319" w14:paraId="50A0CF17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F105EF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modify/correct image alignment</w:t>
            </w:r>
          </w:p>
        </w:tc>
        <w:tc>
          <w:tcPr>
            <w:tcW w:w="4968" w:type="dxa"/>
          </w:tcPr>
          <w:p w14:paraId="6218131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crosshair</w:t>
            </w:r>
          </w:p>
        </w:tc>
      </w:tr>
      <w:tr w:rsidR="00751428" w:rsidRPr="00413319" w14:paraId="2D45BCAF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435839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navigate application functions</w:t>
            </w:r>
          </w:p>
        </w:tc>
        <w:tc>
          <w:tcPr>
            <w:tcW w:w="4968" w:type="dxa"/>
          </w:tcPr>
          <w:p w14:paraId="54070B3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ellipse</w:t>
            </w:r>
          </w:p>
        </w:tc>
      </w:tr>
      <w:tr w:rsidR="00751428" w:rsidRPr="00413319" w14:paraId="21D8D9C7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764438A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print report</w:t>
            </w:r>
          </w:p>
        </w:tc>
        <w:tc>
          <w:tcPr>
            <w:tcW w:w="4968" w:type="dxa"/>
          </w:tcPr>
          <w:p w14:paraId="0C7FE74B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energized image after capture</w:t>
            </w:r>
          </w:p>
        </w:tc>
      </w:tr>
      <w:tr w:rsidR="00751428" w:rsidRPr="00413319" w14:paraId="5ACCE8F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7275D3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recapture an image</w:t>
            </w:r>
          </w:p>
        </w:tc>
        <w:tc>
          <w:tcPr>
            <w:tcW w:w="4968" w:type="dxa"/>
          </w:tcPr>
          <w:p w14:paraId="5C30E4F8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finger image used for alignment after capture</w:t>
            </w:r>
          </w:p>
        </w:tc>
      </w:tr>
      <w:tr w:rsidR="00751428" w:rsidRPr="00413319" w14:paraId="3F88494C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211402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record extra information about patient</w:t>
            </w:r>
          </w:p>
        </w:tc>
        <w:tc>
          <w:tcPr>
            <w:tcW w:w="4968" w:type="dxa"/>
          </w:tcPr>
          <w:p w14:paraId="6AD66FB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image alignment on energized image</w:t>
            </w:r>
          </w:p>
        </w:tc>
      </w:tr>
      <w:tr w:rsidR="00751428" w:rsidRPr="00413319" w14:paraId="7E48AE14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A70D19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record whether or not patient has consumed alcohol</w:t>
            </w:r>
          </w:p>
        </w:tc>
        <w:tc>
          <w:tcPr>
            <w:tcW w:w="4968" w:type="dxa"/>
          </w:tcPr>
          <w:p w14:paraId="05252D5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image alignment on finger image</w:t>
            </w:r>
          </w:p>
        </w:tc>
      </w:tr>
      <w:tr w:rsidR="00751428" w:rsidRPr="00413319" w14:paraId="346CF85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54B28C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record whether or not patient has consumed caffeine</w:t>
            </w:r>
          </w:p>
        </w:tc>
        <w:tc>
          <w:tcPr>
            <w:tcW w:w="4968" w:type="dxa"/>
          </w:tcPr>
          <w:p w14:paraId="6F69444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instructions and status during finger image capture</w:t>
            </w:r>
          </w:p>
        </w:tc>
      </w:tr>
      <w:tr w:rsidR="00751428" w:rsidRPr="00413319" w14:paraId="2D1CEC6E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37EE89B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record whether or not patient has consumed wheat</w:t>
            </w:r>
          </w:p>
        </w:tc>
        <w:tc>
          <w:tcPr>
            <w:tcW w:w="4968" w:type="dxa"/>
          </w:tcPr>
          <w:p w14:paraId="46AE707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live preview of finger image</w:t>
            </w:r>
          </w:p>
        </w:tc>
      </w:tr>
      <w:tr w:rsidR="00751428" w:rsidRPr="00413319" w14:paraId="27C4D0B9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9A70D1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resubmit images for analysis</w:t>
            </w:r>
          </w:p>
        </w:tc>
        <w:tc>
          <w:tcPr>
            <w:tcW w:w="4968" w:type="dxa"/>
          </w:tcPr>
          <w:p w14:paraId="28AD9F4B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Y axis distinguished from X axis</w:t>
            </w:r>
          </w:p>
        </w:tc>
      </w:tr>
      <w:tr w:rsidR="00751428" w:rsidRPr="00413319" w14:paraId="134584B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487FFD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patients</w:t>
            </w:r>
          </w:p>
        </w:tc>
        <w:tc>
          <w:tcPr>
            <w:tcW w:w="4968" w:type="dxa"/>
          </w:tcPr>
          <w:p w14:paraId="306E51D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include all organ/structure data on report</w:t>
            </w:r>
          </w:p>
        </w:tc>
      </w:tr>
      <w:tr w:rsidR="00751428" w:rsidRPr="00413319" w14:paraId="3B8A612A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D000B88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reports</w:t>
            </w:r>
          </w:p>
        </w:tc>
        <w:tc>
          <w:tcPr>
            <w:tcW w:w="4968" w:type="dxa"/>
          </w:tcPr>
          <w:p w14:paraId="35C7581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include date of scan on report</w:t>
            </w:r>
          </w:p>
        </w:tc>
      </w:tr>
      <w:tr w:rsidR="00751428" w:rsidRPr="00413319" w14:paraId="51255A32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6BE4BB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scans</w:t>
            </w:r>
          </w:p>
        </w:tc>
        <w:tc>
          <w:tcPr>
            <w:tcW w:w="4968" w:type="dxa"/>
          </w:tcPr>
          <w:p w14:paraId="0D6AB16D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include patient biographical data on report</w:t>
            </w:r>
          </w:p>
        </w:tc>
      </w:tr>
      <w:tr w:rsidR="00751428" w:rsidRPr="00413319" w14:paraId="2234FD2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102017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scans by patient name</w:t>
            </w:r>
          </w:p>
        </w:tc>
        <w:tc>
          <w:tcPr>
            <w:tcW w:w="4968" w:type="dxa"/>
          </w:tcPr>
          <w:p w14:paraId="64FEE8C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notify user of invalid patent data</w:t>
            </w:r>
          </w:p>
        </w:tc>
      </w:tr>
      <w:tr w:rsidR="00751428" w:rsidRPr="00413319" w14:paraId="3BBC2899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5DF7E8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scans by scan date</w:t>
            </w:r>
          </w:p>
        </w:tc>
        <w:tc>
          <w:tcPr>
            <w:tcW w:w="4968" w:type="dxa"/>
          </w:tcPr>
          <w:p w14:paraId="4A04F87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prevent duplicate patient</w:t>
            </w:r>
          </w:p>
        </w:tc>
      </w:tr>
      <w:tr w:rsidR="00751428" w:rsidRPr="00413319" w14:paraId="28BE921A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C6E40B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Cannot select patient before starting a scan</w:t>
            </w:r>
          </w:p>
        </w:tc>
        <w:tc>
          <w:tcPr>
            <w:tcW w:w="4968" w:type="dxa"/>
          </w:tcPr>
          <w:p w14:paraId="6CB64D40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prevent image analysis on incomplete image set</w:t>
            </w:r>
          </w:p>
        </w:tc>
      </w:tr>
      <w:tr w:rsidR="00751428" w:rsidRPr="00413319" w14:paraId="3931FC38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1F7C10B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patient birthdate for search</w:t>
            </w:r>
          </w:p>
        </w:tc>
        <w:tc>
          <w:tcPr>
            <w:tcW w:w="4968" w:type="dxa"/>
          </w:tcPr>
          <w:p w14:paraId="08B5956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prompt user before analysis begins</w:t>
            </w:r>
          </w:p>
        </w:tc>
      </w:tr>
      <w:tr w:rsidR="00751428" w:rsidRPr="00413319" w14:paraId="544029E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DA5BBB9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patient birthdate to add</w:t>
            </w:r>
          </w:p>
        </w:tc>
        <w:tc>
          <w:tcPr>
            <w:tcW w:w="4968" w:type="dxa"/>
          </w:tcPr>
          <w:p w14:paraId="6A1F77B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record date of original image capture</w:t>
            </w:r>
          </w:p>
        </w:tc>
      </w:tr>
      <w:tr w:rsidR="00751428" w:rsidRPr="00413319" w14:paraId="462C3593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C936F62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patient gender to add</w:t>
            </w:r>
          </w:p>
        </w:tc>
        <w:tc>
          <w:tcPr>
            <w:tcW w:w="4968" w:type="dxa"/>
          </w:tcPr>
          <w:p w14:paraId="7F24E9D9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retrieve stored data</w:t>
            </w:r>
          </w:p>
        </w:tc>
      </w:tr>
      <w:tr w:rsidR="00751428" w:rsidRPr="00413319" w14:paraId="317ABEE5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910191A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patient name for search</w:t>
            </w:r>
          </w:p>
        </w:tc>
        <w:tc>
          <w:tcPr>
            <w:tcW w:w="4968" w:type="dxa"/>
          </w:tcPr>
          <w:p w14:paraId="699FC5F9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store images and alignment values</w:t>
            </w:r>
          </w:p>
        </w:tc>
      </w:tr>
      <w:tr w:rsidR="00751428" w:rsidRPr="00413319" w14:paraId="3DD94DD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CFA1E1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patient name to add</w:t>
            </w:r>
          </w:p>
        </w:tc>
        <w:tc>
          <w:tcPr>
            <w:tcW w:w="4968" w:type="dxa"/>
          </w:tcPr>
          <w:p w14:paraId="3260924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store necessary data</w:t>
            </w:r>
          </w:p>
        </w:tc>
      </w:tr>
      <w:tr w:rsidR="00751428" w:rsidRPr="00413319" w14:paraId="2B5D1A15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48B2D7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sort scans</w:t>
            </w:r>
          </w:p>
        </w:tc>
        <w:tc>
          <w:tcPr>
            <w:tcW w:w="4968" w:type="dxa"/>
          </w:tcPr>
          <w:p w14:paraId="7A5BB5D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store scans</w:t>
            </w:r>
          </w:p>
        </w:tc>
      </w:tr>
      <w:tr w:rsidR="00751428" w:rsidRPr="00413319" w14:paraId="4F01A97F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DBE6B0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sort scans by patient name</w:t>
            </w:r>
          </w:p>
        </w:tc>
        <w:tc>
          <w:tcPr>
            <w:tcW w:w="4968" w:type="dxa"/>
          </w:tcPr>
          <w:p w14:paraId="7D1CA562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store setup verification with correct time</w:t>
            </w:r>
          </w:p>
        </w:tc>
      </w:tr>
      <w:tr w:rsidR="00751428" w:rsidRPr="00413319" w14:paraId="457B1109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DD04196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sort scans by scan date</w:t>
            </w:r>
          </w:p>
        </w:tc>
        <w:tc>
          <w:tcPr>
            <w:tcW w:w="4968" w:type="dxa"/>
          </w:tcPr>
          <w:p w14:paraId="0970BFC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47E61115" w14:textId="470005A7" w:rsidR="00751428" w:rsidRDefault="00FD7D1C" w:rsidP="00751428">
      <w:pPr>
        <w:pStyle w:val="Heading2"/>
      </w:pPr>
      <w:r>
        <w:t>Setup Failures</w:t>
      </w:r>
    </w:p>
    <w:p w14:paraId="0BFA8D81" w14:textId="1951C478" w:rsidR="00FD7D1C" w:rsidRPr="00FD7D1C" w:rsidRDefault="00FD7D1C" w:rsidP="00FD7D1C">
      <w:pPr>
        <w:pStyle w:val="BodyText2"/>
      </w:pPr>
      <w:r>
        <w:t>This set of failure</w:t>
      </w:r>
      <w:r w:rsidR="007000CB">
        <w:t xml:space="preserve"> mode</w:t>
      </w:r>
      <w:r>
        <w:t>s would generally prevent the ClearView system from being properly set up to produce correct scores and reports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751428" w:rsidRPr="00413319" w14:paraId="031BD739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02A31D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adjust acceptable failures</w:t>
            </w:r>
          </w:p>
        </w:tc>
        <w:tc>
          <w:tcPr>
            <w:tcW w:w="4968" w:type="dxa"/>
          </w:tcPr>
          <w:p w14:paraId="4DC7BFF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corona of setup verification image</w:t>
            </w:r>
          </w:p>
        </w:tc>
      </w:tr>
      <w:tr w:rsidR="00751428" w:rsidRPr="00413319" w14:paraId="6B62285D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E1C688B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adjust average intensity standard deviations per region</w:t>
            </w:r>
          </w:p>
        </w:tc>
        <w:tc>
          <w:tcPr>
            <w:tcW w:w="4968" w:type="dxa"/>
          </w:tcPr>
          <w:p w14:paraId="02E3773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failed setup verification image using acceptance criteria</w:t>
            </w:r>
          </w:p>
        </w:tc>
      </w:tr>
      <w:tr w:rsidR="00751428" w:rsidRPr="00413319" w14:paraId="4DE823C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FB3636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adjust bright pixels per region</w:t>
            </w:r>
          </w:p>
        </w:tc>
        <w:tc>
          <w:tcPr>
            <w:tcW w:w="4968" w:type="dxa"/>
          </w:tcPr>
          <w:p w14:paraId="0FF8913A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failed setup verification image with unacceptable noise level</w:t>
            </w:r>
          </w:p>
        </w:tc>
      </w:tr>
      <w:tr w:rsidR="00751428" w:rsidRPr="00413319" w14:paraId="513F149B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DB07A1B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choose predefined device control set</w:t>
            </w:r>
          </w:p>
        </w:tc>
        <w:tc>
          <w:tcPr>
            <w:tcW w:w="4968" w:type="dxa"/>
          </w:tcPr>
          <w:p w14:paraId="5649333A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failing setup verification images</w:t>
            </w:r>
          </w:p>
        </w:tc>
      </w:tr>
      <w:tr w:rsidR="00751428" w:rsidRPr="00413319" w14:paraId="582CE486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C0664A8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configure brightness</w:t>
            </w:r>
          </w:p>
        </w:tc>
        <w:tc>
          <w:tcPr>
            <w:tcW w:w="4968" w:type="dxa"/>
          </w:tcPr>
          <w:p w14:paraId="1C5085E2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high plateau of setup verification image</w:t>
            </w:r>
          </w:p>
        </w:tc>
      </w:tr>
      <w:tr w:rsidR="00751428" w:rsidRPr="00413319" w14:paraId="25CD6DC4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D47D61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configure camera to connect to</w:t>
            </w:r>
          </w:p>
        </w:tc>
        <w:tc>
          <w:tcPr>
            <w:tcW w:w="4968" w:type="dxa"/>
          </w:tcPr>
          <w:p w14:paraId="57EC783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inner section of setup verification image</w:t>
            </w:r>
          </w:p>
        </w:tc>
      </w:tr>
      <w:tr w:rsidR="00751428" w:rsidRPr="00413319" w14:paraId="674CECB6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4F8B51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configure exposure delay</w:t>
            </w:r>
          </w:p>
        </w:tc>
        <w:tc>
          <w:tcPr>
            <w:tcW w:w="4968" w:type="dxa"/>
          </w:tcPr>
          <w:p w14:paraId="64493396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number of pixels outside the acceptance criteria</w:t>
            </w:r>
          </w:p>
        </w:tc>
      </w:tr>
      <w:tr w:rsidR="00751428" w:rsidRPr="00413319" w14:paraId="263F9B4E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D21FF8D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configure exposure duration</w:t>
            </w:r>
          </w:p>
        </w:tc>
        <w:tc>
          <w:tcPr>
            <w:tcW w:w="4968" w:type="dxa"/>
          </w:tcPr>
          <w:p w14:paraId="6C557A3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outer section of setup verification image</w:t>
            </w:r>
          </w:p>
        </w:tc>
      </w:tr>
      <w:tr w:rsidR="00751428" w:rsidRPr="00413319" w14:paraId="6E80A787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135BFB2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configure gain</w:t>
            </w:r>
          </w:p>
        </w:tc>
        <w:tc>
          <w:tcPr>
            <w:tcW w:w="4968" w:type="dxa"/>
          </w:tcPr>
          <w:p w14:paraId="360810F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passing setup verification images</w:t>
            </w:r>
          </w:p>
        </w:tc>
      </w:tr>
      <w:tr w:rsidR="00751428" w:rsidRPr="00413319" w14:paraId="201693A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8A7DC4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configure percent of power</w:t>
            </w:r>
          </w:p>
        </w:tc>
        <w:tc>
          <w:tcPr>
            <w:tcW w:w="4968" w:type="dxa"/>
          </w:tcPr>
          <w:p w14:paraId="3ABA81E9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setup verification that should fail</w:t>
            </w:r>
          </w:p>
        </w:tc>
      </w:tr>
      <w:tr w:rsidR="00751428" w:rsidRPr="00413319" w14:paraId="2BD54D83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D2A1BA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configure predefined device controls sets</w:t>
            </w:r>
          </w:p>
        </w:tc>
        <w:tc>
          <w:tcPr>
            <w:tcW w:w="4968" w:type="dxa"/>
          </w:tcPr>
          <w:p w14:paraId="73735D7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setup verification that should pass</w:t>
            </w:r>
          </w:p>
        </w:tc>
      </w:tr>
      <w:tr w:rsidR="00751428" w:rsidRPr="00413319" w14:paraId="62F11AAB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10B65B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start setup verification</w:t>
            </w:r>
          </w:p>
        </w:tc>
        <w:tc>
          <w:tcPr>
            <w:tcW w:w="4968" w:type="dxa"/>
          </w:tcPr>
          <w:p w14:paraId="1D4B0AF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that setup verification needs to occur</w:t>
            </w:r>
          </w:p>
        </w:tc>
      </w:tr>
      <w:tr w:rsidR="00751428" w:rsidRPr="00413319" w14:paraId="50F04D2D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6990A0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automatically capture setup verification images</w:t>
            </w:r>
          </w:p>
        </w:tc>
        <w:tc>
          <w:tcPr>
            <w:tcW w:w="4968" w:type="dxa"/>
          </w:tcPr>
          <w:p w14:paraId="4821BA2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evaluate setup verification image</w:t>
            </w:r>
          </w:p>
        </w:tc>
      </w:tr>
      <w:tr w:rsidR="00751428" w:rsidRPr="00413319" w14:paraId="1599DD3C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DCDA8B7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capture warm-up images</w:t>
            </w:r>
          </w:p>
        </w:tc>
        <w:tc>
          <w:tcPr>
            <w:tcW w:w="4968" w:type="dxa"/>
          </w:tcPr>
          <w:p w14:paraId="45CE4780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generate correct sum of differences</w:t>
            </w:r>
          </w:p>
        </w:tc>
      </w:tr>
      <w:tr w:rsidR="00751428" w:rsidRPr="00413319" w14:paraId="6758AF1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AC8F13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amount of noise in setup verification image section</w:t>
            </w:r>
          </w:p>
        </w:tc>
        <w:tc>
          <w:tcPr>
            <w:tcW w:w="4968" w:type="dxa"/>
          </w:tcPr>
          <w:p w14:paraId="19DA50C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pass setup verification image using acceptance criteria</w:t>
            </w:r>
          </w:p>
        </w:tc>
      </w:tr>
      <w:tr w:rsidR="00751428" w:rsidRPr="00413319" w14:paraId="5A75702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040E66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area of corona in setup verification image section</w:t>
            </w:r>
          </w:p>
        </w:tc>
        <w:tc>
          <w:tcPr>
            <w:tcW w:w="4968" w:type="dxa"/>
          </w:tcPr>
          <w:p w14:paraId="64D50032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pass setup verification image with acceptable noise level</w:t>
            </w:r>
          </w:p>
        </w:tc>
      </w:tr>
      <w:tr w:rsidR="00751428" w:rsidRPr="00413319" w14:paraId="02089CEA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65B866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detect brightness of setup verification image section</w:t>
            </w:r>
          </w:p>
        </w:tc>
        <w:tc>
          <w:tcPr>
            <w:tcW w:w="4968" w:type="dxa"/>
          </w:tcPr>
          <w:p w14:paraId="603F937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properly divide setup verification image into 4 sections</w:t>
            </w:r>
          </w:p>
        </w:tc>
      </w:tr>
      <w:tr w:rsidR="00751428" w:rsidRPr="00413319" w14:paraId="2D683915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F787355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Fail to detect characteristics of setup verification image section</w:t>
            </w:r>
          </w:p>
        </w:tc>
        <w:tc>
          <w:tcPr>
            <w:tcW w:w="4968" w:type="dxa"/>
          </w:tcPr>
          <w:p w14:paraId="6AED51C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store setup verification</w:t>
            </w:r>
          </w:p>
        </w:tc>
      </w:tr>
    </w:tbl>
    <w:p w14:paraId="4EFD23F5" w14:textId="709C363C" w:rsidR="00751428" w:rsidRDefault="00FD7D1C" w:rsidP="00751428">
      <w:pPr>
        <w:pStyle w:val="Heading2"/>
      </w:pPr>
      <w:r>
        <w:t>Calculation Failures</w:t>
      </w:r>
    </w:p>
    <w:p w14:paraId="3B882264" w14:textId="673FE56F" w:rsidR="00FD7D1C" w:rsidRPr="00FD7D1C" w:rsidRDefault="00FD7D1C" w:rsidP="00FD7D1C">
      <w:pPr>
        <w:pStyle w:val="BodyText2"/>
      </w:pPr>
      <w:r>
        <w:t>This set of failure</w:t>
      </w:r>
      <w:r w:rsidR="007000CB">
        <w:t xml:space="preserve"> mode</w:t>
      </w:r>
      <w:r>
        <w:t>s would generally prevent the scoring algorithms from operating properly to produce correct scores and reports.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751428" w:rsidRPr="00193854" w14:paraId="3F8EC20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05959F0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process image in correct format</w:t>
            </w:r>
          </w:p>
        </w:tc>
        <w:tc>
          <w:tcPr>
            <w:tcW w:w="4968" w:type="dxa"/>
          </w:tcPr>
          <w:p w14:paraId="5EDC2BF2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sector area</w:t>
            </w:r>
          </w:p>
        </w:tc>
      </w:tr>
      <w:tr w:rsidR="00751428" w:rsidRPr="00193854" w14:paraId="1D5EA19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2B540BB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process mathematical functions</w:t>
            </w:r>
          </w:p>
        </w:tc>
        <w:tc>
          <w:tcPr>
            <w:tcW w:w="4968" w:type="dxa"/>
          </w:tcPr>
          <w:p w14:paraId="5E8131C1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the ring intensity of the corona for sector</w:t>
            </w:r>
          </w:p>
        </w:tc>
      </w:tr>
      <w:tr w:rsidR="00751428" w:rsidRPr="00193854" w14:paraId="5E11D1E7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268F318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apply rules to determine final score</w:t>
            </w:r>
          </w:p>
        </w:tc>
        <w:tc>
          <w:tcPr>
            <w:tcW w:w="4968" w:type="dxa"/>
          </w:tcPr>
          <w:p w14:paraId="1F42BB22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third form value for sector</w:t>
            </w:r>
          </w:p>
        </w:tc>
      </w:tr>
      <w:tr w:rsidR="00751428" w:rsidRPr="00193854" w14:paraId="6B080044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CAE80DA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average intensity of a concentric ring for sector</w:t>
            </w:r>
          </w:p>
        </w:tc>
        <w:tc>
          <w:tcPr>
            <w:tcW w:w="4968" w:type="dxa"/>
          </w:tcPr>
          <w:p w14:paraId="7D9227A6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total score</w:t>
            </w:r>
          </w:p>
        </w:tc>
      </w:tr>
      <w:tr w:rsidR="00751428" w:rsidRPr="00193854" w14:paraId="4A0B507C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CFF1F60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average intensity of sector</w:t>
            </w:r>
          </w:p>
        </w:tc>
        <w:tc>
          <w:tcPr>
            <w:tcW w:w="4968" w:type="dxa"/>
          </w:tcPr>
          <w:p w14:paraId="5263644A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z-score</w:t>
            </w:r>
          </w:p>
        </w:tc>
      </w:tr>
      <w:tr w:rsidR="00751428" w:rsidRPr="00193854" w14:paraId="6C5E4B0C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F1B8A93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base score for each coefficient for sector</w:t>
            </w:r>
          </w:p>
        </w:tc>
        <w:tc>
          <w:tcPr>
            <w:tcW w:w="4968" w:type="dxa"/>
          </w:tcPr>
          <w:p w14:paraId="4EA007F6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divide energized finger image into sectors</w:t>
            </w:r>
          </w:p>
        </w:tc>
      </w:tr>
      <w:tr w:rsidR="00751428" w:rsidRPr="00193854" w14:paraId="2A99E6A3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871EDAA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break coefficient for sector</w:t>
            </w:r>
          </w:p>
        </w:tc>
        <w:tc>
          <w:tcPr>
            <w:tcW w:w="4968" w:type="dxa"/>
          </w:tcPr>
          <w:p w14:paraId="45B77896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measure abrupt breaks</w:t>
            </w:r>
          </w:p>
        </w:tc>
      </w:tr>
      <w:tr w:rsidR="00751428" w:rsidRPr="00193854" w14:paraId="373871ED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D31D461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form value for sector</w:t>
            </w:r>
          </w:p>
        </w:tc>
        <w:tc>
          <w:tcPr>
            <w:tcW w:w="4968" w:type="dxa"/>
          </w:tcPr>
          <w:p w14:paraId="2BAD6CEC" w14:textId="6A63D399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measure am</w:t>
            </w:r>
            <w:r w:rsidR="00595F62">
              <w:rPr>
                <w:rFonts w:ascii="Calibri" w:hAnsi="Calibri"/>
                <w:color w:val="000000"/>
                <w:sz w:val="22"/>
                <w:szCs w:val="22"/>
              </w:rPr>
              <w:t>ount of change in pixel intensit</w:t>
            </w: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y along the degree line</w:t>
            </w:r>
          </w:p>
        </w:tc>
      </w:tr>
      <w:tr w:rsidR="00751428" w:rsidRPr="00193854" w14:paraId="622C7102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B7762EC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fractal value</w:t>
            </w:r>
          </w:p>
        </w:tc>
        <w:tc>
          <w:tcPr>
            <w:tcW w:w="4968" w:type="dxa"/>
          </w:tcPr>
          <w:p w14:paraId="7E1AB8B2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measure attributes for each concentric ring inside each sector</w:t>
            </w:r>
          </w:p>
        </w:tc>
      </w:tr>
      <w:tr w:rsidR="00751428" w:rsidRPr="00193854" w14:paraId="666111FB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DF84CBD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logistic regression for an organ system</w:t>
            </w:r>
          </w:p>
        </w:tc>
        <w:tc>
          <w:tcPr>
            <w:tcW w:w="4968" w:type="dxa"/>
          </w:tcPr>
          <w:p w14:paraId="19A4E7E6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measure entropy of sector</w:t>
            </w:r>
          </w:p>
        </w:tc>
      </w:tr>
      <w:tr w:rsidR="00751428" w:rsidRPr="00193854" w14:paraId="05C7FED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4FBC990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NS value</w:t>
            </w:r>
          </w:p>
        </w:tc>
        <w:tc>
          <w:tcPr>
            <w:tcW w:w="4968" w:type="dxa"/>
          </w:tcPr>
          <w:p w14:paraId="3A706B0F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measure gaps around the edges of the energized ellipses</w:t>
            </w:r>
          </w:p>
        </w:tc>
      </w:tr>
      <w:tr w:rsidR="00751428" w:rsidRPr="00193854" w14:paraId="68FC26AF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6487154D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odds ratio</w:t>
            </w:r>
          </w:p>
        </w:tc>
        <w:tc>
          <w:tcPr>
            <w:tcW w:w="4968" w:type="dxa"/>
          </w:tcPr>
          <w:p w14:paraId="2D491D77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measure the ring thickness of the corona for sector</w:t>
            </w:r>
          </w:p>
        </w:tc>
      </w:tr>
      <w:tr w:rsidR="00751428" w:rsidRPr="00193854" w14:paraId="0095B4EA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C64FA37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reported score</w:t>
            </w:r>
          </w:p>
        </w:tc>
        <w:tc>
          <w:tcPr>
            <w:tcW w:w="4968" w:type="dxa"/>
          </w:tcPr>
          <w:p w14:paraId="38DFE660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normalize sector area</w:t>
            </w:r>
          </w:p>
        </w:tc>
      </w:tr>
      <w:tr w:rsidR="00751428" w:rsidRPr="00193854" w14:paraId="488F09AC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A4A25CA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properly determine second form value for sector</w:t>
            </w:r>
          </w:p>
        </w:tc>
        <w:tc>
          <w:tcPr>
            <w:tcW w:w="4968" w:type="dxa"/>
          </w:tcPr>
          <w:p w14:paraId="59987360" w14:textId="77777777" w:rsidR="00751428" w:rsidRPr="00193854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1460C3A3" w14:textId="517504BC" w:rsidR="00751428" w:rsidRDefault="00751428" w:rsidP="00751428">
      <w:pPr>
        <w:pStyle w:val="Heading2"/>
      </w:pPr>
      <w:r>
        <w:t>Security</w:t>
      </w:r>
      <w:r w:rsidR="00FD7D1C">
        <w:t xml:space="preserve"> Failures</w:t>
      </w:r>
    </w:p>
    <w:p w14:paraId="3B629EDB" w14:textId="2743988B" w:rsidR="00FD7D1C" w:rsidRPr="00FD7D1C" w:rsidRDefault="00FD7D1C" w:rsidP="00FD7D1C">
      <w:pPr>
        <w:pStyle w:val="BodyText2"/>
      </w:pPr>
      <w:r>
        <w:t>This set of failure</w:t>
      </w:r>
      <w:r w:rsidR="007000CB">
        <w:t xml:space="preserve"> mode</w:t>
      </w:r>
      <w:r>
        <w:t>s would generally prevent proper implementation of security procedures to protect the ClearView system from unauthorized use.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751428" w:rsidRPr="00413319" w14:paraId="214F97EA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F3DFA6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add user</w:t>
            </w:r>
          </w:p>
        </w:tc>
        <w:tc>
          <w:tcPr>
            <w:tcW w:w="4968" w:type="dxa"/>
          </w:tcPr>
          <w:p w14:paraId="67BB8E5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determine who changed data</w:t>
            </w:r>
          </w:p>
        </w:tc>
      </w:tr>
      <w:tr w:rsidR="00C63A8E" w:rsidRPr="00413319" w14:paraId="054FA88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583A15C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assign permissions to user role</w:t>
            </w:r>
          </w:p>
        </w:tc>
        <w:tc>
          <w:tcPr>
            <w:tcW w:w="4968" w:type="dxa"/>
          </w:tcPr>
          <w:p w14:paraId="25D2067D" w14:textId="6BA3C05F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uniquely identify user</w:t>
            </w:r>
          </w:p>
        </w:tc>
      </w:tr>
      <w:tr w:rsidR="00C63A8E" w:rsidRPr="00413319" w14:paraId="159A3377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C000E17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assign privileged access rights</w:t>
            </w:r>
          </w:p>
        </w:tc>
        <w:tc>
          <w:tcPr>
            <w:tcW w:w="4968" w:type="dxa"/>
          </w:tcPr>
          <w:p w14:paraId="09296F29" w14:textId="0417DDFF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prevent brute-force hacking attack</w:t>
            </w:r>
          </w:p>
        </w:tc>
      </w:tr>
      <w:tr w:rsidR="00C63A8E" w:rsidRPr="00413319" w14:paraId="4B91225B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7B51F37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assign user role</w:t>
            </w:r>
          </w:p>
        </w:tc>
        <w:tc>
          <w:tcPr>
            <w:tcW w:w="4968" w:type="dxa"/>
          </w:tcPr>
          <w:p w14:paraId="5A7B69A7" w14:textId="45035C42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prevent unauthorized access</w:t>
            </w:r>
          </w:p>
        </w:tc>
      </w:tr>
      <w:tr w:rsidR="00C63A8E" w:rsidRPr="00413319" w14:paraId="343A8535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9DFCC1C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define user role</w:t>
            </w:r>
          </w:p>
        </w:tc>
        <w:tc>
          <w:tcPr>
            <w:tcW w:w="4968" w:type="dxa"/>
          </w:tcPr>
          <w:p w14:paraId="39A619DA" w14:textId="2CF719EF" w:rsidR="00C63A8E" w:rsidRPr="00413319" w:rsidRDefault="00C63A8E" w:rsidP="00C63A8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 xml:space="preserve">Fail to prevent user from accessing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privileged</w:t>
            </w: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 xml:space="preserve"> functions</w:t>
            </w:r>
          </w:p>
        </w:tc>
      </w:tr>
      <w:tr w:rsidR="00C63A8E" w:rsidRPr="00413319" w14:paraId="70352D67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41500E5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determine what data changed</w:t>
            </w:r>
          </w:p>
        </w:tc>
        <w:tc>
          <w:tcPr>
            <w:tcW w:w="4968" w:type="dxa"/>
          </w:tcPr>
          <w:p w14:paraId="74D02555" w14:textId="1362FE2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store audit trail entries</w:t>
            </w:r>
          </w:p>
        </w:tc>
      </w:tr>
      <w:tr w:rsidR="00751428" w:rsidRPr="00413319" w14:paraId="49676BD6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31BCE9D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determine when data changed</w:t>
            </w:r>
          </w:p>
        </w:tc>
        <w:tc>
          <w:tcPr>
            <w:tcW w:w="4968" w:type="dxa"/>
          </w:tcPr>
          <w:p w14:paraId="1CD2432A" w14:textId="57BCE9B2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4805B70F" w14:textId="54BF5053" w:rsidR="00751428" w:rsidRDefault="00751428" w:rsidP="00751428">
      <w:pPr>
        <w:pStyle w:val="Heading2"/>
      </w:pPr>
      <w:r>
        <w:lastRenderedPageBreak/>
        <w:t>Ease</w:t>
      </w:r>
      <w:r w:rsidR="00FD7D1C">
        <w:t xml:space="preserve"> of Use Failures</w:t>
      </w:r>
    </w:p>
    <w:p w14:paraId="65359C70" w14:textId="77CA4EF2" w:rsidR="00FD7D1C" w:rsidRPr="00FD7D1C" w:rsidRDefault="00FD7D1C" w:rsidP="00FD7D1C">
      <w:pPr>
        <w:pStyle w:val="BodyText2"/>
      </w:pPr>
      <w:r>
        <w:t>This set</w:t>
      </w:r>
      <w:r w:rsidR="0009094F">
        <w:t xml:space="preserve"> of failure</w:t>
      </w:r>
      <w:r w:rsidR="007000CB">
        <w:t xml:space="preserve"> mode</w:t>
      </w:r>
      <w:r w:rsidR="0009094F">
        <w:t>s would not generally prevent the ClearView system from being used to produce correct scores and reports but would hinder the ability of the user to effectively use the system.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751428" w:rsidRPr="00413319" w14:paraId="7A037FEB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E4C88AD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access reports from patient search</w:t>
            </w:r>
          </w:p>
        </w:tc>
        <w:tc>
          <w:tcPr>
            <w:tcW w:w="4968" w:type="dxa"/>
          </w:tcPr>
          <w:p w14:paraId="79242099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update user account</w:t>
            </w:r>
          </w:p>
        </w:tc>
      </w:tr>
      <w:tr w:rsidR="00751428" w:rsidRPr="00413319" w14:paraId="4218C6BE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34F61C4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access reports from scan search</w:t>
            </w:r>
          </w:p>
        </w:tc>
        <w:tc>
          <w:tcPr>
            <w:tcW w:w="4968" w:type="dxa"/>
          </w:tcPr>
          <w:p w14:paraId="47667EB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previous successful setup verification</w:t>
            </w:r>
          </w:p>
        </w:tc>
      </w:tr>
      <w:tr w:rsidR="00751428" w:rsidRPr="00413319" w14:paraId="778701AE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B8D35B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cancel function in progress</w:t>
            </w:r>
          </w:p>
        </w:tc>
        <w:tc>
          <w:tcPr>
            <w:tcW w:w="4968" w:type="dxa"/>
          </w:tcPr>
          <w:p w14:paraId="0351E33B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default sorting of scans from newest to oldest</w:t>
            </w:r>
          </w:p>
        </w:tc>
      </w:tr>
      <w:tr w:rsidR="00751428" w:rsidRPr="00413319" w14:paraId="1DE6D4D8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15879B6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reports by date of scan</w:t>
            </w:r>
          </w:p>
        </w:tc>
        <w:tc>
          <w:tcPr>
            <w:tcW w:w="4968" w:type="dxa"/>
          </w:tcPr>
          <w:p w14:paraId="0A41EB26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captured setup verification images</w:t>
            </w:r>
          </w:p>
        </w:tc>
      </w:tr>
      <w:tr w:rsidR="00751428" w:rsidRPr="00413319" w14:paraId="35408DD2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B80133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email address</w:t>
            </w:r>
          </w:p>
        </w:tc>
        <w:tc>
          <w:tcPr>
            <w:tcW w:w="4968" w:type="dxa"/>
          </w:tcPr>
          <w:p w14:paraId="3B6F3B3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live preview of setup verification image</w:t>
            </w:r>
          </w:p>
        </w:tc>
      </w:tr>
      <w:tr w:rsidR="00751428" w:rsidRPr="00413319" w14:paraId="3128956A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88D7208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patient gender for search</w:t>
            </w:r>
          </w:p>
        </w:tc>
        <w:tc>
          <w:tcPr>
            <w:tcW w:w="4968" w:type="dxa"/>
          </w:tcPr>
          <w:p w14:paraId="355C4DFC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display patient name during image capture</w:t>
            </w:r>
          </w:p>
        </w:tc>
      </w:tr>
      <w:tr w:rsidR="00751428" w:rsidRPr="00413319" w14:paraId="6E2E70E5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CF8C751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set user's name</w:t>
            </w:r>
          </w:p>
        </w:tc>
        <w:tc>
          <w:tcPr>
            <w:tcW w:w="4968" w:type="dxa"/>
          </w:tcPr>
          <w:p w14:paraId="6F035706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notify user that questions are not completed</w:t>
            </w:r>
          </w:p>
        </w:tc>
      </w:tr>
      <w:tr w:rsidR="00751428" w:rsidRPr="00413319" w14:paraId="26A4AFAB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6ADFAC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switch users easily</w:t>
            </w:r>
          </w:p>
        </w:tc>
        <w:tc>
          <w:tcPr>
            <w:tcW w:w="4968" w:type="dxa"/>
          </w:tcPr>
          <w:p w14:paraId="5B7B5CD1" w14:textId="6B2B11A4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show indication of setup ver</w:t>
            </w:r>
            <w:r w:rsidR="00595F62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fication passage/failure</w:t>
            </w:r>
          </w:p>
        </w:tc>
      </w:tr>
      <w:tr w:rsidR="00751428" w:rsidRPr="00413319" w14:paraId="1099431D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6F4029F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turn image alignment display off</w:t>
            </w:r>
          </w:p>
        </w:tc>
        <w:tc>
          <w:tcPr>
            <w:tcW w:w="4968" w:type="dxa"/>
          </w:tcPr>
          <w:p w14:paraId="2A155CE3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show setup verification progress</w:t>
            </w:r>
          </w:p>
        </w:tc>
      </w:tr>
    </w:tbl>
    <w:p w14:paraId="30B90074" w14:textId="4EEB456F" w:rsidR="00751428" w:rsidRDefault="00751428" w:rsidP="00751428">
      <w:pPr>
        <w:pStyle w:val="Heading2"/>
      </w:pPr>
      <w:r>
        <w:t>Test</w:t>
      </w:r>
      <w:r w:rsidR="00831EC9">
        <w:t xml:space="preserve"> Facility Failures</w:t>
      </w:r>
    </w:p>
    <w:p w14:paraId="2ECB78EF" w14:textId="055E2F1B" w:rsidR="00831EC9" w:rsidRPr="00831EC9" w:rsidRDefault="00831EC9" w:rsidP="00831EC9">
      <w:pPr>
        <w:pStyle w:val="BodyText2"/>
      </w:pPr>
      <w:r>
        <w:t>ClearView contains a number of facilities that aid in testing device and algorithm revisions. Failure</w:t>
      </w:r>
      <w:r w:rsidR="007000CB">
        <w:t xml:space="preserve"> mode</w:t>
      </w:r>
      <w:r>
        <w:t>s associated with these facilities hinder EPIC’s ability to further develop the ClearView system.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751428" w:rsidRPr="00413319" w14:paraId="3BD0B2DF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453214E" w14:textId="77777777" w:rsidR="00751428" w:rsidRPr="00413319" w:rsidRDefault="00751428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capture a single image</w:t>
            </w:r>
          </w:p>
        </w:tc>
        <w:tc>
          <w:tcPr>
            <w:tcW w:w="4968" w:type="dxa"/>
          </w:tcPr>
          <w:p w14:paraId="44318BE5" w14:textId="0941BF55" w:rsidR="00751428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scans by indication of resubmitted data</w:t>
            </w:r>
          </w:p>
        </w:tc>
      </w:tr>
      <w:tr w:rsidR="00C63A8E" w:rsidRPr="00413319" w14:paraId="0FDBC5B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06AF751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clear detailed device information</w:t>
            </w:r>
          </w:p>
        </w:tc>
        <w:tc>
          <w:tcPr>
            <w:tcW w:w="4968" w:type="dxa"/>
          </w:tcPr>
          <w:p w14:paraId="329EC441" w14:textId="3A55CCE9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scans by software version</w:t>
            </w:r>
          </w:p>
        </w:tc>
      </w:tr>
      <w:tr w:rsidR="00C63A8E" w:rsidRPr="00413319" w14:paraId="7F12B540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D3B9CC4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export all data</w:t>
            </w:r>
          </w:p>
        </w:tc>
        <w:tc>
          <w:tcPr>
            <w:tcW w:w="4968" w:type="dxa"/>
          </w:tcPr>
          <w:p w14:paraId="72FA155E" w14:textId="08A2E6DB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select location on disk to export data</w:t>
            </w:r>
          </w:p>
        </w:tc>
      </w:tr>
      <w:tr w:rsidR="00C63A8E" w:rsidRPr="00413319" w14:paraId="59E7A47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BC04D11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export coefficient data</w:t>
            </w:r>
          </w:p>
        </w:tc>
        <w:tc>
          <w:tcPr>
            <w:tcW w:w="4968" w:type="dxa"/>
          </w:tcPr>
          <w:p w14:paraId="6B593F8B" w14:textId="6C7F1BB9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sort scans by indication of resubmitted data</w:t>
            </w:r>
          </w:p>
        </w:tc>
      </w:tr>
      <w:tr w:rsidR="00C63A8E" w:rsidRPr="00413319" w14:paraId="78B0F9C3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69C6116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export de-identified patient data</w:t>
            </w:r>
          </w:p>
        </w:tc>
        <w:tc>
          <w:tcPr>
            <w:tcW w:w="4968" w:type="dxa"/>
          </w:tcPr>
          <w:p w14:paraId="58456142" w14:textId="635782F0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sort scans by software version</w:t>
            </w:r>
          </w:p>
        </w:tc>
      </w:tr>
      <w:tr w:rsidR="00C63A8E" w:rsidRPr="00413319" w14:paraId="4DAC06D8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386AB769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export images before analysis begins</w:t>
            </w:r>
          </w:p>
        </w:tc>
        <w:tc>
          <w:tcPr>
            <w:tcW w:w="4968" w:type="dxa"/>
          </w:tcPr>
          <w:p w14:paraId="710AFD80" w14:textId="2F471F69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all full-sized images</w:t>
            </w:r>
          </w:p>
        </w:tc>
      </w:tr>
      <w:tr w:rsidR="00C63A8E" w:rsidRPr="00413319" w14:paraId="3CE4A846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B8F634F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export reported data</w:t>
            </w:r>
          </w:p>
        </w:tc>
        <w:tc>
          <w:tcPr>
            <w:tcW w:w="4968" w:type="dxa"/>
          </w:tcPr>
          <w:p w14:paraId="26E1BB8C" w14:textId="568CBA0A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data used to generate report</w:t>
            </w:r>
          </w:p>
        </w:tc>
      </w:tr>
      <w:tr w:rsidR="00C63A8E" w:rsidRPr="00413319" w14:paraId="38F73BE2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B186B09" w14:textId="7777777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export scan images</w:t>
            </w:r>
          </w:p>
        </w:tc>
        <w:tc>
          <w:tcPr>
            <w:tcW w:w="4968" w:type="dxa"/>
          </w:tcPr>
          <w:p w14:paraId="62CEF76F" w14:textId="2F0821E4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detailed device information</w:t>
            </w:r>
          </w:p>
        </w:tc>
      </w:tr>
      <w:tr w:rsidR="00C63A8E" w:rsidRPr="00413319" w14:paraId="557FDC32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7FC12FC7" w14:textId="6608F4C7" w:rsidR="00C63A8E" w:rsidRPr="00413319" w:rsidRDefault="00C63A8E" w:rsidP="00C63A8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export setup verification data</w:t>
            </w:r>
          </w:p>
        </w:tc>
        <w:tc>
          <w:tcPr>
            <w:tcW w:w="4968" w:type="dxa"/>
          </w:tcPr>
          <w:p w14:paraId="3152EDF7" w14:textId="00A3650B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failed setup verification</w:t>
            </w:r>
          </w:p>
        </w:tc>
      </w:tr>
      <w:tr w:rsidR="00C63A8E" w:rsidRPr="00413319" w14:paraId="03B6D515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52F3E3C" w14:textId="1767F5F2" w:rsidR="00C63A8E" w:rsidRPr="00413319" w:rsidRDefault="00C63A8E" w:rsidP="00C63A8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e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xport setup verification images</w:t>
            </w:r>
          </w:p>
        </w:tc>
        <w:tc>
          <w:tcPr>
            <w:tcW w:w="4968" w:type="dxa"/>
          </w:tcPr>
          <w:p w14:paraId="207355FF" w14:textId="0A52F912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raw data</w:t>
            </w:r>
          </w:p>
        </w:tc>
      </w:tr>
      <w:tr w:rsidR="00C63A8E" w:rsidRPr="00413319" w14:paraId="32FA8623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8193802" w14:textId="2C29D057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load images manually</w:t>
            </w:r>
          </w:p>
        </w:tc>
        <w:tc>
          <w:tcPr>
            <w:tcW w:w="4968" w:type="dxa"/>
          </w:tcPr>
          <w:p w14:paraId="1A86731B" w14:textId="5B2A5C8D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view sector divisions</w:t>
            </w:r>
          </w:p>
        </w:tc>
      </w:tr>
      <w:tr w:rsidR="00C63A8E" w:rsidRPr="00413319" w14:paraId="218D429F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FF8B073" w14:textId="032D8599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load setup verification images manually</w:t>
            </w:r>
          </w:p>
        </w:tc>
        <w:tc>
          <w:tcPr>
            <w:tcW w:w="4968" w:type="dxa"/>
          </w:tcPr>
          <w:p w14:paraId="12960D69" w14:textId="046AFDD3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denote reports and data from resubmitted analysis</w:t>
            </w:r>
          </w:p>
        </w:tc>
      </w:tr>
      <w:tr w:rsidR="00C63A8E" w:rsidRPr="00413319" w14:paraId="2D28F511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4341A08F" w14:textId="179846D2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save a single image</w:t>
            </w:r>
          </w:p>
        </w:tc>
        <w:tc>
          <w:tcPr>
            <w:tcW w:w="4968" w:type="dxa"/>
          </w:tcPr>
          <w:p w14:paraId="47B95CC6" w14:textId="47E1B57B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export failed setup verification</w:t>
            </w:r>
          </w:p>
        </w:tc>
      </w:tr>
      <w:tr w:rsidR="00C63A8E" w:rsidRPr="00413319" w14:paraId="4758A55F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74E5E8D" w14:textId="38FBFA0D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save detailed device information</w:t>
            </w:r>
          </w:p>
        </w:tc>
        <w:tc>
          <w:tcPr>
            <w:tcW w:w="4968" w:type="dxa"/>
          </w:tcPr>
          <w:p w14:paraId="348E04BD" w14:textId="35B49619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export setup verification</w:t>
            </w:r>
          </w:p>
        </w:tc>
      </w:tr>
      <w:tr w:rsidR="00C63A8E" w:rsidRPr="00413319" w14:paraId="182CBB48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ECCF7C4" w14:textId="6BEEFA99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reports by patient biographical data</w:t>
            </w:r>
          </w:p>
        </w:tc>
        <w:tc>
          <w:tcPr>
            <w:tcW w:w="4968" w:type="dxa"/>
          </w:tcPr>
          <w:p w14:paraId="0849F445" w14:textId="4A109E4B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include software version on report</w:t>
            </w:r>
          </w:p>
        </w:tc>
      </w:tr>
      <w:tr w:rsidR="00C63A8E" w:rsidRPr="00413319" w14:paraId="48A77EC9" w14:textId="77777777" w:rsidTr="00B16E31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7198630" w14:textId="7A956D7F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Cannot search reports by software version</w:t>
            </w:r>
          </w:p>
        </w:tc>
        <w:tc>
          <w:tcPr>
            <w:tcW w:w="4968" w:type="dxa"/>
          </w:tcPr>
          <w:p w14:paraId="793D886C" w14:textId="699EF399" w:rsidR="00C63A8E" w:rsidRPr="00413319" w:rsidRDefault="00C63A8E" w:rsidP="00B16E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13319">
              <w:rPr>
                <w:rFonts w:ascii="Calibri" w:hAnsi="Calibri"/>
                <w:color w:val="000000"/>
                <w:sz w:val="22"/>
                <w:szCs w:val="22"/>
              </w:rPr>
              <w:t>Fail to record software version used for analysis</w:t>
            </w:r>
          </w:p>
        </w:tc>
      </w:tr>
    </w:tbl>
    <w:p w14:paraId="4675B782" w14:textId="7873C14A" w:rsidR="0058011C" w:rsidRDefault="00193854" w:rsidP="0020637D">
      <w:pPr>
        <w:pStyle w:val="Heading2"/>
      </w:pPr>
      <w:r>
        <w:t>Business</w:t>
      </w:r>
      <w:r w:rsidR="0009094F">
        <w:t xml:space="preserve"> Failures</w:t>
      </w:r>
    </w:p>
    <w:p w14:paraId="6B034B7C" w14:textId="0EEA8424" w:rsidR="0009094F" w:rsidRPr="0009094F" w:rsidRDefault="0009094F" w:rsidP="0009094F">
      <w:pPr>
        <w:pStyle w:val="BodyText2"/>
      </w:pPr>
      <w:r>
        <w:lastRenderedPageBreak/>
        <w:t>This set of failure</w:t>
      </w:r>
      <w:r w:rsidR="007000CB">
        <w:t xml:space="preserve"> mode</w:t>
      </w:r>
      <w:r>
        <w:t>s would generally hinder EPIC’s ability to protect its intellectual property and implement its model for revenue realization.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193854" w:rsidRPr="00193854" w14:paraId="3279F356" w14:textId="28DED2FC" w:rsidTr="000B7DCF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5E6A638D" w14:textId="77777777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customize report based on license</w:t>
            </w:r>
          </w:p>
        </w:tc>
        <w:tc>
          <w:tcPr>
            <w:tcW w:w="4968" w:type="dxa"/>
          </w:tcPr>
          <w:p w14:paraId="0750C48C" w14:textId="360B24EB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limit access to functionality</w:t>
            </w:r>
          </w:p>
        </w:tc>
      </w:tr>
      <w:tr w:rsidR="00193854" w:rsidRPr="00193854" w14:paraId="3BE67394" w14:textId="4090EEC6" w:rsidTr="000B7DCF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B78FF4A" w14:textId="77777777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customize report based on permission</w:t>
            </w:r>
          </w:p>
        </w:tc>
        <w:tc>
          <w:tcPr>
            <w:tcW w:w="4968" w:type="dxa"/>
          </w:tcPr>
          <w:p w14:paraId="1324F973" w14:textId="64941686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prevent access to software code</w:t>
            </w:r>
          </w:p>
        </w:tc>
      </w:tr>
      <w:tr w:rsidR="00193854" w:rsidRPr="00193854" w14:paraId="20F5AB09" w14:textId="0C826A40" w:rsidTr="000B7DCF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12ECC95D" w14:textId="77777777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determine active license</w:t>
            </w:r>
          </w:p>
        </w:tc>
        <w:tc>
          <w:tcPr>
            <w:tcW w:w="4968" w:type="dxa"/>
          </w:tcPr>
          <w:p w14:paraId="0232D8F1" w14:textId="77777777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10FF8FB5" w14:textId="2BA6ACF2" w:rsidR="00193854" w:rsidRDefault="0009094F" w:rsidP="00193854">
      <w:pPr>
        <w:pStyle w:val="Heading2"/>
      </w:pPr>
      <w:r>
        <w:t>Troubleshooting Facility Failures</w:t>
      </w:r>
    </w:p>
    <w:p w14:paraId="36C12B4B" w14:textId="24EC0E3A" w:rsidR="0009094F" w:rsidRPr="0009094F" w:rsidRDefault="0009094F" w:rsidP="0009094F">
      <w:pPr>
        <w:pStyle w:val="BodyText2"/>
      </w:pPr>
      <w:r>
        <w:t>This set of failure</w:t>
      </w:r>
      <w:r w:rsidR="007000CB">
        <w:t xml:space="preserve"> modes</w:t>
      </w:r>
      <w:r>
        <w:t xml:space="preserve"> would generally hinder the ability of EPIC staff to troubleshoot and correct issues with the ClearView system.</w:t>
      </w:r>
    </w:p>
    <w:tbl>
      <w:tblPr>
        <w:tblW w:w="1020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35"/>
        <w:gridCol w:w="4968"/>
      </w:tblGrid>
      <w:tr w:rsidR="00193854" w:rsidRPr="00193854" w14:paraId="231F5CFB" w14:textId="70BD8811" w:rsidTr="000B7DCF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2AFC10DB" w14:textId="77777777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Cannot determine device events and commands</w:t>
            </w:r>
          </w:p>
        </w:tc>
        <w:tc>
          <w:tcPr>
            <w:tcW w:w="4968" w:type="dxa"/>
          </w:tcPr>
          <w:p w14:paraId="3219DD87" w14:textId="6E6FE1C0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produce debug logs</w:t>
            </w:r>
          </w:p>
        </w:tc>
      </w:tr>
      <w:tr w:rsidR="00193854" w:rsidRPr="00193854" w14:paraId="5314CE5A" w14:textId="25544682" w:rsidTr="000B7DCF">
        <w:trPr>
          <w:cantSplit/>
          <w:trHeight w:val="300"/>
        </w:trPr>
        <w:tc>
          <w:tcPr>
            <w:tcW w:w="5235" w:type="dxa"/>
            <w:shd w:val="clear" w:color="auto" w:fill="auto"/>
            <w:noWrap/>
            <w:hideMark/>
          </w:tcPr>
          <w:p w14:paraId="053EBE3D" w14:textId="77777777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93854">
              <w:rPr>
                <w:rFonts w:ascii="Calibri" w:hAnsi="Calibri"/>
                <w:color w:val="000000"/>
                <w:sz w:val="22"/>
                <w:szCs w:val="22"/>
              </w:rPr>
              <w:t>Fail to determine software version</w:t>
            </w:r>
          </w:p>
        </w:tc>
        <w:tc>
          <w:tcPr>
            <w:tcW w:w="4968" w:type="dxa"/>
          </w:tcPr>
          <w:p w14:paraId="2D21A120" w14:textId="77777777" w:rsidR="00193854" w:rsidRPr="00193854" w:rsidRDefault="00193854" w:rsidP="0019385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6F67CF3D" w14:textId="3581FBEF" w:rsidR="007000CB" w:rsidRDefault="00BE6E27" w:rsidP="00BE6E27">
      <w:pPr>
        <w:pStyle w:val="Heading1"/>
      </w:pPr>
      <w:r>
        <w:t xml:space="preserve">Subsequent </w:t>
      </w:r>
      <w:r w:rsidR="007000CB">
        <w:t>Risk Assessment</w:t>
      </w:r>
    </w:p>
    <w:p w14:paraId="59D708D6" w14:textId="77777777" w:rsidR="00642B43" w:rsidRDefault="00EB2883" w:rsidP="007000CB">
      <w:pPr>
        <w:pStyle w:val="BodyText"/>
      </w:pPr>
      <w:r>
        <w:t xml:space="preserve">A summarized FMEA was previously developed and documented in DD-010, Software FMEA.  This FMEA is a very high level summary of software failure modes and doesn’t assess many of the failure modes documented in this analysis.  </w:t>
      </w:r>
    </w:p>
    <w:p w14:paraId="3A58AAD5" w14:textId="6339C032" w:rsidR="00EB2883" w:rsidRDefault="00EB2883" w:rsidP="007000CB">
      <w:pPr>
        <w:pStyle w:val="BodyText"/>
      </w:pPr>
      <w:r>
        <w:t>The next step in t</w:t>
      </w:r>
      <w:r w:rsidR="00BE6E27">
        <w:t xml:space="preserve">he FMEA process will </w:t>
      </w:r>
      <w:r>
        <w:t>require an</w:t>
      </w:r>
      <w:r w:rsidR="00BE6E27">
        <w:t xml:space="preserve"> assess</w:t>
      </w:r>
      <w:r>
        <w:t>ment of</w:t>
      </w:r>
      <w:r w:rsidR="00BE6E27">
        <w:t xml:space="preserve"> the level of risk for each of the identified failure modes</w:t>
      </w:r>
      <w:r>
        <w:t xml:space="preserve"> in this document and a review of </w:t>
      </w:r>
      <w:r w:rsidR="00975B40">
        <w:t>any</w:t>
      </w:r>
      <w:r>
        <w:t xml:space="preserve"> </w:t>
      </w:r>
      <w:r w:rsidR="00975B40">
        <w:t>additional</w:t>
      </w:r>
      <w:r>
        <w:t xml:space="preserve"> failure modes documented in DD-010</w:t>
      </w:r>
      <w:r w:rsidR="00BE6E27">
        <w:t>.</w:t>
      </w:r>
      <w:r>
        <w:t xml:space="preserve">  The Software FMEA document will be updated to reflect the entire software FMEA and all identified failure modes.  </w:t>
      </w:r>
      <w:r w:rsidR="00642B43">
        <w:t>T</w:t>
      </w:r>
      <w:r>
        <w:t>he appropriate Potential Effects of Failure, Potential Cause of Failure</w:t>
      </w:r>
      <w:r w:rsidR="009F6249">
        <w:t>,</w:t>
      </w:r>
      <w:r>
        <w:t xml:space="preserve"> and the Current Controls will be documented</w:t>
      </w:r>
      <w:r w:rsidR="00642B43">
        <w:t xml:space="preserve"> for each failure mode</w:t>
      </w:r>
      <w:r>
        <w:t xml:space="preserve">.  </w:t>
      </w:r>
      <w:r w:rsidR="00642B43">
        <w:t>S</w:t>
      </w:r>
      <w:r>
        <w:t>everity, occurrence</w:t>
      </w:r>
      <w:r w:rsidR="009F6249">
        <w:t>,</w:t>
      </w:r>
      <w:r>
        <w:t xml:space="preserve"> and detection rating</w:t>
      </w:r>
      <w:r w:rsidR="00642B43">
        <w:t>s</w:t>
      </w:r>
      <w:r>
        <w:t xml:space="preserve"> will be assessed and the resulting Risk Priority Number (RPN) calculated.  </w:t>
      </w:r>
      <w:r w:rsidR="00642B43">
        <w:t xml:space="preserve">Actions will be taken to ensure that all risk is minimized as required in the Risk Management procedure.  This FMEA will be developed in conjunction with the hazards documented in </w:t>
      </w:r>
      <w:r w:rsidR="009F6249">
        <w:t xml:space="preserve">DD-006 </w:t>
      </w:r>
      <w:r w:rsidR="00642B43">
        <w:t xml:space="preserve">and updates to the </w:t>
      </w:r>
      <w:r w:rsidR="00975B40">
        <w:t xml:space="preserve">system risk analysis </w:t>
      </w:r>
      <w:r w:rsidR="00642B43">
        <w:t>report and summary made as necessary.</w:t>
      </w:r>
    </w:p>
    <w:p w14:paraId="7C8640EB" w14:textId="324634F2" w:rsidR="007000CB" w:rsidRPr="007000CB" w:rsidRDefault="00BE6E27" w:rsidP="007000CB">
      <w:pPr>
        <w:pStyle w:val="BodyText"/>
      </w:pPr>
      <w:r>
        <w:t xml:space="preserve">The intended use for the ClearView </w:t>
      </w:r>
      <w:r w:rsidR="00642B43">
        <w:t>S</w:t>
      </w:r>
      <w:r>
        <w:t xml:space="preserve">ystem is still being developed.  </w:t>
      </w:r>
      <w:r w:rsidR="00642B43">
        <w:t>As such, the software</w:t>
      </w:r>
      <w:r>
        <w:t xml:space="preserve"> FMEA may need to be re-evaluated once the intended use is finalized to ensure that no additional risks are created as a part of the overall intended use of the software. </w:t>
      </w:r>
    </w:p>
    <w:p w14:paraId="62CB6742" w14:textId="77777777" w:rsidR="006102DB" w:rsidRPr="00D516BA" w:rsidRDefault="00D516BA" w:rsidP="00D516BA">
      <w:pPr>
        <w:pStyle w:val="BodyText"/>
        <w:pageBreakBefore/>
        <w:jc w:val="center"/>
        <w:rPr>
          <w:b/>
        </w:rPr>
      </w:pPr>
      <w:r>
        <w:rPr>
          <w:b/>
        </w:rPr>
        <w:lastRenderedPageBreak/>
        <w:t>Revision History</w:t>
      </w:r>
    </w:p>
    <w:tbl>
      <w:tblPr>
        <w:tblW w:w="0" w:type="auto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1080"/>
        <w:gridCol w:w="1530"/>
        <w:gridCol w:w="5760"/>
        <w:gridCol w:w="1818"/>
      </w:tblGrid>
      <w:tr w:rsidR="00246CB2" w:rsidRPr="00D516BA" w14:paraId="68D767CD" w14:textId="77777777" w:rsidTr="00246CB2">
        <w:trPr>
          <w:cantSplit/>
          <w:tblHeader/>
        </w:trPr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14:paraId="30453721" w14:textId="77777777" w:rsidR="006102DB" w:rsidRPr="00D516BA" w:rsidRDefault="008F48EF" w:rsidP="00D516BA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Revision</w:t>
            </w:r>
          </w:p>
        </w:tc>
        <w:tc>
          <w:tcPr>
            <w:tcW w:w="15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14:paraId="6A60B2E5" w14:textId="77777777" w:rsidR="006102DB" w:rsidRPr="00D516BA" w:rsidRDefault="008F48EF" w:rsidP="00D516BA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Revision Date</w:t>
            </w:r>
          </w:p>
        </w:tc>
        <w:tc>
          <w:tcPr>
            <w:tcW w:w="57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14:paraId="1ABBE717" w14:textId="77777777" w:rsidR="006102DB" w:rsidRPr="00D516BA" w:rsidRDefault="008F48EF" w:rsidP="00D516BA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Reason for Revision/Change Request</w:t>
            </w:r>
          </w:p>
        </w:tc>
        <w:tc>
          <w:tcPr>
            <w:tcW w:w="18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14:paraId="359D2669" w14:textId="77777777" w:rsidR="006102DB" w:rsidRPr="00D516BA" w:rsidRDefault="008F48EF" w:rsidP="00D516BA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Revised By</w:t>
            </w:r>
          </w:p>
        </w:tc>
      </w:tr>
      <w:tr w:rsidR="006102DB" w14:paraId="77D7E987" w14:textId="77777777" w:rsidTr="00D516BA">
        <w:trPr>
          <w:cantSplit/>
        </w:trPr>
        <w:tc>
          <w:tcPr>
            <w:tcW w:w="1080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</w:tcBorders>
            <w:shd w:val="clear" w:color="auto" w:fill="FFFFFF"/>
            <w:tcMar>
              <w:left w:w="92" w:type="dxa"/>
            </w:tcMar>
          </w:tcPr>
          <w:p w14:paraId="2AB625A0" w14:textId="77777777" w:rsidR="006102DB" w:rsidRDefault="008F48EF" w:rsidP="00BE6E27">
            <w:pPr>
              <w:pStyle w:val="BodyText"/>
              <w:jc w:val="center"/>
            </w:pPr>
            <w:r>
              <w:t>000</w:t>
            </w:r>
          </w:p>
        </w:tc>
        <w:tc>
          <w:tcPr>
            <w:tcW w:w="1530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</w:tcBorders>
            <w:shd w:val="clear" w:color="auto" w:fill="FFFFFF"/>
            <w:tcMar>
              <w:left w:w="92" w:type="dxa"/>
            </w:tcMar>
          </w:tcPr>
          <w:p w14:paraId="28CE3229" w14:textId="51DEC757" w:rsidR="006102DB" w:rsidRDefault="006102DB" w:rsidP="00D516BA">
            <w:pPr>
              <w:pStyle w:val="BodyText"/>
            </w:pPr>
          </w:p>
        </w:tc>
        <w:tc>
          <w:tcPr>
            <w:tcW w:w="5760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</w:tcBorders>
            <w:shd w:val="clear" w:color="auto" w:fill="FFFFFF"/>
            <w:tcMar>
              <w:left w:w="92" w:type="dxa"/>
            </w:tcMar>
          </w:tcPr>
          <w:p w14:paraId="096709DE" w14:textId="77777777" w:rsidR="006102DB" w:rsidRDefault="008F48EF" w:rsidP="00D516BA">
            <w:pPr>
              <w:pStyle w:val="BodyText"/>
            </w:pPr>
            <w:r>
              <w:t>Initial Release</w:t>
            </w:r>
          </w:p>
        </w:tc>
        <w:tc>
          <w:tcPr>
            <w:tcW w:w="1818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50F23B40" w14:textId="77777777" w:rsidR="006102DB" w:rsidRDefault="00D516BA" w:rsidP="00D516BA">
            <w:pPr>
              <w:pStyle w:val="BodyText"/>
            </w:pPr>
            <w:r>
              <w:rPr>
                <w:color w:val="000000"/>
              </w:rPr>
              <w:t>L. Kurth</w:t>
            </w:r>
          </w:p>
        </w:tc>
      </w:tr>
      <w:tr w:rsidR="00D516BA" w14:paraId="21BE3C83" w14:textId="77777777" w:rsidTr="00D516BA">
        <w:trPr>
          <w:cantSplit/>
        </w:trPr>
        <w:tc>
          <w:tcPr>
            <w:tcW w:w="108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3126D3BC" w14:textId="77777777" w:rsidR="00D516BA" w:rsidRDefault="00D516BA" w:rsidP="00D516BA">
            <w:pPr>
              <w:pStyle w:val="BodyText"/>
            </w:pPr>
          </w:p>
        </w:tc>
        <w:tc>
          <w:tcPr>
            <w:tcW w:w="153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39959828" w14:textId="77777777" w:rsidR="00D516BA" w:rsidRDefault="00D516BA" w:rsidP="00D516BA">
            <w:pPr>
              <w:pStyle w:val="BodyText"/>
            </w:pPr>
          </w:p>
        </w:tc>
        <w:tc>
          <w:tcPr>
            <w:tcW w:w="576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3AFB0D99" w14:textId="77777777" w:rsidR="00D516BA" w:rsidRDefault="00D516BA" w:rsidP="00D516BA">
            <w:pPr>
              <w:pStyle w:val="BodyText"/>
            </w:pPr>
          </w:p>
        </w:tc>
        <w:tc>
          <w:tcPr>
            <w:tcW w:w="1818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4C4582F8" w14:textId="77777777" w:rsidR="00D516BA" w:rsidRDefault="00D516BA" w:rsidP="00D516BA">
            <w:pPr>
              <w:pStyle w:val="BodyText"/>
            </w:pPr>
          </w:p>
        </w:tc>
      </w:tr>
      <w:tr w:rsidR="00D516BA" w14:paraId="37D4B7EA" w14:textId="77777777" w:rsidTr="00D516BA">
        <w:trPr>
          <w:cantSplit/>
        </w:trPr>
        <w:tc>
          <w:tcPr>
            <w:tcW w:w="108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1A242DF5" w14:textId="77777777" w:rsidR="00D516BA" w:rsidRDefault="00D516BA" w:rsidP="00D516BA">
            <w:pPr>
              <w:pStyle w:val="BodyText"/>
            </w:pPr>
          </w:p>
        </w:tc>
        <w:tc>
          <w:tcPr>
            <w:tcW w:w="153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7903C49A" w14:textId="77777777" w:rsidR="00D516BA" w:rsidRDefault="00D516BA" w:rsidP="00D516BA">
            <w:pPr>
              <w:pStyle w:val="BodyText"/>
            </w:pPr>
          </w:p>
        </w:tc>
        <w:tc>
          <w:tcPr>
            <w:tcW w:w="576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209A356B" w14:textId="77777777" w:rsidR="00D516BA" w:rsidRDefault="00D516BA" w:rsidP="00D516BA">
            <w:pPr>
              <w:pStyle w:val="BodyText"/>
            </w:pPr>
          </w:p>
        </w:tc>
        <w:tc>
          <w:tcPr>
            <w:tcW w:w="1818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57000BE2" w14:textId="77777777" w:rsidR="00D516BA" w:rsidRDefault="00D516BA" w:rsidP="00D516BA">
            <w:pPr>
              <w:pStyle w:val="BodyText"/>
            </w:pPr>
          </w:p>
        </w:tc>
      </w:tr>
      <w:tr w:rsidR="00D516BA" w14:paraId="562E9EAF" w14:textId="77777777" w:rsidTr="00D516BA">
        <w:trPr>
          <w:cantSplit/>
        </w:trPr>
        <w:tc>
          <w:tcPr>
            <w:tcW w:w="108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76A06B8A" w14:textId="77777777" w:rsidR="00D516BA" w:rsidRDefault="00D516BA" w:rsidP="00D516BA">
            <w:pPr>
              <w:pStyle w:val="BodyText"/>
            </w:pPr>
          </w:p>
        </w:tc>
        <w:tc>
          <w:tcPr>
            <w:tcW w:w="153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034A7DAE" w14:textId="77777777" w:rsidR="00D516BA" w:rsidRDefault="00D516BA" w:rsidP="00D516BA">
            <w:pPr>
              <w:pStyle w:val="BodyText"/>
            </w:pPr>
          </w:p>
        </w:tc>
        <w:tc>
          <w:tcPr>
            <w:tcW w:w="576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5BC42917" w14:textId="77777777" w:rsidR="00D516BA" w:rsidRDefault="00D516BA" w:rsidP="00D516BA">
            <w:pPr>
              <w:pStyle w:val="BodyText"/>
            </w:pPr>
          </w:p>
        </w:tc>
        <w:tc>
          <w:tcPr>
            <w:tcW w:w="1818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0F694FFF" w14:textId="77777777" w:rsidR="00D516BA" w:rsidRDefault="00D516BA" w:rsidP="00D516BA">
            <w:pPr>
              <w:pStyle w:val="BodyText"/>
            </w:pPr>
          </w:p>
        </w:tc>
      </w:tr>
      <w:tr w:rsidR="00D516BA" w14:paraId="78FE31E2" w14:textId="77777777" w:rsidTr="00D516BA">
        <w:trPr>
          <w:cantSplit/>
        </w:trPr>
        <w:tc>
          <w:tcPr>
            <w:tcW w:w="108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558A907D" w14:textId="77777777" w:rsidR="00D516BA" w:rsidRDefault="00D516BA" w:rsidP="00D516BA">
            <w:pPr>
              <w:pStyle w:val="BodyText"/>
            </w:pPr>
          </w:p>
        </w:tc>
        <w:tc>
          <w:tcPr>
            <w:tcW w:w="153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3FD60159" w14:textId="77777777" w:rsidR="00D516BA" w:rsidRDefault="00D516BA" w:rsidP="00D516BA">
            <w:pPr>
              <w:pStyle w:val="BodyText"/>
            </w:pPr>
          </w:p>
        </w:tc>
        <w:tc>
          <w:tcPr>
            <w:tcW w:w="576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0FFE896E" w14:textId="77777777" w:rsidR="00D516BA" w:rsidRDefault="00D516BA" w:rsidP="00D516BA">
            <w:pPr>
              <w:pStyle w:val="BodyText"/>
            </w:pPr>
          </w:p>
        </w:tc>
        <w:tc>
          <w:tcPr>
            <w:tcW w:w="1818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32EAE920" w14:textId="77777777" w:rsidR="00D516BA" w:rsidRDefault="00D516BA" w:rsidP="00D516BA">
            <w:pPr>
              <w:pStyle w:val="BodyText"/>
            </w:pPr>
          </w:p>
        </w:tc>
      </w:tr>
      <w:tr w:rsidR="006102DB" w14:paraId="36EB3044" w14:textId="77777777" w:rsidTr="00D516BA">
        <w:trPr>
          <w:cantSplit/>
        </w:trPr>
        <w:tc>
          <w:tcPr>
            <w:tcW w:w="108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4ACCB352" w14:textId="77777777" w:rsidR="006102DB" w:rsidRDefault="006102DB" w:rsidP="00D516BA">
            <w:pPr>
              <w:pStyle w:val="BodyText"/>
            </w:pPr>
          </w:p>
        </w:tc>
        <w:tc>
          <w:tcPr>
            <w:tcW w:w="153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2A083352" w14:textId="77777777" w:rsidR="006102DB" w:rsidRDefault="006102DB" w:rsidP="00D516BA">
            <w:pPr>
              <w:pStyle w:val="BodyText"/>
            </w:pPr>
          </w:p>
        </w:tc>
        <w:tc>
          <w:tcPr>
            <w:tcW w:w="5760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17A5A529" w14:textId="77777777" w:rsidR="006102DB" w:rsidRDefault="006102DB" w:rsidP="00D516BA">
            <w:pPr>
              <w:pStyle w:val="BodyText"/>
            </w:pPr>
          </w:p>
        </w:tc>
        <w:tc>
          <w:tcPr>
            <w:tcW w:w="1818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14:paraId="48BDDD9A" w14:textId="77777777" w:rsidR="006102DB" w:rsidRDefault="006102DB" w:rsidP="00D516BA">
            <w:pPr>
              <w:pStyle w:val="BodyText"/>
            </w:pPr>
          </w:p>
        </w:tc>
      </w:tr>
    </w:tbl>
    <w:p w14:paraId="77A779F1" w14:textId="77777777" w:rsidR="006102DB" w:rsidRDefault="006102DB">
      <w:pPr>
        <w:pStyle w:val="DefaultStyle"/>
        <w:tabs>
          <w:tab w:val="left" w:pos="3780"/>
        </w:tabs>
        <w:ind w:left="1260" w:hanging="540"/>
      </w:pPr>
    </w:p>
    <w:sectPr w:rsidR="006102DB" w:rsidSect="00E93A0D">
      <w:headerReference w:type="default" r:id="rId10"/>
      <w:footerReference w:type="default" r:id="rId11"/>
      <w:pgSz w:w="12240" w:h="15840"/>
      <w:pgMar w:top="720" w:right="1080" w:bottom="720" w:left="1080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DA0707" w14:textId="77777777" w:rsidR="005B413F" w:rsidRDefault="005B413F">
      <w:r>
        <w:separator/>
      </w:r>
    </w:p>
  </w:endnote>
  <w:endnote w:type="continuationSeparator" w:id="0">
    <w:p w14:paraId="65CCC624" w14:textId="77777777" w:rsidR="005B413F" w:rsidRDefault="005B413F">
      <w:r>
        <w:continuationSeparator/>
      </w:r>
    </w:p>
  </w:endnote>
  <w:endnote w:type="continuationNotice" w:id="1">
    <w:p w14:paraId="7E3EAAEA" w14:textId="77777777" w:rsidR="005B413F" w:rsidRDefault="005B41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ourier New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C34BC1" w14:textId="0C95C96F" w:rsidR="006102DB" w:rsidRDefault="0052742E" w:rsidP="00903BBA">
    <w:pPr>
      <w:pStyle w:val="Footer"/>
    </w:pPr>
    <w:r>
      <w:t>Initial Risk Analysis</w:t>
    </w:r>
    <w:r w:rsidR="008F48EF">
      <w:t xml:space="preserve"> ClearView Software</w:t>
    </w:r>
    <w:r w:rsidR="008F48EF">
      <w:tab/>
      <w:t>Confidential &amp; Proprietary</w:t>
    </w:r>
  </w:p>
  <w:p w14:paraId="483E23BF" w14:textId="3F7F447A" w:rsidR="006102DB" w:rsidRDefault="008F48EF" w:rsidP="00903BBA">
    <w:pPr>
      <w:pStyle w:val="Footer"/>
    </w:pPr>
    <w:r>
      <w:t xml:space="preserve">Document Number: </w:t>
    </w:r>
    <w:r w:rsidR="0052742E">
      <w:t>DD-034</w:t>
    </w:r>
    <w:r>
      <w:tab/>
    </w:r>
    <w:r w:rsidR="00434F7D" w:rsidRPr="00434F7D">
      <w:t xml:space="preserve">Page </w:t>
    </w:r>
    <w:r w:rsidR="00434F7D" w:rsidRPr="00434F7D">
      <w:fldChar w:fldCharType="begin"/>
    </w:r>
    <w:r w:rsidR="00434F7D" w:rsidRPr="00434F7D">
      <w:instrText xml:space="preserve"> PAGE  \* Arabic  \* MERGEFORMAT </w:instrText>
    </w:r>
    <w:r w:rsidR="00434F7D" w:rsidRPr="00434F7D">
      <w:fldChar w:fldCharType="separate"/>
    </w:r>
    <w:r w:rsidR="00831388">
      <w:rPr>
        <w:noProof/>
      </w:rPr>
      <w:t>3</w:t>
    </w:r>
    <w:r w:rsidR="00434F7D" w:rsidRPr="00434F7D">
      <w:fldChar w:fldCharType="end"/>
    </w:r>
    <w:r w:rsidR="00434F7D" w:rsidRPr="00434F7D">
      <w:t xml:space="preserve"> of </w:t>
    </w:r>
    <w:fldSimple w:instr=" NUMPAGES  \* Arabic  \* MERGEFORMAT ">
      <w:r w:rsidR="00831388">
        <w:rPr>
          <w:noProof/>
        </w:rPr>
        <w:t>8</w:t>
      </w:r>
    </w:fldSimple>
  </w:p>
  <w:p w14:paraId="12EE4150" w14:textId="77777777" w:rsidR="006102DB" w:rsidRDefault="00A07109" w:rsidP="00903BBA">
    <w:pPr>
      <w:pStyle w:val="Footer"/>
    </w:pPr>
    <w: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2E3BBE" w14:textId="77777777" w:rsidR="005B413F" w:rsidRDefault="005B413F">
      <w:r>
        <w:separator/>
      </w:r>
    </w:p>
  </w:footnote>
  <w:footnote w:type="continuationSeparator" w:id="0">
    <w:p w14:paraId="25E9C269" w14:textId="77777777" w:rsidR="005B413F" w:rsidRDefault="005B413F">
      <w:r>
        <w:continuationSeparator/>
      </w:r>
    </w:p>
  </w:footnote>
  <w:footnote w:type="continuationNotice" w:id="1">
    <w:p w14:paraId="47709F7F" w14:textId="77777777" w:rsidR="005B413F" w:rsidRDefault="005B413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98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98" w:type="dxa"/>
      </w:tblCellMar>
      <w:tblLook w:val="0000" w:firstRow="0" w:lastRow="0" w:firstColumn="0" w:lastColumn="0" w:noHBand="0" w:noVBand="0"/>
    </w:tblPr>
    <w:tblGrid>
      <w:gridCol w:w="3420"/>
      <w:gridCol w:w="6768"/>
    </w:tblGrid>
    <w:tr w:rsidR="006102DB" w14:paraId="5D9EBCF8" w14:textId="77777777" w:rsidTr="00E93A0D">
      <w:trPr>
        <w:cantSplit/>
        <w:trHeight w:val="1160"/>
      </w:trPr>
      <w:tc>
        <w:tcPr>
          <w:tcW w:w="3420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98" w:type="dxa"/>
          </w:tcMar>
          <w:vAlign w:val="center"/>
        </w:tcPr>
        <w:p w14:paraId="14E3AD58" w14:textId="77777777" w:rsidR="006102DB" w:rsidRDefault="008F48EF">
          <w:pPr>
            <w:pStyle w:val="DefaultStyle"/>
            <w:spacing w:before="60" w:after="60"/>
            <w:jc w:val="center"/>
          </w:pPr>
          <w:r>
            <w:rPr>
              <w:noProof/>
              <w:lang w:eastAsia="en-US" w:bidi="ar-SA"/>
            </w:rPr>
            <w:drawing>
              <wp:inline distT="0" distB="0" distL="0" distR="0" wp14:anchorId="49335A0B" wp14:editId="521243E4">
                <wp:extent cx="1885950" cy="571500"/>
                <wp:effectExtent l="0" t="0" r="0" b="0"/>
                <wp:docPr id="1" name="Picture" descr="EPIC_Horizontal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EPIC_Horizontal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8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98" w:type="dxa"/>
          </w:tcMar>
          <w:vAlign w:val="center"/>
        </w:tcPr>
        <w:p w14:paraId="7D7DC941" w14:textId="41054D3A" w:rsidR="006102DB" w:rsidRPr="002975CC" w:rsidRDefault="0052742E" w:rsidP="00903BBA">
          <w:pPr>
            <w:pStyle w:val="Title"/>
            <w:rPr>
              <w:rFonts w:asciiTheme="minorHAnsi" w:hAnsiTheme="minorHAnsi"/>
            </w:rPr>
          </w:pPr>
          <w:r w:rsidRPr="002975CC">
            <w:rPr>
              <w:rFonts w:asciiTheme="minorHAnsi" w:hAnsiTheme="minorHAnsi"/>
            </w:rPr>
            <w:t>Initial Risk Analysis</w:t>
          </w:r>
          <w:r w:rsidR="00903BBA" w:rsidRPr="002975CC">
            <w:rPr>
              <w:rFonts w:asciiTheme="minorHAnsi" w:hAnsiTheme="minorHAnsi"/>
            </w:rPr>
            <w:br/>
          </w:r>
          <w:r w:rsidR="008F48EF" w:rsidRPr="002975CC">
            <w:rPr>
              <w:rFonts w:asciiTheme="minorHAnsi" w:hAnsiTheme="minorHAnsi"/>
            </w:rPr>
            <w:t>ClearView Software</w:t>
          </w:r>
        </w:p>
      </w:tc>
    </w:tr>
  </w:tbl>
  <w:p w14:paraId="2DC467C3" w14:textId="77777777" w:rsidR="006102DB" w:rsidRDefault="006102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2E061F74"/>
    <w:lvl w:ilvl="0">
      <w:start w:val="1"/>
      <w:numFmt w:val="bullet"/>
      <w:pStyle w:val="ListBullet5"/>
      <w:lvlText w:val=""/>
      <w:lvlJc w:val="left"/>
      <w:pPr>
        <w:ind w:left="2160" w:hanging="360"/>
      </w:pPr>
      <w:rPr>
        <w:rFonts w:ascii="Wingdings 2" w:hAnsi="Wingdings 2" w:hint="default"/>
      </w:rPr>
    </w:lvl>
  </w:abstractNum>
  <w:abstractNum w:abstractNumId="1">
    <w:nsid w:val="FFFFFF81"/>
    <w:multiLevelType w:val="singleLevel"/>
    <w:tmpl w:val="87EA827A"/>
    <w:lvl w:ilvl="0">
      <w:start w:val="1"/>
      <w:numFmt w:val="bullet"/>
      <w:pStyle w:val="ListBullet4"/>
      <w:lvlText w:val=""/>
      <w:lvlJc w:val="left"/>
      <w:pPr>
        <w:ind w:left="1800" w:hanging="360"/>
      </w:pPr>
      <w:rPr>
        <w:rFonts w:ascii="Wingdings 3" w:hAnsi="Wingdings 3" w:hint="default"/>
      </w:rPr>
    </w:lvl>
  </w:abstractNum>
  <w:abstractNum w:abstractNumId="2">
    <w:nsid w:val="FFFFFF82"/>
    <w:multiLevelType w:val="singleLevel"/>
    <w:tmpl w:val="5D1EC260"/>
    <w:lvl w:ilvl="0">
      <w:start w:val="1"/>
      <w:numFmt w:val="bullet"/>
      <w:pStyle w:val="ListBullet3"/>
      <w:lvlText w:val=""/>
      <w:lvlJc w:val="left"/>
      <w:pPr>
        <w:ind w:left="144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1826E39A"/>
    <w:lvl w:ilvl="0">
      <w:start w:val="1"/>
      <w:numFmt w:val="bullet"/>
      <w:pStyle w:val="ListBullet2"/>
      <w:lvlText w:val=""/>
      <w:lvlJc w:val="left"/>
      <w:pPr>
        <w:ind w:left="1080" w:hanging="360"/>
      </w:pPr>
      <w:rPr>
        <w:rFonts w:ascii="Wingdings 2" w:hAnsi="Wingdings 2" w:hint="default"/>
      </w:rPr>
    </w:lvl>
  </w:abstractNum>
  <w:abstractNum w:abstractNumId="4">
    <w:nsid w:val="FFFFFF89"/>
    <w:multiLevelType w:val="singleLevel"/>
    <w:tmpl w:val="B5143B00"/>
    <w:lvl w:ilvl="0">
      <w:start w:val="1"/>
      <w:numFmt w:val="bullet"/>
      <w:pStyle w:val="ListBullet"/>
      <w:lvlText w:val="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5">
    <w:nsid w:val="03493808"/>
    <w:multiLevelType w:val="multilevel"/>
    <w:tmpl w:val="B8564252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6">
    <w:nsid w:val="141D487B"/>
    <w:multiLevelType w:val="hybridMultilevel"/>
    <w:tmpl w:val="B294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AB4FFB"/>
    <w:multiLevelType w:val="multilevel"/>
    <w:tmpl w:val="2ED403C6"/>
    <w:lvl w:ilvl="0">
      <w:start w:val="1"/>
      <w:numFmt w:val="upperLetter"/>
      <w:pStyle w:val="AppendixH1"/>
      <w:lvlText w:val="Appendix %1:"/>
      <w:lvlJc w:val="left"/>
      <w:pPr>
        <w:tabs>
          <w:tab w:val="num" w:pos="1800"/>
        </w:tabs>
        <w:ind w:left="1800" w:hanging="1800"/>
      </w:pPr>
      <w:rPr>
        <w:rFonts w:ascii="Calibri" w:hAnsi="Calibri" w:hint="default"/>
        <w:b/>
        <w:sz w:val="32"/>
      </w:rPr>
    </w:lvl>
    <w:lvl w:ilvl="1">
      <w:start w:val="1"/>
      <w:numFmt w:val="decimal"/>
      <w:pStyle w:val="AppendixH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H3"/>
      <w:lvlText w:val="%1.%2.%3"/>
      <w:lvlJc w:val="left"/>
      <w:pPr>
        <w:tabs>
          <w:tab w:val="num" w:pos="648"/>
        </w:tabs>
        <w:ind w:left="648" w:hanging="6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4FF40946"/>
    <w:multiLevelType w:val="multilevel"/>
    <w:tmpl w:val="3E4EC34A"/>
    <w:styleLink w:val="AppendixHeadings"/>
    <w:lvl w:ilvl="0">
      <w:start w:val="1"/>
      <w:numFmt w:val="upperLetter"/>
      <w:lvlText w:val="%1"/>
      <w:lvlJc w:val="left"/>
      <w:pPr>
        <w:tabs>
          <w:tab w:val="num" w:pos="1800"/>
        </w:tabs>
        <w:ind w:left="1800" w:hanging="1800"/>
      </w:pPr>
      <w:rPr>
        <w:rFonts w:ascii="Calibri" w:hAnsi="Calibri" w:hint="default"/>
        <w:b/>
        <w:sz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>
    <w:nsid w:val="559C13D5"/>
    <w:multiLevelType w:val="multilevel"/>
    <w:tmpl w:val="EA1E2E1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623C63B8"/>
    <w:multiLevelType w:val="multilevel"/>
    <w:tmpl w:val="D4F200D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7"/>
  </w:num>
  <w:num w:numId="5">
    <w:abstractNumId w:val="10"/>
  </w:num>
  <w:num w:numId="6">
    <w:abstractNumId w:val="7"/>
  </w:num>
  <w:num w:numId="7">
    <w:abstractNumId w:val="10"/>
  </w:num>
  <w:num w:numId="8">
    <w:abstractNumId w:val="7"/>
  </w:num>
  <w:num w:numId="9">
    <w:abstractNumId w:val="8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4"/>
  </w:num>
  <w:num w:numId="17">
    <w:abstractNumId w:val="4"/>
  </w:num>
  <w:num w:numId="18">
    <w:abstractNumId w:val="3"/>
  </w:num>
  <w:num w:numId="19">
    <w:abstractNumId w:val="3"/>
  </w:num>
  <w:num w:numId="20">
    <w:abstractNumId w:val="2"/>
  </w:num>
  <w:num w:numId="21">
    <w:abstractNumId w:val="2"/>
  </w:num>
  <w:num w:numId="22">
    <w:abstractNumId w:val="1"/>
  </w:num>
  <w:num w:numId="23">
    <w:abstractNumId w:val="1"/>
  </w:num>
  <w:num w:numId="24">
    <w:abstractNumId w:val="0"/>
  </w:num>
  <w:num w:numId="25">
    <w:abstractNumId w:val="0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2DB"/>
    <w:rsid w:val="000517F3"/>
    <w:rsid w:val="00054DD9"/>
    <w:rsid w:val="00063141"/>
    <w:rsid w:val="000823D2"/>
    <w:rsid w:val="0009094F"/>
    <w:rsid w:val="000B1C8A"/>
    <w:rsid w:val="000B7DCF"/>
    <w:rsid w:val="000E7A39"/>
    <w:rsid w:val="00124A0E"/>
    <w:rsid w:val="001272D1"/>
    <w:rsid w:val="00142A90"/>
    <w:rsid w:val="0014670B"/>
    <w:rsid w:val="00150341"/>
    <w:rsid w:val="0016032C"/>
    <w:rsid w:val="00193854"/>
    <w:rsid w:val="001B33FD"/>
    <w:rsid w:val="001C1729"/>
    <w:rsid w:val="001C6286"/>
    <w:rsid w:val="001C68FF"/>
    <w:rsid w:val="001D408C"/>
    <w:rsid w:val="00200C9C"/>
    <w:rsid w:val="0020637D"/>
    <w:rsid w:val="00222866"/>
    <w:rsid w:val="002245BF"/>
    <w:rsid w:val="00234933"/>
    <w:rsid w:val="00236074"/>
    <w:rsid w:val="00244B02"/>
    <w:rsid w:val="0024585F"/>
    <w:rsid w:val="00246CB2"/>
    <w:rsid w:val="0027269D"/>
    <w:rsid w:val="00285FF9"/>
    <w:rsid w:val="0028611C"/>
    <w:rsid w:val="002917EA"/>
    <w:rsid w:val="00293C7C"/>
    <w:rsid w:val="002975CC"/>
    <w:rsid w:val="002A5489"/>
    <w:rsid w:val="002C60DF"/>
    <w:rsid w:val="002D2274"/>
    <w:rsid w:val="002E0659"/>
    <w:rsid w:val="00303E15"/>
    <w:rsid w:val="003412C7"/>
    <w:rsid w:val="00355A99"/>
    <w:rsid w:val="0036235A"/>
    <w:rsid w:val="003658C5"/>
    <w:rsid w:val="0039120C"/>
    <w:rsid w:val="00396FFD"/>
    <w:rsid w:val="003A4441"/>
    <w:rsid w:val="003B03EA"/>
    <w:rsid w:val="003C4358"/>
    <w:rsid w:val="003C7ABF"/>
    <w:rsid w:val="003F328F"/>
    <w:rsid w:val="00413319"/>
    <w:rsid w:val="00417243"/>
    <w:rsid w:val="00434F7D"/>
    <w:rsid w:val="004B3542"/>
    <w:rsid w:val="004D0C0D"/>
    <w:rsid w:val="0052742E"/>
    <w:rsid w:val="0053289C"/>
    <w:rsid w:val="00540CF7"/>
    <w:rsid w:val="005569D4"/>
    <w:rsid w:val="00567CFC"/>
    <w:rsid w:val="0058011C"/>
    <w:rsid w:val="00593E9D"/>
    <w:rsid w:val="00595F62"/>
    <w:rsid w:val="005B413F"/>
    <w:rsid w:val="005D644F"/>
    <w:rsid w:val="005F65B7"/>
    <w:rsid w:val="006102DB"/>
    <w:rsid w:val="00620FF1"/>
    <w:rsid w:val="006401D8"/>
    <w:rsid w:val="00642B43"/>
    <w:rsid w:val="00665CE7"/>
    <w:rsid w:val="00686990"/>
    <w:rsid w:val="00694792"/>
    <w:rsid w:val="006A493C"/>
    <w:rsid w:val="006D31AB"/>
    <w:rsid w:val="006E0EA0"/>
    <w:rsid w:val="006E409A"/>
    <w:rsid w:val="007000CB"/>
    <w:rsid w:val="00705C41"/>
    <w:rsid w:val="00707DB9"/>
    <w:rsid w:val="007107FC"/>
    <w:rsid w:val="00717A84"/>
    <w:rsid w:val="00721428"/>
    <w:rsid w:val="00724A67"/>
    <w:rsid w:val="00735D3A"/>
    <w:rsid w:val="007401B8"/>
    <w:rsid w:val="007455A6"/>
    <w:rsid w:val="00751428"/>
    <w:rsid w:val="007F291B"/>
    <w:rsid w:val="0080733A"/>
    <w:rsid w:val="008176EB"/>
    <w:rsid w:val="00831388"/>
    <w:rsid w:val="00831EC9"/>
    <w:rsid w:val="00835A7F"/>
    <w:rsid w:val="00841A80"/>
    <w:rsid w:val="008544D0"/>
    <w:rsid w:val="00856C55"/>
    <w:rsid w:val="008A004A"/>
    <w:rsid w:val="008A0CB2"/>
    <w:rsid w:val="008B73E0"/>
    <w:rsid w:val="008C1893"/>
    <w:rsid w:val="008D4ADD"/>
    <w:rsid w:val="008E4351"/>
    <w:rsid w:val="008E7DA7"/>
    <w:rsid w:val="008F1290"/>
    <w:rsid w:val="008F48EF"/>
    <w:rsid w:val="00903BBA"/>
    <w:rsid w:val="0093662E"/>
    <w:rsid w:val="0094640B"/>
    <w:rsid w:val="00960E88"/>
    <w:rsid w:val="009643D1"/>
    <w:rsid w:val="00975B40"/>
    <w:rsid w:val="009A0F7E"/>
    <w:rsid w:val="009B0246"/>
    <w:rsid w:val="009E1730"/>
    <w:rsid w:val="009E2CF4"/>
    <w:rsid w:val="009F6249"/>
    <w:rsid w:val="00A044FC"/>
    <w:rsid w:val="00A04605"/>
    <w:rsid w:val="00A07109"/>
    <w:rsid w:val="00A633CE"/>
    <w:rsid w:val="00A70188"/>
    <w:rsid w:val="00A8684B"/>
    <w:rsid w:val="00A92E45"/>
    <w:rsid w:val="00AE6990"/>
    <w:rsid w:val="00AE7069"/>
    <w:rsid w:val="00AF105F"/>
    <w:rsid w:val="00B05AE2"/>
    <w:rsid w:val="00B3742A"/>
    <w:rsid w:val="00B65C51"/>
    <w:rsid w:val="00B66E5E"/>
    <w:rsid w:val="00BD6DB1"/>
    <w:rsid w:val="00BE6E27"/>
    <w:rsid w:val="00C01BE9"/>
    <w:rsid w:val="00C05AC3"/>
    <w:rsid w:val="00C15938"/>
    <w:rsid w:val="00C43C44"/>
    <w:rsid w:val="00C62002"/>
    <w:rsid w:val="00C63A8E"/>
    <w:rsid w:val="00C75534"/>
    <w:rsid w:val="00C85B82"/>
    <w:rsid w:val="00CB454F"/>
    <w:rsid w:val="00CD0BDE"/>
    <w:rsid w:val="00CE213E"/>
    <w:rsid w:val="00D02AE1"/>
    <w:rsid w:val="00D152F2"/>
    <w:rsid w:val="00D37738"/>
    <w:rsid w:val="00D4332D"/>
    <w:rsid w:val="00D516BA"/>
    <w:rsid w:val="00D62FEB"/>
    <w:rsid w:val="00D67631"/>
    <w:rsid w:val="00D76449"/>
    <w:rsid w:val="00D81F2C"/>
    <w:rsid w:val="00D87543"/>
    <w:rsid w:val="00DC7643"/>
    <w:rsid w:val="00DD16D2"/>
    <w:rsid w:val="00DF4481"/>
    <w:rsid w:val="00E05E42"/>
    <w:rsid w:val="00E12951"/>
    <w:rsid w:val="00E25356"/>
    <w:rsid w:val="00E34A2E"/>
    <w:rsid w:val="00E514FC"/>
    <w:rsid w:val="00E93A0D"/>
    <w:rsid w:val="00EA1002"/>
    <w:rsid w:val="00EB06E0"/>
    <w:rsid w:val="00EB2883"/>
    <w:rsid w:val="00EE6890"/>
    <w:rsid w:val="00EF4AB5"/>
    <w:rsid w:val="00F3275A"/>
    <w:rsid w:val="00F731FE"/>
    <w:rsid w:val="00FA74F4"/>
    <w:rsid w:val="00FB2B72"/>
    <w:rsid w:val="00FC2CAA"/>
    <w:rsid w:val="00FD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List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643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next w:val="BodyText"/>
    <w:link w:val="Heading1Char"/>
    <w:uiPriority w:val="99"/>
    <w:qFormat/>
    <w:rsid w:val="00E25356"/>
    <w:pPr>
      <w:keepNext/>
      <w:numPr>
        <w:numId w:val="15"/>
      </w:numPr>
      <w:spacing w:before="360" w:after="120" w:line="240" w:lineRule="auto"/>
      <w:contextualSpacing/>
      <w:outlineLvl w:val="0"/>
    </w:pPr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uiPriority w:val="9"/>
    <w:unhideWhenUsed/>
    <w:qFormat/>
    <w:rsid w:val="00FD7D1C"/>
    <w:pPr>
      <w:keepNext w:val="0"/>
      <w:numPr>
        <w:ilvl w:val="1"/>
      </w:numPr>
      <w:spacing w:before="240"/>
      <w:ind w:left="547" w:hanging="547"/>
      <w:contextualSpacing w:val="0"/>
      <w:outlineLvl w:val="1"/>
    </w:pPr>
    <w:rPr>
      <w:rFonts w:eastAsiaTheme="majorEastAsia" w:cstheme="majorBidi"/>
      <w:bCs w:val="0"/>
      <w:sz w:val="28"/>
      <w:szCs w:val="26"/>
    </w:rPr>
  </w:style>
  <w:style w:type="paragraph" w:styleId="Heading3">
    <w:name w:val="heading 3"/>
    <w:basedOn w:val="Heading2"/>
    <w:next w:val="BodyText3"/>
    <w:link w:val="Heading3Char"/>
    <w:uiPriority w:val="99"/>
    <w:qFormat/>
    <w:rsid w:val="0036235A"/>
    <w:pPr>
      <w:numPr>
        <w:ilvl w:val="2"/>
      </w:numPr>
      <w:spacing w:before="0"/>
      <w:ind w:left="1260"/>
      <w:outlineLvl w:val="2"/>
    </w:pPr>
    <w:rPr>
      <w:rFonts w:eastAsia="Times New Roman" w:cs="Arial"/>
      <w:bCs/>
      <w:szCs w:val="20"/>
    </w:rPr>
  </w:style>
  <w:style w:type="paragraph" w:styleId="Heading4">
    <w:name w:val="heading 4"/>
    <w:basedOn w:val="Heading3"/>
    <w:next w:val="BodyText4"/>
    <w:link w:val="Heading4Char"/>
    <w:uiPriority w:val="9"/>
    <w:unhideWhenUsed/>
    <w:qFormat/>
    <w:rsid w:val="00DC7643"/>
    <w:pPr>
      <w:numPr>
        <w:ilvl w:val="3"/>
      </w:numPr>
      <w:outlineLvl w:val="3"/>
    </w:pPr>
    <w:rPr>
      <w:rFonts w:eastAsiaTheme="majorEastAsia" w:cstheme="majorBidi"/>
      <w:bCs w:val="0"/>
      <w:iCs/>
    </w:rPr>
  </w:style>
  <w:style w:type="paragraph" w:styleId="Heading5">
    <w:name w:val="heading 5"/>
    <w:basedOn w:val="Heading4"/>
    <w:next w:val="BodyText5"/>
    <w:link w:val="Heading5Char"/>
    <w:uiPriority w:val="99"/>
    <w:qFormat/>
    <w:rsid w:val="00DC7643"/>
    <w:pPr>
      <w:numPr>
        <w:ilvl w:val="4"/>
      </w:numPr>
      <w:outlineLvl w:val="4"/>
    </w:pPr>
    <w:rPr>
      <w:rFonts w:eastAsia="Times New Roman" w:cs="Arial"/>
      <w:bCs/>
    </w:rPr>
  </w:style>
  <w:style w:type="paragraph" w:styleId="Heading6">
    <w:name w:val="heading 6"/>
    <w:basedOn w:val="Heading5"/>
    <w:next w:val="BodyText6"/>
    <w:link w:val="Heading6Char"/>
    <w:uiPriority w:val="99"/>
    <w:qFormat/>
    <w:rsid w:val="00DC7643"/>
    <w:pPr>
      <w:numPr>
        <w:ilvl w:val="5"/>
      </w:numPr>
      <w:outlineLvl w:val="5"/>
    </w:pPr>
    <w:rPr>
      <w:rFonts w:cs="Times New Roman"/>
      <w:bCs w:val="0"/>
    </w:rPr>
  </w:style>
  <w:style w:type="paragraph" w:styleId="Heading7">
    <w:name w:val="heading 7"/>
    <w:basedOn w:val="Heading6"/>
    <w:next w:val="BodyText7"/>
    <w:link w:val="Heading7Char"/>
    <w:uiPriority w:val="9"/>
    <w:unhideWhenUsed/>
    <w:qFormat/>
    <w:rsid w:val="00DC7643"/>
    <w:pPr>
      <w:numPr>
        <w:ilvl w:val="6"/>
      </w:numPr>
      <w:outlineLvl w:val="6"/>
    </w:pPr>
    <w:rPr>
      <w:rFonts w:eastAsiaTheme="majorEastAsia" w:cstheme="majorBidi"/>
      <w:iCs w:val="0"/>
    </w:rPr>
  </w:style>
  <w:style w:type="paragraph" w:styleId="Heading8">
    <w:name w:val="heading 8"/>
    <w:basedOn w:val="Heading7"/>
    <w:next w:val="BodyText8"/>
    <w:link w:val="Heading8Char"/>
    <w:uiPriority w:val="9"/>
    <w:unhideWhenUsed/>
    <w:qFormat/>
    <w:rsid w:val="00DC7643"/>
    <w:pPr>
      <w:numPr>
        <w:ilvl w:val="7"/>
      </w:numPr>
      <w:outlineLvl w:val="7"/>
    </w:pPr>
  </w:style>
  <w:style w:type="paragraph" w:styleId="Heading9">
    <w:name w:val="heading 9"/>
    <w:basedOn w:val="Heading8"/>
    <w:next w:val="BodyText9"/>
    <w:link w:val="Heading9Char"/>
    <w:uiPriority w:val="9"/>
    <w:unhideWhenUsed/>
    <w:qFormat/>
    <w:rsid w:val="00DC7643"/>
    <w:pPr>
      <w:numPr>
        <w:ilvl w:val="8"/>
      </w:numPr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Style">
    <w:name w:val="Default Style"/>
    <w:pPr>
      <w:widowControl w:val="0"/>
      <w:suppressAutoHyphens/>
    </w:pPr>
    <w:rPr>
      <w:rFonts w:ascii="Times New Roman" w:eastAsia="SimSun" w:hAnsi="Times New Roman" w:cs="Mangal"/>
      <w:color w:val="00000A"/>
      <w:sz w:val="24"/>
      <w:szCs w:val="24"/>
      <w:lang w:eastAsia="zh-CN" w:bidi="hi-IN"/>
    </w:rPr>
  </w:style>
  <w:style w:type="character" w:customStyle="1" w:styleId="HeaderChar">
    <w:name w:val="Header Char"/>
    <w:basedOn w:val="DefaultParagraphFont"/>
    <w:link w:val="Header"/>
    <w:uiPriority w:val="99"/>
    <w:rsid w:val="00DC7643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903BBA"/>
    <w:rPr>
      <w:rFonts w:ascii="Calibri" w:eastAsia="Calibri" w:hAnsi="Calibri" w:cs="Calibri"/>
      <w:sz w:val="18"/>
    </w:rPr>
  </w:style>
  <w:style w:type="character" w:customStyle="1" w:styleId="BalloonTextChar">
    <w:name w:val="Balloon Text Char"/>
    <w:basedOn w:val="DefaultParagraphFont"/>
    <w:rPr>
      <w:rFonts w:ascii="Tahoma" w:eastAsia="SimSun" w:hAnsi="Tahoma" w:cs="Mangal"/>
      <w:sz w:val="16"/>
      <w:szCs w:val="14"/>
      <w:lang w:eastAsia="zh-CN" w:bidi="hi-IN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  <w:rPr>
      <w:rFonts w:ascii="Calibri" w:hAnsi="Calibri"/>
    </w:rPr>
  </w:style>
  <w:style w:type="paragraph" w:customStyle="1" w:styleId="Heading">
    <w:name w:val="Heading"/>
    <w:basedOn w:val="DefaultStyle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DefaultStyle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Style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Style"/>
    <w:pPr>
      <w:suppressLineNumbers/>
    </w:pPr>
  </w:style>
  <w:style w:type="paragraph" w:styleId="Header">
    <w:name w:val="header"/>
    <w:basedOn w:val="Normal"/>
    <w:link w:val="HeaderChar"/>
    <w:uiPriority w:val="99"/>
    <w:rsid w:val="00DC7643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903BBA"/>
    <w:pPr>
      <w:tabs>
        <w:tab w:val="right" w:pos="10080"/>
      </w:tabs>
    </w:pPr>
    <w:rPr>
      <w:rFonts w:ascii="Calibri" w:eastAsia="Calibri" w:hAnsi="Calibri" w:cs="Calibri"/>
      <w:sz w:val="18"/>
      <w:szCs w:val="22"/>
    </w:rPr>
  </w:style>
  <w:style w:type="paragraph" w:styleId="BalloonText">
    <w:name w:val="Balloon Text"/>
    <w:basedOn w:val="DefaultStyle"/>
    <w:pPr>
      <w:spacing w:after="0" w:line="100" w:lineRule="atLeast"/>
    </w:pPr>
    <w:rPr>
      <w:rFonts w:ascii="Tahoma" w:hAnsi="Tahoma"/>
      <w:sz w:val="16"/>
      <w:szCs w:val="14"/>
    </w:rPr>
  </w:style>
  <w:style w:type="paragraph" w:styleId="Index1">
    <w:name w:val="index 1"/>
    <w:basedOn w:val="DefaultStyle"/>
  </w:style>
  <w:style w:type="paragraph" w:customStyle="1" w:styleId="TableContents">
    <w:name w:val="Table Contents"/>
    <w:basedOn w:val="DefaultStyle"/>
  </w:style>
  <w:style w:type="character" w:customStyle="1" w:styleId="Heading1Char">
    <w:name w:val="Heading 1 Char"/>
    <w:basedOn w:val="DefaultParagraphFont"/>
    <w:link w:val="Heading1"/>
    <w:uiPriority w:val="99"/>
    <w:rsid w:val="00E25356"/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DC7643"/>
    <w:pPr>
      <w:spacing w:after="120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DC7643"/>
    <w:rPr>
      <w:rFonts w:ascii="Calibri" w:eastAsia="Calibri" w:hAnsi="Calibri" w:cs="Calibri"/>
    </w:rPr>
  </w:style>
  <w:style w:type="paragraph" w:customStyle="1" w:styleId="AppendixH1">
    <w:name w:val="Appendix H1"/>
    <w:basedOn w:val="Heading1"/>
    <w:next w:val="BodyText"/>
    <w:qFormat/>
    <w:rsid w:val="00DC7643"/>
    <w:pPr>
      <w:pageBreakBefore/>
      <w:numPr>
        <w:numId w:val="8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D7D1C"/>
    <w:rPr>
      <w:rFonts w:ascii="Calibri" w:eastAsiaTheme="majorEastAsia" w:hAnsi="Calibri" w:cstheme="majorBidi"/>
      <w:b/>
      <w:kern w:val="32"/>
      <w:sz w:val="28"/>
      <w:szCs w:val="26"/>
    </w:rPr>
  </w:style>
  <w:style w:type="paragraph" w:styleId="BodyText2">
    <w:name w:val="Body Text 2"/>
    <w:basedOn w:val="BodyText"/>
    <w:link w:val="BodyText2Char"/>
    <w:uiPriority w:val="99"/>
    <w:unhideWhenUsed/>
    <w:rsid w:val="00FD7D1C"/>
  </w:style>
  <w:style w:type="character" w:customStyle="1" w:styleId="BodyText2Char">
    <w:name w:val="Body Text 2 Char"/>
    <w:basedOn w:val="DefaultParagraphFont"/>
    <w:link w:val="BodyText2"/>
    <w:uiPriority w:val="99"/>
    <w:rsid w:val="00FD7D1C"/>
    <w:rPr>
      <w:rFonts w:ascii="Calibri" w:eastAsia="Calibri" w:hAnsi="Calibri" w:cs="Calibri"/>
    </w:rPr>
  </w:style>
  <w:style w:type="paragraph" w:customStyle="1" w:styleId="AppendixH2">
    <w:name w:val="Appendix H2"/>
    <w:basedOn w:val="Heading2"/>
    <w:next w:val="BodyText"/>
    <w:qFormat/>
    <w:rsid w:val="00DC7643"/>
    <w:pPr>
      <w:numPr>
        <w:numId w:val="8"/>
      </w:numPr>
    </w:pPr>
    <w:rPr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36235A"/>
    <w:rPr>
      <w:rFonts w:ascii="Calibri" w:eastAsia="Times New Roman" w:hAnsi="Calibri" w:cs="Arial"/>
      <w:bCs/>
      <w:kern w:val="32"/>
      <w:szCs w:val="20"/>
    </w:rPr>
  </w:style>
  <w:style w:type="paragraph" w:styleId="BodyText3">
    <w:name w:val="Body Text 3"/>
    <w:basedOn w:val="BodyText2"/>
    <w:link w:val="BodyText3Char"/>
    <w:uiPriority w:val="99"/>
    <w:unhideWhenUsed/>
    <w:rsid w:val="0036235A"/>
    <w:pPr>
      <w:ind w:left="126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6235A"/>
    <w:rPr>
      <w:rFonts w:ascii="Calibri" w:eastAsia="Calibri" w:hAnsi="Calibri" w:cs="Calibri"/>
      <w:szCs w:val="16"/>
    </w:rPr>
  </w:style>
  <w:style w:type="paragraph" w:customStyle="1" w:styleId="AppendixH3">
    <w:name w:val="Appendix H3"/>
    <w:basedOn w:val="Heading3"/>
    <w:next w:val="BodyText3"/>
    <w:qFormat/>
    <w:rsid w:val="00DC7643"/>
    <w:pPr>
      <w:numPr>
        <w:numId w:val="8"/>
      </w:numPr>
    </w:pPr>
  </w:style>
  <w:style w:type="numbering" w:customStyle="1" w:styleId="AppendixHeadings">
    <w:name w:val="Appendix Headings"/>
    <w:uiPriority w:val="99"/>
    <w:rsid w:val="00DC7643"/>
    <w:pPr>
      <w:numPr>
        <w:numId w:val="9"/>
      </w:numPr>
    </w:pPr>
  </w:style>
  <w:style w:type="paragraph" w:customStyle="1" w:styleId="BodyText1">
    <w:name w:val="Body Text 1"/>
    <w:basedOn w:val="BodyText"/>
    <w:qFormat/>
    <w:rsid w:val="00DC7643"/>
  </w:style>
  <w:style w:type="paragraph" w:customStyle="1" w:styleId="BodyText4">
    <w:name w:val="Body Text 4"/>
    <w:basedOn w:val="BodyText3"/>
    <w:qFormat/>
    <w:rsid w:val="00DC7643"/>
    <w:pPr>
      <w:ind w:left="1440"/>
    </w:pPr>
  </w:style>
  <w:style w:type="paragraph" w:customStyle="1" w:styleId="BodyText5">
    <w:name w:val="Body Text 5"/>
    <w:basedOn w:val="BodyText4"/>
    <w:qFormat/>
    <w:rsid w:val="00DC7643"/>
    <w:pPr>
      <w:ind w:left="1080"/>
    </w:pPr>
  </w:style>
  <w:style w:type="paragraph" w:customStyle="1" w:styleId="BodyText6">
    <w:name w:val="Body Text 6"/>
    <w:basedOn w:val="BodyText5"/>
    <w:qFormat/>
    <w:rsid w:val="00DC7643"/>
    <w:pPr>
      <w:ind w:left="1440"/>
    </w:pPr>
  </w:style>
  <w:style w:type="paragraph" w:customStyle="1" w:styleId="BodyText7">
    <w:name w:val="Body Text 7"/>
    <w:basedOn w:val="BodyText6"/>
    <w:qFormat/>
    <w:rsid w:val="00DC7643"/>
    <w:pPr>
      <w:ind w:left="1800"/>
    </w:pPr>
  </w:style>
  <w:style w:type="paragraph" w:customStyle="1" w:styleId="BodyText8">
    <w:name w:val="Body Text 8"/>
    <w:basedOn w:val="BodyText7"/>
    <w:qFormat/>
    <w:rsid w:val="00DC7643"/>
    <w:pPr>
      <w:ind w:left="2160"/>
    </w:pPr>
  </w:style>
  <w:style w:type="paragraph" w:customStyle="1" w:styleId="BodyText9">
    <w:name w:val="Body Text 9"/>
    <w:basedOn w:val="BodyText8"/>
    <w:qFormat/>
    <w:rsid w:val="00DC7643"/>
    <w:pPr>
      <w:ind w:left="2520"/>
    </w:pPr>
  </w:style>
  <w:style w:type="character" w:customStyle="1" w:styleId="DefaultHeaderFont">
    <w:name w:val="Default Header Font"/>
    <w:basedOn w:val="DefaultParagraphFont"/>
    <w:uiPriority w:val="1"/>
    <w:qFormat/>
    <w:rsid w:val="00DC7643"/>
    <w:rPr>
      <w:rFonts w:ascii="Calibri" w:hAnsi="Calibri" w:cs="Arial"/>
      <w:b/>
      <w:bCs/>
      <w:kern w:val="32"/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C7643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DC7643"/>
    <w:rPr>
      <w:rFonts w:ascii="Calibri" w:eastAsia="Times New Roman" w:hAnsi="Calibri" w:cs="Arial"/>
      <w:bCs/>
      <w:iCs/>
      <w:kern w:val="32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DC7643"/>
    <w:rPr>
      <w:rFonts w:ascii="Calibri" w:eastAsia="Times New Roman" w:hAnsi="Calibri" w:cs="Times New Roman"/>
      <w:iCs/>
      <w:kern w:val="3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C7643"/>
    <w:rPr>
      <w:rFonts w:ascii="Calibri" w:eastAsiaTheme="majorEastAsia" w:hAnsi="Calibri" w:cstheme="majorBidi"/>
      <w:kern w:val="3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C7643"/>
    <w:rPr>
      <w:rFonts w:ascii="Calibri" w:eastAsiaTheme="majorEastAsia" w:hAnsi="Calibri" w:cstheme="majorBidi"/>
      <w:kern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C7643"/>
    <w:rPr>
      <w:rFonts w:ascii="Calibri" w:eastAsiaTheme="majorEastAsia" w:hAnsi="Calibri" w:cstheme="majorBidi"/>
      <w:iCs/>
      <w:kern w:val="32"/>
      <w:szCs w:val="20"/>
    </w:rPr>
  </w:style>
  <w:style w:type="paragraph" w:styleId="ListBullet">
    <w:name w:val="List Bullet"/>
    <w:basedOn w:val="Normal"/>
    <w:uiPriority w:val="99"/>
    <w:unhideWhenUsed/>
    <w:rsid w:val="00DC7643"/>
    <w:pPr>
      <w:numPr>
        <w:numId w:val="17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DC7643"/>
    <w:pPr>
      <w:numPr>
        <w:numId w:val="19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DC7643"/>
    <w:pPr>
      <w:numPr>
        <w:numId w:val="21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4">
    <w:name w:val="List Bullet 4"/>
    <w:basedOn w:val="Normal"/>
    <w:uiPriority w:val="99"/>
    <w:unhideWhenUsed/>
    <w:rsid w:val="00DC7643"/>
    <w:pPr>
      <w:numPr>
        <w:numId w:val="23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5">
    <w:name w:val="List Bullet 5"/>
    <w:basedOn w:val="Normal"/>
    <w:uiPriority w:val="99"/>
    <w:unhideWhenUsed/>
    <w:rsid w:val="00DC7643"/>
    <w:pPr>
      <w:numPr>
        <w:numId w:val="25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DC7643"/>
    <w:pPr>
      <w:spacing w:after="200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DC7643"/>
    <w:pPr>
      <w:jc w:val="center"/>
    </w:pPr>
    <w:rPr>
      <w:rFonts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C7643"/>
    <w:rPr>
      <w:rFonts w:ascii="Arial" w:eastAsia="Times New Roman" w:hAnsi="Arial" w:cs="Arial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200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0C9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0C9C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C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C9C"/>
    <w:rPr>
      <w:rFonts w:ascii="Arial" w:eastAsia="Times New Roman" w:hAnsi="Arial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List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643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next w:val="BodyText"/>
    <w:link w:val="Heading1Char"/>
    <w:uiPriority w:val="99"/>
    <w:qFormat/>
    <w:rsid w:val="00E25356"/>
    <w:pPr>
      <w:keepNext/>
      <w:numPr>
        <w:numId w:val="15"/>
      </w:numPr>
      <w:spacing w:before="360" w:after="120" w:line="240" w:lineRule="auto"/>
      <w:contextualSpacing/>
      <w:outlineLvl w:val="0"/>
    </w:pPr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uiPriority w:val="9"/>
    <w:unhideWhenUsed/>
    <w:qFormat/>
    <w:rsid w:val="00FD7D1C"/>
    <w:pPr>
      <w:keepNext w:val="0"/>
      <w:numPr>
        <w:ilvl w:val="1"/>
      </w:numPr>
      <w:spacing w:before="240"/>
      <w:ind w:left="547" w:hanging="547"/>
      <w:contextualSpacing w:val="0"/>
      <w:outlineLvl w:val="1"/>
    </w:pPr>
    <w:rPr>
      <w:rFonts w:eastAsiaTheme="majorEastAsia" w:cstheme="majorBidi"/>
      <w:bCs w:val="0"/>
      <w:sz w:val="28"/>
      <w:szCs w:val="26"/>
    </w:rPr>
  </w:style>
  <w:style w:type="paragraph" w:styleId="Heading3">
    <w:name w:val="heading 3"/>
    <w:basedOn w:val="Heading2"/>
    <w:next w:val="BodyText3"/>
    <w:link w:val="Heading3Char"/>
    <w:uiPriority w:val="99"/>
    <w:qFormat/>
    <w:rsid w:val="0036235A"/>
    <w:pPr>
      <w:numPr>
        <w:ilvl w:val="2"/>
      </w:numPr>
      <w:spacing w:before="0"/>
      <w:ind w:left="1260"/>
      <w:outlineLvl w:val="2"/>
    </w:pPr>
    <w:rPr>
      <w:rFonts w:eastAsia="Times New Roman" w:cs="Arial"/>
      <w:bCs/>
      <w:szCs w:val="20"/>
    </w:rPr>
  </w:style>
  <w:style w:type="paragraph" w:styleId="Heading4">
    <w:name w:val="heading 4"/>
    <w:basedOn w:val="Heading3"/>
    <w:next w:val="BodyText4"/>
    <w:link w:val="Heading4Char"/>
    <w:uiPriority w:val="9"/>
    <w:unhideWhenUsed/>
    <w:qFormat/>
    <w:rsid w:val="00DC7643"/>
    <w:pPr>
      <w:numPr>
        <w:ilvl w:val="3"/>
      </w:numPr>
      <w:outlineLvl w:val="3"/>
    </w:pPr>
    <w:rPr>
      <w:rFonts w:eastAsiaTheme="majorEastAsia" w:cstheme="majorBidi"/>
      <w:bCs w:val="0"/>
      <w:iCs/>
    </w:rPr>
  </w:style>
  <w:style w:type="paragraph" w:styleId="Heading5">
    <w:name w:val="heading 5"/>
    <w:basedOn w:val="Heading4"/>
    <w:next w:val="BodyText5"/>
    <w:link w:val="Heading5Char"/>
    <w:uiPriority w:val="99"/>
    <w:qFormat/>
    <w:rsid w:val="00DC7643"/>
    <w:pPr>
      <w:numPr>
        <w:ilvl w:val="4"/>
      </w:numPr>
      <w:outlineLvl w:val="4"/>
    </w:pPr>
    <w:rPr>
      <w:rFonts w:eastAsia="Times New Roman" w:cs="Arial"/>
      <w:bCs/>
    </w:rPr>
  </w:style>
  <w:style w:type="paragraph" w:styleId="Heading6">
    <w:name w:val="heading 6"/>
    <w:basedOn w:val="Heading5"/>
    <w:next w:val="BodyText6"/>
    <w:link w:val="Heading6Char"/>
    <w:uiPriority w:val="99"/>
    <w:qFormat/>
    <w:rsid w:val="00DC7643"/>
    <w:pPr>
      <w:numPr>
        <w:ilvl w:val="5"/>
      </w:numPr>
      <w:outlineLvl w:val="5"/>
    </w:pPr>
    <w:rPr>
      <w:rFonts w:cs="Times New Roman"/>
      <w:bCs w:val="0"/>
    </w:rPr>
  </w:style>
  <w:style w:type="paragraph" w:styleId="Heading7">
    <w:name w:val="heading 7"/>
    <w:basedOn w:val="Heading6"/>
    <w:next w:val="BodyText7"/>
    <w:link w:val="Heading7Char"/>
    <w:uiPriority w:val="9"/>
    <w:unhideWhenUsed/>
    <w:qFormat/>
    <w:rsid w:val="00DC7643"/>
    <w:pPr>
      <w:numPr>
        <w:ilvl w:val="6"/>
      </w:numPr>
      <w:outlineLvl w:val="6"/>
    </w:pPr>
    <w:rPr>
      <w:rFonts w:eastAsiaTheme="majorEastAsia" w:cstheme="majorBidi"/>
      <w:iCs w:val="0"/>
    </w:rPr>
  </w:style>
  <w:style w:type="paragraph" w:styleId="Heading8">
    <w:name w:val="heading 8"/>
    <w:basedOn w:val="Heading7"/>
    <w:next w:val="BodyText8"/>
    <w:link w:val="Heading8Char"/>
    <w:uiPriority w:val="9"/>
    <w:unhideWhenUsed/>
    <w:qFormat/>
    <w:rsid w:val="00DC7643"/>
    <w:pPr>
      <w:numPr>
        <w:ilvl w:val="7"/>
      </w:numPr>
      <w:outlineLvl w:val="7"/>
    </w:pPr>
  </w:style>
  <w:style w:type="paragraph" w:styleId="Heading9">
    <w:name w:val="heading 9"/>
    <w:basedOn w:val="Heading8"/>
    <w:next w:val="BodyText9"/>
    <w:link w:val="Heading9Char"/>
    <w:uiPriority w:val="9"/>
    <w:unhideWhenUsed/>
    <w:qFormat/>
    <w:rsid w:val="00DC7643"/>
    <w:pPr>
      <w:numPr>
        <w:ilvl w:val="8"/>
      </w:numPr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Style">
    <w:name w:val="Default Style"/>
    <w:pPr>
      <w:widowControl w:val="0"/>
      <w:suppressAutoHyphens/>
    </w:pPr>
    <w:rPr>
      <w:rFonts w:ascii="Times New Roman" w:eastAsia="SimSun" w:hAnsi="Times New Roman" w:cs="Mangal"/>
      <w:color w:val="00000A"/>
      <w:sz w:val="24"/>
      <w:szCs w:val="24"/>
      <w:lang w:eastAsia="zh-CN" w:bidi="hi-IN"/>
    </w:rPr>
  </w:style>
  <w:style w:type="character" w:customStyle="1" w:styleId="HeaderChar">
    <w:name w:val="Header Char"/>
    <w:basedOn w:val="DefaultParagraphFont"/>
    <w:link w:val="Header"/>
    <w:uiPriority w:val="99"/>
    <w:rsid w:val="00DC7643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903BBA"/>
    <w:rPr>
      <w:rFonts w:ascii="Calibri" w:eastAsia="Calibri" w:hAnsi="Calibri" w:cs="Calibri"/>
      <w:sz w:val="18"/>
    </w:rPr>
  </w:style>
  <w:style w:type="character" w:customStyle="1" w:styleId="BalloonTextChar">
    <w:name w:val="Balloon Text Char"/>
    <w:basedOn w:val="DefaultParagraphFont"/>
    <w:rPr>
      <w:rFonts w:ascii="Tahoma" w:eastAsia="SimSun" w:hAnsi="Tahoma" w:cs="Mangal"/>
      <w:sz w:val="16"/>
      <w:szCs w:val="14"/>
      <w:lang w:eastAsia="zh-CN" w:bidi="hi-IN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  <w:rPr>
      <w:rFonts w:ascii="Calibri" w:hAnsi="Calibri"/>
    </w:rPr>
  </w:style>
  <w:style w:type="paragraph" w:customStyle="1" w:styleId="Heading">
    <w:name w:val="Heading"/>
    <w:basedOn w:val="DefaultStyle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DefaultStyle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Style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Style"/>
    <w:pPr>
      <w:suppressLineNumbers/>
    </w:pPr>
  </w:style>
  <w:style w:type="paragraph" w:styleId="Header">
    <w:name w:val="header"/>
    <w:basedOn w:val="Normal"/>
    <w:link w:val="HeaderChar"/>
    <w:uiPriority w:val="99"/>
    <w:rsid w:val="00DC7643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903BBA"/>
    <w:pPr>
      <w:tabs>
        <w:tab w:val="right" w:pos="10080"/>
      </w:tabs>
    </w:pPr>
    <w:rPr>
      <w:rFonts w:ascii="Calibri" w:eastAsia="Calibri" w:hAnsi="Calibri" w:cs="Calibri"/>
      <w:sz w:val="18"/>
      <w:szCs w:val="22"/>
    </w:rPr>
  </w:style>
  <w:style w:type="paragraph" w:styleId="BalloonText">
    <w:name w:val="Balloon Text"/>
    <w:basedOn w:val="DefaultStyle"/>
    <w:pPr>
      <w:spacing w:after="0" w:line="100" w:lineRule="atLeast"/>
    </w:pPr>
    <w:rPr>
      <w:rFonts w:ascii="Tahoma" w:hAnsi="Tahoma"/>
      <w:sz w:val="16"/>
      <w:szCs w:val="14"/>
    </w:rPr>
  </w:style>
  <w:style w:type="paragraph" w:styleId="Index1">
    <w:name w:val="index 1"/>
    <w:basedOn w:val="DefaultStyle"/>
  </w:style>
  <w:style w:type="paragraph" w:customStyle="1" w:styleId="TableContents">
    <w:name w:val="Table Contents"/>
    <w:basedOn w:val="DefaultStyle"/>
  </w:style>
  <w:style w:type="character" w:customStyle="1" w:styleId="Heading1Char">
    <w:name w:val="Heading 1 Char"/>
    <w:basedOn w:val="DefaultParagraphFont"/>
    <w:link w:val="Heading1"/>
    <w:uiPriority w:val="99"/>
    <w:rsid w:val="00E25356"/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DC7643"/>
    <w:pPr>
      <w:spacing w:after="120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DC7643"/>
    <w:rPr>
      <w:rFonts w:ascii="Calibri" w:eastAsia="Calibri" w:hAnsi="Calibri" w:cs="Calibri"/>
    </w:rPr>
  </w:style>
  <w:style w:type="paragraph" w:customStyle="1" w:styleId="AppendixH1">
    <w:name w:val="Appendix H1"/>
    <w:basedOn w:val="Heading1"/>
    <w:next w:val="BodyText"/>
    <w:qFormat/>
    <w:rsid w:val="00DC7643"/>
    <w:pPr>
      <w:pageBreakBefore/>
      <w:numPr>
        <w:numId w:val="8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D7D1C"/>
    <w:rPr>
      <w:rFonts w:ascii="Calibri" w:eastAsiaTheme="majorEastAsia" w:hAnsi="Calibri" w:cstheme="majorBidi"/>
      <w:b/>
      <w:kern w:val="32"/>
      <w:sz w:val="28"/>
      <w:szCs w:val="26"/>
    </w:rPr>
  </w:style>
  <w:style w:type="paragraph" w:styleId="BodyText2">
    <w:name w:val="Body Text 2"/>
    <w:basedOn w:val="BodyText"/>
    <w:link w:val="BodyText2Char"/>
    <w:uiPriority w:val="99"/>
    <w:unhideWhenUsed/>
    <w:rsid w:val="00FD7D1C"/>
  </w:style>
  <w:style w:type="character" w:customStyle="1" w:styleId="BodyText2Char">
    <w:name w:val="Body Text 2 Char"/>
    <w:basedOn w:val="DefaultParagraphFont"/>
    <w:link w:val="BodyText2"/>
    <w:uiPriority w:val="99"/>
    <w:rsid w:val="00FD7D1C"/>
    <w:rPr>
      <w:rFonts w:ascii="Calibri" w:eastAsia="Calibri" w:hAnsi="Calibri" w:cs="Calibri"/>
    </w:rPr>
  </w:style>
  <w:style w:type="paragraph" w:customStyle="1" w:styleId="AppendixH2">
    <w:name w:val="Appendix H2"/>
    <w:basedOn w:val="Heading2"/>
    <w:next w:val="BodyText"/>
    <w:qFormat/>
    <w:rsid w:val="00DC7643"/>
    <w:pPr>
      <w:numPr>
        <w:numId w:val="8"/>
      </w:numPr>
    </w:pPr>
    <w:rPr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36235A"/>
    <w:rPr>
      <w:rFonts w:ascii="Calibri" w:eastAsia="Times New Roman" w:hAnsi="Calibri" w:cs="Arial"/>
      <w:bCs/>
      <w:kern w:val="32"/>
      <w:szCs w:val="20"/>
    </w:rPr>
  </w:style>
  <w:style w:type="paragraph" w:styleId="BodyText3">
    <w:name w:val="Body Text 3"/>
    <w:basedOn w:val="BodyText2"/>
    <w:link w:val="BodyText3Char"/>
    <w:uiPriority w:val="99"/>
    <w:unhideWhenUsed/>
    <w:rsid w:val="0036235A"/>
    <w:pPr>
      <w:ind w:left="126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6235A"/>
    <w:rPr>
      <w:rFonts w:ascii="Calibri" w:eastAsia="Calibri" w:hAnsi="Calibri" w:cs="Calibri"/>
      <w:szCs w:val="16"/>
    </w:rPr>
  </w:style>
  <w:style w:type="paragraph" w:customStyle="1" w:styleId="AppendixH3">
    <w:name w:val="Appendix H3"/>
    <w:basedOn w:val="Heading3"/>
    <w:next w:val="BodyText3"/>
    <w:qFormat/>
    <w:rsid w:val="00DC7643"/>
    <w:pPr>
      <w:numPr>
        <w:numId w:val="8"/>
      </w:numPr>
    </w:pPr>
  </w:style>
  <w:style w:type="numbering" w:customStyle="1" w:styleId="AppendixHeadings">
    <w:name w:val="Appendix Headings"/>
    <w:uiPriority w:val="99"/>
    <w:rsid w:val="00DC7643"/>
    <w:pPr>
      <w:numPr>
        <w:numId w:val="9"/>
      </w:numPr>
    </w:pPr>
  </w:style>
  <w:style w:type="paragraph" w:customStyle="1" w:styleId="BodyText1">
    <w:name w:val="Body Text 1"/>
    <w:basedOn w:val="BodyText"/>
    <w:qFormat/>
    <w:rsid w:val="00DC7643"/>
  </w:style>
  <w:style w:type="paragraph" w:customStyle="1" w:styleId="BodyText4">
    <w:name w:val="Body Text 4"/>
    <w:basedOn w:val="BodyText3"/>
    <w:qFormat/>
    <w:rsid w:val="00DC7643"/>
    <w:pPr>
      <w:ind w:left="1440"/>
    </w:pPr>
  </w:style>
  <w:style w:type="paragraph" w:customStyle="1" w:styleId="BodyText5">
    <w:name w:val="Body Text 5"/>
    <w:basedOn w:val="BodyText4"/>
    <w:qFormat/>
    <w:rsid w:val="00DC7643"/>
    <w:pPr>
      <w:ind w:left="1080"/>
    </w:pPr>
  </w:style>
  <w:style w:type="paragraph" w:customStyle="1" w:styleId="BodyText6">
    <w:name w:val="Body Text 6"/>
    <w:basedOn w:val="BodyText5"/>
    <w:qFormat/>
    <w:rsid w:val="00DC7643"/>
    <w:pPr>
      <w:ind w:left="1440"/>
    </w:pPr>
  </w:style>
  <w:style w:type="paragraph" w:customStyle="1" w:styleId="BodyText7">
    <w:name w:val="Body Text 7"/>
    <w:basedOn w:val="BodyText6"/>
    <w:qFormat/>
    <w:rsid w:val="00DC7643"/>
    <w:pPr>
      <w:ind w:left="1800"/>
    </w:pPr>
  </w:style>
  <w:style w:type="paragraph" w:customStyle="1" w:styleId="BodyText8">
    <w:name w:val="Body Text 8"/>
    <w:basedOn w:val="BodyText7"/>
    <w:qFormat/>
    <w:rsid w:val="00DC7643"/>
    <w:pPr>
      <w:ind w:left="2160"/>
    </w:pPr>
  </w:style>
  <w:style w:type="paragraph" w:customStyle="1" w:styleId="BodyText9">
    <w:name w:val="Body Text 9"/>
    <w:basedOn w:val="BodyText8"/>
    <w:qFormat/>
    <w:rsid w:val="00DC7643"/>
    <w:pPr>
      <w:ind w:left="2520"/>
    </w:pPr>
  </w:style>
  <w:style w:type="character" w:customStyle="1" w:styleId="DefaultHeaderFont">
    <w:name w:val="Default Header Font"/>
    <w:basedOn w:val="DefaultParagraphFont"/>
    <w:uiPriority w:val="1"/>
    <w:qFormat/>
    <w:rsid w:val="00DC7643"/>
    <w:rPr>
      <w:rFonts w:ascii="Calibri" w:hAnsi="Calibri" w:cs="Arial"/>
      <w:b/>
      <w:bCs/>
      <w:kern w:val="32"/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C7643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DC7643"/>
    <w:rPr>
      <w:rFonts w:ascii="Calibri" w:eastAsia="Times New Roman" w:hAnsi="Calibri" w:cs="Arial"/>
      <w:bCs/>
      <w:iCs/>
      <w:kern w:val="32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DC7643"/>
    <w:rPr>
      <w:rFonts w:ascii="Calibri" w:eastAsia="Times New Roman" w:hAnsi="Calibri" w:cs="Times New Roman"/>
      <w:iCs/>
      <w:kern w:val="3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C7643"/>
    <w:rPr>
      <w:rFonts w:ascii="Calibri" w:eastAsiaTheme="majorEastAsia" w:hAnsi="Calibri" w:cstheme="majorBidi"/>
      <w:kern w:val="3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C7643"/>
    <w:rPr>
      <w:rFonts w:ascii="Calibri" w:eastAsiaTheme="majorEastAsia" w:hAnsi="Calibri" w:cstheme="majorBidi"/>
      <w:kern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C7643"/>
    <w:rPr>
      <w:rFonts w:ascii="Calibri" w:eastAsiaTheme="majorEastAsia" w:hAnsi="Calibri" w:cstheme="majorBidi"/>
      <w:iCs/>
      <w:kern w:val="32"/>
      <w:szCs w:val="20"/>
    </w:rPr>
  </w:style>
  <w:style w:type="paragraph" w:styleId="ListBullet">
    <w:name w:val="List Bullet"/>
    <w:basedOn w:val="Normal"/>
    <w:uiPriority w:val="99"/>
    <w:unhideWhenUsed/>
    <w:rsid w:val="00DC7643"/>
    <w:pPr>
      <w:numPr>
        <w:numId w:val="17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DC7643"/>
    <w:pPr>
      <w:numPr>
        <w:numId w:val="19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DC7643"/>
    <w:pPr>
      <w:numPr>
        <w:numId w:val="21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4">
    <w:name w:val="List Bullet 4"/>
    <w:basedOn w:val="Normal"/>
    <w:uiPriority w:val="99"/>
    <w:unhideWhenUsed/>
    <w:rsid w:val="00DC7643"/>
    <w:pPr>
      <w:numPr>
        <w:numId w:val="23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Bullet5">
    <w:name w:val="List Bullet 5"/>
    <w:basedOn w:val="Normal"/>
    <w:uiPriority w:val="99"/>
    <w:unhideWhenUsed/>
    <w:rsid w:val="00DC7643"/>
    <w:pPr>
      <w:numPr>
        <w:numId w:val="25"/>
      </w:numPr>
      <w:spacing w:after="120"/>
      <w:contextualSpacing/>
    </w:pPr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DC7643"/>
    <w:pPr>
      <w:spacing w:after="200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DC7643"/>
    <w:pPr>
      <w:jc w:val="center"/>
    </w:pPr>
    <w:rPr>
      <w:rFonts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C7643"/>
    <w:rPr>
      <w:rFonts w:ascii="Arial" w:eastAsia="Times New Roman" w:hAnsi="Arial" w:cs="Arial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200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0C9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0C9C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C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C9C"/>
    <w:rPr>
      <w:rFonts w:ascii="Arial" w:eastAsia="Times New Roman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1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D2B8C-B24E-4792-8E5A-5314F6BE86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162478-4CA0-44A0-B534-4F1B15F8F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81008385.dotm</Template>
  <TotalTime>398</TotalTime>
  <Pages>8</Pages>
  <Words>2232</Words>
  <Characters>12726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Lloyd Kurth</dc:creator>
  <cp:lastModifiedBy>Lloyd Kurth</cp:lastModifiedBy>
  <cp:revision>21</cp:revision>
  <cp:lastPrinted>2013-03-28T22:24:00Z</cp:lastPrinted>
  <dcterms:created xsi:type="dcterms:W3CDTF">2013-04-22T20:17:00Z</dcterms:created>
  <dcterms:modified xsi:type="dcterms:W3CDTF">2013-05-03T17:22:00Z</dcterms:modified>
</cp:coreProperties>
</file>