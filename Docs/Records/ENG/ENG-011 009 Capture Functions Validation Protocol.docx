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Change w:id="0">
          <w:tblGrid>
            <w:gridCol w:w="1080"/>
            <w:gridCol w:w="1620"/>
            <w:gridCol w:w="5220"/>
            <w:gridCol w:w="1620"/>
          </w:tblGrid>
        </w:tblGridChange>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A005BE">
        <w:trPr>
          <w:cantSplit/>
          <w:trHeight w:val="542"/>
        </w:trPr>
        <w:tc>
          <w:tcPr>
            <w:tcW w:w="1080" w:type="dxa"/>
            <w:tcBorders>
              <w:top w:val="single" w:sz="4" w:space="0" w:color="auto"/>
              <w:bottom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‘Gather Capture’ section of ClearVie</w:t>
            </w:r>
            <w:bookmarkStart w:id="1" w:name="_GoBack"/>
            <w:bookmarkEnd w:id="1"/>
            <w:r>
              <w:rPr>
                <w:rFonts w:ascii="Calibri" w:hAnsi="Calibri" w:cs="Calibri"/>
                <w:sz w:val="24"/>
                <w:szCs w:val="24"/>
              </w:rPr>
              <w:t>w.</w:t>
            </w:r>
          </w:p>
        </w:tc>
        <w:tc>
          <w:tcPr>
            <w:tcW w:w="1620" w:type="dxa"/>
            <w:tcBorders>
              <w:top w:val="single" w:sz="4" w:space="0" w:color="auto"/>
              <w:bottom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12C8E" w:rsidRPr="00E12FFA" w:rsidTr="007E5D3F">
        <w:trPr>
          <w:cantSplit/>
          <w:trHeight w:val="542"/>
        </w:trPr>
        <w:tc>
          <w:tcPr>
            <w:tcW w:w="1080" w:type="dxa"/>
            <w:tcBorders>
              <w:top w:val="single" w:sz="4" w:space="0" w:color="auto"/>
            </w:tcBorders>
          </w:tcPr>
          <w:p w:rsidR="00512C8E" w:rsidRDefault="00512C8E" w:rsidP="007E5D3F">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12C8E" w:rsidRPr="00026FB5" w:rsidRDefault="00512C8E" w:rsidP="00512C8E">
            <w:pPr>
              <w:spacing w:before="120" w:after="120"/>
              <w:rPr>
                <w:rFonts w:ascii="Calibri" w:hAnsi="Calibri" w:cs="Calibri"/>
                <w:sz w:val="24"/>
                <w:szCs w:val="24"/>
              </w:rPr>
            </w:pPr>
            <w:r>
              <w:rPr>
                <w:rFonts w:ascii="Calibri" w:hAnsi="Calibri" w:cs="Calibri"/>
                <w:sz w:val="24"/>
                <w:szCs w:val="24"/>
              </w:rPr>
              <w:t>06Sep12</w:t>
            </w:r>
          </w:p>
        </w:tc>
        <w:tc>
          <w:tcPr>
            <w:tcW w:w="5220" w:type="dxa"/>
            <w:tcBorders>
              <w:top w:val="single" w:sz="4" w:space="0" w:color="auto"/>
            </w:tcBorders>
          </w:tcPr>
          <w:p w:rsidR="00512C8E" w:rsidRDefault="00512C8E" w:rsidP="00FE5FE2">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512C8E" w:rsidRDefault="00512C8E"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196DA7" w:rsidTr="002873D8">
        <w:trPr>
          <w:cantSplit/>
          <w:trHeight w:val="542"/>
        </w:trPr>
        <w:tc>
          <w:tcPr>
            <w:tcW w:w="108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left w:val="single" w:sz="6" w:space="0" w:color="auto"/>
              <w:bottom w:val="single" w:sz="4" w:space="0" w:color="auto"/>
              <w:right w:val="single" w:sz="6" w:space="0" w:color="auto"/>
            </w:tcBorders>
          </w:tcPr>
          <w:p w:rsidR="00196DA7" w:rsidRPr="00026FB5" w:rsidRDefault="00196DA7" w:rsidP="00196DA7">
            <w:pPr>
              <w:spacing w:before="120" w:after="120"/>
              <w:rPr>
                <w:rFonts w:ascii="Calibri" w:hAnsi="Calibri" w:cs="Calibri"/>
                <w:sz w:val="24"/>
                <w:szCs w:val="24"/>
              </w:rPr>
            </w:pPr>
            <w:r>
              <w:rPr>
                <w:rFonts w:ascii="Calibri" w:hAnsi="Calibri" w:cs="Calibri"/>
                <w:sz w:val="24"/>
                <w:szCs w:val="24"/>
              </w:rPr>
              <w:t>11Sep12</w:t>
            </w:r>
          </w:p>
        </w:tc>
        <w:tc>
          <w:tcPr>
            <w:tcW w:w="5220" w:type="dxa"/>
            <w:tcBorders>
              <w:top w:val="single" w:sz="4" w:space="0" w:color="auto"/>
              <w:left w:val="single" w:sz="6" w:space="0" w:color="auto"/>
              <w:bottom w:val="single" w:sz="4" w:space="0" w:color="auto"/>
              <w:right w:val="single" w:sz="6" w:space="0" w:color="auto"/>
            </w:tcBorders>
          </w:tcPr>
          <w:p w:rsidR="00196DA7" w:rsidRDefault="00EB7376" w:rsidP="00196DA7">
            <w:pPr>
              <w:pStyle w:val="Index1"/>
              <w:spacing w:before="120" w:after="120"/>
              <w:rPr>
                <w:rFonts w:ascii="Calibri" w:hAnsi="Calibri" w:cs="Calibri"/>
                <w:sz w:val="24"/>
                <w:szCs w:val="24"/>
              </w:rPr>
            </w:pPr>
            <w:r>
              <w:rPr>
                <w:rFonts w:ascii="Calibri" w:hAnsi="Calibri" w:cs="Calibri"/>
                <w:sz w:val="24"/>
                <w:szCs w:val="24"/>
              </w:rPr>
              <w:t>Made edits to the red line corrections found during the Rev.006 execution, and added an extra step in section 8.1 to test the successful calibration data save feature.</w:t>
            </w:r>
          </w:p>
        </w:tc>
        <w:tc>
          <w:tcPr>
            <w:tcW w:w="162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rPr>
                <w:rFonts w:ascii="Calibri" w:hAnsi="Calibri" w:cs="Calibri"/>
                <w:color w:val="000000"/>
                <w:sz w:val="24"/>
                <w:szCs w:val="24"/>
              </w:rPr>
            </w:pPr>
            <w:r>
              <w:rPr>
                <w:rFonts w:ascii="Calibri" w:hAnsi="Calibri" w:cs="Calibri"/>
                <w:color w:val="000000"/>
                <w:sz w:val="24"/>
                <w:szCs w:val="24"/>
              </w:rPr>
              <w:t>J. Sims</w:t>
            </w:r>
          </w:p>
        </w:tc>
      </w:tr>
      <w:tr w:rsidR="00B37E85" w:rsidTr="00895A17">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2" w:author="Scott Pletzer" w:date="2012-10-24T15:08: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trPrChange w:id="3" w:author="Scott Pletzer" w:date="2012-10-24T15:08:00Z">
            <w:trPr>
              <w:cantSplit/>
              <w:trHeight w:val="542"/>
            </w:trPr>
          </w:trPrChange>
        </w:trPr>
        <w:tc>
          <w:tcPr>
            <w:tcW w:w="1080" w:type="dxa"/>
            <w:tcBorders>
              <w:top w:val="single" w:sz="4" w:space="0" w:color="auto"/>
              <w:left w:val="single" w:sz="6" w:space="0" w:color="auto"/>
              <w:bottom w:val="single" w:sz="4" w:space="0" w:color="auto"/>
              <w:right w:val="single" w:sz="6" w:space="0" w:color="auto"/>
            </w:tcBorders>
            <w:tcPrChange w:id="4" w:author="Scott Pletzer" w:date="2012-10-24T15:08:00Z">
              <w:tcPr>
                <w:tcW w:w="1080" w:type="dxa"/>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jc w:val="center"/>
              <w:rPr>
                <w:rFonts w:ascii="Calibri" w:hAnsi="Calibri" w:cs="Calibri"/>
                <w:sz w:val="24"/>
                <w:szCs w:val="24"/>
              </w:rPr>
            </w:pPr>
            <w:r>
              <w:rPr>
                <w:rFonts w:ascii="Calibri" w:hAnsi="Calibri" w:cs="Calibri"/>
                <w:sz w:val="24"/>
                <w:szCs w:val="24"/>
              </w:rPr>
              <w:lastRenderedPageBreak/>
              <w:t>008</w:t>
            </w:r>
          </w:p>
        </w:tc>
        <w:tc>
          <w:tcPr>
            <w:tcW w:w="1620" w:type="dxa"/>
            <w:tcBorders>
              <w:top w:val="single" w:sz="4" w:space="0" w:color="auto"/>
              <w:left w:val="single" w:sz="6" w:space="0" w:color="auto"/>
              <w:bottom w:val="single" w:sz="4" w:space="0" w:color="auto"/>
              <w:right w:val="single" w:sz="6" w:space="0" w:color="auto"/>
            </w:tcBorders>
            <w:tcPrChange w:id="5" w:author="Scott Pletzer" w:date="2012-10-24T15:08:00Z">
              <w:tcPr>
                <w:tcW w:w="1620" w:type="dxa"/>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rPr>
                <w:rFonts w:ascii="Calibri" w:hAnsi="Calibri" w:cs="Calibri"/>
                <w:sz w:val="24"/>
                <w:szCs w:val="24"/>
              </w:rPr>
            </w:pPr>
            <w:r>
              <w:rPr>
                <w:rFonts w:ascii="Calibri" w:hAnsi="Calibri" w:cs="Calibri"/>
                <w:sz w:val="24"/>
                <w:szCs w:val="24"/>
              </w:rPr>
              <w:t>24Sep12</w:t>
            </w:r>
          </w:p>
        </w:tc>
        <w:tc>
          <w:tcPr>
            <w:tcW w:w="5220" w:type="dxa"/>
            <w:tcBorders>
              <w:top w:val="single" w:sz="4" w:space="0" w:color="auto"/>
              <w:left w:val="single" w:sz="6" w:space="0" w:color="auto"/>
              <w:bottom w:val="single" w:sz="4" w:space="0" w:color="auto"/>
              <w:right w:val="single" w:sz="6" w:space="0" w:color="auto"/>
            </w:tcBorders>
            <w:tcPrChange w:id="6" w:author="Scott Pletzer" w:date="2012-10-24T15:08:00Z">
              <w:tcPr>
                <w:tcW w:w="5220" w:type="dxa"/>
                <w:tcBorders>
                  <w:top w:val="single" w:sz="4" w:space="0" w:color="auto"/>
                  <w:left w:val="single" w:sz="6" w:space="0" w:color="auto"/>
                  <w:bottom w:val="single" w:sz="6" w:space="0" w:color="auto"/>
                  <w:right w:val="single" w:sz="6" w:space="0" w:color="auto"/>
                </w:tcBorders>
              </w:tcPr>
            </w:tcPrChange>
          </w:tcPr>
          <w:p w:rsidR="00B37E85" w:rsidRDefault="00B37E85" w:rsidP="00196DA7">
            <w:pPr>
              <w:pStyle w:val="Index1"/>
              <w:spacing w:before="120" w:after="120"/>
              <w:rPr>
                <w:rFonts w:ascii="Calibri" w:hAnsi="Calibri" w:cs="Calibri"/>
                <w:sz w:val="24"/>
                <w:szCs w:val="24"/>
              </w:rPr>
            </w:pPr>
            <w:r>
              <w:rPr>
                <w:rFonts w:ascii="Calibri" w:hAnsi="Calibri" w:cs="Calibri"/>
                <w:sz w:val="24"/>
                <w:szCs w:val="24"/>
              </w:rPr>
              <w:t xml:space="preserve">Revised sections 9.1.3, 9.1.5, 9.1.7, 9.1.8, and 9.1.10 to completely address nonconformance #1 documented during the execution of revision 006. </w:t>
            </w:r>
          </w:p>
        </w:tc>
        <w:tc>
          <w:tcPr>
            <w:tcW w:w="1620" w:type="dxa"/>
            <w:tcBorders>
              <w:top w:val="single" w:sz="4" w:space="0" w:color="auto"/>
              <w:left w:val="single" w:sz="6" w:space="0" w:color="auto"/>
              <w:bottom w:val="single" w:sz="4" w:space="0" w:color="auto"/>
              <w:right w:val="single" w:sz="6" w:space="0" w:color="auto"/>
            </w:tcBorders>
            <w:tcPrChange w:id="7" w:author="Scott Pletzer" w:date="2012-10-24T15:08:00Z">
              <w:tcPr>
                <w:tcW w:w="1620" w:type="dxa"/>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rPr>
                <w:rFonts w:ascii="Calibri" w:hAnsi="Calibri" w:cs="Calibri"/>
                <w:color w:val="000000"/>
                <w:sz w:val="24"/>
                <w:szCs w:val="24"/>
              </w:rPr>
            </w:pPr>
            <w:r>
              <w:rPr>
                <w:rFonts w:ascii="Calibri" w:hAnsi="Calibri" w:cs="Calibri"/>
                <w:color w:val="000000"/>
                <w:sz w:val="24"/>
                <w:szCs w:val="24"/>
              </w:rPr>
              <w:t>S. Pletzer</w:t>
            </w:r>
          </w:p>
        </w:tc>
      </w:tr>
      <w:tr w:rsidR="00895A17" w:rsidTr="00196DA7">
        <w:trPr>
          <w:cantSplit/>
          <w:trHeight w:val="542"/>
          <w:ins w:id="8" w:author="Scott Pletzer" w:date="2012-10-24T15:08:00Z"/>
        </w:trPr>
        <w:tc>
          <w:tcPr>
            <w:tcW w:w="1080" w:type="dxa"/>
            <w:tcBorders>
              <w:top w:val="single" w:sz="4" w:space="0" w:color="auto"/>
              <w:left w:val="single" w:sz="6" w:space="0" w:color="auto"/>
              <w:bottom w:val="single" w:sz="6" w:space="0" w:color="auto"/>
              <w:right w:val="single" w:sz="6" w:space="0" w:color="auto"/>
            </w:tcBorders>
          </w:tcPr>
          <w:p w:rsidR="00895A17" w:rsidRDefault="00895A17" w:rsidP="00196DA7">
            <w:pPr>
              <w:spacing w:before="120" w:after="120"/>
              <w:jc w:val="center"/>
              <w:rPr>
                <w:ins w:id="9" w:author="Scott Pletzer" w:date="2012-10-24T15:08:00Z"/>
                <w:rFonts w:ascii="Calibri" w:hAnsi="Calibri" w:cs="Calibri"/>
                <w:sz w:val="24"/>
                <w:szCs w:val="24"/>
              </w:rPr>
            </w:pPr>
            <w:ins w:id="10" w:author="Scott Pletzer" w:date="2012-10-24T15:08:00Z">
              <w:r>
                <w:rPr>
                  <w:rFonts w:ascii="Calibri" w:hAnsi="Calibri" w:cs="Calibri"/>
                  <w:sz w:val="24"/>
                  <w:szCs w:val="24"/>
                </w:rPr>
                <w:t>009</w:t>
              </w:r>
            </w:ins>
          </w:p>
        </w:tc>
        <w:tc>
          <w:tcPr>
            <w:tcW w:w="1620" w:type="dxa"/>
            <w:tcBorders>
              <w:top w:val="single" w:sz="4" w:space="0" w:color="auto"/>
              <w:left w:val="single" w:sz="6" w:space="0" w:color="auto"/>
              <w:bottom w:val="single" w:sz="6" w:space="0" w:color="auto"/>
              <w:right w:val="single" w:sz="6" w:space="0" w:color="auto"/>
            </w:tcBorders>
          </w:tcPr>
          <w:p w:rsidR="00895A17" w:rsidRDefault="00895A17" w:rsidP="00196DA7">
            <w:pPr>
              <w:spacing w:before="120" w:after="120"/>
              <w:rPr>
                <w:ins w:id="11" w:author="Scott Pletzer" w:date="2012-10-24T15:08:00Z"/>
                <w:rFonts w:ascii="Calibri" w:hAnsi="Calibri" w:cs="Calibri"/>
                <w:sz w:val="24"/>
                <w:szCs w:val="24"/>
              </w:rPr>
            </w:pPr>
            <w:ins w:id="12" w:author="Scott Pletzer" w:date="2012-10-24T15:08:00Z">
              <w:r>
                <w:rPr>
                  <w:rFonts w:ascii="Calibri" w:hAnsi="Calibri" w:cs="Calibri"/>
                  <w:sz w:val="24"/>
                  <w:szCs w:val="24"/>
                </w:rPr>
                <w:t>24Oct12</w:t>
              </w:r>
            </w:ins>
          </w:p>
        </w:tc>
        <w:tc>
          <w:tcPr>
            <w:tcW w:w="5220" w:type="dxa"/>
            <w:tcBorders>
              <w:top w:val="single" w:sz="4" w:space="0" w:color="auto"/>
              <w:left w:val="single" w:sz="6" w:space="0" w:color="auto"/>
              <w:bottom w:val="single" w:sz="6" w:space="0" w:color="auto"/>
              <w:right w:val="single" w:sz="6" w:space="0" w:color="auto"/>
            </w:tcBorders>
          </w:tcPr>
          <w:p w:rsidR="00895A17" w:rsidRDefault="00895A17" w:rsidP="001D07EF">
            <w:pPr>
              <w:pStyle w:val="Index1"/>
              <w:spacing w:before="120" w:after="120"/>
              <w:rPr>
                <w:ins w:id="13" w:author="Scott Pletzer" w:date="2012-10-24T15:08:00Z"/>
                <w:rFonts w:ascii="Calibri" w:hAnsi="Calibri" w:cs="Calibri"/>
                <w:sz w:val="24"/>
                <w:szCs w:val="24"/>
              </w:rPr>
            </w:pPr>
            <w:ins w:id="14" w:author="Scott Pletzer" w:date="2012-10-24T15:08:00Z">
              <w:r>
                <w:rPr>
                  <w:rFonts w:ascii="Calibri" w:hAnsi="Calibri" w:cs="Calibri"/>
                  <w:sz w:val="24"/>
                  <w:szCs w:val="24"/>
                </w:rPr>
                <w:t xml:space="preserve">Change to header/footer only to reflect protocol execution for version 2.1.  </w:t>
              </w:r>
            </w:ins>
            <w:ins w:id="15" w:author="Scott Pletzer" w:date="2012-10-24T15:43:00Z">
              <w:r w:rsidR="001D07EF">
                <w:rPr>
                  <w:rFonts w:ascii="Calibri" w:hAnsi="Calibri" w:cs="Calibri"/>
                  <w:sz w:val="24"/>
                  <w:szCs w:val="24"/>
                </w:rPr>
                <w:t>Removed references to old calibration process.</w:t>
              </w:r>
            </w:ins>
          </w:p>
        </w:tc>
        <w:tc>
          <w:tcPr>
            <w:tcW w:w="1620" w:type="dxa"/>
            <w:tcBorders>
              <w:top w:val="single" w:sz="4" w:space="0" w:color="auto"/>
              <w:left w:val="single" w:sz="6" w:space="0" w:color="auto"/>
              <w:bottom w:val="single" w:sz="6" w:space="0" w:color="auto"/>
              <w:right w:val="single" w:sz="6" w:space="0" w:color="auto"/>
            </w:tcBorders>
          </w:tcPr>
          <w:p w:rsidR="00895A17" w:rsidRDefault="00895A17" w:rsidP="00196DA7">
            <w:pPr>
              <w:spacing w:before="120" w:after="120"/>
              <w:rPr>
                <w:ins w:id="16" w:author="Scott Pletzer" w:date="2012-10-24T15:08:00Z"/>
                <w:rFonts w:ascii="Calibri" w:hAnsi="Calibri" w:cs="Calibri"/>
                <w:color w:val="000000"/>
                <w:sz w:val="24"/>
                <w:szCs w:val="24"/>
              </w:rPr>
            </w:pPr>
            <w:ins w:id="17" w:author="Scott Pletzer" w:date="2012-10-24T15:08:00Z">
              <w:r>
                <w:rPr>
                  <w:rFonts w:ascii="Calibri" w:hAnsi="Calibri" w:cs="Calibri"/>
                  <w:color w:val="000000"/>
                  <w:sz w:val="24"/>
                  <w:szCs w:val="24"/>
                </w:rPr>
                <w:t xml:space="preserve">S. </w:t>
              </w:r>
              <w:proofErr w:type="spellStart"/>
              <w:r>
                <w:rPr>
                  <w:rFonts w:ascii="Calibri" w:hAnsi="Calibri" w:cs="Calibri"/>
                  <w:color w:val="000000"/>
                  <w:sz w:val="24"/>
                  <w:szCs w:val="24"/>
                </w:rPr>
                <w:t>Pletzer</w:t>
              </w:r>
              <w:proofErr w:type="spellEnd"/>
            </w:ins>
          </w:p>
        </w:tc>
      </w:tr>
    </w:tbl>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CCCDF1" wp14:editId="28053C64">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6BEA97C0" wp14:editId="21CC8F45">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FA120E9" wp14:editId="23785221">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59F37A67" wp14:editId="6CABA705">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18" w:name="_Toc245116324"/>
      <w:r w:rsidRPr="00871A36">
        <w:rPr>
          <w:rFonts w:cstheme="minorHAnsi"/>
          <w:b/>
          <w:sz w:val="24"/>
          <w:szCs w:val="24"/>
        </w:rPr>
        <w:t>e</w:t>
      </w:r>
    </w:p>
    <w:bookmarkEnd w:id="18"/>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r w:rsidR="00D4076D" w:rsidRPr="00871A36">
        <w:rPr>
          <w:rFonts w:cstheme="minorHAnsi"/>
          <w:sz w:val="24"/>
          <w:szCs w:val="24"/>
        </w:rPr>
        <w:t>EPICUser</w:t>
      </w:r>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r w:rsidR="00991B12" w:rsidRPr="00871A36">
        <w:rPr>
          <w:rFonts w:cstheme="minorHAnsi"/>
          <w:sz w:val="24"/>
          <w:szCs w:val="24"/>
        </w:rPr>
        <w:t>EPICUser</w:t>
      </w:r>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19"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19"/>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Calibration must be completed prior to proceeding with the validation. Calibration Icon is validated in a different portion of this protocol.</w:t>
      </w:r>
    </w:p>
    <w:p w:rsidR="00BE622B" w:rsidRPr="00871A36" w:rsidRDefault="00BE622B" w:rsidP="00A005BE">
      <w:pPr>
        <w:spacing w:before="120"/>
        <w:rPr>
          <w:rFonts w:cstheme="minorHAnsi"/>
          <w:sz w:val="24"/>
          <w:szCs w:val="24"/>
        </w:rPr>
      </w:pPr>
      <w:r w:rsidRPr="00871A36">
        <w:rPr>
          <w:rFonts w:cstheme="minorHAnsi"/>
          <w:sz w:val="24"/>
          <w:szCs w:val="24"/>
        </w:rPr>
        <w:t>Calibration instructions</w:t>
      </w:r>
      <w:r>
        <w:rPr>
          <w:rFonts w:cstheme="minorHAnsi"/>
          <w:sz w:val="24"/>
          <w:szCs w:val="24"/>
        </w:rPr>
        <w:t>- This section would only be performed if the device had not yet been calibrated during separate testing</w:t>
      </w:r>
      <w:r w:rsidRPr="00871A36">
        <w:rPr>
          <w:rFonts w:cstheme="minorHAnsi"/>
          <w:sz w:val="24"/>
          <w:szCs w:val="24"/>
        </w:rPr>
        <w:t>.</w:t>
      </w:r>
    </w:p>
    <w:p w:rsidR="00BE622B" w:rsidRPr="00871A36" w:rsidRDefault="00BE622B" w:rsidP="00BE622B">
      <w:pPr>
        <w:rPr>
          <w:rFonts w:cstheme="minorHAnsi"/>
          <w:sz w:val="24"/>
          <w:szCs w:val="24"/>
        </w:rPr>
      </w:pPr>
      <w:r w:rsidRPr="00871A36">
        <w:rPr>
          <w:rFonts w:cstheme="minorHAnsi"/>
          <w:sz w:val="24"/>
          <w:szCs w:val="24"/>
        </w:rPr>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BE622B" w:rsidRPr="00871A36" w:rsidRDefault="00BE622B" w:rsidP="00BE622B">
      <w:pPr>
        <w:jc w:val="center"/>
        <w:rPr>
          <w:rFonts w:cstheme="minorHAnsi"/>
          <w:sz w:val="24"/>
          <w:szCs w:val="24"/>
        </w:rPr>
      </w:pPr>
      <w:r w:rsidRPr="00A005BE">
        <w:rPr>
          <w:rFonts w:cstheme="minorHAnsi"/>
          <w:noProof/>
          <w:sz w:val="24"/>
          <w:szCs w:val="24"/>
        </w:rPr>
        <w:drawing>
          <wp:inline distT="0" distB="0" distL="0" distR="0" wp14:anchorId="10335059" wp14:editId="1B9E1E9B">
            <wp:extent cx="5295569" cy="3482671"/>
            <wp:effectExtent l="19050" t="0" r="331"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06592" cy="3489920"/>
                    </a:xfrm>
                    <a:prstGeom prst="rect">
                      <a:avLst/>
                    </a:prstGeom>
                  </pic:spPr>
                </pic:pic>
              </a:graphicData>
            </a:graphic>
          </wp:inline>
        </w:drawing>
      </w:r>
    </w:p>
    <w:p w:rsidR="00BE622B" w:rsidRPr="00871A36" w:rsidRDefault="00BE622B" w:rsidP="00BE622B">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BE622B" w:rsidRPr="00871A36" w:rsidRDefault="00BE622B" w:rsidP="00BE622B">
      <w:pPr>
        <w:rPr>
          <w:rFonts w:cstheme="minorHAnsi"/>
          <w:sz w:val="24"/>
          <w:szCs w:val="24"/>
        </w:rPr>
      </w:pPr>
      <w:r w:rsidRPr="00A005BE">
        <w:rPr>
          <w:rFonts w:cstheme="minorHAnsi"/>
          <w:noProof/>
          <w:sz w:val="24"/>
          <w:szCs w:val="24"/>
        </w:rPr>
        <w:drawing>
          <wp:anchor distT="0" distB="0" distL="114300" distR="114300" simplePos="0" relativeHeight="251666432" behindDoc="1" locked="0" layoutInCell="1" allowOverlap="1" wp14:anchorId="1C08E399" wp14:editId="1C101C68">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7"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4"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BE622B" w:rsidRPr="00871A36" w:rsidRDefault="00BE622B" w:rsidP="00BE622B">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BE622B" w:rsidRPr="00871A36" w:rsidRDefault="00BE622B" w:rsidP="00BE622B">
      <w:pPr>
        <w:rPr>
          <w:rFonts w:cstheme="minorHAnsi"/>
          <w:b/>
          <w:sz w:val="24"/>
          <w:szCs w:val="24"/>
        </w:rPr>
      </w:pPr>
      <w:r w:rsidRPr="00871A36">
        <w:rPr>
          <w:rFonts w:cstheme="minorHAnsi"/>
          <w:sz w:val="24"/>
          <w:szCs w:val="24"/>
        </w:rPr>
        <w:t>After all ten (10) images are automatically captured;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return a </w:t>
      </w:r>
      <w:r w:rsidRPr="00871A36">
        <w:rPr>
          <w:rFonts w:cstheme="minorHAnsi"/>
          <w:sz w:val="24"/>
          <w:szCs w:val="24"/>
        </w:rPr>
        <w:lastRenderedPageBreak/>
        <w:t>message indicating the calibration process was successful.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 close the message window and Close to leave the Calibration Tab.</w:t>
      </w:r>
    </w:p>
    <w:p w:rsidR="00BE622B" w:rsidRPr="00871A36" w:rsidRDefault="00BE622B" w:rsidP="00BE622B">
      <w:pPr>
        <w:rPr>
          <w:rFonts w:cstheme="minorHAnsi"/>
          <w:sz w:val="24"/>
          <w:szCs w:val="24"/>
        </w:rPr>
      </w:pPr>
      <w:r w:rsidRPr="00871A36">
        <w:rPr>
          <w:rFonts w:cstheme="minorHAnsi"/>
          <w:sz w:val="24"/>
          <w:szCs w:val="24"/>
        </w:rPr>
        <w:t>If calibration fails</w:t>
      </w:r>
      <w:r w:rsidRPr="00871A36">
        <w:rPr>
          <w:rFonts w:cstheme="minorHAnsi"/>
          <w:sz w:val="24"/>
          <w:szCs w:val="24"/>
        </w:rPr>
        <w:fldChar w:fldCharType="begin"/>
      </w:r>
      <w:r w:rsidRPr="00871A36">
        <w:rPr>
          <w:rFonts w:cstheme="minorHAnsi"/>
          <w:sz w:val="24"/>
          <w:szCs w:val="24"/>
        </w:rPr>
        <w:instrText xml:space="preserve"> XE "Calibration:Failure" </w:instrText>
      </w:r>
      <w:r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BE622B" w:rsidRPr="00871A36" w:rsidRDefault="00BE622B" w:rsidP="00BE622B">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BE622B" w:rsidRPr="00871A36" w:rsidRDefault="00BE622B" w:rsidP="00BE622B">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t xml:space="preserve">Re-clean the glass surface and metal piece of the calibration probe.  </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r w:rsidR="00196DA7">
        <w:rPr>
          <w:rFonts w:cstheme="minorHAnsi"/>
          <w:sz w:val="24"/>
          <w:szCs w:val="24"/>
        </w:rPr>
        <w:t xml:space="preserve"> with your fingers</w:t>
      </w:r>
      <w:r w:rsidRPr="00871A36">
        <w:rPr>
          <w:rFonts w:cstheme="minorHAnsi"/>
          <w:sz w:val="24"/>
          <w:szCs w:val="24"/>
        </w:rPr>
        <w:t>.</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r w:rsidR="00526D0F" w:rsidRPr="00871A36">
        <w:rPr>
          <w:rFonts w:cstheme="minorHAnsi"/>
          <w:sz w:val="24"/>
          <w:szCs w:val="24"/>
        </w:rPr>
        <w:t>subtab</w:t>
      </w:r>
      <w:r w:rsidR="002F0480" w:rsidRPr="00871A36">
        <w:rPr>
          <w:rFonts w:cstheme="minorHAnsi"/>
          <w:sz w:val="24"/>
          <w:szCs w:val="24"/>
        </w:rPr>
        <w:t xml:space="preserve">s,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311E819F" wp14:editId="7A5F814E">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lastRenderedPageBreak/>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917EC9" w:rsidRPr="00871A36" w:rsidRDefault="00917EC9" w:rsidP="00917EC9">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r w:rsidR="002B7C27" w:rsidRPr="00871A36">
        <w:rPr>
          <w:rFonts w:cstheme="minorHAnsi"/>
          <w:sz w:val="24"/>
          <w:szCs w:val="24"/>
        </w:rPr>
        <w:t xml:space="preserve">E are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w:t>
      </w:r>
      <w:r w:rsidR="004E0EC0">
        <w:rPr>
          <w:rFonts w:cstheme="minorHAnsi"/>
          <w:sz w:val="24"/>
          <w:szCs w:val="24"/>
        </w:rPr>
        <w:t xml:space="preserve"> Enter to select Female, then click</w:t>
      </w:r>
      <w:r w:rsidR="00231E32" w:rsidRPr="00871A36">
        <w:rPr>
          <w:rFonts w:cstheme="minorHAnsi"/>
          <w:sz w:val="24"/>
          <w:szCs w:val="24"/>
        </w:rPr>
        <w:t xml:space="preserve">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4E0EC0">
        <w:rPr>
          <w:rFonts w:cstheme="minorHAnsi"/>
          <w:sz w:val="24"/>
          <w:szCs w:val="24"/>
        </w:rPr>
        <w:t xml:space="preserve">click Enter to select male then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 xml:space="preserve">ields blank, select the Gender as </w:t>
      </w:r>
      <w:r w:rsidR="00F12169">
        <w:rPr>
          <w:rFonts w:cstheme="minorHAnsi"/>
          <w:sz w:val="24"/>
          <w:szCs w:val="24"/>
        </w:rPr>
        <w:t>Not Selected</w:t>
      </w:r>
      <w:r w:rsidR="00F12169" w:rsidRPr="00871A36">
        <w:rPr>
          <w:rFonts w:cstheme="minorHAnsi"/>
          <w:sz w:val="24"/>
          <w:szCs w:val="24"/>
        </w:rPr>
        <w:t xml:space="preserve"> </w:t>
      </w:r>
      <w:r w:rsidRPr="00871A36">
        <w:rPr>
          <w:rFonts w:cstheme="minorHAnsi"/>
          <w:sz w:val="24"/>
          <w:szCs w:val="24"/>
        </w:rPr>
        <w:t xml:space="preserve">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w:t>
      </w:r>
      <w:r w:rsidR="00F12169">
        <w:rPr>
          <w:rFonts w:cstheme="minorHAnsi"/>
          <w:sz w:val="24"/>
          <w:szCs w:val="24"/>
        </w:rPr>
        <w:t>N</w:t>
      </w:r>
      <w:r w:rsidRPr="00871A36">
        <w:rPr>
          <w:rFonts w:cstheme="minorHAnsi"/>
          <w:sz w:val="24"/>
          <w:szCs w:val="24"/>
        </w:rPr>
        <w:t>”</w:t>
      </w:r>
      <w:r w:rsidR="004E0EC0">
        <w:rPr>
          <w:rFonts w:cstheme="minorHAnsi"/>
          <w:sz w:val="24"/>
          <w:szCs w:val="24"/>
        </w:rPr>
        <w:t xml:space="preserve"> and click Enter to select Not Selected</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lastRenderedPageBreak/>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r w:rsidR="004E0EC0">
        <w:rPr>
          <w:rFonts w:cstheme="minorHAnsi"/>
          <w:sz w:val="24"/>
          <w:szCs w:val="24"/>
        </w:rPr>
        <w:t xml:space="preserve">  Note: If you view a patient to verify the correct Birthday, you will be required to return to the Search Patient screen in order to verify the remainder of the Birthdays.</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w:t>
      </w:r>
      <w:r w:rsidR="008118E7" w:rsidRPr="00871A36">
        <w:rPr>
          <w:rFonts w:cstheme="minorHAnsi"/>
          <w:sz w:val="24"/>
          <w:szCs w:val="24"/>
        </w:rPr>
        <w:lastRenderedPageBreak/>
        <w:t xml:space="preserve">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r w:rsidRPr="00871A36">
        <w:rPr>
          <w:rFonts w:cstheme="minorHAnsi"/>
          <w:b/>
          <w:sz w:val="24"/>
          <w:szCs w:val="24"/>
        </w:rPr>
        <w:t xml:space="preserve">Mi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r w:rsidR="00E14F69" w:rsidRPr="00871A36">
        <w:rPr>
          <w:rFonts w:cstheme="minorHAnsi"/>
          <w:sz w:val="24"/>
          <w:szCs w:val="24"/>
        </w:rPr>
        <w:t>View</w:t>
      </w:r>
      <w:r w:rsidR="00DC63A2" w:rsidRPr="00871A36">
        <w:rPr>
          <w:rFonts w:cstheme="minorHAnsi"/>
          <w:sz w:val="24"/>
          <w:szCs w:val="24"/>
        </w:rPr>
        <w:t>XXXc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9F3B55">
        <w:rPr>
          <w:rFonts w:cstheme="minorHAnsi"/>
          <w:sz w:val="24"/>
          <w:szCs w:val="24"/>
        </w:rPr>
        <w:t>Pre-Scan Question dialog appears.</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F3B55" w:rsidRDefault="009F3B55" w:rsidP="009A673A">
      <w:pPr>
        <w:spacing w:after="0"/>
        <w:ind w:left="1080"/>
        <w:rPr>
          <w:rFonts w:cstheme="minorHAnsi"/>
          <w:sz w:val="24"/>
          <w:szCs w:val="24"/>
        </w:rPr>
      </w:pPr>
      <w:r>
        <w:rPr>
          <w:rFonts w:cstheme="minorHAnsi"/>
          <w:sz w:val="24"/>
          <w:szCs w:val="24"/>
        </w:rPr>
        <w:t>Click the Cancel button on the Pre-Scan Question dialog and verify that the Pre-Scan Question dialog closes and the user is returned to the ClearView main screen.</w:t>
      </w:r>
    </w:p>
    <w:p w:rsidR="009F3B55" w:rsidRDefault="009F3B55" w:rsidP="009A673A">
      <w:pPr>
        <w:spacing w:after="0"/>
        <w:ind w:left="1080"/>
        <w:rPr>
          <w:rFonts w:cstheme="minorHAnsi"/>
          <w:sz w:val="24"/>
          <w:szCs w:val="24"/>
        </w:rPr>
      </w:pPr>
    </w:p>
    <w:p w:rsidR="009F3B55" w:rsidRPr="00871A36" w:rsidRDefault="009F3B55" w:rsidP="009F3B5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F3B55" w:rsidRDefault="009F3B55" w:rsidP="009A673A">
      <w:pPr>
        <w:spacing w:after="0"/>
        <w:ind w:left="1080"/>
        <w:rPr>
          <w:rFonts w:cstheme="minorHAnsi"/>
          <w:sz w:val="24"/>
          <w:szCs w:val="24"/>
        </w:rPr>
      </w:pPr>
    </w:p>
    <w:p w:rsidR="0030352B" w:rsidRPr="00871A36" w:rsidRDefault="0030352B" w:rsidP="0030352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30352B" w:rsidRPr="00871A36" w:rsidRDefault="0030352B" w:rsidP="0030352B">
      <w:pPr>
        <w:pStyle w:val="ListParagraph"/>
        <w:ind w:left="1080" w:hanging="72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Pr="00871A36" w:rsidRDefault="0030352B" w:rsidP="0030352B">
      <w:pPr>
        <w:spacing w:after="0"/>
        <w:ind w:left="1080"/>
        <w:rPr>
          <w:rFonts w:cstheme="minorHAnsi"/>
          <w:sz w:val="24"/>
          <w:szCs w:val="24"/>
        </w:rPr>
      </w:pPr>
    </w:p>
    <w:p w:rsidR="0030352B" w:rsidRDefault="0030352B" w:rsidP="0030352B">
      <w:pPr>
        <w:spacing w:after="0"/>
        <w:ind w:left="1080"/>
        <w:rPr>
          <w:rFonts w:cstheme="minorHAnsi"/>
          <w:sz w:val="24"/>
          <w:szCs w:val="24"/>
        </w:rPr>
      </w:pPr>
      <w:r>
        <w:rPr>
          <w:rFonts w:cstheme="minorHAnsi"/>
          <w:sz w:val="24"/>
          <w:szCs w:val="24"/>
        </w:rPr>
        <w:t>Click the OK button on the Pre-Scan Question dialog and verify that a Missing Data error message appears.</w:t>
      </w:r>
      <w:r w:rsidR="007A29EC">
        <w:rPr>
          <w:rFonts w:cstheme="minorHAnsi"/>
          <w:sz w:val="24"/>
          <w:szCs w:val="24"/>
        </w:rPr>
        <w:t xml:space="preserve">  Click OK to close error message.</w:t>
      </w:r>
    </w:p>
    <w:p w:rsidR="0030352B" w:rsidRDefault="0030352B" w:rsidP="0030352B">
      <w:pPr>
        <w:spacing w:after="0"/>
        <w:ind w:left="108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Default="0030352B"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any 2 of the 3 questions and click the OK button on the Pre-Scan Question dialog and verify that a Missing Data error message appears.  Click OK to close error message.</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r w:rsidR="00927E09">
        <w:rPr>
          <w:rFonts w:cstheme="minorHAnsi"/>
          <w:sz w:val="24"/>
          <w:szCs w:val="24"/>
        </w:rPr>
        <w:t xml:space="preserve">  Click Close button in the lower right corner, answer YES to the question that appears, and verify the window closes and the user is returned to the ClearView main screen.</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F32BA" w:rsidRPr="00871A36" w:rsidRDefault="00CF32BA" w:rsidP="00CF32BA">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CF32BA" w:rsidRPr="00871A36" w:rsidRDefault="00CF32BA" w:rsidP="00CF32BA">
      <w:pPr>
        <w:pStyle w:val="ListParagraph"/>
        <w:ind w:left="1080" w:hanging="720"/>
        <w:rPr>
          <w:rFonts w:cstheme="minorHAnsi"/>
          <w:sz w:val="24"/>
          <w:szCs w:val="24"/>
        </w:rPr>
      </w:pPr>
    </w:p>
    <w:p w:rsidR="00CF32BA" w:rsidRPr="00871A36" w:rsidRDefault="00CF32BA" w:rsidP="00CF32B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F32BA" w:rsidRDefault="00CF32BA" w:rsidP="00927E09">
      <w:pPr>
        <w:spacing w:after="0"/>
        <w:ind w:left="1080"/>
        <w:rPr>
          <w:rFonts w:cstheme="minorHAnsi"/>
          <w:sz w:val="24"/>
          <w:szCs w:val="24"/>
        </w:rPr>
      </w:pPr>
    </w:p>
    <w:p w:rsidR="00927E09" w:rsidRDefault="00927E09" w:rsidP="00927E09">
      <w:pPr>
        <w:spacing w:after="0"/>
        <w:ind w:left="1080"/>
        <w:rPr>
          <w:rFonts w:cstheme="minorHAnsi"/>
          <w:sz w:val="24"/>
          <w:szCs w:val="24"/>
        </w:rPr>
      </w:pPr>
      <w:r w:rsidRPr="00CF32BA">
        <w:rPr>
          <w:rFonts w:cstheme="minorHAnsi"/>
          <w:sz w:val="24"/>
          <w:szCs w:val="24"/>
        </w:rPr>
        <w:lastRenderedPageBreak/>
        <w:t>Answer all 3 questions with “</w:t>
      </w:r>
      <w:r w:rsidR="00CF32BA" w:rsidRPr="00CF32BA">
        <w:rPr>
          <w:rFonts w:cstheme="minorHAnsi"/>
          <w:sz w:val="24"/>
          <w:szCs w:val="24"/>
        </w:rPr>
        <w:t>YES</w:t>
      </w:r>
      <w:r w:rsidRPr="00ED44E0">
        <w:rPr>
          <w:rFonts w:cstheme="minorHAnsi"/>
          <w:sz w:val="24"/>
          <w:szCs w:val="24"/>
        </w:rPr>
        <w:t xml:space="preserve">” and click the OK button on the Pre-Scan Question dialog and verify that the Gather Capture screen appears.  </w:t>
      </w:r>
    </w:p>
    <w:p w:rsidR="00927E09" w:rsidRPr="00871A36" w:rsidRDefault="00927E09" w:rsidP="00927E0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27E09" w:rsidRDefault="00927E09" w:rsidP="009A673A">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6050FB">
        <w:rPr>
          <w:rFonts w:cstheme="minorHAnsi"/>
          <w:sz w:val="24"/>
          <w:szCs w:val="24"/>
        </w:rPr>
        <w:t xml:space="preserve">Note: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lastRenderedPageBreak/>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Default="008762AC" w:rsidP="00D51443">
      <w:pPr>
        <w:pStyle w:val="ListParagraph"/>
        <w:ind w:left="1080"/>
        <w:rPr>
          <w:rFonts w:cstheme="minorHAnsi"/>
          <w:sz w:val="24"/>
          <w:szCs w:val="24"/>
        </w:rPr>
      </w:pPr>
    </w:p>
    <w:p w:rsidR="004E0EC0" w:rsidRDefault="004E0EC0" w:rsidP="004E0EC0">
      <w:pPr>
        <w:pStyle w:val="ListParagraph"/>
        <w:ind w:left="1080"/>
        <w:rPr>
          <w:rFonts w:cstheme="minorHAnsi"/>
          <w:sz w:val="24"/>
          <w:szCs w:val="24"/>
        </w:rPr>
      </w:pPr>
      <w:r>
        <w:rPr>
          <w:rFonts w:cstheme="minorHAnsi"/>
          <w:sz w:val="24"/>
          <w:szCs w:val="24"/>
        </w:rPr>
        <w:t>Repeat this step for the Right index finger box in the Images with Capacitive Barrier row.</w:t>
      </w:r>
    </w:p>
    <w:p w:rsidR="004E0EC0" w:rsidRDefault="004E0EC0" w:rsidP="004E0EC0">
      <w:pPr>
        <w:pStyle w:val="ListParagraph"/>
        <w:ind w:left="1080"/>
        <w:rPr>
          <w:rFonts w:cstheme="minorHAnsi"/>
          <w:sz w:val="24"/>
          <w:szCs w:val="24"/>
        </w:rPr>
      </w:pPr>
    </w:p>
    <w:p w:rsidR="004E0EC0" w:rsidRPr="00871A36" w:rsidRDefault="004E0EC0" w:rsidP="004E0EC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871A36" w:rsidRDefault="004E0EC0"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w:t>
      </w:r>
      <w:r w:rsidR="004E0EC0">
        <w:rPr>
          <w:rFonts w:cstheme="minorHAnsi"/>
          <w:sz w:val="24"/>
          <w:szCs w:val="24"/>
        </w:rPr>
        <w:t>n</w:t>
      </w:r>
      <w:r w:rsidRPr="00871A36">
        <w:rPr>
          <w:rFonts w:cstheme="minorHAnsi"/>
          <w:sz w:val="24"/>
          <w:szCs w:val="24"/>
        </w:rPr>
        <w:t xml:space="preserve">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E67E9B" w:rsidRDefault="004E0EC0" w:rsidP="00E67E9B">
      <w:pPr>
        <w:rPr>
          <w:rFonts w:cstheme="minorHAnsi"/>
          <w:sz w:val="24"/>
          <w:szCs w:val="24"/>
        </w:rPr>
      </w:pPr>
    </w:p>
    <w:p w:rsidR="004E0EC0" w:rsidRPr="00871A36" w:rsidRDefault="004E0EC0"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lastRenderedPageBreak/>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ED44E0" w:rsidRPr="00871A36" w:rsidRDefault="0023424B" w:rsidP="00ED44E0">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w:t>
      </w:r>
      <w:r w:rsidRPr="00B3376C">
        <w:rPr>
          <w:rFonts w:cstheme="minorHAnsi"/>
          <w:sz w:val="24"/>
          <w:szCs w:val="24"/>
        </w:rPr>
        <w:t xml:space="preserve">of </w:t>
      </w:r>
      <w:r w:rsidRPr="002873D8">
        <w:rPr>
          <w:rFonts w:cstheme="minorHAnsi"/>
          <w:sz w:val="24"/>
          <w:szCs w:val="24"/>
        </w:rPr>
        <w:t xml:space="preserve">the window.  </w:t>
      </w:r>
      <w:r w:rsidR="00ED44E0">
        <w:rPr>
          <w:rFonts w:cstheme="minorHAnsi"/>
          <w:sz w:val="24"/>
          <w:szCs w:val="24"/>
        </w:rPr>
        <w:t xml:space="preserve">  </w:t>
      </w:r>
      <w:r w:rsidR="00ED44E0" w:rsidRPr="00871A36">
        <w:rPr>
          <w:rFonts w:cstheme="minorHAnsi"/>
          <w:sz w:val="24"/>
          <w:szCs w:val="24"/>
        </w:rPr>
        <w:t xml:space="preserve">Verify that the </w:t>
      </w:r>
      <w:r w:rsidR="00ED44E0">
        <w:rPr>
          <w:rFonts w:cstheme="minorHAnsi"/>
          <w:sz w:val="24"/>
          <w:szCs w:val="24"/>
        </w:rPr>
        <w:t>Pre-Scan Question dialog appears.</w:t>
      </w:r>
    </w:p>
    <w:p w:rsidR="00ED44E0" w:rsidRPr="00871A36" w:rsidRDefault="00ED44E0" w:rsidP="00ED44E0">
      <w:pPr>
        <w:pStyle w:val="ListParagraph"/>
        <w:ind w:left="1080" w:hanging="720"/>
        <w:rPr>
          <w:rFonts w:cstheme="minorHAnsi"/>
          <w:sz w:val="24"/>
          <w:szCs w:val="24"/>
        </w:rPr>
      </w:pPr>
    </w:p>
    <w:p w:rsidR="00ED44E0" w:rsidRPr="00871A36" w:rsidRDefault="00ED44E0" w:rsidP="00ED44E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4E0" w:rsidRPr="00871A36" w:rsidRDefault="00ED44E0" w:rsidP="00ED44E0">
      <w:pPr>
        <w:spacing w:after="0"/>
        <w:ind w:left="1080"/>
        <w:rPr>
          <w:rFonts w:cstheme="minorHAnsi"/>
          <w:sz w:val="24"/>
          <w:szCs w:val="24"/>
        </w:rPr>
      </w:pPr>
    </w:p>
    <w:p w:rsidR="00ED44E0" w:rsidRDefault="00ED44E0" w:rsidP="00ED44E0">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Pr>
          <w:rFonts w:cstheme="minorHAnsi"/>
          <w:sz w:val="24"/>
          <w:szCs w:val="24"/>
        </w:rPr>
        <w:t xml:space="preserve">Click on each energized image box (both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196311">
        <w:rPr>
          <w:rFonts w:cstheme="minorHAnsi"/>
          <w:sz w:val="24"/>
          <w:szCs w:val="24"/>
        </w:rPr>
        <w:t xml:space="preserve">Click on the Submit for Analysis button in the lower right corner of the window.  </w:t>
      </w:r>
      <w:r w:rsidR="00631BCF" w:rsidRPr="00196311">
        <w:rPr>
          <w:rFonts w:cstheme="minorHAnsi"/>
          <w:sz w:val="24"/>
          <w:szCs w:val="24"/>
        </w:rPr>
        <w:t xml:space="preserve">Verify that the processing window appears and a spinning graphic as well </w:t>
      </w:r>
      <w:r w:rsidR="00196311">
        <w:rPr>
          <w:rFonts w:cstheme="minorHAnsi"/>
          <w:sz w:val="24"/>
          <w:szCs w:val="24"/>
        </w:rPr>
        <w:t xml:space="preserve">as </w:t>
      </w:r>
      <w:r w:rsidR="00631BCF" w:rsidRPr="00196311">
        <w:rPr>
          <w:rFonts w:cstheme="minorHAnsi"/>
          <w:sz w:val="24"/>
          <w:szCs w:val="24"/>
        </w:rPr>
        <w:t xml:space="preserve">text stating the function being performed appears.  </w:t>
      </w:r>
      <w:r w:rsidRPr="00196311">
        <w:rPr>
          <w:rFonts w:cstheme="minorHAnsi"/>
          <w:sz w:val="24"/>
          <w:szCs w:val="24"/>
        </w:rPr>
        <w:t xml:space="preserve">After processing, verify that a new screen displays </w:t>
      </w:r>
      <w:r w:rsidR="00723EB9" w:rsidRPr="00196311">
        <w:rPr>
          <w:rFonts w:cstheme="minorHAnsi"/>
          <w:sz w:val="24"/>
          <w:szCs w:val="24"/>
        </w:rPr>
        <w:t>with the Report for Patient Name tab highlighted.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A76323" w:rsidP="006A13EE">
      <w:pPr>
        <w:pStyle w:val="ListParagraph"/>
        <w:ind w:left="1080"/>
        <w:rPr>
          <w:rFonts w:cstheme="minorHAnsi"/>
          <w:sz w:val="24"/>
          <w:szCs w:val="24"/>
        </w:rPr>
      </w:pPr>
      <w:r>
        <w:rPr>
          <w:rFonts w:cstheme="minorHAnsi"/>
          <w:sz w:val="24"/>
          <w:szCs w:val="24"/>
        </w:rPr>
        <w:t>Click on the tab labeled “Print Report For Patient Name” and v</w:t>
      </w:r>
      <w:r w:rsidR="006A13EE" w:rsidRPr="005C44B2">
        <w:rPr>
          <w:rFonts w:cstheme="minorHAnsi"/>
          <w:sz w:val="24"/>
          <w:szCs w:val="24"/>
        </w:rPr>
        <w:t xml:space="preserve">erify </w:t>
      </w:r>
      <w:r>
        <w:rPr>
          <w:rFonts w:cstheme="minorHAnsi"/>
          <w:sz w:val="24"/>
          <w:szCs w:val="24"/>
        </w:rPr>
        <w:t>it</w:t>
      </w:r>
      <w:r w:rsidR="006A13EE" w:rsidRPr="005C44B2">
        <w:rPr>
          <w:rFonts w:cstheme="minorHAnsi"/>
          <w:sz w:val="24"/>
          <w:szCs w:val="24"/>
        </w:rPr>
        <w:t xml:space="preserve"> is five pages, page 1 contains explanations and Table 1, pages 2, 3 and 4 display Table 2</w:t>
      </w:r>
      <w:r w:rsidR="006A13EE"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w:t>
      </w:r>
      <w:r w:rsidR="00E6397B" w:rsidRPr="00E6397B">
        <w:rPr>
          <w:rFonts w:cstheme="minorHAnsi"/>
          <w:sz w:val="24"/>
          <w:szCs w:val="24"/>
        </w:rPr>
        <w:t xml:space="preserve">Hepatic, </w:t>
      </w:r>
      <w:r w:rsidR="006A13EE" w:rsidRPr="00E6397B">
        <w:rPr>
          <w:rFonts w:cstheme="minorHAnsi"/>
          <w:sz w:val="24"/>
          <w:szCs w:val="24"/>
        </w:rPr>
        <w:t>Cardiovascular; Respiratory; Gastrointestinal</w:t>
      </w:r>
      <w:r w:rsidR="00E84900">
        <w:rPr>
          <w:rFonts w:cstheme="minorHAnsi"/>
          <w:sz w:val="24"/>
          <w:szCs w:val="24"/>
        </w:rPr>
        <w:t xml:space="preserve"> &amp; Endocrine</w:t>
      </w:r>
      <w:r w:rsidR="006A13EE" w:rsidRPr="00E6397B">
        <w:rPr>
          <w:rFonts w:cstheme="minorHAnsi"/>
          <w:sz w:val="24"/>
          <w:szCs w:val="24"/>
        </w:rPr>
        <w:t>; and Renal and Reproductive</w:t>
      </w:r>
      <w:r w:rsidR="00E6397B">
        <w:rPr>
          <w:rFonts w:cstheme="minorHAnsi"/>
          <w:sz w:val="24"/>
          <w:szCs w:val="24"/>
        </w:rPr>
        <w:t xml:space="preserve"> Systems</w:t>
      </w:r>
      <w:r w:rsidR="006A13EE"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
    <w:p w:rsidR="0023424B" w:rsidRPr="00A005BE" w:rsidRDefault="008B2F4C" w:rsidP="008B2F4C">
      <w:pPr>
        <w:pStyle w:val="ListParagraph"/>
        <w:ind w:left="1080"/>
        <w:rPr>
          <w:rFonts w:cstheme="minorHAnsi"/>
          <w:sz w:val="24"/>
          <w:szCs w:val="24"/>
        </w:rPr>
      </w:pPr>
      <w:r>
        <w:rPr>
          <w:rFonts w:cstheme="minorHAnsi"/>
          <w:sz w:val="24"/>
          <w:szCs w:val="24"/>
        </w:rPr>
        <w:t xml:space="preserve">Click on the tab labeled “Report For Patient Name”.  </w:t>
      </w:r>
      <w:r w:rsidR="0023424B" w:rsidRPr="00A005BE">
        <w:rPr>
          <w:rFonts w:cstheme="minorHAnsi"/>
          <w:sz w:val="24"/>
          <w:szCs w:val="24"/>
        </w:rPr>
        <w:t xml:space="preserve">Click on the </w:t>
      </w:r>
      <w:r>
        <w:rPr>
          <w:rFonts w:cstheme="minorHAnsi"/>
          <w:sz w:val="24"/>
          <w:szCs w:val="24"/>
        </w:rPr>
        <w:t>inner tab labeled “System Comparison”</w:t>
      </w:r>
      <w:r w:rsidR="0023424B" w:rsidRPr="00A005BE">
        <w:rPr>
          <w:rFonts w:cstheme="minorHAnsi"/>
          <w:sz w:val="24"/>
          <w:szCs w:val="24"/>
        </w:rPr>
        <w:t>.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t>
      </w:r>
      <w:r w:rsidR="008B2F4C">
        <w:rPr>
          <w:rFonts w:cstheme="minorHAnsi"/>
          <w:sz w:val="24"/>
          <w:szCs w:val="24"/>
        </w:rPr>
        <w:t>System Comparison</w:t>
      </w:r>
      <w:r w:rsidRPr="00871A36">
        <w:rPr>
          <w:rFonts w:cstheme="minorHAnsi"/>
          <w:sz w:val="24"/>
          <w:szCs w:val="24"/>
        </w:rPr>
        <w:t xml:space="preserve"> tab, Bio-fields tab</w:t>
      </w:r>
      <w:r w:rsidR="00001058">
        <w:rPr>
          <w:rFonts w:cstheme="minorHAnsi"/>
          <w:sz w:val="24"/>
          <w:szCs w:val="24"/>
        </w:rPr>
        <w:t>,</w:t>
      </w:r>
      <w:r w:rsidRPr="00871A36">
        <w:rPr>
          <w:rFonts w:cstheme="minorHAnsi"/>
          <w:sz w:val="24"/>
          <w:szCs w:val="24"/>
        </w:rPr>
        <w:t xml:space="preserve"> Print Report tab</w:t>
      </w:r>
      <w:r w:rsidR="00001058">
        <w:rPr>
          <w:rFonts w:cstheme="minorHAnsi"/>
          <w:sz w:val="24"/>
          <w:szCs w:val="24"/>
        </w:rPr>
        <w:t>, and Report for Patient Name tab</w:t>
      </w:r>
      <w:r w:rsidRPr="00871A36">
        <w:rPr>
          <w:rFonts w:cstheme="minorHAnsi"/>
          <w:sz w:val="24"/>
          <w:szCs w:val="24"/>
        </w:rPr>
        <w:t xml:space="preserve">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8B2F4C" w:rsidRDefault="008B2F4C"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the window.  Verify that the </w:t>
      </w:r>
      <w:r w:rsidR="009B7F95">
        <w:rPr>
          <w:rFonts w:cstheme="minorHAnsi"/>
          <w:sz w:val="24"/>
          <w:szCs w:val="24"/>
        </w:rPr>
        <w:t xml:space="preserve">Pre-Scan Question dialog box opens. </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Default="006652B2" w:rsidP="006652B2">
      <w:pPr>
        <w:spacing w:after="0"/>
        <w:ind w:left="1080"/>
        <w:rPr>
          <w:rFonts w:cstheme="minorHAnsi"/>
          <w:sz w:val="24"/>
          <w:szCs w:val="24"/>
        </w:rPr>
      </w:pPr>
    </w:p>
    <w:p w:rsidR="00196311" w:rsidRDefault="00196311" w:rsidP="00196311">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196311" w:rsidRPr="00871A36" w:rsidRDefault="00196311" w:rsidP="00196311">
      <w:pPr>
        <w:pStyle w:val="ListParagraph"/>
        <w:ind w:left="1080" w:hanging="720"/>
        <w:rPr>
          <w:rFonts w:cstheme="minorHAnsi"/>
          <w:sz w:val="24"/>
          <w:szCs w:val="24"/>
        </w:rPr>
      </w:pPr>
    </w:p>
    <w:p w:rsidR="00196311" w:rsidRPr="00871A36" w:rsidRDefault="00196311" w:rsidP="00196311">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7F95" w:rsidRPr="00871A36" w:rsidRDefault="009B7F95"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Note:  calibration images should not be used as they may cause a matlab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lastRenderedPageBreak/>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196311" w:rsidRPr="00196311">
        <w:rPr>
          <w:rFonts w:cstheme="minorHAnsi"/>
          <w:sz w:val="24"/>
          <w:szCs w:val="24"/>
        </w:rPr>
        <w:t xml:space="preserve">Click on the Submit for Analysis button in the lower right corner of the window.  Verify that the processing window appears and a spinning graphic as well </w:t>
      </w:r>
      <w:r w:rsidR="00196311">
        <w:rPr>
          <w:rFonts w:cstheme="minorHAnsi"/>
          <w:sz w:val="24"/>
          <w:szCs w:val="24"/>
        </w:rPr>
        <w:t xml:space="preserve">as </w:t>
      </w:r>
      <w:r w:rsidR="00196311" w:rsidRPr="00196311">
        <w:rPr>
          <w:rFonts w:cstheme="minorHAnsi"/>
          <w:sz w:val="24"/>
          <w:szCs w:val="24"/>
        </w:rPr>
        <w:t>text stating the function being performed appears.  After processing, verify that a new screen displays with the Report for Patient Name tab highlighted.</w:t>
      </w:r>
      <w:r w:rsidR="00AC4335">
        <w:rPr>
          <w:rFonts w:cstheme="minorHAnsi"/>
          <w:sz w:val="24"/>
          <w:szCs w:val="24"/>
        </w:rPr>
        <w:t xml:space="preserve">  Click on the tab labeled </w:t>
      </w:r>
      <w:r w:rsidR="00277A86">
        <w:rPr>
          <w:rFonts w:cstheme="minorHAnsi"/>
          <w:sz w:val="24"/>
          <w:szCs w:val="24"/>
        </w:rPr>
        <w:t xml:space="preserve">Print </w:t>
      </w:r>
      <w:r w:rsidR="00AC4335">
        <w:rPr>
          <w:rFonts w:cstheme="minorHAnsi"/>
          <w:sz w:val="24"/>
          <w:szCs w:val="24"/>
        </w:rPr>
        <w:t xml:space="preserve">Report </w:t>
      </w:r>
      <w:proofErr w:type="gramStart"/>
      <w:r w:rsidR="00AC4335">
        <w:rPr>
          <w:rFonts w:cstheme="minorHAnsi"/>
          <w:sz w:val="24"/>
          <w:szCs w:val="24"/>
        </w:rPr>
        <w:t>For</w:t>
      </w:r>
      <w:proofErr w:type="gramEnd"/>
      <w:r w:rsidR="00AC4335">
        <w:rPr>
          <w:rFonts w:cstheme="minorHAnsi"/>
          <w:sz w:val="24"/>
          <w:szCs w:val="24"/>
        </w:rPr>
        <w:t xml:space="preserve"> Patient Name.</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r w:rsidRPr="005C44B2">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9A5398" w:rsidRDefault="009A5398" w:rsidP="00BB11CE">
      <w:pPr>
        <w:pStyle w:val="ListParagraph"/>
        <w:ind w:left="1080"/>
        <w:rPr>
          <w:rFonts w:cstheme="minorHAnsi"/>
          <w:sz w:val="24"/>
          <w:szCs w:val="24"/>
        </w:rPr>
      </w:pPr>
      <w:r>
        <w:rPr>
          <w:rFonts w:cstheme="minorHAnsi"/>
          <w:sz w:val="24"/>
          <w:szCs w:val="24"/>
        </w:rPr>
        <w:t>Click on the Calibration</w:t>
      </w:r>
      <w:r w:rsidR="00277A86">
        <w:rPr>
          <w:rFonts w:cstheme="minorHAnsi"/>
          <w:sz w:val="24"/>
          <w:szCs w:val="24"/>
        </w:rPr>
        <w:t xml:space="preserve"> Data</w:t>
      </w:r>
      <w:r>
        <w:rPr>
          <w:rFonts w:cstheme="minorHAnsi"/>
          <w:sz w:val="24"/>
          <w:szCs w:val="24"/>
        </w:rPr>
        <w:t xml:space="preserve"> sub </w:t>
      </w:r>
      <w:proofErr w:type="gramStart"/>
      <w:r>
        <w:rPr>
          <w:rFonts w:cstheme="minorHAnsi"/>
          <w:sz w:val="24"/>
          <w:szCs w:val="24"/>
        </w:rPr>
        <w:t>tab,</w:t>
      </w:r>
      <w:proofErr w:type="gramEnd"/>
      <w:r>
        <w:rPr>
          <w:rFonts w:cstheme="minorHAnsi"/>
          <w:sz w:val="24"/>
          <w:szCs w:val="24"/>
        </w:rPr>
        <w:t xml:space="preserve"> verify that 10 calibration images appear labeled Calibration Image #1 through Calibration Image #10 appear.</w:t>
      </w:r>
    </w:p>
    <w:p w:rsidR="009A5398" w:rsidRDefault="009A5398" w:rsidP="00BB11CE">
      <w:pPr>
        <w:pStyle w:val="ListParagraph"/>
        <w:ind w:left="1080"/>
        <w:rPr>
          <w:rFonts w:cstheme="minorHAnsi"/>
          <w:sz w:val="24"/>
          <w:szCs w:val="24"/>
        </w:rPr>
      </w:pPr>
    </w:p>
    <w:p w:rsidR="009A5398" w:rsidRPr="00871A36" w:rsidRDefault="009A5398" w:rsidP="009A5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5398" w:rsidRDefault="009A5398"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9A5398">
        <w:rPr>
          <w:rFonts w:cstheme="minorHAnsi"/>
          <w:sz w:val="24"/>
          <w:szCs w:val="24"/>
        </w:rPr>
        <w:t>Report For Patient Name</w:t>
      </w:r>
      <w:r w:rsidRPr="00871A36">
        <w:rPr>
          <w:rFonts w:cstheme="minorHAnsi"/>
          <w:sz w:val="24"/>
          <w:szCs w:val="24"/>
        </w:rPr>
        <w:t xml:space="preserve"> tab</w:t>
      </w:r>
      <w:r w:rsidR="003A60AD">
        <w:rPr>
          <w:rFonts w:cstheme="minorHAnsi"/>
          <w:sz w:val="24"/>
          <w:szCs w:val="24"/>
        </w:rPr>
        <w:t>, then click on the System Comparison sub tab</w:t>
      </w:r>
      <w:r w:rsidRPr="00871A36">
        <w:rPr>
          <w:rFonts w:cstheme="minorHAnsi"/>
          <w:sz w:val="24"/>
          <w:szCs w:val="24"/>
        </w:rPr>
        <w:t>.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Default="00D76F14" w:rsidP="00D51443">
      <w:pPr>
        <w:pStyle w:val="ListParagraph"/>
        <w:ind w:left="1080"/>
        <w:rPr>
          <w:rFonts w:cstheme="minorHAnsi"/>
          <w:sz w:val="24"/>
          <w:szCs w:val="24"/>
        </w:rPr>
      </w:pPr>
    </w:p>
    <w:p w:rsidR="00277A86" w:rsidRPr="00871A36" w:rsidRDefault="00277A86" w:rsidP="00D51443">
      <w:pPr>
        <w:pStyle w:val="ListParagraph"/>
        <w:ind w:left="1080"/>
        <w:rPr>
          <w:rFonts w:cstheme="minorHAnsi"/>
          <w:sz w:val="24"/>
          <w:szCs w:val="24"/>
        </w:rPr>
      </w:pPr>
      <w:r>
        <w:rPr>
          <w:rFonts w:cstheme="minorHAnsi"/>
          <w:sz w:val="24"/>
          <w:szCs w:val="24"/>
        </w:rPr>
        <w:t xml:space="preserve">Click ‘X’ in the upper right corner of the screen until you return to the </w:t>
      </w:r>
      <w:proofErr w:type="spellStart"/>
      <w:r>
        <w:rPr>
          <w:rFonts w:cstheme="minorHAnsi"/>
          <w:sz w:val="24"/>
          <w:szCs w:val="24"/>
        </w:rPr>
        <w:t>ClearView</w:t>
      </w:r>
      <w:proofErr w:type="spellEnd"/>
      <w:r>
        <w:rPr>
          <w:rFonts w:cstheme="minorHAnsi"/>
          <w:sz w:val="24"/>
          <w:szCs w:val="24"/>
        </w:rPr>
        <w:t xml:space="preserve"> main screen.</w:t>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F90180">
        <w:rPr>
          <w:rFonts w:cstheme="minorHAnsi"/>
          <w:sz w:val="24"/>
          <w:szCs w:val="24"/>
        </w:rPr>
        <w:t>System Comparison</w:t>
      </w:r>
      <w:r w:rsidR="008C2262" w:rsidRPr="00871A36">
        <w:rPr>
          <w:rFonts w:cstheme="minorHAnsi"/>
          <w:sz w:val="24"/>
          <w:szCs w:val="24"/>
        </w:rPr>
        <w:t xml:space="preserve"> tab</w:t>
      </w:r>
      <w:r w:rsidR="009A15EC" w:rsidRPr="00871A36">
        <w:rPr>
          <w:rFonts w:cstheme="minorHAnsi"/>
          <w:sz w:val="24"/>
          <w:szCs w:val="24"/>
        </w:rPr>
        <w:t xml:space="preserve">, Admin pages, </w:t>
      </w:r>
      <w:r w:rsidR="008C2262" w:rsidRPr="00871A36">
        <w:rPr>
          <w:rFonts w:cstheme="minorHAnsi"/>
          <w:sz w:val="24"/>
          <w:szCs w:val="24"/>
        </w:rPr>
        <w:t>Bio-fields tab</w:t>
      </w:r>
      <w:r w:rsidR="00F90180">
        <w:rPr>
          <w:rFonts w:cstheme="minorHAnsi"/>
          <w:sz w:val="24"/>
          <w:szCs w:val="24"/>
        </w:rPr>
        <w:t>, Report For Patient Name tab,</w:t>
      </w:r>
      <w:r w:rsidR="008C2262" w:rsidRPr="00871A36">
        <w:rPr>
          <w:rFonts w:cstheme="minorHAnsi"/>
          <w:sz w:val="24"/>
          <w:szCs w:val="24"/>
        </w:rPr>
        <w:t xml:space="preserve">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“EPICUser”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515AAD" w:rsidP="007723C5">
      <w:pPr>
        <w:pStyle w:val="ListParagraph"/>
        <w:ind w:left="1080"/>
        <w:rPr>
          <w:rFonts w:cstheme="minorHAnsi"/>
          <w:sz w:val="24"/>
          <w:szCs w:val="24"/>
        </w:rPr>
      </w:pPr>
      <w:r>
        <w:rPr>
          <w:noProof/>
        </w:rPr>
        <w:drawing>
          <wp:inline distT="0" distB="0" distL="0" distR="0" wp14:anchorId="3B04DAAE" wp14:editId="44462232">
            <wp:extent cx="4375150" cy="1409065"/>
            <wp:effectExtent l="0" t="0" r="6350" b="635"/>
            <wp:docPr id="20" name="Picture 20" descr="O:\Scott\PatientDem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PatientDem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150" cy="1409065"/>
                    </a:xfrm>
                    <a:prstGeom prst="rect">
                      <a:avLst/>
                    </a:prstGeom>
                    <a:noFill/>
                    <a:ln>
                      <a:noFill/>
                    </a:ln>
                  </pic:spPr>
                </pic:pic>
              </a:graphicData>
            </a:graphic>
          </wp:inline>
        </w:drawing>
      </w:r>
    </w:p>
    <w:p w:rsidR="00653093" w:rsidRPr="00871A36" w:rsidRDefault="00653093" w:rsidP="00D51443">
      <w:pPr>
        <w:pStyle w:val="ListParagraph"/>
        <w:tabs>
          <w:tab w:val="left" w:pos="1080"/>
          <w:tab w:val="left" w:pos="1350"/>
        </w:tabs>
        <w:ind w:left="1080"/>
        <w:rPr>
          <w:rFonts w:cstheme="minorHAnsi"/>
          <w:sz w:val="24"/>
          <w:szCs w:val="24"/>
        </w:rPr>
      </w:pP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Search Capture icon.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With all entry fields blank or null, click the Find button. Verify that a list of patients with columns for Patient Name, Treatment I</w:t>
      </w:r>
      <w:r w:rsidR="00C0787B">
        <w:rPr>
          <w:rFonts w:cstheme="minorHAnsi"/>
          <w:sz w:val="24"/>
          <w:szCs w:val="24"/>
        </w:rPr>
        <w:t>D</w:t>
      </w:r>
      <w:r w:rsidRPr="00871A36">
        <w:rPr>
          <w:rFonts w:cstheme="minorHAnsi"/>
          <w:sz w:val="24"/>
          <w:szCs w:val="24"/>
        </w:rPr>
        <w:t xml:space="preserve">,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lastRenderedPageBreak/>
        <w:t>Select three (3) different Patient Names and record the name</w:t>
      </w:r>
      <w:r w:rsidR="00A00246" w:rsidRPr="00871A36">
        <w:rPr>
          <w:rFonts w:cstheme="minorHAnsi"/>
          <w:sz w:val="24"/>
          <w:szCs w:val="24"/>
        </w:rPr>
        <w:t>, Treatment I</w:t>
      </w:r>
      <w:r w:rsidR="00C0787B">
        <w:rPr>
          <w:rFonts w:cstheme="minorHAnsi"/>
          <w:sz w:val="24"/>
          <w:szCs w:val="24"/>
        </w:rPr>
        <w:t>D</w:t>
      </w:r>
      <w:r w:rsidR="00A00246" w:rsidRPr="00871A36">
        <w:rPr>
          <w:rFonts w:cstheme="minorHAnsi"/>
          <w:sz w:val="24"/>
          <w:szCs w:val="24"/>
        </w:rPr>
        <w:t>,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Pr="00E67E9B" w:rsidRDefault="00277A86" w:rsidP="00053339">
      <w:pPr>
        <w:pStyle w:val="ListParagraph"/>
        <w:tabs>
          <w:tab w:val="left" w:pos="1440"/>
        </w:tabs>
        <w:spacing w:after="0"/>
        <w:ind w:left="1980"/>
        <w:rPr>
          <w:rFonts w:cstheme="minorHAnsi"/>
          <w:sz w:val="24"/>
          <w:szCs w:val="24"/>
        </w:rPr>
      </w:pPr>
      <w:r w:rsidRPr="00E67E9B">
        <w:rPr>
          <w:rFonts w:cstheme="minorHAnsi"/>
          <w:sz w:val="24"/>
          <w:szCs w:val="24"/>
        </w:rPr>
        <w:t>Click X on the Search Capture Screen.</w:t>
      </w: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w:t>
      </w:r>
      <w:r w:rsidR="002F6954">
        <w:rPr>
          <w:rFonts w:cstheme="minorHAnsi"/>
          <w:sz w:val="24"/>
          <w:szCs w:val="24"/>
        </w:rPr>
        <w:t xml:space="preserve">Find and open the 3 patient names identified above.  </w:t>
      </w:r>
      <w:r w:rsidRPr="00871A36">
        <w:rPr>
          <w:rFonts w:cstheme="minorHAnsi"/>
          <w:sz w:val="24"/>
          <w:szCs w:val="24"/>
        </w:rPr>
        <w:t>Click on the Admin Pages tab to open the Raw Data tab.</w:t>
      </w:r>
      <w:r>
        <w:rPr>
          <w:rFonts w:cstheme="minorHAnsi"/>
          <w:sz w:val="24"/>
          <w:szCs w:val="24"/>
        </w:rPr>
        <w:t xml:space="preserve">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w:t>
      </w:r>
      <w:r w:rsidR="002F6954">
        <w:rPr>
          <w:rFonts w:cstheme="minorHAnsi"/>
          <w:sz w:val="24"/>
          <w:szCs w:val="24"/>
        </w:rPr>
        <w:t>D</w:t>
      </w:r>
      <w:r w:rsidRPr="00871A36">
        <w:rPr>
          <w:rFonts w:cstheme="minorHAnsi"/>
          <w:sz w:val="24"/>
          <w:szCs w:val="24"/>
        </w:rPr>
        <w:t xml:space="preserve">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Locate the name from the Admin Pages tab (name follows Admin Pages for), locate the  PatientTreatmentId column, and locate the DateAnalysed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DateAnalysed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 xml:space="preserve">Click on the Change Login icon at the top of the screen.  Login as “EPICUser”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Validation and click Find.  Verify that only patients with the last name of Validation are displayed and record </w:t>
      </w:r>
      <w:r w:rsidR="00300E5C">
        <w:rPr>
          <w:rFonts w:cstheme="minorHAnsi"/>
          <w:sz w:val="24"/>
          <w:szCs w:val="24"/>
        </w:rPr>
        <w:t xml:space="preserve">any random 3 of </w:t>
      </w:r>
      <w:r w:rsidRPr="00871A36">
        <w:rPr>
          <w:rFonts w:cstheme="minorHAnsi"/>
          <w:sz w:val="24"/>
          <w:szCs w:val="24"/>
        </w:rPr>
        <w:t>the result</w:t>
      </w:r>
      <w:r w:rsidR="00300E5C">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E and click Find.  Verify that only patients with last names beginning with E are displayed and record </w:t>
      </w:r>
      <w:r w:rsidR="002E424D">
        <w:rPr>
          <w:rFonts w:cstheme="minorHAnsi"/>
          <w:sz w:val="24"/>
          <w:szCs w:val="24"/>
        </w:rPr>
        <w:t xml:space="preserve">any random 3 of </w:t>
      </w:r>
      <w:r w:rsidRPr="00871A36">
        <w:rPr>
          <w:rFonts w:cstheme="minorHAnsi"/>
          <w:sz w:val="24"/>
          <w:szCs w:val="24"/>
        </w:rPr>
        <w:t>the result</w:t>
      </w:r>
      <w:r w:rsidR="002E424D">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w:t>
      </w:r>
      <w:r w:rsidR="00277A86">
        <w:rPr>
          <w:rFonts w:cstheme="minorHAnsi"/>
          <w:sz w:val="24"/>
          <w:szCs w:val="24"/>
        </w:rPr>
        <w:t xml:space="preserve"> highlight then</w:t>
      </w:r>
      <w:r w:rsidRPr="00871A36">
        <w:rPr>
          <w:rFonts w:cstheme="minorHAnsi"/>
          <w:sz w:val="24"/>
          <w:szCs w:val="24"/>
        </w:rPr>
        <w:t xml:space="preserve">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lastRenderedPageBreak/>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w:t>
      </w:r>
      <w:r w:rsidR="00BF68C7">
        <w:rPr>
          <w:rFonts w:cstheme="minorHAnsi"/>
          <w:sz w:val="24"/>
          <w:szCs w:val="24"/>
        </w:rPr>
        <w:t xml:space="preserve"> any random 3 of</w:t>
      </w:r>
      <w:r w:rsidRPr="00871A36">
        <w:rPr>
          <w:rFonts w:cstheme="minorHAnsi"/>
          <w:sz w:val="24"/>
          <w:szCs w:val="24"/>
        </w:rPr>
        <w:t xml:space="preserve"> the result</w:t>
      </w:r>
      <w:r w:rsidR="00BF68C7">
        <w:rPr>
          <w:rFonts w:cstheme="minorHAnsi"/>
          <w:sz w:val="24"/>
          <w:szCs w:val="24"/>
        </w:rPr>
        <w:t>s</w:t>
      </w:r>
      <w:r w:rsidRPr="00871A36">
        <w:rPr>
          <w:rFonts w:cstheme="minorHAnsi"/>
          <w:sz w:val="24"/>
          <w:szCs w:val="24"/>
        </w:rPr>
        <w: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1E7CD5" w:rsidRPr="00871A36" w:rsidRDefault="001E7CD5" w:rsidP="00A005BE">
      <w:pPr>
        <w:spacing w:after="0"/>
        <w:ind w:left="1080"/>
        <w:rPr>
          <w:rFonts w:cstheme="minorHAnsi"/>
          <w:b/>
          <w:sz w:val="24"/>
          <w:szCs w:val="24"/>
          <w:u w:val="single"/>
        </w:rPr>
      </w:pPr>
      <w:r w:rsidRPr="00871A36">
        <w:rPr>
          <w:rFonts w:cstheme="minorHAnsi"/>
          <w:sz w:val="24"/>
          <w:szCs w:val="24"/>
        </w:rPr>
        <w:t xml:space="preserve">Delete any information in the first name and last name box.  </w:t>
      </w:r>
    </w:p>
    <w:p w:rsidR="001E7CD5" w:rsidRPr="00871A36" w:rsidRDefault="001E7CD5" w:rsidP="000235F7">
      <w:pPr>
        <w:spacing w:after="0"/>
        <w:ind w:left="1080"/>
        <w:rPr>
          <w:rFonts w:cstheme="minorHAnsi"/>
          <w:sz w:val="24"/>
          <w:szCs w:val="24"/>
        </w:rPr>
      </w:pP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w:t>
      </w:r>
      <w:r w:rsidR="005D1FF4">
        <w:rPr>
          <w:rFonts w:cstheme="minorHAnsi"/>
          <w:sz w:val="24"/>
          <w:szCs w:val="24"/>
        </w:rPr>
        <w:t xml:space="preserve"> and verify that the scan dates for each of the records found is between the dates entered</w:t>
      </w:r>
      <w:r w:rsidRPr="00871A36">
        <w:rPr>
          <w:rFonts w:cstheme="minorHAnsi"/>
          <w:sz w:val="24"/>
          <w:szCs w:val="24"/>
        </w:rPr>
        <w:t xml:space="preserve">.  Record </w:t>
      </w:r>
      <w:r w:rsidR="005D1FF4">
        <w:rPr>
          <w:rFonts w:cstheme="minorHAnsi"/>
          <w:sz w:val="24"/>
          <w:szCs w:val="24"/>
        </w:rPr>
        <w:t xml:space="preserve">any random 3 of </w:t>
      </w:r>
      <w:r w:rsidRPr="00871A36">
        <w:rPr>
          <w:rFonts w:cstheme="minorHAnsi"/>
          <w:sz w:val="24"/>
          <w:szCs w:val="24"/>
        </w:rPr>
        <w:t>the result</w:t>
      </w:r>
      <w:r w:rsidR="005D1FF4">
        <w:rPr>
          <w:rFonts w:cstheme="minorHAnsi"/>
          <w:sz w:val="24"/>
          <w:szCs w:val="24"/>
        </w:rPr>
        <w:t>s</w:t>
      </w:r>
      <w:r w:rsidRPr="00871A36">
        <w:rPr>
          <w:rFonts w:cstheme="minorHAnsi"/>
          <w:sz w:val="24"/>
          <w:szCs w:val="24"/>
        </w:rPr>
        <w: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 xml:space="preserve">Close </w:t>
      </w:r>
      <w:r w:rsidR="00D56F7A">
        <w:rPr>
          <w:rFonts w:cstheme="minorHAnsi"/>
          <w:sz w:val="24"/>
          <w:szCs w:val="24"/>
        </w:rPr>
        <w:t xml:space="preserve">the Search Capture dialog as well as </w:t>
      </w:r>
      <w:r w:rsidRPr="00871A36">
        <w:rPr>
          <w:rFonts w:cstheme="minorHAnsi"/>
          <w:sz w:val="24"/>
          <w:szCs w:val="24"/>
        </w:rPr>
        <w:t>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3E47B7">
        <w:rPr>
          <w:rFonts w:cstheme="minorHAnsi"/>
          <w:sz w:val="24"/>
          <w:szCs w:val="24"/>
        </w:rPr>
        <w:t xml:space="preserve"> and verify that a second Search Capture window does not appear</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lastRenderedPageBreak/>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t xml:space="preserve">patient name </w:t>
      </w:r>
      <w:r w:rsidR="00AA4F4B" w:rsidRPr="00871A36">
        <w:rPr>
          <w:rFonts w:cstheme="minorHAnsi"/>
          <w:sz w:val="24"/>
          <w:szCs w:val="24"/>
        </w:rPr>
        <w:t>Epic Validation</w:t>
      </w:r>
      <w:r w:rsidR="00AD73E4" w:rsidRPr="00871A36">
        <w:rPr>
          <w:rFonts w:cstheme="minorHAnsi"/>
          <w:sz w:val="24"/>
          <w:szCs w:val="24"/>
        </w:rPr>
        <w:t xml:space="preserve">.  </w:t>
      </w:r>
      <w:r w:rsidR="00896D7E" w:rsidRPr="00871A36">
        <w:rPr>
          <w:rFonts w:cstheme="minorHAnsi"/>
          <w:sz w:val="24"/>
          <w:szCs w:val="24"/>
        </w:rPr>
        <w:t xml:space="preserve">Click to highlight </w:t>
      </w:r>
      <w:r w:rsidR="00D15A24">
        <w:rPr>
          <w:rFonts w:cstheme="minorHAnsi"/>
          <w:sz w:val="24"/>
          <w:szCs w:val="24"/>
        </w:rPr>
        <w:t xml:space="preserve">one of the records for </w:t>
      </w:r>
      <w:r w:rsidR="00896D7E" w:rsidRPr="00871A36">
        <w:rPr>
          <w:rFonts w:cstheme="minorHAnsi"/>
          <w:sz w:val="24"/>
          <w:szCs w:val="24"/>
        </w:rPr>
        <w:t>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7A6CC5">
        <w:rPr>
          <w:rFonts w:cstheme="minorHAnsi"/>
          <w:sz w:val="24"/>
          <w:szCs w:val="24"/>
        </w:rPr>
        <w:t>Report For patient name Epic Validation</w:t>
      </w:r>
      <w:r w:rsidR="007428C2" w:rsidRPr="00871A36">
        <w:rPr>
          <w:rFonts w:cstheme="minorHAnsi"/>
          <w:sz w:val="24"/>
          <w:szCs w:val="24"/>
        </w:rPr>
        <w:t xml:space="preserve"> tab</w:t>
      </w:r>
      <w:r w:rsidR="006010E6" w:rsidRPr="00871A36">
        <w:rPr>
          <w:rFonts w:cstheme="minorHAnsi"/>
          <w:sz w:val="24"/>
          <w:szCs w:val="24"/>
        </w:rPr>
        <w:t xml:space="preserve"> open and the ClearView Report is displayed.  Verify that there </w:t>
      </w:r>
      <w:r w:rsidR="007A6CC5">
        <w:rPr>
          <w:rFonts w:cstheme="minorHAnsi"/>
          <w:sz w:val="24"/>
          <w:szCs w:val="24"/>
        </w:rPr>
        <w:t>is</w:t>
      </w:r>
      <w:r w:rsidR="007A6CC5" w:rsidRPr="00871A36">
        <w:rPr>
          <w:rFonts w:cstheme="minorHAnsi"/>
          <w:sz w:val="24"/>
          <w:szCs w:val="24"/>
        </w:rPr>
        <w:t xml:space="preserve"> </w:t>
      </w:r>
      <w:r w:rsidR="007A6CC5">
        <w:rPr>
          <w:rFonts w:cstheme="minorHAnsi"/>
          <w:sz w:val="24"/>
          <w:szCs w:val="24"/>
        </w:rPr>
        <w:t xml:space="preserve">also a </w:t>
      </w:r>
      <w:r w:rsidR="006010E6" w:rsidRPr="00871A36">
        <w:rPr>
          <w:rFonts w:cstheme="minorHAnsi"/>
          <w:sz w:val="24"/>
          <w:szCs w:val="24"/>
        </w:rPr>
        <w:t xml:space="preserve">tab for </w:t>
      </w:r>
      <w:r w:rsidR="007A6CC5">
        <w:rPr>
          <w:rFonts w:cstheme="minorHAnsi"/>
          <w:sz w:val="24"/>
          <w:szCs w:val="24"/>
        </w:rPr>
        <w:t>Print Report for patient name Epic Validation that appears.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and identify patient name Epic Validation</w:t>
      </w:r>
      <w:r w:rsidR="00AD1B05">
        <w:rPr>
          <w:rFonts w:cstheme="minorHAnsi"/>
          <w:sz w:val="24"/>
          <w:szCs w:val="24"/>
        </w:rPr>
        <w:t xml:space="preserve"> </w:t>
      </w:r>
      <w:r w:rsidR="001D5D09">
        <w:rPr>
          <w:rFonts w:cstheme="minorHAnsi"/>
          <w:sz w:val="24"/>
          <w:szCs w:val="24"/>
        </w:rPr>
        <w:t xml:space="preserve">with </w:t>
      </w:r>
      <w:r w:rsidR="002573D1">
        <w:rPr>
          <w:rFonts w:cstheme="minorHAnsi"/>
          <w:sz w:val="24"/>
          <w:szCs w:val="24"/>
        </w:rPr>
        <w:t>a recent s</w:t>
      </w:r>
      <w:r w:rsidR="001D5D09">
        <w:rPr>
          <w:rFonts w:cstheme="minorHAnsi"/>
          <w:sz w:val="24"/>
          <w:szCs w:val="24"/>
        </w:rPr>
        <w:t xml:space="preserve">can </w:t>
      </w:r>
      <w:r w:rsidR="002573D1">
        <w:rPr>
          <w:rFonts w:cstheme="minorHAnsi"/>
          <w:sz w:val="24"/>
          <w:szCs w:val="24"/>
        </w:rPr>
        <w:t>d</w:t>
      </w:r>
      <w:r w:rsidR="001D5D09">
        <w:rPr>
          <w:rFonts w:cstheme="minorHAnsi"/>
          <w:sz w:val="24"/>
          <w:szCs w:val="24"/>
        </w:rPr>
        <w:t>ate</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797DAF">
        <w:rPr>
          <w:rFonts w:cstheme="minorHAnsi"/>
          <w:sz w:val="24"/>
          <w:szCs w:val="24"/>
        </w:rPr>
        <w:t xml:space="preserve">any </w:t>
      </w:r>
      <w:r w:rsidRPr="00871A36">
        <w:rPr>
          <w:rFonts w:cstheme="minorHAnsi"/>
          <w:sz w:val="24"/>
          <w:szCs w:val="24"/>
        </w:rPr>
        <w:t>patient</w:t>
      </w:r>
      <w:r w:rsidR="00797DAF">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797DAF">
        <w:rPr>
          <w:rFonts w:cstheme="minorHAnsi"/>
          <w:sz w:val="24"/>
          <w:szCs w:val="24"/>
        </w:rPr>
        <w:t xml:space="preserve">of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BE1FAD">
        <w:rPr>
          <w:rFonts w:cstheme="minorHAnsi"/>
          <w:sz w:val="24"/>
          <w:szCs w:val="24"/>
        </w:rPr>
        <w:t xml:space="preserve">any different </w:t>
      </w:r>
      <w:r w:rsidRPr="00871A36">
        <w:rPr>
          <w:rFonts w:cstheme="minorHAnsi"/>
          <w:sz w:val="24"/>
          <w:szCs w:val="24"/>
        </w:rPr>
        <w:t>patient</w:t>
      </w:r>
      <w:r w:rsidR="00BE1FAD">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Pr="00871A36">
        <w:rPr>
          <w:rFonts w:cstheme="minorHAnsi"/>
          <w:sz w:val="24"/>
          <w:szCs w:val="24"/>
        </w:rPr>
        <w:t>Validation</w:t>
      </w:r>
      <w:r w:rsidR="0069010E">
        <w:rPr>
          <w:rFonts w:cstheme="minorHAnsi"/>
          <w:sz w:val="24"/>
          <w:szCs w:val="24"/>
        </w:rPr>
        <w:t xml:space="preserve"> </w:t>
      </w:r>
      <w:r w:rsidR="008C7D29">
        <w:rPr>
          <w:rFonts w:cstheme="minorHAnsi"/>
          <w:sz w:val="24"/>
          <w:szCs w:val="24"/>
        </w:rPr>
        <w:t>and select a recent treatment ID</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w:t>
      </w:r>
      <w:r w:rsidR="00802A7F">
        <w:rPr>
          <w:rFonts w:cstheme="minorHAnsi"/>
          <w:sz w:val="24"/>
          <w:szCs w:val="24"/>
        </w:rPr>
        <w:t xml:space="preserve"> from both the Captured Image box as well as the Finger Image box (if a finger image is present)</w:t>
      </w:r>
      <w:r w:rsidRPr="00871A36">
        <w:rPr>
          <w:rFonts w:cstheme="minorHAnsi"/>
          <w:sz w:val="24"/>
          <w:szCs w:val="24"/>
        </w:rPr>
        <w:t>.  Click again to check and verify that the crossha</w:t>
      </w:r>
      <w:r w:rsidR="000207D1">
        <w:rPr>
          <w:rFonts w:cstheme="minorHAnsi"/>
          <w:sz w:val="24"/>
          <w:szCs w:val="24"/>
        </w:rPr>
        <w:t>irs and yellow circle reappear in the Captured Image box</w:t>
      </w:r>
      <w:r w:rsidR="00802A7F">
        <w:rPr>
          <w:rFonts w:cstheme="minorHAnsi"/>
          <w:sz w:val="24"/>
          <w:szCs w:val="24"/>
        </w:rPr>
        <w:t xml:space="preserve"> as well as the Finger Image box</w:t>
      </w:r>
      <w:r w:rsidR="000207D1">
        <w:rPr>
          <w:rFonts w:cstheme="minorHAnsi"/>
          <w:sz w:val="24"/>
          <w:szCs w:val="24"/>
        </w:rPr>
        <w:t>.</w:t>
      </w:r>
      <w:r w:rsidR="00802A7F">
        <w:rPr>
          <w:rFonts w:cstheme="minorHAnsi"/>
          <w:sz w:val="24"/>
          <w:szCs w:val="24"/>
        </w:rPr>
        <w:t xml:space="preserve">  </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lastRenderedPageBreak/>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900A02" w:rsidRPr="00871A36">
        <w:rPr>
          <w:rFonts w:cstheme="minorHAnsi"/>
          <w:sz w:val="24"/>
          <w:szCs w:val="24"/>
        </w:rPr>
        <w:t>Epic Validation</w:t>
      </w:r>
      <w:r w:rsidR="00900A02">
        <w:rPr>
          <w:rFonts w:cstheme="minorHAnsi"/>
          <w:sz w:val="24"/>
          <w:szCs w:val="24"/>
        </w:rPr>
        <w:t xml:space="preserve"> with a recent scan date</w:t>
      </w:r>
      <w:r w:rsidRPr="00871A36">
        <w:rPr>
          <w:rFonts w:cstheme="minorHAnsi"/>
          <w:sz w:val="24"/>
          <w:szCs w:val="24"/>
        </w:rPr>
        <w:t xml:space="preserve">.  Click to highlight this patient and </w:t>
      </w:r>
      <w:r w:rsidR="00900A02">
        <w:rPr>
          <w:rFonts w:cstheme="minorHAnsi"/>
          <w:sz w:val="24"/>
          <w:szCs w:val="24"/>
        </w:rPr>
        <w:t xml:space="preserve">the </w:t>
      </w:r>
      <w:r w:rsidRPr="00871A36">
        <w:rPr>
          <w:rFonts w:cstheme="minorHAnsi"/>
          <w:sz w:val="24"/>
          <w:szCs w:val="24"/>
        </w:rPr>
        <w:t>Treatment I</w:t>
      </w:r>
      <w:r w:rsidR="00235C81">
        <w:rPr>
          <w:rFonts w:cstheme="minorHAnsi"/>
          <w:sz w:val="24"/>
          <w:szCs w:val="24"/>
        </w:rPr>
        <w:t>D</w:t>
      </w:r>
      <w:r w:rsidRPr="00871A36">
        <w:rPr>
          <w:rFonts w:cstheme="minorHAnsi"/>
          <w:sz w:val="24"/>
          <w:szCs w:val="24"/>
        </w:rPr>
        <w:t xml:space="preserve">, and click the View Capture button in the lower right corner of the displayed window.  Verify that the View Capture tab is opened and the </w:t>
      </w:r>
      <w:r w:rsidRPr="00871A36">
        <w:rPr>
          <w:rFonts w:cstheme="minorHAnsi"/>
          <w:sz w:val="24"/>
          <w:szCs w:val="24"/>
        </w:rPr>
        <w:lastRenderedPageBreak/>
        <w:t xml:space="preserve">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w:t>
      </w:r>
      <w:r w:rsidR="003874DD">
        <w:rPr>
          <w:rFonts w:cstheme="minorHAnsi"/>
          <w:sz w:val="24"/>
          <w:szCs w:val="24"/>
        </w:rPr>
        <w:t xml:space="preserve">Report For Patient Name </w:t>
      </w:r>
      <w:r w:rsidRPr="00871A36">
        <w:rPr>
          <w:rFonts w:cstheme="minorHAnsi"/>
          <w:sz w:val="24"/>
          <w:szCs w:val="24"/>
        </w:rPr>
        <w:t>tab open</w:t>
      </w:r>
      <w:r w:rsidR="003874DD">
        <w:rPr>
          <w:rFonts w:cstheme="minorHAnsi"/>
          <w:sz w:val="24"/>
          <w:szCs w:val="24"/>
        </w:rPr>
        <w:t>ed</w:t>
      </w:r>
      <w:r w:rsidRPr="00871A36">
        <w:rPr>
          <w:rFonts w:cstheme="minorHAnsi"/>
          <w:sz w:val="24"/>
          <w:szCs w:val="24"/>
        </w:rPr>
        <w:t>.</w:t>
      </w:r>
      <w:r w:rsidR="00C06EEC">
        <w:rPr>
          <w:rFonts w:cstheme="minorHAnsi"/>
          <w:sz w:val="24"/>
          <w:szCs w:val="24"/>
        </w:rPr>
        <w:t xml:space="preserve">  Note:  Processing for this to occur may take several minutes.</w:t>
      </w:r>
      <w:r w:rsidRPr="00871A36">
        <w:rPr>
          <w:rFonts w:cstheme="minorHAnsi"/>
          <w:sz w:val="24"/>
          <w:szCs w:val="24"/>
        </w:rPr>
        <w:t xml:space="preserve">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50D3" w:rsidP="00CB07B0">
      <w:pPr>
        <w:pStyle w:val="ListParagraph"/>
        <w:ind w:left="1080"/>
        <w:rPr>
          <w:rFonts w:cstheme="minorHAnsi"/>
          <w:sz w:val="24"/>
          <w:szCs w:val="24"/>
        </w:rPr>
      </w:pPr>
      <w:r>
        <w:rPr>
          <w:rFonts w:cstheme="minorHAnsi"/>
          <w:sz w:val="24"/>
          <w:szCs w:val="24"/>
        </w:rPr>
        <w:t>Click on the tab labeled Print Report For Patient Name</w:t>
      </w:r>
      <w:r w:rsidR="009A7447">
        <w:rPr>
          <w:rFonts w:cstheme="minorHAnsi"/>
          <w:sz w:val="24"/>
          <w:szCs w:val="24"/>
        </w:rPr>
        <w:tab/>
      </w:r>
      <w:r w:rsidR="00CB07B0" w:rsidRPr="005C44B2">
        <w:rPr>
          <w:rFonts w:cstheme="minorHAnsi"/>
          <w:sz w:val="24"/>
          <w:szCs w:val="24"/>
        </w:rPr>
        <w:t>Verify the report is five pages, page 1 contains explanations and Table 1, pages 2, 3 and 4 display Table 2</w:t>
      </w:r>
      <w:r w:rsidR="00CB07B0" w:rsidRPr="00E6397B">
        <w:rPr>
          <w:rFonts w:cstheme="minorHAnsi"/>
          <w:sz w:val="24"/>
          <w:szCs w:val="24"/>
        </w:rPr>
        <w:t xml:space="preserve"> (containing organs and scores in the following order of Organ Systems: </w:t>
      </w:r>
      <w:r w:rsidR="00CB07B0">
        <w:rPr>
          <w:rFonts w:cstheme="minorHAnsi"/>
          <w:sz w:val="24"/>
          <w:szCs w:val="24"/>
        </w:rPr>
        <w:t xml:space="preserve">Sensory and Skeletal; </w:t>
      </w:r>
      <w:r w:rsidR="00CB07B0" w:rsidRPr="00E6397B">
        <w:rPr>
          <w:rFonts w:cstheme="minorHAnsi"/>
          <w:sz w:val="24"/>
          <w:szCs w:val="24"/>
        </w:rPr>
        <w:t>Hepatic, Cardiovascular; Respiratory; Gastrointestinal</w:t>
      </w:r>
      <w:r w:rsidR="00CB07B0">
        <w:rPr>
          <w:rFonts w:cstheme="minorHAnsi"/>
          <w:sz w:val="24"/>
          <w:szCs w:val="24"/>
        </w:rPr>
        <w:t xml:space="preserve"> &amp; Endocrine</w:t>
      </w:r>
      <w:r w:rsidR="00CB07B0" w:rsidRPr="00E6397B">
        <w:rPr>
          <w:rFonts w:cstheme="minorHAnsi"/>
          <w:sz w:val="24"/>
          <w:szCs w:val="24"/>
        </w:rPr>
        <w:t>; and Renal and Reproductive</w:t>
      </w:r>
      <w:r w:rsidR="00CB07B0">
        <w:rPr>
          <w:rFonts w:cstheme="minorHAnsi"/>
          <w:sz w:val="24"/>
          <w:szCs w:val="24"/>
        </w:rPr>
        <w:t xml:space="preserve"> Systems</w:t>
      </w:r>
      <w:r w:rsidR="00CB07B0"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w:t>
      </w:r>
      <w:r w:rsidR="00240080">
        <w:rPr>
          <w:rFonts w:cstheme="minorHAnsi"/>
          <w:sz w:val="24"/>
          <w:szCs w:val="24"/>
        </w:rPr>
        <w:t>Answer “</w:t>
      </w:r>
      <w:r w:rsidR="00277A86">
        <w:rPr>
          <w:rFonts w:cstheme="minorHAnsi"/>
          <w:sz w:val="24"/>
          <w:szCs w:val="24"/>
        </w:rPr>
        <w:t>No</w:t>
      </w:r>
      <w:r w:rsidR="00240080">
        <w:rPr>
          <w:rFonts w:cstheme="minorHAnsi"/>
          <w:sz w:val="24"/>
          <w:szCs w:val="24"/>
        </w:rPr>
        <w:t xml:space="preserve">” to </w:t>
      </w:r>
      <w:proofErr w:type="gramStart"/>
      <w:r w:rsidR="00240080">
        <w:rPr>
          <w:rFonts w:cstheme="minorHAnsi"/>
          <w:sz w:val="24"/>
          <w:szCs w:val="24"/>
        </w:rPr>
        <w:t>the  questions</w:t>
      </w:r>
      <w:proofErr w:type="gramEnd"/>
      <w:r w:rsidR="00240080">
        <w:rPr>
          <w:rFonts w:cstheme="minorHAnsi"/>
          <w:sz w:val="24"/>
          <w:szCs w:val="24"/>
        </w:rPr>
        <w:t xml:space="preserve"> that appear, and click the “</w:t>
      </w:r>
      <w:r w:rsidR="00277A86">
        <w:rPr>
          <w:rFonts w:cstheme="minorHAnsi"/>
          <w:sz w:val="24"/>
          <w:szCs w:val="24"/>
        </w:rPr>
        <w:t>Ok</w:t>
      </w:r>
      <w:r w:rsidR="00240080">
        <w:rPr>
          <w:rFonts w:cstheme="minorHAnsi"/>
          <w:sz w:val="24"/>
          <w:szCs w:val="24"/>
        </w:rPr>
        <w:t xml:space="preserve">” button.  </w:t>
      </w:r>
      <w:r w:rsidRPr="00871A36">
        <w:rPr>
          <w:rFonts w:cstheme="minorHAnsi"/>
          <w:sz w:val="24"/>
          <w:szCs w:val="24"/>
        </w:rPr>
        <w:t xml:space="preserve">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w:t>
      </w:r>
      <w:r w:rsidRPr="00871A36">
        <w:rPr>
          <w:rFonts w:cstheme="minorHAnsi"/>
          <w:sz w:val="24"/>
          <w:szCs w:val="24"/>
        </w:rPr>
        <w:lastRenderedPageBreak/>
        <w:t>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w:t>
      </w:r>
      <w:r w:rsidR="00BC4AF6" w:rsidRPr="00871A36">
        <w:rPr>
          <w:rFonts w:cstheme="minorHAnsi"/>
          <w:sz w:val="24"/>
          <w:szCs w:val="24"/>
        </w:rPr>
        <w:t xml:space="preserve">erify that a new screen appears with the </w:t>
      </w:r>
      <w:r w:rsidR="00BC4AF6">
        <w:rPr>
          <w:rFonts w:cstheme="minorHAnsi"/>
          <w:sz w:val="24"/>
          <w:szCs w:val="24"/>
        </w:rPr>
        <w:t xml:space="preserve">Report For Patient Name </w:t>
      </w:r>
      <w:r w:rsidR="00BC4AF6" w:rsidRPr="00871A36">
        <w:rPr>
          <w:rFonts w:cstheme="minorHAnsi"/>
          <w:sz w:val="24"/>
          <w:szCs w:val="24"/>
        </w:rPr>
        <w:t>tab open</w:t>
      </w:r>
      <w:r w:rsidR="00BC4AF6">
        <w:rPr>
          <w:rFonts w:cstheme="minorHAnsi"/>
          <w:sz w:val="24"/>
          <w:szCs w:val="24"/>
        </w:rPr>
        <w:t>ed</w:t>
      </w:r>
      <w:r w:rsidR="00BC4AF6" w:rsidRPr="00871A36">
        <w:rPr>
          <w:rFonts w:cstheme="minorHAnsi"/>
          <w:sz w:val="24"/>
          <w:szCs w:val="24"/>
        </w:rPr>
        <w:t>.</w:t>
      </w:r>
      <w:r w:rsidR="00BC4AF6">
        <w:rPr>
          <w:rFonts w:cstheme="minorHAnsi"/>
          <w:sz w:val="24"/>
          <w:szCs w:val="24"/>
        </w:rPr>
        <w:t xml:space="preserve">  Note:  Processing for this to occur may take several minutes.</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t>Verify the</w:t>
      </w:r>
      <w:r w:rsidR="00277A86">
        <w:rPr>
          <w:rFonts w:cstheme="minorHAnsi"/>
          <w:sz w:val="24"/>
          <w:szCs w:val="24"/>
        </w:rPr>
        <w:t xml:space="preserve"> Print</w:t>
      </w:r>
      <w:r w:rsidRPr="005C44B2">
        <w:rPr>
          <w:rFonts w:cstheme="minorHAnsi"/>
          <w:sz w:val="24"/>
          <w:szCs w:val="24"/>
        </w:rPr>
        <w:t xml:space="preserve"> </w:t>
      </w:r>
      <w:r w:rsidR="00277A86">
        <w:rPr>
          <w:rFonts w:cstheme="minorHAnsi"/>
          <w:sz w:val="24"/>
          <w:szCs w:val="24"/>
        </w:rPr>
        <w:t>R</w:t>
      </w:r>
      <w:r w:rsidRPr="005C44B2">
        <w:rPr>
          <w:rFonts w:cstheme="minorHAnsi"/>
          <w:sz w:val="24"/>
          <w:szCs w:val="24"/>
        </w:rPr>
        <w:t>eport</w:t>
      </w:r>
      <w:r w:rsidR="00277A86">
        <w:rPr>
          <w:rFonts w:cstheme="minorHAnsi"/>
          <w:sz w:val="24"/>
          <w:szCs w:val="24"/>
        </w:rPr>
        <w:t xml:space="preserve"> tab</w:t>
      </w:r>
      <w:r w:rsidRPr="005C44B2">
        <w:rPr>
          <w:rFonts w:cstheme="minorHAnsi"/>
          <w:sz w:val="24"/>
          <w:szCs w:val="24"/>
        </w:rPr>
        <w:t xml:space="preserve">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Click New Capture. Type “Subject” in the First Name box and “1” in the Last Name box and click Find.</w:t>
      </w:r>
      <w:r w:rsidRPr="00871A36">
        <w:rPr>
          <w:rStyle w:val="Emphasis"/>
          <w:rFonts w:cstheme="minorHAnsi"/>
          <w:sz w:val="24"/>
          <w:szCs w:val="24"/>
        </w:rPr>
        <w:t xml:space="preserve">  </w:t>
      </w:r>
      <w:r w:rsidRPr="003C28C9">
        <w:rPr>
          <w:rStyle w:val="Emphasis"/>
          <w:rFonts w:cstheme="minorHAnsi"/>
          <w:i w:val="0"/>
          <w:sz w:val="24"/>
          <w:szCs w:val="24"/>
        </w:rPr>
        <w:t xml:space="preserve">Click to highlight Subject 1 then click New Capture.  </w:t>
      </w:r>
      <w:r w:rsidR="00253F3D">
        <w:rPr>
          <w:rFonts w:cstheme="minorHAnsi"/>
          <w:sz w:val="24"/>
          <w:szCs w:val="24"/>
        </w:rPr>
        <w:t>Answer “</w:t>
      </w:r>
      <w:r w:rsidR="00277A86">
        <w:rPr>
          <w:rFonts w:cstheme="minorHAnsi"/>
          <w:sz w:val="24"/>
          <w:szCs w:val="24"/>
        </w:rPr>
        <w:t>No</w:t>
      </w:r>
      <w:r w:rsidR="00253F3D">
        <w:rPr>
          <w:rFonts w:cstheme="minorHAnsi"/>
          <w:sz w:val="24"/>
          <w:szCs w:val="24"/>
        </w:rPr>
        <w:t xml:space="preserve">” to </w:t>
      </w:r>
      <w:proofErr w:type="gramStart"/>
      <w:r w:rsidR="00253F3D">
        <w:rPr>
          <w:rFonts w:cstheme="minorHAnsi"/>
          <w:sz w:val="24"/>
          <w:szCs w:val="24"/>
        </w:rPr>
        <w:t>the  questions</w:t>
      </w:r>
      <w:proofErr w:type="gramEnd"/>
      <w:r w:rsidR="00253F3D">
        <w:rPr>
          <w:rFonts w:cstheme="minorHAnsi"/>
          <w:sz w:val="24"/>
          <w:szCs w:val="24"/>
        </w:rPr>
        <w:t xml:space="preserve"> that appear, and click the “</w:t>
      </w:r>
      <w:r w:rsidR="00277A86">
        <w:rPr>
          <w:rFonts w:cstheme="minorHAnsi"/>
          <w:sz w:val="24"/>
          <w:szCs w:val="24"/>
        </w:rPr>
        <w:t>Ok</w:t>
      </w:r>
      <w:r w:rsidR="00253F3D">
        <w:rPr>
          <w:rFonts w:cstheme="minorHAnsi"/>
          <w:sz w:val="24"/>
          <w:szCs w:val="24"/>
        </w:rPr>
        <w:t xml:space="preserve">” button.  </w:t>
      </w:r>
      <w:r w:rsidRPr="003C28C9">
        <w:rPr>
          <w:rStyle w:val="Emphasis"/>
          <w:rFonts w:cstheme="minorHAnsi"/>
          <w:i w:val="0"/>
          <w:sz w:val="24"/>
          <w:szCs w:val="24"/>
        </w:rPr>
        <w:t>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energized image.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519AC1F6" wp14:editId="390FE67D">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lastRenderedPageBreak/>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live image.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320A275F" wp14:editId="4A9538CF">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59B13A1C" wp14:editId="7F0F2700">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3581B3F" wp14:editId="6619F742">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that radii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0D2F81BC" wp14:editId="7290CC35">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7F6EEF6" wp14:editId="173A27D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DE138C"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 xml:space="preserve">lick the right arrow next to the X: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D16253D" wp14:editId="459F645C">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ED9F70A" wp14:editId="5AE6F766">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69ADE9CE" wp14:editId="4FEF774D">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893194"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li</w:t>
      </w:r>
      <w:r>
        <w:rPr>
          <w:rFonts w:cstheme="minorHAnsi"/>
          <w:sz w:val="24"/>
          <w:szCs w:val="24"/>
        </w:rPr>
        <w:t>ck the up arrow next to the Y</w:t>
      </w:r>
      <w:r w:rsidRPr="00871A36">
        <w:rPr>
          <w:rFonts w:cstheme="minorHAnsi"/>
          <w:sz w:val="24"/>
          <w:szCs w:val="24"/>
        </w:rPr>
        <w:t xml:space="preserve">: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0C09B4B" wp14:editId="6812494F">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Iconico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r w:rsidRPr="00871A36">
        <w:rPr>
          <w:rFonts w:cstheme="minorHAnsi"/>
          <w:sz w:val="24"/>
          <w:szCs w:val="24"/>
        </w:rPr>
        <w:lastRenderedPageBreak/>
        <w:t>Iconico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w:t>
      </w:r>
      <w:r w:rsidR="00277C17" w:rsidRPr="00871A36">
        <w:rPr>
          <w:rFonts w:cstheme="minorHAnsi"/>
          <w:sz w:val="24"/>
          <w:szCs w:val="24"/>
        </w:rPr>
        <w:t>(</w:t>
      </w:r>
      <w:r w:rsidRPr="00871A36">
        <w:rPr>
          <w:rFonts w:cstheme="minorHAnsi"/>
          <w:sz w:val="24"/>
          <w:szCs w:val="24"/>
        </w:rPr>
        <w:t>to measure the angle of the vertical ellipse axis of the energized image (left box).  Do so by placing the bullseye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0935D54" wp14:editId="50701C22">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77F41C2A" wp14:editId="6AE972F6">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18EC4360" wp14:editId="3AE18507">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78B93E7F" wp14:editId="759F8FFC">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563AE83" wp14:editId="5C2A83B9">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60C2985" wp14:editId="7BA1C0EF">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277A86" w:rsidP="00277C17">
      <w:pPr>
        <w:tabs>
          <w:tab w:val="left" w:pos="810"/>
        </w:tabs>
        <w:ind w:left="1080"/>
        <w:rPr>
          <w:rFonts w:cstheme="minorHAnsi"/>
          <w:sz w:val="24"/>
          <w:szCs w:val="24"/>
        </w:rPr>
      </w:pPr>
      <w:r>
        <w:rPr>
          <w:rFonts w:cstheme="minorHAnsi"/>
          <w:sz w:val="24"/>
          <w:szCs w:val="24"/>
        </w:rPr>
        <w:t xml:space="preserve">Click the live preview button. </w:t>
      </w:r>
      <w:r w:rsidR="00ED775F">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w:t>
      </w:r>
      <w:r w:rsidR="002F57EA">
        <w:rPr>
          <w:rFonts w:cstheme="minorHAnsi"/>
          <w:sz w:val="24"/>
          <w:szCs w:val="24"/>
        </w:rPr>
        <w:t>, answer “yes” to the exit question,</w:t>
      </w:r>
      <w:r>
        <w:rPr>
          <w:rFonts w:cstheme="minorHAnsi"/>
          <w:sz w:val="24"/>
          <w:szCs w:val="24"/>
        </w:rPr>
        <w:t xml:space="preserve">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w:t>
      </w:r>
      <w:r w:rsidR="00BA2365">
        <w:rPr>
          <w:rFonts w:cstheme="minorHAnsi"/>
          <w:sz w:val="24"/>
          <w:szCs w:val="24"/>
        </w:rPr>
        <w:t xml:space="preserve"> not</w:t>
      </w:r>
      <w:r>
        <w:rPr>
          <w:rFonts w:cstheme="minorHAnsi"/>
          <w:sz w:val="24"/>
          <w:szCs w:val="24"/>
        </w:rPr>
        <w:t xml:space="preserve">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Click on the Settings button in the Application toolbar</w:t>
      </w:r>
      <w:r w:rsidR="00BA2365">
        <w:rPr>
          <w:rFonts w:cstheme="minorHAnsi"/>
          <w:sz w:val="24"/>
          <w:szCs w:val="24"/>
        </w:rPr>
        <w:t>, and change the default calibration setting to be Configuration4</w:t>
      </w:r>
      <w:r>
        <w:rPr>
          <w:rFonts w:cstheme="minorHAnsi"/>
          <w:sz w:val="24"/>
          <w:szCs w:val="24"/>
        </w:rPr>
        <w:t xml:space="preserve">.  </w:t>
      </w:r>
      <w:r w:rsidRPr="009064E4">
        <w:rPr>
          <w:rFonts w:cstheme="minorHAnsi"/>
          <w:sz w:val="24"/>
          <w:szCs w:val="24"/>
        </w:rPr>
        <w:t xml:space="preserve">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 image that </w:t>
      </w:r>
      <w:r w:rsidR="007175CE">
        <w:rPr>
          <w:rFonts w:cstheme="minorHAnsi"/>
          <w:sz w:val="24"/>
          <w:szCs w:val="24"/>
        </w:rPr>
        <w:t>is</w:t>
      </w:r>
      <w:r w:rsidR="007175CE" w:rsidRPr="00F249C7">
        <w:rPr>
          <w:rFonts w:cstheme="minorHAnsi"/>
          <w:sz w:val="24"/>
          <w:szCs w:val="24"/>
        </w:rPr>
        <w:t xml:space="preserve"> </w:t>
      </w:r>
      <w:r w:rsidR="00D84E68" w:rsidRPr="00F249C7">
        <w:rPr>
          <w:rFonts w:cstheme="minorHAnsi"/>
          <w:sz w:val="24"/>
          <w:szCs w:val="24"/>
        </w:rPr>
        <w:t xml:space="preserve">displayed in the thumbnail box.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Del="00E223D0" w:rsidRDefault="00D84E68" w:rsidP="00E223D0">
      <w:pPr>
        <w:pStyle w:val="ListParagraph"/>
        <w:tabs>
          <w:tab w:val="left" w:pos="-720"/>
        </w:tabs>
        <w:spacing w:after="0"/>
        <w:ind w:left="1170"/>
        <w:rPr>
          <w:del w:id="20" w:author="Scott Pletzer" w:date="2012-10-24T15:34:00Z"/>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del w:id="21" w:author="Scott Pletzer" w:date="2012-10-24T15:34:00Z">
        <w:r w:rsidDel="00E223D0">
          <w:rPr>
            <w:rFonts w:cstheme="minorHAnsi"/>
            <w:sz w:val="24"/>
            <w:szCs w:val="24"/>
          </w:rPr>
          <w:delText xml:space="preserve">Record the image number (i.e., Calibration Image #1, etc.) below of any images displayed with colored pixels (which indicate calibration analysis failures).  </w:delText>
        </w:r>
      </w:del>
    </w:p>
    <w:p w:rsidR="00D84E68" w:rsidDel="00E223D0" w:rsidRDefault="00D84E68" w:rsidP="00E223D0">
      <w:pPr>
        <w:pStyle w:val="ListParagraph"/>
        <w:tabs>
          <w:tab w:val="left" w:pos="-720"/>
        </w:tabs>
        <w:spacing w:after="0"/>
        <w:ind w:left="1170"/>
        <w:rPr>
          <w:del w:id="22" w:author="Scott Pletzer" w:date="2012-10-24T15:34:00Z"/>
          <w:rFonts w:cstheme="minorHAnsi"/>
          <w:sz w:val="24"/>
          <w:szCs w:val="24"/>
        </w:rPr>
        <w:pPrChange w:id="23" w:author="Scott Pletzer" w:date="2012-10-24T15:34:00Z">
          <w:pPr>
            <w:pStyle w:val="ListParagraph"/>
            <w:tabs>
              <w:tab w:val="left" w:pos="0"/>
            </w:tabs>
            <w:spacing w:after="0"/>
            <w:ind w:left="1170"/>
          </w:pPr>
        </w:pPrChange>
      </w:pPr>
    </w:p>
    <w:p w:rsidR="00D84E68" w:rsidDel="00E223D0" w:rsidRDefault="00D84E68" w:rsidP="00E223D0">
      <w:pPr>
        <w:pStyle w:val="ListParagraph"/>
        <w:tabs>
          <w:tab w:val="left" w:pos="-720"/>
        </w:tabs>
        <w:spacing w:after="0"/>
        <w:ind w:left="1170"/>
        <w:rPr>
          <w:del w:id="24" w:author="Scott Pletzer" w:date="2012-10-24T15:34:00Z"/>
          <w:rFonts w:cstheme="minorHAnsi"/>
          <w:sz w:val="24"/>
          <w:szCs w:val="24"/>
        </w:rPr>
        <w:pPrChange w:id="25" w:author="Scott Pletzer" w:date="2012-10-24T15:34:00Z">
          <w:pPr>
            <w:pStyle w:val="ListParagraph"/>
            <w:tabs>
              <w:tab w:val="left" w:pos="0"/>
            </w:tabs>
            <w:spacing w:after="0"/>
            <w:ind w:left="1170"/>
          </w:pPr>
        </w:pPrChange>
      </w:pPr>
      <w:del w:id="26" w:author="Scott Pletzer" w:date="2012-10-24T15:34:00Z">
        <w:r w:rsidDel="00E223D0">
          <w:rPr>
            <w:rFonts w:cstheme="minorHAnsi"/>
            <w:sz w:val="24"/>
            <w:szCs w:val="24"/>
          </w:rPr>
          <w:lastRenderedPageBreak/>
          <w:delText>Calibration Image Nos. with colored pixels:</w:delText>
        </w:r>
      </w:del>
    </w:p>
    <w:p w:rsidR="00D84E68" w:rsidDel="00E223D0" w:rsidRDefault="008E1AEF" w:rsidP="00E223D0">
      <w:pPr>
        <w:pStyle w:val="ListParagraph"/>
        <w:tabs>
          <w:tab w:val="left" w:pos="-720"/>
        </w:tabs>
        <w:spacing w:after="0"/>
        <w:ind w:left="1170"/>
        <w:rPr>
          <w:del w:id="27" w:author="Scott Pletzer" w:date="2012-10-24T15:34:00Z"/>
          <w:rFonts w:cstheme="minorHAnsi"/>
          <w:sz w:val="24"/>
          <w:szCs w:val="24"/>
        </w:rPr>
        <w:pPrChange w:id="28" w:author="Scott Pletzer" w:date="2012-10-24T15:34:00Z">
          <w:pPr>
            <w:pStyle w:val="ListParagraph"/>
            <w:tabs>
              <w:tab w:val="left" w:pos="0"/>
            </w:tabs>
            <w:spacing w:after="0"/>
            <w:ind w:left="1170"/>
          </w:pPr>
        </w:pPrChange>
      </w:pPr>
      <w:del w:id="29" w:author="Scott Pletzer" w:date="2012-10-24T15:34:00Z">
        <w:r w:rsidRPr="00D84E68" w:rsidDel="00E223D0">
          <w:rPr>
            <w:rFonts w:ascii="Calibri" w:hAnsi="Calibri" w:cs="Calibri"/>
            <w:noProof/>
            <w:sz w:val="24"/>
            <w:szCs w:val="24"/>
          </w:rPr>
          <w:drawing>
            <wp:anchor distT="0" distB="0" distL="114300" distR="114300" simplePos="0" relativeHeight="251664384" behindDoc="0" locked="0" layoutInCell="1" allowOverlap="1" wp14:anchorId="2C196F0A" wp14:editId="66C593E5">
              <wp:simplePos x="0" y="0"/>
              <wp:positionH relativeFrom="margin">
                <wp:posOffset>1049020</wp:posOffset>
              </wp:positionH>
              <wp:positionV relativeFrom="margin">
                <wp:posOffset>400685</wp:posOffset>
              </wp:positionV>
              <wp:extent cx="1743075" cy="1304925"/>
              <wp:effectExtent l="0" t="0" r="9525" b="9525"/>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del>
    </w:p>
    <w:p w:rsidR="008E1AEF" w:rsidDel="00E223D0" w:rsidRDefault="008E1AEF" w:rsidP="00E223D0">
      <w:pPr>
        <w:pStyle w:val="ListParagraph"/>
        <w:tabs>
          <w:tab w:val="left" w:pos="-720"/>
        </w:tabs>
        <w:spacing w:after="0"/>
        <w:ind w:left="1170"/>
        <w:rPr>
          <w:del w:id="30" w:author="Scott Pletzer" w:date="2012-10-24T15:34:00Z"/>
          <w:rFonts w:cstheme="minorHAnsi"/>
          <w:sz w:val="24"/>
          <w:szCs w:val="24"/>
        </w:rPr>
        <w:pPrChange w:id="31" w:author="Scott Pletzer" w:date="2012-10-24T15:34:00Z">
          <w:pPr>
            <w:pStyle w:val="ListParagraph"/>
            <w:tabs>
              <w:tab w:val="left" w:pos="0"/>
            </w:tabs>
            <w:spacing w:after="0"/>
            <w:ind w:left="1170"/>
          </w:pPr>
        </w:pPrChange>
      </w:pPr>
    </w:p>
    <w:p w:rsidR="008E1AEF" w:rsidDel="00E223D0" w:rsidRDefault="008E1AEF" w:rsidP="00E223D0">
      <w:pPr>
        <w:pStyle w:val="ListParagraph"/>
        <w:tabs>
          <w:tab w:val="left" w:pos="-720"/>
        </w:tabs>
        <w:spacing w:after="0"/>
        <w:ind w:left="1170"/>
        <w:rPr>
          <w:del w:id="32" w:author="Scott Pletzer" w:date="2012-10-24T15:34:00Z"/>
          <w:rFonts w:cstheme="minorHAnsi"/>
          <w:sz w:val="24"/>
          <w:szCs w:val="24"/>
        </w:rPr>
        <w:pPrChange w:id="33" w:author="Scott Pletzer" w:date="2012-10-24T15:34:00Z">
          <w:pPr>
            <w:pStyle w:val="ListParagraph"/>
            <w:tabs>
              <w:tab w:val="left" w:pos="0"/>
            </w:tabs>
            <w:spacing w:after="0"/>
            <w:ind w:left="1170"/>
          </w:pPr>
        </w:pPrChange>
      </w:pPr>
    </w:p>
    <w:p w:rsidR="008E1AEF" w:rsidDel="00E223D0" w:rsidRDefault="008E1AEF" w:rsidP="00E223D0">
      <w:pPr>
        <w:pStyle w:val="ListParagraph"/>
        <w:tabs>
          <w:tab w:val="left" w:pos="-720"/>
        </w:tabs>
        <w:spacing w:after="0"/>
        <w:ind w:left="1170"/>
        <w:rPr>
          <w:del w:id="34" w:author="Scott Pletzer" w:date="2012-10-24T15:34:00Z"/>
          <w:rFonts w:cstheme="minorHAnsi"/>
          <w:sz w:val="24"/>
          <w:szCs w:val="24"/>
        </w:rPr>
        <w:pPrChange w:id="35" w:author="Scott Pletzer" w:date="2012-10-24T15:34:00Z">
          <w:pPr>
            <w:pStyle w:val="ListParagraph"/>
            <w:tabs>
              <w:tab w:val="left" w:pos="0"/>
            </w:tabs>
            <w:spacing w:after="0"/>
            <w:ind w:left="1170"/>
          </w:pPr>
        </w:pPrChange>
      </w:pPr>
    </w:p>
    <w:p w:rsidR="008E1AEF" w:rsidDel="00E223D0" w:rsidRDefault="008E1AEF" w:rsidP="00E223D0">
      <w:pPr>
        <w:pStyle w:val="ListParagraph"/>
        <w:tabs>
          <w:tab w:val="left" w:pos="-720"/>
        </w:tabs>
        <w:spacing w:after="0"/>
        <w:ind w:left="1170"/>
        <w:rPr>
          <w:del w:id="36" w:author="Scott Pletzer" w:date="2012-10-24T15:34:00Z"/>
          <w:rFonts w:cstheme="minorHAnsi"/>
          <w:sz w:val="24"/>
          <w:szCs w:val="24"/>
        </w:rPr>
        <w:pPrChange w:id="37" w:author="Scott Pletzer" w:date="2012-10-24T15:34:00Z">
          <w:pPr>
            <w:pStyle w:val="ListParagraph"/>
            <w:tabs>
              <w:tab w:val="left" w:pos="0"/>
            </w:tabs>
            <w:spacing w:after="0"/>
            <w:ind w:left="1170"/>
          </w:pPr>
        </w:pPrChange>
      </w:pPr>
    </w:p>
    <w:p w:rsidR="008E1AEF" w:rsidDel="00E223D0" w:rsidRDefault="008E1AEF" w:rsidP="00E223D0">
      <w:pPr>
        <w:pStyle w:val="ListParagraph"/>
        <w:tabs>
          <w:tab w:val="left" w:pos="-720"/>
        </w:tabs>
        <w:spacing w:after="0"/>
        <w:ind w:left="1170"/>
        <w:rPr>
          <w:del w:id="38" w:author="Scott Pletzer" w:date="2012-10-24T15:34:00Z"/>
          <w:rFonts w:cstheme="minorHAnsi"/>
          <w:sz w:val="24"/>
          <w:szCs w:val="24"/>
        </w:rPr>
        <w:pPrChange w:id="39" w:author="Scott Pletzer" w:date="2012-10-24T15:34:00Z">
          <w:pPr>
            <w:pStyle w:val="ListParagraph"/>
            <w:tabs>
              <w:tab w:val="left" w:pos="0"/>
            </w:tabs>
            <w:spacing w:after="0"/>
            <w:ind w:left="1170"/>
          </w:pPr>
        </w:pPrChange>
      </w:pPr>
    </w:p>
    <w:p w:rsidR="008E1AEF" w:rsidDel="00E223D0" w:rsidRDefault="008E1AEF" w:rsidP="00E223D0">
      <w:pPr>
        <w:pStyle w:val="ListParagraph"/>
        <w:tabs>
          <w:tab w:val="left" w:pos="-720"/>
        </w:tabs>
        <w:spacing w:after="0"/>
        <w:ind w:left="1170"/>
        <w:rPr>
          <w:del w:id="40" w:author="Scott Pletzer" w:date="2012-10-24T15:34:00Z"/>
          <w:rFonts w:cstheme="minorHAnsi"/>
          <w:sz w:val="24"/>
          <w:szCs w:val="24"/>
        </w:rPr>
        <w:pPrChange w:id="41" w:author="Scott Pletzer" w:date="2012-10-24T15:34:00Z">
          <w:pPr>
            <w:pStyle w:val="ListParagraph"/>
            <w:tabs>
              <w:tab w:val="left" w:pos="0"/>
            </w:tabs>
            <w:spacing w:after="0"/>
            <w:ind w:left="1170"/>
          </w:pPr>
        </w:pPrChange>
      </w:pPr>
    </w:p>
    <w:p w:rsidR="00FB07E0" w:rsidDel="00E223D0" w:rsidRDefault="00FB07E0" w:rsidP="00E223D0">
      <w:pPr>
        <w:pStyle w:val="ListParagraph"/>
        <w:tabs>
          <w:tab w:val="left" w:pos="-720"/>
        </w:tabs>
        <w:spacing w:after="0"/>
        <w:ind w:left="1170"/>
        <w:rPr>
          <w:del w:id="42" w:author="Scott Pletzer" w:date="2012-10-24T15:34:00Z"/>
          <w:rFonts w:cstheme="minorHAnsi"/>
          <w:sz w:val="24"/>
          <w:szCs w:val="24"/>
        </w:rPr>
        <w:pPrChange w:id="43" w:author="Scott Pletzer" w:date="2012-10-24T15:34:00Z">
          <w:pPr>
            <w:pStyle w:val="ListParagraph"/>
            <w:tabs>
              <w:tab w:val="left" w:pos="0"/>
            </w:tabs>
            <w:spacing w:after="0"/>
            <w:ind w:left="1170"/>
          </w:pPr>
        </w:pPrChange>
      </w:pPr>
      <w:del w:id="44" w:author="Scott Pletzer" w:date="2012-10-24T15:34:00Z">
        <w:r w:rsidDel="00E223D0">
          <w:rPr>
            <w:noProof/>
          </w:rPr>
          <mc:AlternateContent>
            <mc:Choice Requires="wps">
              <w:drawing>
                <wp:anchor distT="0" distB="0" distL="114300" distR="114300" simplePos="0" relativeHeight="251662336" behindDoc="0" locked="0" layoutInCell="1" allowOverlap="1" wp14:anchorId="5137A353" wp14:editId="5E818BC8">
                  <wp:simplePos x="0" y="0"/>
                  <wp:positionH relativeFrom="column">
                    <wp:posOffset>1099185</wp:posOffset>
                  </wp:positionH>
                  <wp:positionV relativeFrom="paragraph">
                    <wp:posOffset>74295</wp:posOffset>
                  </wp:positionV>
                  <wp:extent cx="1739900" cy="266700"/>
                  <wp:effectExtent l="0" t="0" r="0" b="9525"/>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E223D0" w:rsidRPr="00E30F40" w:rsidRDefault="00E223D0" w:rsidP="00D84E68">
                              <w:pPr>
                                <w:pStyle w:val="Caption"/>
                                <w:rPr>
                                  <w:rFonts w:ascii="Calibri" w:hAnsi="Calibri" w:cs="Calibri"/>
                                  <w:noProof/>
                                  <w:sz w:val="24"/>
                                  <w:szCs w:val="24"/>
                                </w:rPr>
                              </w:pPr>
                              <w:r>
                                <w:t xml:space="preserve">Figure </w:t>
                              </w:r>
                              <w:fldSimple w:instr=" SEQ Figure \* ARABIC ">
                                <w:r w:rsidR="001A353E">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6.55pt;margin-top:5.8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" stroked="f">
                  <v:path arrowok="t"/>
                  <v:textbox style="mso-fit-shape-to-text:t" inset="0,0,0,0">
                    <w:txbxContent>
                      <w:p w:rsidR="00E223D0" w:rsidRPr="00E30F40" w:rsidRDefault="00E223D0" w:rsidP="00D84E68">
                        <w:pPr>
                          <w:pStyle w:val="Caption"/>
                          <w:rPr>
                            <w:rFonts w:ascii="Calibri" w:hAnsi="Calibri" w:cs="Calibri"/>
                            <w:noProof/>
                            <w:sz w:val="24"/>
                            <w:szCs w:val="24"/>
                          </w:rPr>
                        </w:pPr>
                        <w:r>
                          <w:t xml:space="preserve">Figure </w:t>
                        </w:r>
                        <w:fldSimple w:instr=" SEQ Figure \* ARABIC ">
                          <w:r w:rsidR="001A353E">
                            <w:rPr>
                              <w:noProof/>
                            </w:rPr>
                            <w:t>1</w:t>
                          </w:r>
                        </w:fldSimple>
                        <w:r>
                          <w:t xml:space="preserve"> Example of colored pixels</w:t>
                        </w:r>
                      </w:p>
                    </w:txbxContent>
                  </v:textbox>
                  <w10:wrap type="square"/>
                </v:shape>
              </w:pict>
            </mc:Fallback>
          </mc:AlternateContent>
        </w:r>
      </w:del>
    </w:p>
    <w:p w:rsidR="008E1AEF" w:rsidDel="00E223D0" w:rsidRDefault="008E1AEF" w:rsidP="00E223D0">
      <w:pPr>
        <w:pStyle w:val="ListParagraph"/>
        <w:tabs>
          <w:tab w:val="left" w:pos="-720"/>
        </w:tabs>
        <w:spacing w:after="0"/>
        <w:ind w:left="1170"/>
        <w:rPr>
          <w:del w:id="45" w:author="Scott Pletzer" w:date="2012-10-24T15:34:00Z"/>
          <w:rFonts w:cstheme="minorHAnsi"/>
          <w:sz w:val="24"/>
          <w:szCs w:val="24"/>
        </w:rPr>
        <w:pPrChange w:id="46" w:author="Scott Pletzer" w:date="2012-10-24T15:34:00Z">
          <w:pPr>
            <w:pStyle w:val="ListParagraph"/>
            <w:tabs>
              <w:tab w:val="left" w:pos="0"/>
            </w:tabs>
            <w:spacing w:after="0"/>
            <w:ind w:left="1170"/>
          </w:pPr>
        </w:pPrChange>
      </w:pPr>
    </w:p>
    <w:p w:rsidR="00D84E68" w:rsidRPr="00853BE1" w:rsidRDefault="00D84E68" w:rsidP="00E223D0">
      <w:pPr>
        <w:pStyle w:val="ListParagraph"/>
        <w:tabs>
          <w:tab w:val="left" w:pos="-720"/>
        </w:tabs>
        <w:spacing w:after="0"/>
        <w:ind w:left="1170"/>
        <w:rPr>
          <w:rFonts w:cstheme="minorHAnsi"/>
          <w:sz w:val="24"/>
          <w:szCs w:val="24"/>
          <w:u w:val="single"/>
        </w:rPr>
        <w:pPrChange w:id="47" w:author="Scott Pletzer" w:date="2012-10-24T15:34:00Z">
          <w:pPr>
            <w:pStyle w:val="ListParagraph"/>
            <w:tabs>
              <w:tab w:val="left" w:pos="0"/>
            </w:tabs>
            <w:spacing w:after="0"/>
            <w:ind w:left="1170"/>
          </w:pPr>
        </w:pPrChange>
      </w:pPr>
      <w:del w:id="48" w:author="Scott Pletzer" w:date="2012-10-24T15:34:00Z">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del>
    </w:p>
    <w:p w:rsidR="00894154" w:rsidRDefault="00894154" w:rsidP="00D84E68">
      <w:pPr>
        <w:pStyle w:val="ListParagraph"/>
        <w:keepNext/>
        <w:tabs>
          <w:tab w:val="left" w:pos="0"/>
        </w:tabs>
        <w:spacing w:after="0"/>
        <w:ind w:left="1170"/>
        <w:jc w:val="center"/>
      </w:pPr>
    </w:p>
    <w:p w:rsidR="00D84E68" w:rsidRDefault="00D84E68" w:rsidP="00E223D0">
      <w:pPr>
        <w:ind w:left="1170"/>
        <w:rPr>
          <w:rFonts w:cstheme="minorHAnsi"/>
          <w:sz w:val="24"/>
          <w:szCs w:val="24"/>
        </w:rPr>
      </w:pPr>
      <w:r>
        <w:rPr>
          <w:rFonts w:cstheme="minorHAnsi"/>
          <w:sz w:val="24"/>
          <w:szCs w:val="24"/>
        </w:rPr>
        <w:t xml:space="preserve">Click the Close button at the bottom right of the </w:t>
      </w:r>
      <w:r w:rsidRPr="00736987">
        <w:rPr>
          <w:rFonts w:cstheme="minorHAnsi"/>
          <w:sz w:val="24"/>
          <w:szCs w:val="24"/>
        </w:rPr>
        <w:t>Scanner Calibration window</w:t>
      </w:r>
      <w:r>
        <w:rPr>
          <w:rFonts w:cstheme="minorHAnsi"/>
          <w:sz w:val="24"/>
          <w:szCs w:val="24"/>
        </w:rPr>
        <w:t xml:space="preserve">.  Verify the Scanner Calibration window closes and </w:t>
      </w:r>
      <w:r w:rsidRPr="00F249C7">
        <w:rPr>
          <w:rFonts w:cstheme="minorHAnsi"/>
          <w:sz w:val="24"/>
          <w:szCs w:val="24"/>
        </w:rPr>
        <w:t xml:space="preserve">the screen returns to the </w:t>
      </w:r>
      <w:r w:rsidR="000A3892">
        <w:rPr>
          <w:rFonts w:cstheme="minorHAnsi"/>
          <w:sz w:val="24"/>
          <w:szCs w:val="24"/>
        </w:rPr>
        <w:t>E</w:t>
      </w:r>
      <w:r>
        <w:rPr>
          <w:rFonts w:cstheme="minorHAnsi"/>
          <w:sz w:val="24"/>
          <w:szCs w:val="24"/>
        </w:rPr>
        <w:t>PIC</w:t>
      </w:r>
      <w:r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w:t>
      </w:r>
      <w:r w:rsidR="004F778B">
        <w:rPr>
          <w:rFonts w:cstheme="minorHAnsi"/>
          <w:sz w:val="24"/>
          <w:szCs w:val="24"/>
        </w:rPr>
        <w:t xml:space="preserve">the </w:t>
      </w:r>
      <w:r w:rsidRPr="00F249C7">
        <w:rPr>
          <w:rFonts w:cstheme="minorHAnsi"/>
          <w:sz w:val="24"/>
          <w:szCs w:val="24"/>
        </w:rPr>
        <w:t>image number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Del="00E223D0" w:rsidRDefault="00D84E68" w:rsidP="00D84E68">
      <w:pPr>
        <w:pStyle w:val="ListParagraph"/>
        <w:tabs>
          <w:tab w:val="left" w:pos="0"/>
        </w:tabs>
        <w:spacing w:after="0"/>
        <w:ind w:left="1170"/>
        <w:rPr>
          <w:del w:id="49" w:author="Scott Pletzer" w:date="2012-10-24T15:36:00Z"/>
          <w:rFonts w:cstheme="minorHAnsi"/>
          <w:sz w:val="24"/>
          <w:szCs w:val="24"/>
        </w:rPr>
      </w:pPr>
      <w:del w:id="50" w:author="Scott Pletzer" w:date="2012-10-24T15:36:00Z">
        <w:r w:rsidDel="00E223D0">
          <w:rPr>
            <w:rFonts w:cstheme="minorHAnsi"/>
            <w:sz w:val="24"/>
            <w:szCs w:val="24"/>
          </w:rPr>
          <w:delText>Verify that the calibration image number recorded above match the calibration image number listed on the View Alerts tab.</w:delText>
        </w:r>
      </w:del>
    </w:p>
    <w:p w:rsidR="00D84E68" w:rsidDel="00E223D0" w:rsidRDefault="00D84E68" w:rsidP="00D84E68">
      <w:pPr>
        <w:pStyle w:val="ListParagraph"/>
        <w:tabs>
          <w:tab w:val="left" w:pos="0"/>
        </w:tabs>
        <w:spacing w:after="0"/>
        <w:ind w:left="1170"/>
        <w:rPr>
          <w:del w:id="51" w:author="Scott Pletzer" w:date="2012-10-24T15:36:00Z"/>
          <w:rFonts w:cstheme="minorHAnsi"/>
          <w:sz w:val="24"/>
          <w:szCs w:val="24"/>
        </w:rPr>
      </w:pPr>
    </w:p>
    <w:p w:rsidR="00D84E68" w:rsidDel="00E223D0" w:rsidRDefault="00D84E68" w:rsidP="00D84E68">
      <w:pPr>
        <w:pStyle w:val="ListParagraph"/>
        <w:spacing w:after="0"/>
        <w:ind w:left="1170"/>
        <w:rPr>
          <w:del w:id="52" w:author="Scott Pletzer" w:date="2012-10-24T15:36:00Z"/>
          <w:rFonts w:cstheme="minorHAnsi"/>
          <w:b/>
          <w:sz w:val="24"/>
          <w:szCs w:val="24"/>
          <w:u w:val="single"/>
        </w:rPr>
      </w:pPr>
      <w:del w:id="53" w:author="Scott Pletzer" w:date="2012-10-24T15:36: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Del="00E223D0" w:rsidRDefault="00D84E68" w:rsidP="00D84E68">
      <w:pPr>
        <w:pStyle w:val="ListParagraph"/>
        <w:tabs>
          <w:tab w:val="left" w:pos="0"/>
        </w:tabs>
        <w:spacing w:after="0"/>
        <w:ind w:left="1170"/>
        <w:rPr>
          <w:del w:id="54" w:author="Scott Pletzer" w:date="2012-10-24T15:38:00Z"/>
          <w:sz w:val="24"/>
          <w:szCs w:val="24"/>
        </w:rPr>
      </w:pPr>
      <w:del w:id="55" w:author="Scott Pletzer" w:date="2012-10-24T15:38:00Z">
        <w:r w:rsidRPr="00D546CE" w:rsidDel="00E223D0">
          <w:rPr>
            <w:rFonts w:cstheme="minorHAnsi"/>
            <w:sz w:val="24"/>
            <w:szCs w:val="24"/>
          </w:rPr>
          <w:delText>Locate the temp folder at c</w:delText>
        </w:r>
        <w:r w:rsidRPr="00D546CE" w:rsidDel="00E223D0">
          <w:rPr>
            <w:sz w:val="24"/>
            <w:szCs w:val="24"/>
          </w:rPr>
          <w:delText>:\temp\</w:delText>
        </w:r>
        <w:r w:rsidR="0022701E" w:rsidDel="00E223D0">
          <w:rPr>
            <w:sz w:val="24"/>
            <w:szCs w:val="24"/>
          </w:rPr>
          <w:delText>ClearView\</w:delText>
        </w:r>
        <w:r w:rsidRPr="00D546CE" w:rsidDel="00E223D0">
          <w:rPr>
            <w:sz w:val="24"/>
            <w:szCs w:val="24"/>
          </w:rPr>
          <w:delText xml:space="preserve">calib_work.  Open the file and print the contents.  </w:delText>
        </w:r>
        <w:r w:rsidR="00D546CE" w:rsidRPr="00D546CE" w:rsidDel="00E223D0">
          <w:rPr>
            <w:sz w:val="24"/>
            <w:szCs w:val="24"/>
          </w:rPr>
          <w:delText xml:space="preserve">Close the file.  </w:delText>
        </w:r>
        <w:r w:rsidRPr="00D546CE" w:rsidDel="00E223D0">
          <w:rPr>
            <w:sz w:val="24"/>
            <w:szCs w:val="24"/>
          </w:rPr>
          <w:delText xml:space="preserve">Label the print out “StoredCal A”.  Sign and date the labeling.  Compare the results reported in the View Alerts printed out and labeled Cal A with the results stored in the temp filed printed and labeled StoredCal A.  Verify that the results match for </w:delText>
        </w:r>
        <w:r w:rsidR="00912496" w:rsidDel="00E223D0">
          <w:rPr>
            <w:sz w:val="24"/>
            <w:szCs w:val="24"/>
          </w:rPr>
          <w:delText>the</w:delText>
        </w:r>
        <w:r w:rsidRPr="00D546CE" w:rsidDel="00E223D0">
          <w:rPr>
            <w:sz w:val="24"/>
            <w:szCs w:val="24"/>
          </w:rPr>
          <w:delText xml:space="preserve"> calibration image.</w:delText>
        </w:r>
      </w:del>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Del="00E223D0" w:rsidRDefault="00D84E68" w:rsidP="00D84E68">
      <w:pPr>
        <w:pStyle w:val="ListParagraph"/>
        <w:tabs>
          <w:tab w:val="left" w:pos="0"/>
        </w:tabs>
        <w:spacing w:after="0"/>
        <w:ind w:left="1170"/>
        <w:rPr>
          <w:del w:id="56" w:author="Scott Pletzer" w:date="2012-10-24T15:39:00Z"/>
          <w:rFonts w:cstheme="minorHAnsi"/>
          <w:sz w:val="24"/>
          <w:szCs w:val="24"/>
        </w:rPr>
      </w:pPr>
      <w:del w:id="57" w:author="Scott Pletzer" w:date="2012-10-24T15:39:00Z">
        <w:r w:rsidDel="00E223D0">
          <w:rPr>
            <w:rFonts w:cstheme="minorHAnsi"/>
            <w:sz w:val="24"/>
            <w:szCs w:val="24"/>
          </w:rPr>
          <w:delText>Repeat the auto calibration process, printout of the View Alerts result and locating the temp folder two more times.  Label each successive repeat Cal B/StoredCal B and Cal C/StoredCal C.  Perform the same comparison on each of the successive repeats.</w:delText>
        </w:r>
      </w:del>
    </w:p>
    <w:p w:rsidR="00D84E68" w:rsidDel="00E223D0" w:rsidRDefault="00D84E68" w:rsidP="00D84E68">
      <w:pPr>
        <w:pStyle w:val="ListParagraph"/>
        <w:tabs>
          <w:tab w:val="left" w:pos="0"/>
        </w:tabs>
        <w:spacing w:after="0"/>
        <w:ind w:left="1170"/>
        <w:rPr>
          <w:del w:id="58" w:author="Scott Pletzer" w:date="2012-10-24T15:39:00Z"/>
          <w:rFonts w:cstheme="minorHAnsi"/>
          <w:sz w:val="24"/>
          <w:szCs w:val="24"/>
        </w:rPr>
      </w:pPr>
      <w:del w:id="59" w:author="Scott Pletzer" w:date="2012-10-24T15:39:00Z">
        <w:r w:rsidRPr="000E7669" w:rsidDel="00E223D0">
          <w:rPr>
            <w:rFonts w:cstheme="minorHAnsi"/>
            <w:b/>
            <w:sz w:val="24"/>
            <w:szCs w:val="24"/>
          </w:rPr>
          <w:delText>NOTE</w:delText>
        </w:r>
        <w:r w:rsidDel="00E223D0">
          <w:rPr>
            <w:rFonts w:cstheme="minorHAnsi"/>
            <w:sz w:val="24"/>
            <w:szCs w:val="24"/>
          </w:rPr>
          <w:delText>:  It is important to open and print the stored calibration data file from the temp location prior to initializing the next autocalibration process as the data is overwritten upon completion of the next autocalibration process analysis.</w:delText>
        </w:r>
      </w:del>
    </w:p>
    <w:p w:rsidR="00D84E68" w:rsidDel="00E223D0" w:rsidRDefault="00D84E68" w:rsidP="00D84E68">
      <w:pPr>
        <w:pStyle w:val="ListParagraph"/>
        <w:tabs>
          <w:tab w:val="left" w:pos="0"/>
        </w:tabs>
        <w:spacing w:after="0"/>
        <w:ind w:left="1170"/>
        <w:rPr>
          <w:del w:id="60" w:author="Scott Pletzer" w:date="2012-10-24T15:39:00Z"/>
          <w:rFonts w:cstheme="minorHAnsi"/>
          <w:sz w:val="24"/>
          <w:szCs w:val="24"/>
        </w:rPr>
      </w:pPr>
    </w:p>
    <w:p w:rsidR="00D84E68" w:rsidDel="00E223D0" w:rsidRDefault="00D84E68" w:rsidP="00D84E68">
      <w:pPr>
        <w:pStyle w:val="ListParagraph"/>
        <w:tabs>
          <w:tab w:val="left" w:pos="0"/>
        </w:tabs>
        <w:spacing w:after="0"/>
        <w:ind w:left="1170"/>
        <w:rPr>
          <w:del w:id="61" w:author="Scott Pletzer" w:date="2012-10-24T15:39:00Z"/>
          <w:rFonts w:cstheme="minorHAnsi"/>
          <w:sz w:val="24"/>
          <w:szCs w:val="24"/>
        </w:rPr>
      </w:pPr>
      <w:del w:id="62" w:author="Scott Pletzer" w:date="2012-10-24T15:39:00Z">
        <w:r w:rsidDel="00E223D0">
          <w:rPr>
            <w:rFonts w:cstheme="minorHAnsi"/>
            <w:sz w:val="24"/>
            <w:szCs w:val="24"/>
          </w:rPr>
          <w:delText>Verify that the Cal B results and StoredCal B results match for each and every calibration image.</w:delText>
        </w:r>
      </w:del>
    </w:p>
    <w:p w:rsidR="00D84E68" w:rsidDel="00E223D0" w:rsidRDefault="00D84E68" w:rsidP="00D84E68">
      <w:pPr>
        <w:pStyle w:val="ListParagraph"/>
        <w:tabs>
          <w:tab w:val="left" w:pos="0"/>
        </w:tabs>
        <w:spacing w:after="0"/>
        <w:ind w:left="1170"/>
        <w:rPr>
          <w:del w:id="63" w:author="Scott Pletzer" w:date="2012-10-24T15:39:00Z"/>
          <w:rFonts w:cstheme="minorHAnsi"/>
          <w:sz w:val="24"/>
          <w:szCs w:val="24"/>
        </w:rPr>
      </w:pPr>
    </w:p>
    <w:p w:rsidR="00D84E68" w:rsidDel="00E223D0" w:rsidRDefault="00D84E68" w:rsidP="00D84E68">
      <w:pPr>
        <w:pStyle w:val="ListParagraph"/>
        <w:spacing w:after="0"/>
        <w:ind w:left="1170"/>
        <w:rPr>
          <w:del w:id="64" w:author="Scott Pletzer" w:date="2012-10-24T15:39:00Z"/>
          <w:rFonts w:cstheme="minorHAnsi"/>
          <w:b/>
          <w:sz w:val="24"/>
          <w:szCs w:val="24"/>
          <w:u w:val="single"/>
        </w:rPr>
      </w:pPr>
      <w:del w:id="65" w:author="Scott Pletzer" w:date="2012-10-24T15:39: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D84E68" w:rsidDel="00E223D0" w:rsidRDefault="00D84E68" w:rsidP="00D84E68">
      <w:pPr>
        <w:pStyle w:val="ListParagraph"/>
        <w:tabs>
          <w:tab w:val="left" w:pos="0"/>
        </w:tabs>
        <w:spacing w:after="0"/>
        <w:ind w:left="1170"/>
        <w:rPr>
          <w:del w:id="66" w:author="Scott Pletzer" w:date="2012-10-24T15:39:00Z"/>
          <w:rFonts w:cstheme="minorHAnsi"/>
          <w:sz w:val="24"/>
          <w:szCs w:val="24"/>
        </w:rPr>
      </w:pPr>
    </w:p>
    <w:p w:rsidR="00D84E68" w:rsidDel="00E223D0" w:rsidRDefault="00D84E68" w:rsidP="00D84E68">
      <w:pPr>
        <w:pStyle w:val="ListParagraph"/>
        <w:tabs>
          <w:tab w:val="left" w:pos="0"/>
        </w:tabs>
        <w:spacing w:after="0"/>
        <w:ind w:left="1170"/>
        <w:rPr>
          <w:del w:id="67" w:author="Scott Pletzer" w:date="2012-10-24T15:39:00Z"/>
          <w:rFonts w:cstheme="minorHAnsi"/>
          <w:sz w:val="24"/>
          <w:szCs w:val="24"/>
        </w:rPr>
      </w:pPr>
      <w:del w:id="68" w:author="Scott Pletzer" w:date="2012-10-24T15:39:00Z">
        <w:r w:rsidDel="00E223D0">
          <w:rPr>
            <w:rFonts w:cstheme="minorHAnsi"/>
            <w:sz w:val="24"/>
            <w:szCs w:val="24"/>
          </w:rPr>
          <w:delText>Verify that the Cal C results and StoredCal C results match for each and every calibration image.</w:delText>
        </w:r>
      </w:del>
    </w:p>
    <w:p w:rsidR="00D84E68" w:rsidDel="00E223D0" w:rsidRDefault="00D84E68" w:rsidP="00D84E68">
      <w:pPr>
        <w:pStyle w:val="ListParagraph"/>
        <w:tabs>
          <w:tab w:val="left" w:pos="0"/>
        </w:tabs>
        <w:spacing w:after="0"/>
        <w:ind w:left="1170"/>
        <w:rPr>
          <w:del w:id="69" w:author="Scott Pletzer" w:date="2012-10-24T15:39:00Z"/>
          <w:rFonts w:cstheme="minorHAnsi"/>
          <w:sz w:val="24"/>
          <w:szCs w:val="24"/>
        </w:rPr>
      </w:pPr>
    </w:p>
    <w:p w:rsidR="00D84E68" w:rsidDel="00E223D0" w:rsidRDefault="00D84E68" w:rsidP="00D84E68">
      <w:pPr>
        <w:pStyle w:val="ListParagraph"/>
        <w:spacing w:after="0"/>
        <w:ind w:left="1170"/>
        <w:rPr>
          <w:del w:id="70" w:author="Scott Pletzer" w:date="2012-10-24T15:39:00Z"/>
          <w:rFonts w:cstheme="minorHAnsi"/>
          <w:b/>
          <w:sz w:val="24"/>
          <w:szCs w:val="24"/>
          <w:u w:val="single"/>
        </w:rPr>
      </w:pPr>
      <w:del w:id="71" w:author="Scott Pletzer" w:date="2012-10-24T15:39: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E07FB2" w:rsidRDefault="00E07FB2" w:rsidP="00D84E68">
      <w:pPr>
        <w:pStyle w:val="ListParagraph"/>
        <w:spacing w:after="0"/>
        <w:ind w:left="1170"/>
        <w:rPr>
          <w:rFonts w:cstheme="minorHAnsi"/>
          <w:b/>
          <w:sz w:val="24"/>
          <w:szCs w:val="24"/>
          <w:u w:val="single"/>
        </w:rPr>
      </w:pPr>
    </w:p>
    <w:p w:rsidR="00E07FB2" w:rsidRDefault="00E07FB2" w:rsidP="00E07FB2">
      <w:pPr>
        <w:pStyle w:val="ListParagraph"/>
        <w:spacing w:after="0"/>
        <w:ind w:left="1080"/>
        <w:rPr>
          <w:rFonts w:cstheme="minorHAnsi"/>
          <w:sz w:val="24"/>
          <w:szCs w:val="24"/>
        </w:rPr>
      </w:pPr>
      <w:r>
        <w:rPr>
          <w:rFonts w:cstheme="minorHAnsi"/>
          <w:sz w:val="24"/>
          <w:szCs w:val="24"/>
        </w:rPr>
        <w:lastRenderedPageBreak/>
        <w:t xml:space="preserve">Click on the Settings button in the Application toolbar, and change the default calibration setting to be Configuration 2.  </w:t>
      </w:r>
      <w:r w:rsidRPr="009064E4">
        <w:rPr>
          <w:rFonts w:cstheme="minorHAnsi"/>
          <w:sz w:val="24"/>
          <w:szCs w:val="24"/>
        </w:rPr>
        <w:t xml:space="preserve">Click on the Apply Settings button.  </w:t>
      </w:r>
      <w:r>
        <w:rPr>
          <w:rFonts w:cstheme="minorHAnsi"/>
          <w:sz w:val="24"/>
          <w:szCs w:val="24"/>
        </w:rPr>
        <w:t>V</w:t>
      </w:r>
      <w:r w:rsidRPr="009064E4">
        <w:rPr>
          <w:rFonts w:cstheme="minorHAnsi"/>
          <w:sz w:val="24"/>
          <w:szCs w:val="24"/>
        </w:rPr>
        <w:t xml:space="preserve">erify </w:t>
      </w:r>
      <w:r>
        <w:rPr>
          <w:rFonts w:cstheme="minorHAnsi"/>
          <w:sz w:val="24"/>
          <w:szCs w:val="24"/>
        </w:rPr>
        <w:t xml:space="preserve">that the Settings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E07FB2" w:rsidRDefault="00E07FB2" w:rsidP="00E07FB2">
      <w:pPr>
        <w:pStyle w:val="ListParagraph"/>
        <w:spacing w:after="0"/>
        <w:ind w:left="1080"/>
        <w:outlineLvl w:val="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rPr>
          <w:rFonts w:cstheme="minorHAnsi"/>
          <w:b/>
          <w:sz w:val="24"/>
          <w:szCs w:val="24"/>
        </w:rPr>
      </w:pPr>
    </w:p>
    <w:p w:rsidR="00E07FB2" w:rsidRDefault="00E07FB2" w:rsidP="00E07FB2">
      <w:pPr>
        <w:pStyle w:val="ListParagraph"/>
        <w:spacing w:after="0"/>
        <w:ind w:left="1080"/>
        <w:rPr>
          <w:rFonts w:cstheme="minorHAnsi"/>
          <w:sz w:val="24"/>
          <w:szCs w:val="24"/>
        </w:rPr>
      </w:pPr>
      <w:r>
        <w:rPr>
          <w:rFonts w:cstheme="minorHAnsi"/>
          <w:sz w:val="24"/>
          <w:szCs w:val="24"/>
        </w:rPr>
        <w:t xml:space="preserve">Click on the Camera Calibration button.  </w:t>
      </w:r>
      <w:r w:rsidRPr="00F249C7">
        <w:rPr>
          <w:rFonts w:cstheme="minorHAnsi"/>
          <w:sz w:val="24"/>
          <w:szCs w:val="24"/>
        </w:rPr>
        <w:t xml:space="preserve">Click on the Auto Calibration button in the lower right corner of the Scanner Calibration window.  Verify that 5 warm-up images are taken followed by 1 image that </w:t>
      </w:r>
      <w:r>
        <w:rPr>
          <w:rFonts w:cstheme="minorHAnsi"/>
          <w:sz w:val="24"/>
          <w:szCs w:val="24"/>
        </w:rPr>
        <w:t>is</w:t>
      </w:r>
      <w:r w:rsidRPr="00F249C7">
        <w:rPr>
          <w:rFonts w:cstheme="minorHAnsi"/>
          <w:sz w:val="24"/>
          <w:szCs w:val="24"/>
        </w:rPr>
        <w:t xml:space="preserve"> displayed in the thumbnail box.  Verify that </w:t>
      </w:r>
      <w:r>
        <w:rPr>
          <w:rFonts w:cstheme="minorHAnsi"/>
          <w:sz w:val="24"/>
          <w:szCs w:val="24"/>
        </w:rPr>
        <w:t xml:space="preserve">a </w:t>
      </w:r>
      <w:r w:rsidRPr="00F249C7">
        <w:rPr>
          <w:rFonts w:cstheme="minorHAnsi"/>
          <w:sz w:val="24"/>
          <w:szCs w:val="24"/>
        </w:rPr>
        <w:t xml:space="preserve">message appears below the Scanner Calibration header notifying the user that the calibration process is progressing. </w:t>
      </w:r>
    </w:p>
    <w:p w:rsidR="00E07FB2" w:rsidRDefault="00E07FB2" w:rsidP="00E07FB2">
      <w:pPr>
        <w:pStyle w:val="ListParagraph"/>
        <w:spacing w:after="0"/>
        <w:ind w:left="1080"/>
        <w:rPr>
          <w:rFonts w:cstheme="minorHAnsi"/>
          <w:sz w:val="24"/>
          <w:szCs w:val="24"/>
        </w:rPr>
      </w:pPr>
    </w:p>
    <w:p w:rsidR="00E07FB2" w:rsidRPr="00773842" w:rsidRDefault="00E07FB2" w:rsidP="00E07FB2">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w:t>
      </w:r>
      <w:r>
        <w:rPr>
          <w:rFonts w:cstheme="minorHAnsi"/>
          <w:sz w:val="24"/>
          <w:szCs w:val="24"/>
        </w:rPr>
        <w:t>Success</w:t>
      </w:r>
      <w:r w:rsidRPr="00773842">
        <w:rPr>
          <w:rFonts w:cstheme="minorHAnsi"/>
          <w:sz w:val="24"/>
          <w:szCs w:val="24"/>
        </w:rPr>
        <w:t xml:space="preserve"> dialog box opens with the message “</w:t>
      </w:r>
      <w:r>
        <w:rPr>
          <w:rFonts w:cstheme="minorHAnsi"/>
          <w:sz w:val="24"/>
          <w:szCs w:val="24"/>
        </w:rPr>
        <w:t>The Calibration process was successful.  Close this message to finalize the calibration data.</w:t>
      </w:r>
    </w:p>
    <w:p w:rsidR="00E07FB2" w:rsidRPr="00F249C7" w:rsidRDefault="00E07FB2" w:rsidP="00E07FB2">
      <w:pPr>
        <w:pStyle w:val="ListParagraph"/>
        <w:spacing w:after="0"/>
        <w:ind w:left="216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Del="00E223D0" w:rsidRDefault="00E07FB2" w:rsidP="00E07FB2">
      <w:pPr>
        <w:pStyle w:val="ListParagraph"/>
        <w:spacing w:after="0"/>
        <w:ind w:left="1080"/>
        <w:rPr>
          <w:del w:id="72" w:author="Scott Pletzer" w:date="2012-10-24T15:41:00Z"/>
          <w:sz w:val="24"/>
          <w:szCs w:val="24"/>
        </w:rPr>
      </w:pPr>
      <w:del w:id="73" w:author="Scott Pletzer" w:date="2012-10-24T15:41:00Z">
        <w:r w:rsidDel="00E223D0">
          <w:rPr>
            <w:rFonts w:cstheme="minorHAnsi"/>
            <w:sz w:val="24"/>
            <w:szCs w:val="24"/>
          </w:rPr>
          <w:delText xml:space="preserve">Click Ok then No when asked to save the images.  </w:delText>
        </w:r>
        <w:r w:rsidRPr="00D546CE" w:rsidDel="00E223D0">
          <w:rPr>
            <w:rFonts w:cstheme="minorHAnsi"/>
            <w:sz w:val="24"/>
            <w:szCs w:val="24"/>
          </w:rPr>
          <w:delText>Locate the temp folder at c</w:delText>
        </w:r>
        <w:r w:rsidRPr="00D546CE" w:rsidDel="00E223D0">
          <w:rPr>
            <w:sz w:val="24"/>
            <w:szCs w:val="24"/>
          </w:rPr>
          <w:delText>:\temp\</w:delText>
        </w:r>
        <w:r w:rsidDel="00E223D0">
          <w:rPr>
            <w:sz w:val="24"/>
            <w:szCs w:val="24"/>
          </w:rPr>
          <w:delText>ClearView\</w:delText>
        </w:r>
        <w:r w:rsidRPr="00D546CE" w:rsidDel="00E223D0">
          <w:rPr>
            <w:sz w:val="24"/>
            <w:szCs w:val="24"/>
          </w:rPr>
          <w:delText xml:space="preserve">calib_work.  Open the file and print the contents.  Close the file.  Label the print out “StoredCal </w:delText>
        </w:r>
        <w:r w:rsidDel="00E223D0">
          <w:rPr>
            <w:sz w:val="24"/>
            <w:szCs w:val="24"/>
          </w:rPr>
          <w:delText>D</w:delText>
        </w:r>
        <w:r w:rsidRPr="00D546CE" w:rsidDel="00E223D0">
          <w:rPr>
            <w:sz w:val="24"/>
            <w:szCs w:val="24"/>
          </w:rPr>
          <w:delText>”.  Sign and date the labeling.</w:delText>
        </w:r>
      </w:del>
    </w:p>
    <w:p w:rsidR="00E07FB2" w:rsidDel="00E223D0" w:rsidRDefault="00E07FB2" w:rsidP="00E07FB2">
      <w:pPr>
        <w:pStyle w:val="ListParagraph"/>
        <w:spacing w:after="0"/>
        <w:ind w:left="1080"/>
        <w:rPr>
          <w:del w:id="74" w:author="Scott Pletzer" w:date="2012-10-24T15:41:00Z"/>
          <w:rFonts w:cstheme="minorHAnsi"/>
          <w:sz w:val="24"/>
          <w:szCs w:val="24"/>
        </w:rPr>
      </w:pPr>
    </w:p>
    <w:p w:rsidR="00E07FB2" w:rsidRPr="00F249C7" w:rsidDel="00E223D0" w:rsidRDefault="00E07FB2" w:rsidP="00E07FB2">
      <w:pPr>
        <w:pStyle w:val="ListParagraph"/>
        <w:spacing w:after="0"/>
        <w:ind w:left="1080"/>
        <w:rPr>
          <w:del w:id="75" w:author="Scott Pletzer" w:date="2012-10-24T15:41:00Z"/>
          <w:rFonts w:cstheme="minorHAnsi"/>
          <w:b/>
          <w:sz w:val="24"/>
          <w:szCs w:val="24"/>
          <w:u w:val="single"/>
        </w:rPr>
      </w:pPr>
      <w:del w:id="76" w:author="Scott Pletzer" w:date="2012-10-24T15:41:00Z">
        <w:r w:rsidDel="00E223D0">
          <w:rPr>
            <w:rFonts w:cstheme="minorHAnsi"/>
            <w:b/>
            <w:sz w:val="24"/>
            <w:szCs w:val="24"/>
            <w:u w:val="single"/>
          </w:rPr>
          <w:tab/>
        </w:r>
        <w:r w:rsidRPr="00F249C7" w:rsidDel="00E223D0">
          <w:rPr>
            <w:rFonts w:cstheme="minorHAnsi"/>
            <w:b/>
            <w:sz w:val="24"/>
            <w:szCs w:val="24"/>
            <w:u w:val="single"/>
          </w:rPr>
          <w:tab/>
        </w:r>
        <w:r w:rsidRPr="00F249C7" w:rsidDel="00E223D0">
          <w:rPr>
            <w:rFonts w:cstheme="minorHAnsi"/>
            <w:b/>
            <w:sz w:val="24"/>
            <w:szCs w:val="24"/>
          </w:rPr>
          <w:delText xml:space="preserve"> Verified</w:delText>
        </w:r>
        <w:r w:rsidRPr="00F249C7" w:rsidDel="00E223D0">
          <w:rPr>
            <w:rFonts w:cstheme="minorHAnsi"/>
            <w:b/>
            <w:sz w:val="24"/>
            <w:szCs w:val="24"/>
          </w:rPr>
          <w:tab/>
        </w:r>
        <w:r w:rsidRPr="00F249C7" w:rsidDel="00E223D0">
          <w:rPr>
            <w:rFonts w:cstheme="minorHAnsi"/>
            <w:b/>
            <w:sz w:val="24"/>
            <w:szCs w:val="24"/>
            <w:u w:val="single"/>
          </w:rPr>
          <w:tab/>
        </w:r>
        <w:r w:rsidRPr="00F249C7" w:rsidDel="00E223D0">
          <w:rPr>
            <w:rFonts w:cstheme="minorHAnsi"/>
            <w:b/>
            <w:sz w:val="24"/>
            <w:szCs w:val="24"/>
          </w:rPr>
          <w:delText xml:space="preserve"> Not Verified</w:delText>
        </w:r>
        <w:r w:rsidRPr="00F249C7" w:rsidDel="00E223D0">
          <w:rPr>
            <w:rFonts w:cstheme="minorHAnsi"/>
            <w:b/>
            <w:sz w:val="24"/>
            <w:szCs w:val="24"/>
          </w:rPr>
          <w:tab/>
          <w:delText xml:space="preserve">Non-Conformance Ref. No. </w:delText>
        </w:r>
        <w:r w:rsidRPr="00F249C7" w:rsidDel="00E223D0">
          <w:rPr>
            <w:rFonts w:cstheme="minorHAnsi"/>
            <w:b/>
            <w:sz w:val="24"/>
            <w:szCs w:val="24"/>
            <w:u w:val="single"/>
          </w:rPr>
          <w:tab/>
        </w:r>
        <w:r w:rsidRPr="00F249C7" w:rsidDel="00E223D0">
          <w:rPr>
            <w:rFonts w:cstheme="minorHAnsi"/>
            <w:b/>
            <w:sz w:val="24"/>
            <w:szCs w:val="24"/>
            <w:u w:val="single"/>
          </w:rPr>
          <w:tab/>
        </w:r>
      </w:del>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“ClearView.lic” to be located in the same folder as the ClearView application itself. This file is a plain text file containing an encrypted string that represents the actual license structure. There are three licenses; Full, CV (cardiovascular), and Basic.  One of these three license files is copied into the ClearView folder and renamed as “ClearView.lic”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lastRenderedPageBreak/>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80477">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“ClearViewCV.lic”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 xml:space="preserve">Navigate to the folder identified in the “Start in:” field, and </w:t>
      </w:r>
      <w:r w:rsidR="00F3473B">
        <w:rPr>
          <w:rFonts w:cstheme="minorHAnsi"/>
          <w:sz w:val="24"/>
          <w:szCs w:val="24"/>
        </w:rPr>
        <w:t xml:space="preserve">paste </w:t>
      </w:r>
      <w:r w:rsidR="00B27B11">
        <w:rPr>
          <w:rFonts w:cstheme="minorHAnsi"/>
          <w:sz w:val="24"/>
          <w:szCs w:val="24"/>
        </w:rPr>
        <w:t>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“ClearView.lic” file in the same folder.  Rename the “ClearView</w:t>
      </w:r>
      <w:r w:rsidR="00EC6C6E">
        <w:rPr>
          <w:rFonts w:cstheme="minorHAnsi"/>
          <w:sz w:val="24"/>
          <w:szCs w:val="24"/>
        </w:rPr>
        <w:t>CV</w:t>
      </w:r>
      <w:r w:rsidR="00B27B11">
        <w:rPr>
          <w:rFonts w:cstheme="minorHAnsi"/>
          <w:sz w:val="24"/>
          <w:szCs w:val="24"/>
        </w:rPr>
        <w:t>.lic” file to “ClearView.lic”.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AC6131">
        <w:rPr>
          <w:rFonts w:cstheme="minorHAnsi"/>
          <w:sz w:val="24"/>
          <w:szCs w:val="24"/>
        </w:rPr>
        <w:t>Answer “No” to the 3 pre-scan questions that appear in the dialog and click “O</w:t>
      </w:r>
      <w:r w:rsidR="00B3376C">
        <w:rPr>
          <w:rFonts w:cstheme="minorHAnsi"/>
          <w:sz w:val="24"/>
          <w:szCs w:val="24"/>
        </w:rPr>
        <w:t>K</w:t>
      </w:r>
      <w:r w:rsidR="00AC6131">
        <w:rPr>
          <w:rFonts w:cstheme="minorHAnsi"/>
          <w:sz w:val="24"/>
          <w:szCs w:val="24"/>
        </w:rPr>
        <w:t xml:space="preserve">”.  </w:t>
      </w:r>
      <w:r w:rsidRPr="00871A36">
        <w:rPr>
          <w:rFonts w:cstheme="minorHAnsi"/>
          <w:sz w:val="24"/>
          <w:szCs w:val="24"/>
        </w:rPr>
        <w:t>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 xml:space="preserve">Click on the </w:t>
      </w:r>
      <w:r w:rsidR="0071415E">
        <w:rPr>
          <w:rFonts w:cstheme="minorHAnsi"/>
          <w:sz w:val="24"/>
          <w:szCs w:val="24"/>
        </w:rPr>
        <w:t>Report For Patient Name</w:t>
      </w:r>
      <w:r w:rsidRPr="00871A36">
        <w:rPr>
          <w:rFonts w:cstheme="minorHAnsi"/>
          <w:sz w:val="24"/>
          <w:szCs w:val="24"/>
        </w:rPr>
        <w:t xml:space="preserve"> tab</w:t>
      </w:r>
      <w:r w:rsidR="0071415E">
        <w:rPr>
          <w:rFonts w:cstheme="minorHAnsi"/>
          <w:sz w:val="24"/>
          <w:szCs w:val="24"/>
        </w:rPr>
        <w:t>, then click on the System Comparison tab</w:t>
      </w:r>
      <w:r w:rsidRPr="00871A36">
        <w:rPr>
          <w:rFonts w:cstheme="minorHAnsi"/>
          <w:sz w:val="24"/>
          <w:szCs w:val="24"/>
        </w:rPr>
        <w:t xml:space="preserve">.  Verify that a new </w:t>
      </w:r>
      <w:r w:rsidR="0071415E">
        <w:rPr>
          <w:rFonts w:cstheme="minorHAnsi"/>
          <w:sz w:val="24"/>
          <w:szCs w:val="24"/>
        </w:rPr>
        <w:t>section</w:t>
      </w:r>
      <w:r w:rsidR="0071415E"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Pr="00871A36">
        <w:rPr>
          <w:rFonts w:cstheme="minorHAnsi"/>
          <w:sz w:val="24"/>
          <w:szCs w:val="24"/>
        </w:rPr>
        <w:t>e</w:t>
      </w:r>
      <w:r w:rsidR="001D026F">
        <w:rPr>
          <w:rFonts w:cstheme="minorHAnsi"/>
          <w:sz w:val="24"/>
          <w:szCs w:val="24"/>
        </w:rPr>
        <w:t>a</w:t>
      </w:r>
      <w:r w:rsidRPr="00871A36">
        <w:rPr>
          <w:rFonts w:cstheme="minorHAnsi"/>
          <w:sz w:val="24"/>
          <w:szCs w:val="24"/>
        </w:rPr>
        <w:t>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w:t>
      </w:r>
      <w:r w:rsidRPr="00871A36">
        <w:rPr>
          <w:rFonts w:cstheme="minorHAnsi"/>
          <w:sz w:val="24"/>
          <w:szCs w:val="24"/>
        </w:rPr>
        <w:lastRenderedPageBreak/>
        <w:t xml:space="preserve">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r w:rsidRPr="009B4F64">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w:t>
      </w:r>
      <w:r w:rsidR="001D026F">
        <w:rPr>
          <w:rFonts w:cstheme="minorHAnsi"/>
          <w:sz w:val="24"/>
          <w:szCs w:val="24"/>
        </w:rPr>
        <w:t>Report For Patient Name, then click on the sub tab System Comparison</w:t>
      </w:r>
      <w:r w:rsidRPr="00871A36">
        <w:rPr>
          <w:rFonts w:cstheme="minorHAnsi"/>
          <w:sz w:val="24"/>
          <w:szCs w:val="24"/>
        </w:rPr>
        <w:t xml:space="preserve">.  Verify that a new </w:t>
      </w:r>
      <w:r w:rsidR="001D026F" w:rsidRPr="00871A36">
        <w:rPr>
          <w:rFonts w:cstheme="minorHAnsi"/>
          <w:sz w:val="24"/>
          <w:szCs w:val="24"/>
        </w:rPr>
        <w:t>s</w:t>
      </w:r>
      <w:r w:rsidR="001D026F">
        <w:rPr>
          <w:rFonts w:cstheme="minorHAnsi"/>
          <w:sz w:val="24"/>
          <w:szCs w:val="24"/>
        </w:rPr>
        <w:t>ection</w:t>
      </w:r>
      <w:r w:rsidR="001D026F"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001D026F" w:rsidRPr="00871A36">
        <w:rPr>
          <w:rFonts w:cstheme="minorHAnsi"/>
          <w:sz w:val="24"/>
          <w:szCs w:val="24"/>
        </w:rPr>
        <w:t>e</w:t>
      </w:r>
      <w:r w:rsidR="001D026F">
        <w:rPr>
          <w:rFonts w:cstheme="minorHAnsi"/>
          <w:sz w:val="24"/>
          <w:szCs w:val="24"/>
        </w:rPr>
        <w:t>a</w:t>
      </w:r>
      <w:r w:rsidR="001D026F" w:rsidRPr="00871A36">
        <w:rPr>
          <w:rFonts w:cstheme="minorHAnsi"/>
          <w:sz w:val="24"/>
          <w:szCs w:val="24"/>
        </w:rPr>
        <w:t xml:space="preserve">s </w:t>
      </w:r>
      <w:r w:rsidRPr="00871A36">
        <w:rPr>
          <w:rFonts w:cstheme="minorHAnsi"/>
          <w:sz w:val="24"/>
          <w:szCs w:val="24"/>
        </w:rPr>
        <w:t>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74D17">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874D17">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Click the Resubmit Images for Analysis button in the lower left corner of the View Capture screen.  Verify that after processing, a new screen appears with the Report</w:t>
      </w:r>
      <w:r w:rsidR="00874D17">
        <w:rPr>
          <w:rFonts w:cstheme="minorHAnsi"/>
          <w:sz w:val="24"/>
          <w:szCs w:val="24"/>
        </w:rPr>
        <w:t xml:space="preserve"> </w:t>
      </w:r>
      <w:proofErr w:type="gramStart"/>
      <w:r w:rsidR="00874D17">
        <w:rPr>
          <w:rFonts w:cstheme="minorHAnsi"/>
          <w:sz w:val="24"/>
          <w:szCs w:val="24"/>
        </w:rPr>
        <w:t>For</w:t>
      </w:r>
      <w:proofErr w:type="gramEnd"/>
      <w:r w:rsidR="00874D17">
        <w:rPr>
          <w:rFonts w:cstheme="minorHAnsi"/>
          <w:sz w:val="24"/>
          <w:szCs w:val="24"/>
        </w:rPr>
        <w:t xml:space="preserve"> Patient Name</w:t>
      </w:r>
      <w:r w:rsidRPr="00871A36">
        <w:rPr>
          <w:rFonts w:cstheme="minorHAnsi"/>
          <w:sz w:val="24"/>
          <w:szCs w:val="24"/>
        </w:rPr>
        <w:t xml:space="preserve"> tab data open and the ClearView Report is displayed.  </w:t>
      </w:r>
    </w:p>
    <w:p w:rsidR="006823B7" w:rsidRPr="00871A36" w:rsidRDefault="006823B7" w:rsidP="006823B7">
      <w:pPr>
        <w:pStyle w:val="ListParagraph"/>
        <w:ind w:left="1440" w:hanging="360"/>
        <w:rPr>
          <w:rFonts w:cstheme="minorHAnsi"/>
          <w:sz w:val="24"/>
          <w:szCs w:val="24"/>
        </w:rPr>
      </w:pPr>
    </w:p>
    <w:p w:rsidR="00015724" w:rsidRPr="00E67E9B" w:rsidRDefault="006823B7" w:rsidP="0001572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lastRenderedPageBreak/>
        <w:t>Click on the Submit for Analysis button in the lower right corner of the window.  After processing, verify that a new screen displays with the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7C0A43">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“ClearViewBasic.lic”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 xml:space="preserve">Navigate to the folder identified in the “Start in:” </w:t>
      </w:r>
      <w:r>
        <w:rPr>
          <w:rFonts w:cstheme="minorHAnsi"/>
          <w:sz w:val="24"/>
          <w:szCs w:val="24"/>
        </w:rPr>
        <w:lastRenderedPageBreak/>
        <w:t xml:space="preserve">field, and </w:t>
      </w:r>
      <w:r w:rsidR="00015724">
        <w:rPr>
          <w:rFonts w:cstheme="minorHAnsi"/>
          <w:sz w:val="24"/>
          <w:szCs w:val="24"/>
        </w:rPr>
        <w:t xml:space="preserve">paste </w:t>
      </w:r>
      <w:r>
        <w:rPr>
          <w:rFonts w:cstheme="minorHAnsi"/>
          <w:sz w:val="24"/>
          <w:szCs w:val="24"/>
        </w:rPr>
        <w:t>the “</w:t>
      </w:r>
      <w:proofErr w:type="spellStart"/>
      <w:r>
        <w:rPr>
          <w:rFonts w:cstheme="minorHAnsi"/>
          <w:sz w:val="24"/>
          <w:szCs w:val="24"/>
        </w:rPr>
        <w:t>ClearViewBasic.lic</w:t>
      </w:r>
      <w:proofErr w:type="spellEnd"/>
      <w:r>
        <w:rPr>
          <w:rFonts w:cstheme="minorHAnsi"/>
          <w:sz w:val="24"/>
          <w:szCs w:val="24"/>
        </w:rPr>
        <w:t>” file into this folder (CTRL-V).  Locate and delete the “ClearView.lic” file in the same folder.  Rename the “ClearViewBasic.lic” file to “ClearView.lic”.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Verify that the</w:t>
      </w:r>
      <w:r w:rsidR="007C0A43">
        <w:rPr>
          <w:rFonts w:cstheme="minorHAnsi"/>
          <w:sz w:val="24"/>
          <w:szCs w:val="24"/>
        </w:rPr>
        <w:t>re</w:t>
      </w:r>
      <w:r>
        <w:rPr>
          <w:rFonts w:cstheme="minorHAnsi"/>
          <w:sz w:val="24"/>
          <w:szCs w:val="24"/>
        </w:rPr>
        <w:t xml:space="preserve"> </w:t>
      </w:r>
      <w:r w:rsidR="007C0A43">
        <w:rPr>
          <w:rFonts w:cstheme="minorHAnsi"/>
          <w:sz w:val="24"/>
          <w:szCs w:val="24"/>
        </w:rPr>
        <w:t xml:space="preserve">are only two </w:t>
      </w:r>
      <w:r>
        <w:rPr>
          <w:rFonts w:cstheme="minorHAnsi"/>
          <w:sz w:val="24"/>
          <w:szCs w:val="24"/>
        </w:rPr>
        <w:t>tab</w:t>
      </w:r>
      <w:r w:rsidR="007C0A43">
        <w:rPr>
          <w:rFonts w:cstheme="minorHAnsi"/>
          <w:sz w:val="24"/>
          <w:szCs w:val="24"/>
        </w:rPr>
        <w:t>s</w:t>
      </w:r>
      <w:r>
        <w:rPr>
          <w:rFonts w:cstheme="minorHAnsi"/>
          <w:sz w:val="24"/>
          <w:szCs w:val="24"/>
        </w:rPr>
        <w:t xml:space="preserve"> available</w:t>
      </w:r>
      <w:r w:rsidR="007C0A43">
        <w:rPr>
          <w:rFonts w:cstheme="minorHAnsi"/>
          <w:sz w:val="24"/>
          <w:szCs w:val="24"/>
        </w:rPr>
        <w:t xml:space="preserve">, Report For Patient Name and </w:t>
      </w:r>
      <w:r>
        <w:rPr>
          <w:rFonts w:cstheme="minorHAnsi"/>
          <w:sz w:val="24"/>
          <w:szCs w:val="24"/>
        </w:rPr>
        <w:t xml:space="preserve">Print Report </w:t>
      </w:r>
      <w:r w:rsidR="007C0A43">
        <w:rPr>
          <w:rFonts w:cstheme="minorHAnsi"/>
          <w:sz w:val="24"/>
          <w:szCs w:val="24"/>
        </w:rPr>
        <w:t>For Patient Name</w:t>
      </w:r>
      <w:r>
        <w:rPr>
          <w:rFonts w:cstheme="minorHAnsi"/>
          <w:sz w:val="24"/>
          <w:szCs w:val="24"/>
        </w:rPr>
        <w:t xml:space="preserve">.  Verify that the </w:t>
      </w:r>
      <w:r w:rsidR="00015724">
        <w:rPr>
          <w:rFonts w:cstheme="minorHAnsi"/>
          <w:sz w:val="24"/>
          <w:szCs w:val="24"/>
        </w:rPr>
        <w:t>Print R</w:t>
      </w:r>
      <w:r>
        <w:rPr>
          <w:rFonts w:cstheme="minorHAnsi"/>
          <w:sz w:val="24"/>
          <w:szCs w:val="24"/>
        </w:rPr>
        <w:t xml:space="preserve">eport displays columns for </w:t>
      </w:r>
      <w:r>
        <w:rPr>
          <w:rFonts w:cstheme="minorHAnsi"/>
          <w:sz w:val="24"/>
          <w:szCs w:val="24"/>
        </w:rPr>
        <w:lastRenderedPageBreak/>
        <w:t>Measurement Point with finger descriptions, Left and Right Physical and Left and Right Autonomic scores.  The Measurement Point column should consist of rows labeled Thumb #1 thru Thumb #</w:t>
      </w:r>
      <w:r w:rsidR="00015724">
        <w:rPr>
          <w:rFonts w:cstheme="minorHAnsi"/>
          <w:sz w:val="24"/>
          <w:szCs w:val="24"/>
        </w:rPr>
        <w:t>9</w:t>
      </w:r>
      <w:r>
        <w:rPr>
          <w:rFonts w:cstheme="minorHAnsi"/>
          <w:sz w:val="24"/>
          <w:szCs w:val="24"/>
        </w:rPr>
        <w:t>, Index #1 thru Index #</w:t>
      </w:r>
      <w:r w:rsidR="00015724">
        <w:rPr>
          <w:rFonts w:cstheme="minorHAnsi"/>
          <w:sz w:val="24"/>
          <w:szCs w:val="24"/>
        </w:rPr>
        <w:t>10</w:t>
      </w:r>
      <w:r>
        <w:rPr>
          <w:rFonts w:cstheme="minorHAnsi"/>
          <w:sz w:val="24"/>
          <w:szCs w:val="24"/>
        </w:rPr>
        <w:t>, Middle #1 thru Middle #9, Ring #1 thru Ring #9, and Pinky #1 thru Pinky #9.  The scores data should consist of numbers from 0 thru 25, and some positions that are blank.  Click the “X” at the far right of the Print Report subtab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lastRenderedPageBreak/>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C50963" w:rsidP="00D954A3">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w:t>
      </w:r>
      <w:r w:rsidR="001E7028">
        <w:rPr>
          <w:rFonts w:cstheme="minorHAnsi"/>
          <w:sz w:val="24"/>
          <w:szCs w:val="24"/>
        </w:rPr>
        <w:t xml:space="preserve"> Print</w:t>
      </w:r>
      <w:r w:rsidR="00F75516">
        <w:rPr>
          <w:rFonts w:cstheme="minorHAnsi"/>
          <w:sz w:val="24"/>
          <w:szCs w:val="24"/>
        </w:rPr>
        <w:t xml:space="preserve"> </w:t>
      </w:r>
      <w:r w:rsidR="001E7028">
        <w:rPr>
          <w:rFonts w:cstheme="minorHAnsi"/>
          <w:sz w:val="24"/>
          <w:szCs w:val="24"/>
        </w:rPr>
        <w:t>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C50963">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C50963">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w:t>
      </w:r>
      <w:r w:rsidR="001E7028">
        <w:rPr>
          <w:rFonts w:cstheme="minorHAnsi"/>
          <w:sz w:val="24"/>
          <w:szCs w:val="24"/>
        </w:rPr>
        <w:t>Res</w:t>
      </w:r>
      <w:r w:rsidR="001E7028" w:rsidRPr="00871A36">
        <w:rPr>
          <w:rFonts w:cstheme="minorHAnsi"/>
          <w:sz w:val="24"/>
          <w:szCs w:val="24"/>
        </w:rPr>
        <w:t xml:space="preserve">ubmit </w:t>
      </w:r>
      <w:r w:rsidRPr="00871A36">
        <w:rPr>
          <w:rFonts w:cstheme="minorHAnsi"/>
          <w:sz w:val="24"/>
          <w:szCs w:val="24"/>
        </w:rPr>
        <w:t xml:space="preserve">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C50963" w:rsidP="00C76195">
      <w:pPr>
        <w:pStyle w:val="ListParagraph"/>
        <w:ind w:left="1440"/>
        <w:rPr>
          <w:rFonts w:cstheme="minorHAnsi"/>
          <w:sz w:val="24"/>
          <w:szCs w:val="24"/>
        </w:rPr>
      </w:pPr>
      <w:r>
        <w:rPr>
          <w:rFonts w:cstheme="minorHAnsi"/>
          <w:sz w:val="24"/>
          <w:szCs w:val="24"/>
        </w:rPr>
        <w:lastRenderedPageBreak/>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DB63E5"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364D57">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“ClearViewFull.lic”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 xml:space="preserve">Navigate to the folder identified in the “Start in:” field, and </w:t>
      </w:r>
      <w:r w:rsidR="001E7028">
        <w:rPr>
          <w:rFonts w:cstheme="minorHAnsi"/>
          <w:sz w:val="24"/>
          <w:szCs w:val="24"/>
        </w:rPr>
        <w:t xml:space="preserve">paste </w:t>
      </w:r>
      <w:r>
        <w:rPr>
          <w:rFonts w:cstheme="minorHAnsi"/>
          <w:sz w:val="24"/>
          <w:szCs w:val="24"/>
        </w:rPr>
        <w:t>the “</w:t>
      </w:r>
      <w:proofErr w:type="spellStart"/>
      <w:r>
        <w:rPr>
          <w:rFonts w:cstheme="minorHAnsi"/>
          <w:sz w:val="24"/>
          <w:szCs w:val="24"/>
        </w:rPr>
        <w:t>ClearViewFull.lic</w:t>
      </w:r>
      <w:proofErr w:type="spellEnd"/>
      <w:r>
        <w:rPr>
          <w:rFonts w:cstheme="minorHAnsi"/>
          <w:sz w:val="24"/>
          <w:szCs w:val="24"/>
        </w:rPr>
        <w:t>” file into this folder (CTRL-V).  Locate and delete the “ClearView.lic” file in the same folder.  Rename the “ClearViewFull.lic” file to “ClearView.lic”.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w:t>
      </w:r>
      <w:r w:rsidRPr="005139F9">
        <w:rPr>
          <w:rFonts w:cstheme="minorHAnsi"/>
          <w:sz w:val="24"/>
          <w:szCs w:val="24"/>
        </w:rPr>
        <w:lastRenderedPageBreak/>
        <w:t xml:space="preserve">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t xml:space="preserve">Verify the </w:t>
      </w:r>
      <w:r w:rsidR="001E7028">
        <w:rPr>
          <w:rFonts w:cstheme="minorHAnsi"/>
          <w:sz w:val="24"/>
          <w:szCs w:val="24"/>
        </w:rPr>
        <w:t>Print R</w:t>
      </w:r>
      <w:r w:rsidRPr="005C44B2">
        <w:rPr>
          <w:rFonts w:cstheme="minorHAnsi"/>
          <w:sz w:val="24"/>
          <w:szCs w:val="24"/>
        </w:rPr>
        <w:t>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lastRenderedPageBreak/>
        <w:t xml:space="preserve">Log into the ClearView application as ‘Administrator’ and click on the ‘New Capture’ button. Search for an existing user in the system and click the ‘New Capture’ button at the bottom of the search results page. </w:t>
      </w:r>
      <w:r w:rsidR="00B3376C">
        <w:rPr>
          <w:rFonts w:cs="Times New Roman"/>
          <w:sz w:val="24"/>
          <w:szCs w:val="24"/>
        </w:rPr>
        <w:t xml:space="preserve"> </w:t>
      </w:r>
      <w:r w:rsidR="00B3376C">
        <w:rPr>
          <w:rFonts w:cstheme="minorHAnsi"/>
          <w:sz w:val="24"/>
          <w:szCs w:val="24"/>
        </w:rPr>
        <w:t xml:space="preserve">Answer “No” to the 3 pre-scan questions that appear in the dialog and click “OK”.  </w:t>
      </w:r>
      <w:r>
        <w:rPr>
          <w:rFonts w:cs="Times New Roman"/>
          <w:sz w:val="24"/>
          <w:szCs w:val="24"/>
        </w:rPr>
        <w:t xml:space="preserve">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063430BD" wp14:editId="1B3E7BC2">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Exit out of the capture and out of ClearView.</w:t>
      </w: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6"/>
          <w:footerReference w:type="default" r:id="rId37"/>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8"/>
      <w:footerReference w:type="default" r:id="rId39"/>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3D0" w:rsidRDefault="00E223D0" w:rsidP="00237642">
      <w:pPr>
        <w:spacing w:after="0" w:line="240" w:lineRule="auto"/>
      </w:pPr>
      <w:r>
        <w:separator/>
      </w:r>
    </w:p>
  </w:endnote>
  <w:endnote w:type="continuationSeparator" w:id="0">
    <w:p w:rsidR="00E223D0" w:rsidRDefault="00E223D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23D0" w:rsidRPr="00871A36" w:rsidRDefault="00E223D0" w:rsidP="00F6196A">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w:t>
    </w:r>
    <w:ins w:id="79" w:author="Scott Pletzer" w:date="2012-10-24T15:06:00Z">
      <w:r>
        <w:rPr>
          <w:rFonts w:cs="Times New Roman"/>
          <w:sz w:val="18"/>
          <w:szCs w:val="18"/>
        </w:rPr>
        <w:t>1</w:t>
      </w:r>
    </w:ins>
    <w:del w:id="80" w:author="Scott Pletzer" w:date="2012-10-24T15:06:00Z">
      <w:r w:rsidDel="00895A17">
        <w:rPr>
          <w:rFonts w:cs="Times New Roman"/>
          <w:sz w:val="18"/>
          <w:szCs w:val="18"/>
        </w:rPr>
        <w:delText>0</w:delText>
      </w:r>
    </w:del>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E223D0" w:rsidRPr="00871A36" w:rsidRDefault="00E223D0"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Content>
        <w:sdt>
          <w:sdtPr>
            <w:rPr>
              <w:rFonts w:cstheme="minorHAnsi"/>
              <w:sz w:val="18"/>
              <w:szCs w:val="18"/>
            </w:rPr>
            <w:id w:val="-340699645"/>
            <w:docPartObj>
              <w:docPartGallery w:val="Page Numbers (Top of Page)"/>
              <w:docPartUnique/>
            </w:docPartObj>
          </w:sdt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1A353E">
              <w:rPr>
                <w:rFonts w:cstheme="minorHAnsi"/>
                <w:noProof/>
                <w:sz w:val="18"/>
                <w:szCs w:val="18"/>
              </w:rPr>
              <w:t>2</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1A353E">
              <w:rPr>
                <w:rFonts w:cstheme="minorHAnsi"/>
                <w:noProof/>
                <w:sz w:val="18"/>
                <w:szCs w:val="18"/>
              </w:rPr>
              <w:t>73</w:t>
            </w:r>
            <w:r w:rsidRPr="00871A36">
              <w:rPr>
                <w:rFonts w:cstheme="minorHAnsi"/>
                <w:sz w:val="18"/>
                <w:szCs w:val="18"/>
              </w:rPr>
              <w:fldChar w:fldCharType="end"/>
            </w:r>
          </w:sdtContent>
        </w:sdt>
      </w:sdtContent>
    </w:sdt>
  </w:p>
  <w:p w:rsidR="00E223D0" w:rsidRPr="00871A36" w:rsidRDefault="00E223D0" w:rsidP="00F6196A">
    <w:pPr>
      <w:pStyle w:val="Footer"/>
      <w:rPr>
        <w:rFonts w:cstheme="minorHAnsi"/>
        <w:sz w:val="18"/>
        <w:szCs w:val="18"/>
      </w:rPr>
    </w:pPr>
    <w:r w:rsidRPr="00871A36">
      <w:rPr>
        <w:rFonts w:cstheme="minorHAnsi"/>
        <w:sz w:val="18"/>
        <w:szCs w:val="18"/>
      </w:rPr>
      <w:t>Revision:  00</w:t>
    </w:r>
    <w:ins w:id="81" w:author="Scott Pletzer" w:date="2012-10-24T15:06:00Z">
      <w:r>
        <w:rPr>
          <w:rFonts w:cstheme="minorHAnsi"/>
          <w:sz w:val="18"/>
          <w:szCs w:val="18"/>
        </w:rPr>
        <w:t>9</w:t>
      </w:r>
    </w:ins>
    <w:del w:id="82" w:author="Scott Pletzer" w:date="2012-10-24T15:06:00Z">
      <w:r w:rsidDel="00895A17">
        <w:rPr>
          <w:rFonts w:cstheme="minorHAnsi"/>
          <w:sz w:val="18"/>
          <w:szCs w:val="18"/>
        </w:rPr>
        <w:delText>8</w:delText>
      </w:r>
    </w:de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23D0" w:rsidRPr="00871A36" w:rsidRDefault="00E223D0" w:rsidP="00066603">
    <w:pPr>
      <w:pStyle w:val="Footer"/>
      <w:tabs>
        <w:tab w:val="clear" w:pos="9360"/>
        <w:tab w:val="right" w:pos="12960"/>
      </w:tabs>
      <w:rPr>
        <w:rFonts w:cstheme="minorHAnsi"/>
        <w:sz w:val="18"/>
        <w:szCs w:val="18"/>
      </w:rPr>
    </w:pPr>
    <w:r w:rsidRPr="0079291F">
      <w:rPr>
        <w:rFonts w:cs="Times New Roman"/>
        <w:sz w:val="18"/>
        <w:szCs w:val="18"/>
      </w:rPr>
      <w:t xml:space="preserve">ClearView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w:t>
    </w:r>
    <w:ins w:id="85" w:author="Scott Pletzer" w:date="2012-10-24T15:06:00Z">
      <w:r>
        <w:rPr>
          <w:rFonts w:cs="Times New Roman"/>
          <w:sz w:val="18"/>
          <w:szCs w:val="18"/>
        </w:rPr>
        <w:t>1</w:t>
      </w:r>
    </w:ins>
    <w:del w:id="86" w:author="Scott Pletzer" w:date="2012-10-24T15:06:00Z">
      <w:r w:rsidDel="00895A17">
        <w:rPr>
          <w:rFonts w:cs="Times New Roman"/>
          <w:sz w:val="18"/>
          <w:szCs w:val="18"/>
        </w:rPr>
        <w:delText>0</w:delText>
      </w:r>
    </w:del>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E223D0" w:rsidRPr="00871A36" w:rsidRDefault="00E223D0"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Content>
        <w:sdt>
          <w:sdtPr>
            <w:rPr>
              <w:rFonts w:cstheme="minorHAnsi"/>
              <w:sz w:val="18"/>
              <w:szCs w:val="18"/>
            </w:rPr>
            <w:id w:val="-1133642326"/>
            <w:docPartObj>
              <w:docPartGallery w:val="Page Numbers (Top of Page)"/>
              <w:docPartUnique/>
            </w:docPartObj>
          </w:sdt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1A353E">
              <w:rPr>
                <w:rFonts w:cstheme="minorHAnsi"/>
                <w:noProof/>
                <w:sz w:val="18"/>
                <w:szCs w:val="18"/>
              </w:rPr>
              <w:t>73</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1A353E">
              <w:rPr>
                <w:rFonts w:cstheme="minorHAnsi"/>
                <w:noProof/>
                <w:sz w:val="18"/>
                <w:szCs w:val="18"/>
              </w:rPr>
              <w:t>73</w:t>
            </w:r>
            <w:r w:rsidRPr="00BD0425">
              <w:rPr>
                <w:rFonts w:cstheme="minorHAnsi"/>
                <w:sz w:val="18"/>
                <w:szCs w:val="18"/>
              </w:rPr>
              <w:fldChar w:fldCharType="end"/>
            </w:r>
          </w:sdtContent>
        </w:sdt>
      </w:sdtContent>
    </w:sdt>
  </w:p>
  <w:p w:rsidR="00E223D0" w:rsidRPr="00F6196A" w:rsidRDefault="00E223D0" w:rsidP="00F6196A">
    <w:pPr>
      <w:pStyle w:val="Footer"/>
      <w:rPr>
        <w:rFonts w:cstheme="minorHAnsi"/>
        <w:sz w:val="18"/>
        <w:szCs w:val="18"/>
      </w:rPr>
    </w:pPr>
    <w:r w:rsidRPr="00871A36">
      <w:rPr>
        <w:rFonts w:cstheme="minorHAnsi"/>
        <w:sz w:val="18"/>
        <w:szCs w:val="18"/>
      </w:rPr>
      <w:t>Revision:  00</w:t>
    </w:r>
    <w:ins w:id="87" w:author="Scott Pletzer" w:date="2012-10-24T15:06:00Z">
      <w:r>
        <w:rPr>
          <w:rFonts w:cstheme="minorHAnsi"/>
          <w:sz w:val="18"/>
          <w:szCs w:val="18"/>
        </w:rPr>
        <w:t>9</w:t>
      </w:r>
    </w:ins>
    <w:del w:id="88" w:author="Scott Pletzer" w:date="2012-10-24T15:06:00Z">
      <w:r w:rsidDel="00895A17">
        <w:rPr>
          <w:rFonts w:cstheme="minorHAnsi"/>
          <w:sz w:val="18"/>
          <w:szCs w:val="18"/>
        </w:rPr>
        <w:delText>8</w:delText>
      </w:r>
    </w:del>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3D0" w:rsidRDefault="00E223D0" w:rsidP="00237642">
      <w:pPr>
        <w:spacing w:after="0" w:line="240" w:lineRule="auto"/>
      </w:pPr>
      <w:r>
        <w:separator/>
      </w:r>
    </w:p>
  </w:footnote>
  <w:footnote w:type="continuationSeparator" w:id="0">
    <w:p w:rsidR="00E223D0" w:rsidRDefault="00E223D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223D0" w:rsidTr="00683400">
      <w:trPr>
        <w:trHeight w:val="1160"/>
      </w:trPr>
      <w:tc>
        <w:tcPr>
          <w:tcW w:w="3798" w:type="dxa"/>
          <w:vAlign w:val="center"/>
        </w:tcPr>
        <w:p w:rsidR="00E223D0" w:rsidRDefault="00E223D0" w:rsidP="00683400">
          <w:pPr>
            <w:pStyle w:val="Header"/>
            <w:jc w:val="center"/>
          </w:pPr>
          <w:r>
            <w:rPr>
              <w:noProof/>
            </w:rPr>
            <w:drawing>
              <wp:inline distT="0" distB="0" distL="0" distR="0" wp14:anchorId="18004F8D" wp14:editId="5EF888A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223D0" w:rsidRDefault="00E223D0" w:rsidP="00683400">
          <w:pPr>
            <w:pStyle w:val="Header"/>
            <w:jc w:val="center"/>
            <w:rPr>
              <w:rFonts w:cs="Times New Roman"/>
              <w:b/>
              <w:sz w:val="28"/>
              <w:szCs w:val="28"/>
            </w:rPr>
          </w:pPr>
          <w:proofErr w:type="spellStart"/>
          <w:r w:rsidRPr="00BD0425">
            <w:rPr>
              <w:rFonts w:cs="Times New Roman"/>
              <w:b/>
              <w:sz w:val="28"/>
              <w:szCs w:val="28"/>
            </w:rPr>
            <w:t>ClearView</w:t>
          </w:r>
          <w:proofErr w:type="spellEnd"/>
          <w:r w:rsidRPr="00BD0425">
            <w:rPr>
              <w:rFonts w:cs="Times New Roman"/>
              <w:b/>
              <w:sz w:val="28"/>
              <w:szCs w:val="28"/>
            </w:rPr>
            <w:t xml:space="preserve"> </w:t>
          </w:r>
          <w:r>
            <w:rPr>
              <w:rFonts w:cs="Times New Roman"/>
              <w:b/>
              <w:sz w:val="28"/>
              <w:szCs w:val="28"/>
            </w:rPr>
            <w:t>Software Version 2.</w:t>
          </w:r>
          <w:ins w:id="77" w:author="Scott Pletzer" w:date="2012-10-24T15:06:00Z">
            <w:r>
              <w:rPr>
                <w:rFonts w:cs="Times New Roman"/>
                <w:b/>
                <w:sz w:val="28"/>
                <w:szCs w:val="28"/>
              </w:rPr>
              <w:t>1</w:t>
            </w:r>
          </w:ins>
          <w:del w:id="78" w:author="Scott Pletzer" w:date="2012-10-24T15:06:00Z">
            <w:r w:rsidDel="00895A17">
              <w:rPr>
                <w:rFonts w:cs="Times New Roman"/>
                <w:b/>
                <w:sz w:val="28"/>
                <w:szCs w:val="28"/>
              </w:rPr>
              <w:delText>0</w:delText>
            </w:r>
          </w:del>
          <w:r>
            <w:rPr>
              <w:rFonts w:cs="Times New Roman"/>
              <w:b/>
              <w:sz w:val="28"/>
              <w:szCs w:val="28"/>
            </w:rPr>
            <w:t xml:space="preserve"> </w:t>
          </w:r>
        </w:p>
        <w:p w:rsidR="00E223D0" w:rsidRPr="00BD0425" w:rsidRDefault="00E223D0" w:rsidP="00683400">
          <w:pPr>
            <w:pStyle w:val="Header"/>
            <w:jc w:val="center"/>
            <w:rPr>
              <w:rFonts w:cs="Times New Roman"/>
              <w:b/>
              <w:sz w:val="28"/>
              <w:szCs w:val="28"/>
            </w:rPr>
          </w:pPr>
          <w:r w:rsidRPr="00BD0425">
            <w:rPr>
              <w:rFonts w:cs="Times New Roman"/>
              <w:b/>
              <w:sz w:val="28"/>
              <w:szCs w:val="28"/>
            </w:rPr>
            <w:t>Validation Protocol</w:t>
          </w:r>
        </w:p>
        <w:p w:rsidR="00E223D0" w:rsidRPr="00B36057" w:rsidRDefault="00E223D0"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E223D0" w:rsidRDefault="00E223D0"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E223D0" w:rsidTr="003009C9">
      <w:trPr>
        <w:trHeight w:val="1070"/>
      </w:trPr>
      <w:tc>
        <w:tcPr>
          <w:tcW w:w="5163" w:type="dxa"/>
          <w:vAlign w:val="center"/>
        </w:tcPr>
        <w:p w:rsidR="00E223D0" w:rsidRDefault="00E223D0" w:rsidP="003009C9">
          <w:pPr>
            <w:pStyle w:val="Header"/>
            <w:jc w:val="center"/>
          </w:pPr>
          <w:r>
            <w:rPr>
              <w:noProof/>
            </w:rPr>
            <w:drawing>
              <wp:inline distT="0" distB="0" distL="0" distR="0" wp14:anchorId="5437E61D" wp14:editId="7F83D859">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E223D0" w:rsidRDefault="00E223D0" w:rsidP="003009C9">
          <w:pPr>
            <w:pStyle w:val="Header"/>
            <w:jc w:val="center"/>
            <w:rPr>
              <w:rFonts w:cs="Times New Roman"/>
              <w:b/>
              <w:sz w:val="28"/>
              <w:szCs w:val="28"/>
            </w:rPr>
          </w:pPr>
          <w:proofErr w:type="spellStart"/>
          <w:r w:rsidRPr="00BD0425">
            <w:rPr>
              <w:rFonts w:cs="Times New Roman"/>
              <w:b/>
              <w:sz w:val="28"/>
              <w:szCs w:val="28"/>
            </w:rPr>
            <w:t>ClearView</w:t>
          </w:r>
          <w:proofErr w:type="spellEnd"/>
          <w:r w:rsidRPr="00BD0425">
            <w:rPr>
              <w:rFonts w:cs="Times New Roman"/>
              <w:b/>
              <w:sz w:val="28"/>
              <w:szCs w:val="28"/>
            </w:rPr>
            <w:t xml:space="preserve"> </w:t>
          </w:r>
          <w:r>
            <w:rPr>
              <w:rFonts w:cs="Times New Roman"/>
              <w:b/>
              <w:sz w:val="28"/>
              <w:szCs w:val="28"/>
            </w:rPr>
            <w:t>Software Version 2.</w:t>
          </w:r>
          <w:ins w:id="83" w:author="Scott Pletzer" w:date="2012-10-24T15:06:00Z">
            <w:r>
              <w:rPr>
                <w:rFonts w:cs="Times New Roman"/>
                <w:b/>
                <w:sz w:val="28"/>
                <w:szCs w:val="28"/>
              </w:rPr>
              <w:t>1</w:t>
            </w:r>
          </w:ins>
          <w:del w:id="84" w:author="Scott Pletzer" w:date="2012-10-24T15:06:00Z">
            <w:r w:rsidDel="00895A17">
              <w:rPr>
                <w:rFonts w:cs="Times New Roman"/>
                <w:b/>
                <w:sz w:val="28"/>
                <w:szCs w:val="28"/>
              </w:rPr>
              <w:delText>0</w:delText>
            </w:r>
          </w:del>
          <w:r>
            <w:rPr>
              <w:rFonts w:cs="Times New Roman"/>
              <w:b/>
              <w:sz w:val="28"/>
              <w:szCs w:val="28"/>
            </w:rPr>
            <w:t xml:space="preserve"> </w:t>
          </w:r>
        </w:p>
        <w:p w:rsidR="00E223D0" w:rsidRPr="00BD0425" w:rsidRDefault="00E223D0" w:rsidP="003009C9">
          <w:pPr>
            <w:pStyle w:val="Header"/>
            <w:jc w:val="center"/>
            <w:rPr>
              <w:rFonts w:cs="Times New Roman"/>
              <w:b/>
              <w:sz w:val="28"/>
              <w:szCs w:val="28"/>
            </w:rPr>
          </w:pPr>
          <w:r w:rsidRPr="00BD0425">
            <w:rPr>
              <w:rFonts w:cs="Times New Roman"/>
              <w:b/>
              <w:sz w:val="28"/>
              <w:szCs w:val="28"/>
            </w:rPr>
            <w:t>Validation Protocol</w:t>
          </w:r>
        </w:p>
        <w:p w:rsidR="00E223D0" w:rsidRPr="003009C9" w:rsidRDefault="00E223D0"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E223D0" w:rsidRDefault="00E223D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5"/>
  <w:proofState w:spelling="clean" w:grammar="clean"/>
  <w:revisionView w:markup="0"/>
  <w:trackRevisions/>
  <w:defaultTabStop w:val="720"/>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058"/>
    <w:rsid w:val="00001B6B"/>
    <w:rsid w:val="00001CA5"/>
    <w:rsid w:val="00001EBA"/>
    <w:rsid w:val="00003DF4"/>
    <w:rsid w:val="00003FB5"/>
    <w:rsid w:val="0000427F"/>
    <w:rsid w:val="000106AD"/>
    <w:rsid w:val="00010DE3"/>
    <w:rsid w:val="00012A09"/>
    <w:rsid w:val="000144CC"/>
    <w:rsid w:val="000153D1"/>
    <w:rsid w:val="00015724"/>
    <w:rsid w:val="000171FD"/>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3C60"/>
    <w:rsid w:val="0005403A"/>
    <w:rsid w:val="00054CB6"/>
    <w:rsid w:val="00062250"/>
    <w:rsid w:val="000625AE"/>
    <w:rsid w:val="00062CC8"/>
    <w:rsid w:val="00063900"/>
    <w:rsid w:val="0006473A"/>
    <w:rsid w:val="00065515"/>
    <w:rsid w:val="00066603"/>
    <w:rsid w:val="00066687"/>
    <w:rsid w:val="000706BB"/>
    <w:rsid w:val="00071C4F"/>
    <w:rsid w:val="000723EA"/>
    <w:rsid w:val="00072DED"/>
    <w:rsid w:val="00073D30"/>
    <w:rsid w:val="0007517B"/>
    <w:rsid w:val="00075E33"/>
    <w:rsid w:val="000807E3"/>
    <w:rsid w:val="00080866"/>
    <w:rsid w:val="00081734"/>
    <w:rsid w:val="000817F4"/>
    <w:rsid w:val="0008233B"/>
    <w:rsid w:val="00082713"/>
    <w:rsid w:val="0008682F"/>
    <w:rsid w:val="00087664"/>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47E"/>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1F43"/>
    <w:rsid w:val="0018389E"/>
    <w:rsid w:val="00184204"/>
    <w:rsid w:val="00184933"/>
    <w:rsid w:val="0018514F"/>
    <w:rsid w:val="001872F1"/>
    <w:rsid w:val="001877D9"/>
    <w:rsid w:val="00190B9D"/>
    <w:rsid w:val="00191E69"/>
    <w:rsid w:val="00192610"/>
    <w:rsid w:val="001944AF"/>
    <w:rsid w:val="00196311"/>
    <w:rsid w:val="00196DA7"/>
    <w:rsid w:val="00197187"/>
    <w:rsid w:val="001A353E"/>
    <w:rsid w:val="001A4A0B"/>
    <w:rsid w:val="001A4CC4"/>
    <w:rsid w:val="001A4E60"/>
    <w:rsid w:val="001A500A"/>
    <w:rsid w:val="001A5F0D"/>
    <w:rsid w:val="001A7915"/>
    <w:rsid w:val="001B1784"/>
    <w:rsid w:val="001B23F1"/>
    <w:rsid w:val="001B4FC9"/>
    <w:rsid w:val="001B55B1"/>
    <w:rsid w:val="001B5725"/>
    <w:rsid w:val="001B7EBC"/>
    <w:rsid w:val="001C0126"/>
    <w:rsid w:val="001C1D0E"/>
    <w:rsid w:val="001C4A9D"/>
    <w:rsid w:val="001C7892"/>
    <w:rsid w:val="001C7DAA"/>
    <w:rsid w:val="001D026F"/>
    <w:rsid w:val="001D07EF"/>
    <w:rsid w:val="001D26AF"/>
    <w:rsid w:val="001D3A62"/>
    <w:rsid w:val="001D49E2"/>
    <w:rsid w:val="001D4F10"/>
    <w:rsid w:val="001D5141"/>
    <w:rsid w:val="001D57D2"/>
    <w:rsid w:val="001D5D09"/>
    <w:rsid w:val="001D7C17"/>
    <w:rsid w:val="001E3D56"/>
    <w:rsid w:val="001E4483"/>
    <w:rsid w:val="001E44C7"/>
    <w:rsid w:val="001E5D56"/>
    <w:rsid w:val="001E7028"/>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01E"/>
    <w:rsid w:val="00227B08"/>
    <w:rsid w:val="0023065D"/>
    <w:rsid w:val="00231E32"/>
    <w:rsid w:val="002328F2"/>
    <w:rsid w:val="00233D38"/>
    <w:rsid w:val="0023424B"/>
    <w:rsid w:val="0023525D"/>
    <w:rsid w:val="00235C81"/>
    <w:rsid w:val="00237642"/>
    <w:rsid w:val="00240080"/>
    <w:rsid w:val="00240BE0"/>
    <w:rsid w:val="00241B17"/>
    <w:rsid w:val="00243615"/>
    <w:rsid w:val="00244AF7"/>
    <w:rsid w:val="00245666"/>
    <w:rsid w:val="00245984"/>
    <w:rsid w:val="0025180B"/>
    <w:rsid w:val="00253F3D"/>
    <w:rsid w:val="0025445F"/>
    <w:rsid w:val="00254DDA"/>
    <w:rsid w:val="00256E3C"/>
    <w:rsid w:val="002573D1"/>
    <w:rsid w:val="00257F27"/>
    <w:rsid w:val="00261389"/>
    <w:rsid w:val="00262D97"/>
    <w:rsid w:val="00263B6C"/>
    <w:rsid w:val="00265823"/>
    <w:rsid w:val="002675C6"/>
    <w:rsid w:val="0027012F"/>
    <w:rsid w:val="00272CB2"/>
    <w:rsid w:val="00273CD2"/>
    <w:rsid w:val="002747FF"/>
    <w:rsid w:val="00277A1A"/>
    <w:rsid w:val="00277A86"/>
    <w:rsid w:val="00277C17"/>
    <w:rsid w:val="002816A6"/>
    <w:rsid w:val="00282047"/>
    <w:rsid w:val="00284600"/>
    <w:rsid w:val="0028562C"/>
    <w:rsid w:val="002873D8"/>
    <w:rsid w:val="002875B5"/>
    <w:rsid w:val="00291280"/>
    <w:rsid w:val="00291621"/>
    <w:rsid w:val="002970B5"/>
    <w:rsid w:val="002A20DE"/>
    <w:rsid w:val="002A44AE"/>
    <w:rsid w:val="002A61CC"/>
    <w:rsid w:val="002B07FF"/>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424D"/>
    <w:rsid w:val="002E5DF8"/>
    <w:rsid w:val="002E60FE"/>
    <w:rsid w:val="002E67A0"/>
    <w:rsid w:val="002E7A3D"/>
    <w:rsid w:val="002E7B56"/>
    <w:rsid w:val="002F0480"/>
    <w:rsid w:val="002F4329"/>
    <w:rsid w:val="002F57EA"/>
    <w:rsid w:val="002F6954"/>
    <w:rsid w:val="003002E8"/>
    <w:rsid w:val="003009C9"/>
    <w:rsid w:val="00300E5C"/>
    <w:rsid w:val="0030228A"/>
    <w:rsid w:val="0030352B"/>
    <w:rsid w:val="003066AE"/>
    <w:rsid w:val="003074AB"/>
    <w:rsid w:val="00307D60"/>
    <w:rsid w:val="003125A3"/>
    <w:rsid w:val="003141D0"/>
    <w:rsid w:val="003153F9"/>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49C"/>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412E"/>
    <w:rsid w:val="00364D57"/>
    <w:rsid w:val="003656DF"/>
    <w:rsid w:val="00366FE3"/>
    <w:rsid w:val="003724A5"/>
    <w:rsid w:val="003739A2"/>
    <w:rsid w:val="0037594E"/>
    <w:rsid w:val="0038089A"/>
    <w:rsid w:val="00380ABC"/>
    <w:rsid w:val="00380D15"/>
    <w:rsid w:val="00381D83"/>
    <w:rsid w:val="003835E9"/>
    <w:rsid w:val="003866D7"/>
    <w:rsid w:val="003874DD"/>
    <w:rsid w:val="00390271"/>
    <w:rsid w:val="0039035A"/>
    <w:rsid w:val="003908A4"/>
    <w:rsid w:val="00391FA7"/>
    <w:rsid w:val="00392033"/>
    <w:rsid w:val="00392826"/>
    <w:rsid w:val="00397E7B"/>
    <w:rsid w:val="003A1B14"/>
    <w:rsid w:val="003A2343"/>
    <w:rsid w:val="003A3224"/>
    <w:rsid w:val="003A3269"/>
    <w:rsid w:val="003A60AD"/>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7B7"/>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2779D"/>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182C"/>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0470"/>
    <w:rsid w:val="004D16AE"/>
    <w:rsid w:val="004D4730"/>
    <w:rsid w:val="004D5202"/>
    <w:rsid w:val="004D522D"/>
    <w:rsid w:val="004E0EC0"/>
    <w:rsid w:val="004E0F15"/>
    <w:rsid w:val="004E35C7"/>
    <w:rsid w:val="004E377F"/>
    <w:rsid w:val="004E3DBC"/>
    <w:rsid w:val="004E497A"/>
    <w:rsid w:val="004F48A0"/>
    <w:rsid w:val="004F4F7B"/>
    <w:rsid w:val="004F53A1"/>
    <w:rsid w:val="004F778B"/>
    <w:rsid w:val="00501486"/>
    <w:rsid w:val="00501749"/>
    <w:rsid w:val="0050459B"/>
    <w:rsid w:val="00505811"/>
    <w:rsid w:val="00510A3C"/>
    <w:rsid w:val="00510ABD"/>
    <w:rsid w:val="005111E0"/>
    <w:rsid w:val="00511C50"/>
    <w:rsid w:val="00512C8E"/>
    <w:rsid w:val="00513BE2"/>
    <w:rsid w:val="005143F3"/>
    <w:rsid w:val="00515AAD"/>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DA"/>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1FF4"/>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1A96"/>
    <w:rsid w:val="00603926"/>
    <w:rsid w:val="00603E60"/>
    <w:rsid w:val="006050FB"/>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1BCF"/>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6"/>
    <w:rsid w:val="006570FF"/>
    <w:rsid w:val="00661BF9"/>
    <w:rsid w:val="00664F69"/>
    <w:rsid w:val="006651CC"/>
    <w:rsid w:val="006652B2"/>
    <w:rsid w:val="006671FD"/>
    <w:rsid w:val="00670622"/>
    <w:rsid w:val="00670C24"/>
    <w:rsid w:val="006723EC"/>
    <w:rsid w:val="00672519"/>
    <w:rsid w:val="00673527"/>
    <w:rsid w:val="0067435E"/>
    <w:rsid w:val="006744CA"/>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4361"/>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0682A"/>
    <w:rsid w:val="00712EEC"/>
    <w:rsid w:val="0071415E"/>
    <w:rsid w:val="007175CE"/>
    <w:rsid w:val="00717730"/>
    <w:rsid w:val="00720FB6"/>
    <w:rsid w:val="00721532"/>
    <w:rsid w:val="00723BEF"/>
    <w:rsid w:val="00723EB9"/>
    <w:rsid w:val="007252B3"/>
    <w:rsid w:val="00727DE9"/>
    <w:rsid w:val="00737186"/>
    <w:rsid w:val="00740BE5"/>
    <w:rsid w:val="00741010"/>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97DAF"/>
    <w:rsid w:val="007A0B3C"/>
    <w:rsid w:val="007A29EC"/>
    <w:rsid w:val="007A6CC5"/>
    <w:rsid w:val="007A6FE3"/>
    <w:rsid w:val="007A7578"/>
    <w:rsid w:val="007B461E"/>
    <w:rsid w:val="007B6B10"/>
    <w:rsid w:val="007B6C4E"/>
    <w:rsid w:val="007C0A43"/>
    <w:rsid w:val="007C0F19"/>
    <w:rsid w:val="007C1A9C"/>
    <w:rsid w:val="007C327D"/>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E6135"/>
    <w:rsid w:val="007F2C5B"/>
    <w:rsid w:val="007F366C"/>
    <w:rsid w:val="007F5BFA"/>
    <w:rsid w:val="007F5D15"/>
    <w:rsid w:val="007F6A96"/>
    <w:rsid w:val="00800904"/>
    <w:rsid w:val="008011CF"/>
    <w:rsid w:val="008011F0"/>
    <w:rsid w:val="008023CC"/>
    <w:rsid w:val="00802A7F"/>
    <w:rsid w:val="008038DD"/>
    <w:rsid w:val="008118E7"/>
    <w:rsid w:val="008118F3"/>
    <w:rsid w:val="0082039A"/>
    <w:rsid w:val="00821426"/>
    <w:rsid w:val="008223D5"/>
    <w:rsid w:val="00824697"/>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4D17"/>
    <w:rsid w:val="008762AC"/>
    <w:rsid w:val="00876BB8"/>
    <w:rsid w:val="00876D8E"/>
    <w:rsid w:val="00876FD9"/>
    <w:rsid w:val="008819ED"/>
    <w:rsid w:val="008828EB"/>
    <w:rsid w:val="00882941"/>
    <w:rsid w:val="008834B8"/>
    <w:rsid w:val="0088354A"/>
    <w:rsid w:val="0088459A"/>
    <w:rsid w:val="008866D3"/>
    <w:rsid w:val="00887D3C"/>
    <w:rsid w:val="00891EF3"/>
    <w:rsid w:val="00893194"/>
    <w:rsid w:val="008937EA"/>
    <w:rsid w:val="008939ED"/>
    <w:rsid w:val="00894154"/>
    <w:rsid w:val="008955CD"/>
    <w:rsid w:val="008957FF"/>
    <w:rsid w:val="00895A17"/>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2F4C"/>
    <w:rsid w:val="008B3BE8"/>
    <w:rsid w:val="008B4E1A"/>
    <w:rsid w:val="008B63FA"/>
    <w:rsid w:val="008C2262"/>
    <w:rsid w:val="008C2F75"/>
    <w:rsid w:val="008C4E09"/>
    <w:rsid w:val="008C4E78"/>
    <w:rsid w:val="008C5009"/>
    <w:rsid w:val="008C51D2"/>
    <w:rsid w:val="008C7D29"/>
    <w:rsid w:val="008D27CF"/>
    <w:rsid w:val="008D62E0"/>
    <w:rsid w:val="008D7CD3"/>
    <w:rsid w:val="008E00A5"/>
    <w:rsid w:val="008E04FD"/>
    <w:rsid w:val="008E13BB"/>
    <w:rsid w:val="008E1914"/>
    <w:rsid w:val="008E1AEF"/>
    <w:rsid w:val="008E2CC3"/>
    <w:rsid w:val="008E39C1"/>
    <w:rsid w:val="008E579A"/>
    <w:rsid w:val="008E57D4"/>
    <w:rsid w:val="008E594F"/>
    <w:rsid w:val="008E73DB"/>
    <w:rsid w:val="008E751A"/>
    <w:rsid w:val="008F0DA1"/>
    <w:rsid w:val="008F0F1A"/>
    <w:rsid w:val="008F30B9"/>
    <w:rsid w:val="008F5614"/>
    <w:rsid w:val="008F6832"/>
    <w:rsid w:val="00900A02"/>
    <w:rsid w:val="009033A5"/>
    <w:rsid w:val="00903903"/>
    <w:rsid w:val="0090462C"/>
    <w:rsid w:val="009053ED"/>
    <w:rsid w:val="00905957"/>
    <w:rsid w:val="0090642D"/>
    <w:rsid w:val="00910158"/>
    <w:rsid w:val="00910DB0"/>
    <w:rsid w:val="00911583"/>
    <w:rsid w:val="00912496"/>
    <w:rsid w:val="00913CDE"/>
    <w:rsid w:val="0091779D"/>
    <w:rsid w:val="00917EC9"/>
    <w:rsid w:val="00921103"/>
    <w:rsid w:val="00922892"/>
    <w:rsid w:val="00927D2D"/>
    <w:rsid w:val="00927D9C"/>
    <w:rsid w:val="00927E09"/>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5398"/>
    <w:rsid w:val="009A6661"/>
    <w:rsid w:val="009A673A"/>
    <w:rsid w:val="009A6D77"/>
    <w:rsid w:val="009A6EAE"/>
    <w:rsid w:val="009A7447"/>
    <w:rsid w:val="009A768B"/>
    <w:rsid w:val="009A7EA2"/>
    <w:rsid w:val="009B02D8"/>
    <w:rsid w:val="009B3FF6"/>
    <w:rsid w:val="009B4F64"/>
    <w:rsid w:val="009B619B"/>
    <w:rsid w:val="009B7F95"/>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557"/>
    <w:rsid w:val="009E5847"/>
    <w:rsid w:val="009E5A8F"/>
    <w:rsid w:val="009E711A"/>
    <w:rsid w:val="009E784D"/>
    <w:rsid w:val="009F172D"/>
    <w:rsid w:val="009F2C3B"/>
    <w:rsid w:val="009F3B55"/>
    <w:rsid w:val="009F705F"/>
    <w:rsid w:val="009F7942"/>
    <w:rsid w:val="00A0011C"/>
    <w:rsid w:val="00A00246"/>
    <w:rsid w:val="00A004B4"/>
    <w:rsid w:val="00A005BE"/>
    <w:rsid w:val="00A01AE0"/>
    <w:rsid w:val="00A04B71"/>
    <w:rsid w:val="00A05F78"/>
    <w:rsid w:val="00A0604D"/>
    <w:rsid w:val="00A06341"/>
    <w:rsid w:val="00A11B50"/>
    <w:rsid w:val="00A125E1"/>
    <w:rsid w:val="00A14D1F"/>
    <w:rsid w:val="00A166AD"/>
    <w:rsid w:val="00A1780E"/>
    <w:rsid w:val="00A224CF"/>
    <w:rsid w:val="00A229A4"/>
    <w:rsid w:val="00A317C2"/>
    <w:rsid w:val="00A33075"/>
    <w:rsid w:val="00A334BE"/>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4F8"/>
    <w:rsid w:val="00A5292C"/>
    <w:rsid w:val="00A52B96"/>
    <w:rsid w:val="00A52C3C"/>
    <w:rsid w:val="00A532CC"/>
    <w:rsid w:val="00A539E1"/>
    <w:rsid w:val="00A55AC2"/>
    <w:rsid w:val="00A55E00"/>
    <w:rsid w:val="00A56C5B"/>
    <w:rsid w:val="00A573EB"/>
    <w:rsid w:val="00A60558"/>
    <w:rsid w:val="00A62FF9"/>
    <w:rsid w:val="00A63D49"/>
    <w:rsid w:val="00A6430D"/>
    <w:rsid w:val="00A66481"/>
    <w:rsid w:val="00A7046F"/>
    <w:rsid w:val="00A70FE5"/>
    <w:rsid w:val="00A7148B"/>
    <w:rsid w:val="00A76323"/>
    <w:rsid w:val="00A76DFA"/>
    <w:rsid w:val="00A77E51"/>
    <w:rsid w:val="00A80571"/>
    <w:rsid w:val="00A82FD9"/>
    <w:rsid w:val="00A83818"/>
    <w:rsid w:val="00A866B7"/>
    <w:rsid w:val="00A86E46"/>
    <w:rsid w:val="00A91830"/>
    <w:rsid w:val="00A975B1"/>
    <w:rsid w:val="00A97766"/>
    <w:rsid w:val="00AA1098"/>
    <w:rsid w:val="00AA1E6B"/>
    <w:rsid w:val="00AA41DD"/>
    <w:rsid w:val="00AA4F4B"/>
    <w:rsid w:val="00AA4F6D"/>
    <w:rsid w:val="00AA5621"/>
    <w:rsid w:val="00AA6E47"/>
    <w:rsid w:val="00AB03F5"/>
    <w:rsid w:val="00AB1595"/>
    <w:rsid w:val="00AB231A"/>
    <w:rsid w:val="00AB2670"/>
    <w:rsid w:val="00AB6444"/>
    <w:rsid w:val="00AC10C3"/>
    <w:rsid w:val="00AC213E"/>
    <w:rsid w:val="00AC4335"/>
    <w:rsid w:val="00AC47FF"/>
    <w:rsid w:val="00AC4B90"/>
    <w:rsid w:val="00AC6131"/>
    <w:rsid w:val="00AD1AAD"/>
    <w:rsid w:val="00AD1B05"/>
    <w:rsid w:val="00AD2217"/>
    <w:rsid w:val="00AD45E6"/>
    <w:rsid w:val="00AD5043"/>
    <w:rsid w:val="00AD5EE0"/>
    <w:rsid w:val="00AD73E4"/>
    <w:rsid w:val="00AD7E4B"/>
    <w:rsid w:val="00AE297B"/>
    <w:rsid w:val="00AE31D0"/>
    <w:rsid w:val="00AE3640"/>
    <w:rsid w:val="00AE3D82"/>
    <w:rsid w:val="00AE5EAF"/>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376C"/>
    <w:rsid w:val="00B3441E"/>
    <w:rsid w:val="00B36057"/>
    <w:rsid w:val="00B37E85"/>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2365"/>
    <w:rsid w:val="00BA34DB"/>
    <w:rsid w:val="00BA584B"/>
    <w:rsid w:val="00BA5A45"/>
    <w:rsid w:val="00BA5EBB"/>
    <w:rsid w:val="00BA6B09"/>
    <w:rsid w:val="00BB0436"/>
    <w:rsid w:val="00BB1007"/>
    <w:rsid w:val="00BB11CE"/>
    <w:rsid w:val="00BC4AF6"/>
    <w:rsid w:val="00BC5FD0"/>
    <w:rsid w:val="00BC616A"/>
    <w:rsid w:val="00BD0425"/>
    <w:rsid w:val="00BD0CC1"/>
    <w:rsid w:val="00BD318D"/>
    <w:rsid w:val="00BD50C6"/>
    <w:rsid w:val="00BE0FF9"/>
    <w:rsid w:val="00BE118B"/>
    <w:rsid w:val="00BE1522"/>
    <w:rsid w:val="00BE1FAD"/>
    <w:rsid w:val="00BE3CA2"/>
    <w:rsid w:val="00BE3E24"/>
    <w:rsid w:val="00BE44B1"/>
    <w:rsid w:val="00BE547F"/>
    <w:rsid w:val="00BE622B"/>
    <w:rsid w:val="00BE7F22"/>
    <w:rsid w:val="00BF0895"/>
    <w:rsid w:val="00BF11E2"/>
    <w:rsid w:val="00BF14F6"/>
    <w:rsid w:val="00BF2D42"/>
    <w:rsid w:val="00BF3642"/>
    <w:rsid w:val="00BF39FE"/>
    <w:rsid w:val="00BF49B6"/>
    <w:rsid w:val="00BF560B"/>
    <w:rsid w:val="00BF68C7"/>
    <w:rsid w:val="00BF6D98"/>
    <w:rsid w:val="00C0091D"/>
    <w:rsid w:val="00C00C9D"/>
    <w:rsid w:val="00C01EBF"/>
    <w:rsid w:val="00C06A1E"/>
    <w:rsid w:val="00C06C66"/>
    <w:rsid w:val="00C06EEC"/>
    <w:rsid w:val="00C0773D"/>
    <w:rsid w:val="00C0787B"/>
    <w:rsid w:val="00C114E5"/>
    <w:rsid w:val="00C11CD8"/>
    <w:rsid w:val="00C13F40"/>
    <w:rsid w:val="00C20EAB"/>
    <w:rsid w:val="00C23A25"/>
    <w:rsid w:val="00C30C43"/>
    <w:rsid w:val="00C3585D"/>
    <w:rsid w:val="00C37095"/>
    <w:rsid w:val="00C372E6"/>
    <w:rsid w:val="00C3745C"/>
    <w:rsid w:val="00C43566"/>
    <w:rsid w:val="00C45D63"/>
    <w:rsid w:val="00C46481"/>
    <w:rsid w:val="00C4665A"/>
    <w:rsid w:val="00C50963"/>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0477"/>
    <w:rsid w:val="00C81760"/>
    <w:rsid w:val="00C81895"/>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50D3"/>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2BA"/>
    <w:rsid w:val="00CF3A31"/>
    <w:rsid w:val="00CF3EDA"/>
    <w:rsid w:val="00D00C91"/>
    <w:rsid w:val="00D0223B"/>
    <w:rsid w:val="00D05792"/>
    <w:rsid w:val="00D0604F"/>
    <w:rsid w:val="00D06870"/>
    <w:rsid w:val="00D0729C"/>
    <w:rsid w:val="00D0776E"/>
    <w:rsid w:val="00D10CDB"/>
    <w:rsid w:val="00D10FA3"/>
    <w:rsid w:val="00D1475B"/>
    <w:rsid w:val="00D15564"/>
    <w:rsid w:val="00D15A24"/>
    <w:rsid w:val="00D16E1F"/>
    <w:rsid w:val="00D200A3"/>
    <w:rsid w:val="00D208C6"/>
    <w:rsid w:val="00D21DF9"/>
    <w:rsid w:val="00D22FF3"/>
    <w:rsid w:val="00D2489A"/>
    <w:rsid w:val="00D264C8"/>
    <w:rsid w:val="00D26713"/>
    <w:rsid w:val="00D3065D"/>
    <w:rsid w:val="00D30848"/>
    <w:rsid w:val="00D30F0E"/>
    <w:rsid w:val="00D31606"/>
    <w:rsid w:val="00D31C40"/>
    <w:rsid w:val="00D32270"/>
    <w:rsid w:val="00D3230C"/>
    <w:rsid w:val="00D335B3"/>
    <w:rsid w:val="00D33C52"/>
    <w:rsid w:val="00D36734"/>
    <w:rsid w:val="00D37E17"/>
    <w:rsid w:val="00D37F26"/>
    <w:rsid w:val="00D4076D"/>
    <w:rsid w:val="00D42FE1"/>
    <w:rsid w:val="00D43724"/>
    <w:rsid w:val="00D453F8"/>
    <w:rsid w:val="00D512CE"/>
    <w:rsid w:val="00D51443"/>
    <w:rsid w:val="00D533FE"/>
    <w:rsid w:val="00D546CE"/>
    <w:rsid w:val="00D55D4B"/>
    <w:rsid w:val="00D56F7A"/>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3E5"/>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38C"/>
    <w:rsid w:val="00DE1795"/>
    <w:rsid w:val="00DE2695"/>
    <w:rsid w:val="00DE2C5D"/>
    <w:rsid w:val="00DE391A"/>
    <w:rsid w:val="00DE3AEA"/>
    <w:rsid w:val="00DE664B"/>
    <w:rsid w:val="00DE684D"/>
    <w:rsid w:val="00DE6B8D"/>
    <w:rsid w:val="00DE7ABC"/>
    <w:rsid w:val="00DF2C4F"/>
    <w:rsid w:val="00DF6179"/>
    <w:rsid w:val="00E00739"/>
    <w:rsid w:val="00E00BEA"/>
    <w:rsid w:val="00E03313"/>
    <w:rsid w:val="00E03F1D"/>
    <w:rsid w:val="00E042B1"/>
    <w:rsid w:val="00E06F02"/>
    <w:rsid w:val="00E07A4C"/>
    <w:rsid w:val="00E07FB2"/>
    <w:rsid w:val="00E10DA3"/>
    <w:rsid w:val="00E12EBD"/>
    <w:rsid w:val="00E13782"/>
    <w:rsid w:val="00E14F69"/>
    <w:rsid w:val="00E158D9"/>
    <w:rsid w:val="00E17F11"/>
    <w:rsid w:val="00E21475"/>
    <w:rsid w:val="00E223D0"/>
    <w:rsid w:val="00E2385F"/>
    <w:rsid w:val="00E23E92"/>
    <w:rsid w:val="00E27D94"/>
    <w:rsid w:val="00E3085F"/>
    <w:rsid w:val="00E31447"/>
    <w:rsid w:val="00E31BE6"/>
    <w:rsid w:val="00E321D4"/>
    <w:rsid w:val="00E325AE"/>
    <w:rsid w:val="00E33756"/>
    <w:rsid w:val="00E33A4A"/>
    <w:rsid w:val="00E33F67"/>
    <w:rsid w:val="00E359FA"/>
    <w:rsid w:val="00E36F36"/>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67E9B"/>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B7376"/>
    <w:rsid w:val="00EC134C"/>
    <w:rsid w:val="00EC26E7"/>
    <w:rsid w:val="00EC5ADE"/>
    <w:rsid w:val="00EC5F37"/>
    <w:rsid w:val="00EC6042"/>
    <w:rsid w:val="00EC6C6E"/>
    <w:rsid w:val="00EC7F7C"/>
    <w:rsid w:val="00ED020E"/>
    <w:rsid w:val="00ED44E0"/>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169"/>
    <w:rsid w:val="00F125D3"/>
    <w:rsid w:val="00F12D5B"/>
    <w:rsid w:val="00F1399B"/>
    <w:rsid w:val="00F139C2"/>
    <w:rsid w:val="00F1441B"/>
    <w:rsid w:val="00F1731D"/>
    <w:rsid w:val="00F2103D"/>
    <w:rsid w:val="00F21282"/>
    <w:rsid w:val="00F2399A"/>
    <w:rsid w:val="00F26926"/>
    <w:rsid w:val="00F27976"/>
    <w:rsid w:val="00F30500"/>
    <w:rsid w:val="00F31653"/>
    <w:rsid w:val="00F31799"/>
    <w:rsid w:val="00F31964"/>
    <w:rsid w:val="00F346FE"/>
    <w:rsid w:val="00F3473B"/>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565AE"/>
    <w:rsid w:val="00F6196A"/>
    <w:rsid w:val="00F62A30"/>
    <w:rsid w:val="00F632C9"/>
    <w:rsid w:val="00F724F7"/>
    <w:rsid w:val="00F7306D"/>
    <w:rsid w:val="00F74B10"/>
    <w:rsid w:val="00F75516"/>
    <w:rsid w:val="00F7674C"/>
    <w:rsid w:val="00F815EB"/>
    <w:rsid w:val="00F81F58"/>
    <w:rsid w:val="00F831B9"/>
    <w:rsid w:val="00F86964"/>
    <w:rsid w:val="00F90180"/>
    <w:rsid w:val="00F91F3A"/>
    <w:rsid w:val="00F94646"/>
    <w:rsid w:val="00F9513E"/>
    <w:rsid w:val="00FA02B4"/>
    <w:rsid w:val="00FA03BC"/>
    <w:rsid w:val="00FA10DB"/>
    <w:rsid w:val="00FA292D"/>
    <w:rsid w:val="00FA3E80"/>
    <w:rsid w:val="00FA43A5"/>
    <w:rsid w:val="00FA44C4"/>
    <w:rsid w:val="00FB07E0"/>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8226EB-6D23-41C9-B3B1-A7DFA8FDC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3B779425.dotm</Template>
  <TotalTime>50</TotalTime>
  <Pages>73</Pages>
  <Words>15462</Words>
  <Characters>88140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6</cp:revision>
  <cp:lastPrinted>2012-10-24T22:44:00Z</cp:lastPrinted>
  <dcterms:created xsi:type="dcterms:W3CDTF">2012-10-24T22:06:00Z</dcterms:created>
  <dcterms:modified xsi:type="dcterms:W3CDTF">2012-10-24T22:56:00Z</dcterms:modified>
</cp:coreProperties>
</file>