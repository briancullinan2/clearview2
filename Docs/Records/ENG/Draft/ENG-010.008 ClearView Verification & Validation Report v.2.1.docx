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618" w:rsidRPr="00BE52EF" w:rsidDel="000E6783" w:rsidRDefault="007D5618" w:rsidP="00791ADF">
      <w:pPr>
        <w:rPr>
          <w:del w:id="0" w:author="Lloyd Kurth" w:date="2013-04-05T17:04:00Z"/>
          <w:rFonts w:cstheme="minorHAnsi"/>
          <w:b/>
          <w:sz w:val="24"/>
          <w:szCs w:val="24"/>
        </w:rPr>
      </w:pPr>
    </w:p>
    <w:p w:rsidR="007D5618" w:rsidRPr="00BE52EF" w:rsidDel="000E6783" w:rsidRDefault="007D5618" w:rsidP="00791ADF">
      <w:pPr>
        <w:rPr>
          <w:del w:id="1" w:author="Lloyd Kurth" w:date="2013-04-05T17:04:00Z"/>
          <w:rFonts w:cstheme="minorHAnsi"/>
          <w:b/>
          <w:sz w:val="24"/>
          <w:szCs w:val="24"/>
        </w:rPr>
      </w:pPr>
    </w:p>
    <w:p w:rsidR="007D5618" w:rsidRPr="00BE52EF" w:rsidDel="000E6783" w:rsidRDefault="007D5618" w:rsidP="00791ADF">
      <w:pPr>
        <w:rPr>
          <w:del w:id="2" w:author="Lloyd Kurth" w:date="2013-04-05T17:04:00Z"/>
          <w:rFonts w:cstheme="minorHAnsi"/>
          <w:b/>
          <w:sz w:val="24"/>
          <w:szCs w:val="24"/>
        </w:rPr>
      </w:pPr>
    </w:p>
    <w:p w:rsidR="009070C8" w:rsidRPr="00187118" w:rsidRDefault="009070C8" w:rsidP="009070C8">
      <w:pPr>
        <w:rPr>
          <w:rFonts w:cstheme="minorHAnsi"/>
          <w:b/>
          <w:sz w:val="24"/>
          <w:szCs w:val="24"/>
        </w:rPr>
      </w:pPr>
      <w:del w:id="3" w:author="Lloyd Kurth" w:date="2013-04-05T17:05:00Z">
        <w:r w:rsidRPr="00187118" w:rsidDel="000E6783">
          <w:rPr>
            <w:rFonts w:cstheme="minorHAnsi"/>
            <w:b/>
            <w:sz w:val="24"/>
            <w:szCs w:val="24"/>
          </w:rPr>
          <w:delText xml:space="preserve">  </w:delText>
        </w:r>
      </w:del>
      <w:r w:rsidRPr="00187118">
        <w:rPr>
          <w:rFonts w:cstheme="minorHAnsi"/>
          <w:b/>
          <w:sz w:val="24"/>
          <w:szCs w:val="24"/>
        </w:rPr>
        <w:t>Approval Signatures:</w:t>
      </w:r>
    </w:p>
    <w:tbl>
      <w:tblPr>
        <w:tblStyle w:val="TableGrid"/>
        <w:tblW w:w="0" w:type="auto"/>
        <w:jc w:val="center"/>
        <w:tblLook w:val="04A0" w:firstRow="1" w:lastRow="0" w:firstColumn="1" w:lastColumn="0" w:noHBand="0" w:noVBand="1"/>
      </w:tblPr>
      <w:tblGrid>
        <w:gridCol w:w="1818"/>
        <w:gridCol w:w="2970"/>
        <w:gridCol w:w="3510"/>
        <w:gridCol w:w="1278"/>
      </w:tblGrid>
      <w:tr w:rsidR="009070C8" w:rsidRPr="00187118" w:rsidTr="008C3B06">
        <w:trPr>
          <w:jc w:val="center"/>
        </w:trPr>
        <w:tc>
          <w:tcPr>
            <w:tcW w:w="1818"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Department</w:t>
            </w:r>
          </w:p>
        </w:tc>
        <w:tc>
          <w:tcPr>
            <w:tcW w:w="2970"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Name</w:t>
            </w:r>
          </w:p>
        </w:tc>
        <w:tc>
          <w:tcPr>
            <w:tcW w:w="3510"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Signature</w:t>
            </w:r>
          </w:p>
        </w:tc>
        <w:tc>
          <w:tcPr>
            <w:tcW w:w="1278"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Date</w:t>
            </w:r>
          </w:p>
        </w:tc>
      </w:tr>
      <w:tr w:rsidR="009070C8" w:rsidRPr="00187118" w:rsidTr="008C3B06">
        <w:trPr>
          <w:trHeight w:val="720"/>
          <w:jc w:val="center"/>
        </w:trPr>
        <w:tc>
          <w:tcPr>
            <w:tcW w:w="1818" w:type="dxa"/>
            <w:vAlign w:val="center"/>
          </w:tcPr>
          <w:p w:rsidR="009070C8" w:rsidRPr="00187118" w:rsidRDefault="00827260" w:rsidP="008C3B06">
            <w:pPr>
              <w:tabs>
                <w:tab w:val="left" w:pos="5040"/>
              </w:tabs>
              <w:jc w:val="center"/>
              <w:rPr>
                <w:rFonts w:cstheme="minorHAnsi"/>
                <w:b/>
                <w:sz w:val="24"/>
                <w:szCs w:val="24"/>
              </w:rPr>
            </w:pPr>
            <w:r>
              <w:rPr>
                <w:rFonts w:cstheme="minorHAnsi"/>
                <w:b/>
                <w:sz w:val="24"/>
                <w:szCs w:val="24"/>
              </w:rPr>
              <w:t>Author</w:t>
            </w:r>
          </w:p>
        </w:tc>
        <w:tc>
          <w:tcPr>
            <w:tcW w:w="2970" w:type="dxa"/>
            <w:vAlign w:val="center"/>
          </w:tcPr>
          <w:p w:rsidR="009070C8" w:rsidRPr="00187118" w:rsidRDefault="00384E74" w:rsidP="008C3B06">
            <w:pPr>
              <w:tabs>
                <w:tab w:val="left" w:pos="5040"/>
              </w:tabs>
              <w:jc w:val="center"/>
              <w:rPr>
                <w:rFonts w:cstheme="minorHAnsi"/>
                <w:b/>
                <w:sz w:val="24"/>
                <w:szCs w:val="24"/>
              </w:rPr>
            </w:pPr>
            <w:del w:id="4" w:author="Lloyd Kurth" w:date="2013-04-05T17:30:00Z">
              <w:r w:rsidDel="00A1520A">
                <w:rPr>
                  <w:rFonts w:cstheme="minorHAnsi"/>
                  <w:b/>
                  <w:sz w:val="24"/>
                  <w:szCs w:val="24"/>
                </w:rPr>
                <w:delText>Scott Pletzer</w:delText>
              </w:r>
            </w:del>
            <w:ins w:id="5" w:author="Lloyd Kurth" w:date="2013-04-05T17:30:00Z">
              <w:r w:rsidR="00A1520A">
                <w:rPr>
                  <w:rFonts w:cstheme="minorHAnsi"/>
                  <w:b/>
                  <w:sz w:val="24"/>
                  <w:szCs w:val="24"/>
                </w:rPr>
                <w:t xml:space="preserve">Lloyd </w:t>
              </w:r>
              <w:proofErr w:type="spellStart"/>
              <w:r w:rsidR="00A1520A">
                <w:rPr>
                  <w:rFonts w:cstheme="minorHAnsi"/>
                  <w:b/>
                  <w:sz w:val="24"/>
                  <w:szCs w:val="24"/>
                </w:rPr>
                <w:t>Kurth</w:t>
              </w:r>
            </w:ins>
            <w:proofErr w:type="spellEnd"/>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bl>
    <w:p w:rsidR="009070C8" w:rsidRDefault="009070C8" w:rsidP="009070C8"/>
    <w:p w:rsidR="009070C8" w:rsidRPr="00C76C55" w:rsidRDefault="009070C8" w:rsidP="009070C8">
      <w:pPr>
        <w:rPr>
          <w:b/>
        </w:rPr>
      </w:pPr>
      <w:r>
        <w:tab/>
      </w:r>
      <w:r>
        <w:rPr>
          <w:b/>
        </w:rPr>
        <w:t>Approval:</w:t>
      </w:r>
    </w:p>
    <w:tbl>
      <w:tblPr>
        <w:tblStyle w:val="TableGrid"/>
        <w:tblW w:w="0" w:type="auto"/>
        <w:jc w:val="center"/>
        <w:tblLook w:val="04A0" w:firstRow="1" w:lastRow="0" w:firstColumn="1" w:lastColumn="0" w:noHBand="0" w:noVBand="1"/>
      </w:tblPr>
      <w:tblGrid>
        <w:gridCol w:w="1818"/>
        <w:gridCol w:w="2970"/>
        <w:gridCol w:w="3510"/>
        <w:gridCol w:w="1278"/>
      </w:tblGrid>
      <w:tr w:rsidR="009070C8" w:rsidRPr="00187118" w:rsidTr="008C3B06">
        <w:trPr>
          <w:trHeight w:val="720"/>
          <w:jc w:val="center"/>
        </w:trPr>
        <w:tc>
          <w:tcPr>
            <w:tcW w:w="1818" w:type="dxa"/>
            <w:vAlign w:val="center"/>
          </w:tcPr>
          <w:p w:rsidR="009070C8" w:rsidRPr="00187118" w:rsidRDefault="009070C8" w:rsidP="008C3B06">
            <w:pPr>
              <w:tabs>
                <w:tab w:val="left" w:pos="5040"/>
              </w:tabs>
              <w:jc w:val="center"/>
              <w:rPr>
                <w:rFonts w:cstheme="minorHAnsi"/>
                <w:b/>
                <w:sz w:val="24"/>
                <w:szCs w:val="24"/>
              </w:rPr>
            </w:pPr>
            <w:del w:id="6" w:author="Lloyd Kurth" w:date="2013-04-05T17:31:00Z">
              <w:r w:rsidRPr="00187118" w:rsidDel="00A1520A">
                <w:rPr>
                  <w:rFonts w:cstheme="minorHAnsi"/>
                  <w:b/>
                  <w:sz w:val="24"/>
                  <w:szCs w:val="24"/>
                </w:rPr>
                <w:delText>OPS</w:delText>
              </w:r>
            </w:del>
            <w:ins w:id="7" w:author="Lloyd Kurth" w:date="2013-04-05T17:31:00Z">
              <w:r w:rsidR="00A1520A">
                <w:rPr>
                  <w:rFonts w:cstheme="minorHAnsi"/>
                  <w:b/>
                  <w:sz w:val="24"/>
                  <w:szCs w:val="24"/>
                </w:rPr>
                <w:t>Exec</w:t>
              </w:r>
            </w:ins>
          </w:p>
        </w:tc>
        <w:tc>
          <w:tcPr>
            <w:tcW w:w="2970" w:type="dxa"/>
            <w:vAlign w:val="center"/>
          </w:tcPr>
          <w:p w:rsidR="009070C8" w:rsidRPr="00187118" w:rsidRDefault="00A1520A" w:rsidP="008C3B06">
            <w:pPr>
              <w:tabs>
                <w:tab w:val="left" w:pos="5040"/>
              </w:tabs>
              <w:jc w:val="center"/>
              <w:rPr>
                <w:rFonts w:cstheme="minorHAnsi"/>
                <w:b/>
                <w:sz w:val="24"/>
                <w:szCs w:val="24"/>
              </w:rPr>
            </w:pPr>
            <w:ins w:id="8" w:author="Lloyd Kurth" w:date="2013-04-05T17:31:00Z">
              <w:r w:rsidRPr="00187118">
                <w:rPr>
                  <w:rFonts w:cstheme="minorHAnsi"/>
                  <w:b/>
                  <w:sz w:val="24"/>
                  <w:szCs w:val="24"/>
                </w:rPr>
                <w:t>Nancy Rizzo</w:t>
              </w:r>
            </w:ins>
            <w:del w:id="9" w:author="Lloyd Kurth" w:date="2013-04-05T17:31:00Z">
              <w:r w:rsidR="009070C8" w:rsidDel="00A1520A">
                <w:rPr>
                  <w:rFonts w:cstheme="minorHAnsi"/>
                  <w:b/>
                  <w:sz w:val="24"/>
                  <w:szCs w:val="24"/>
                </w:rPr>
                <w:delText>Mike Stowell</w:delText>
              </w:r>
            </w:del>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r w:rsidR="009070C8" w:rsidRPr="00187118" w:rsidTr="008C3B06">
        <w:trPr>
          <w:trHeight w:val="720"/>
          <w:jc w:val="center"/>
        </w:trPr>
        <w:tc>
          <w:tcPr>
            <w:tcW w:w="1818" w:type="dxa"/>
            <w:vAlign w:val="center"/>
          </w:tcPr>
          <w:p w:rsidR="009070C8" w:rsidRPr="00187118" w:rsidRDefault="009070C8">
            <w:pPr>
              <w:tabs>
                <w:tab w:val="left" w:pos="5040"/>
              </w:tabs>
              <w:jc w:val="center"/>
              <w:rPr>
                <w:rFonts w:cstheme="minorHAnsi"/>
                <w:b/>
                <w:sz w:val="24"/>
                <w:szCs w:val="24"/>
              </w:rPr>
              <w:pPrChange w:id="10" w:author="Lloyd Kurth" w:date="2013-04-05T17:32:00Z">
                <w:pPr>
                  <w:tabs>
                    <w:tab w:val="left" w:pos="5040"/>
                  </w:tabs>
                  <w:spacing w:after="200" w:line="276" w:lineRule="auto"/>
                  <w:jc w:val="center"/>
                </w:pPr>
              </w:pPrChange>
            </w:pPr>
            <w:r w:rsidRPr="00187118">
              <w:rPr>
                <w:rFonts w:cstheme="minorHAnsi"/>
                <w:b/>
                <w:sz w:val="24"/>
                <w:szCs w:val="24"/>
              </w:rPr>
              <w:t xml:space="preserve"> </w:t>
            </w:r>
            <w:del w:id="11" w:author="Lloyd Kurth" w:date="2013-04-05T17:32:00Z">
              <w:r w:rsidRPr="00187118" w:rsidDel="00A1520A">
                <w:rPr>
                  <w:rFonts w:cstheme="minorHAnsi"/>
                  <w:b/>
                  <w:sz w:val="24"/>
                  <w:szCs w:val="24"/>
                </w:rPr>
                <w:delText>Exec</w:delText>
              </w:r>
            </w:del>
            <w:ins w:id="12" w:author="Lloyd Kurth" w:date="2013-04-05T17:32:00Z">
              <w:r w:rsidR="00A1520A">
                <w:rPr>
                  <w:rFonts w:cstheme="minorHAnsi"/>
                  <w:b/>
                  <w:sz w:val="24"/>
                  <w:szCs w:val="24"/>
                </w:rPr>
                <w:t>OPS</w:t>
              </w:r>
            </w:ins>
          </w:p>
        </w:tc>
        <w:tc>
          <w:tcPr>
            <w:tcW w:w="2970" w:type="dxa"/>
            <w:vAlign w:val="center"/>
          </w:tcPr>
          <w:p w:rsidR="009070C8" w:rsidRPr="00187118" w:rsidRDefault="009070C8" w:rsidP="008C3B06">
            <w:pPr>
              <w:tabs>
                <w:tab w:val="left" w:pos="5040"/>
              </w:tabs>
              <w:jc w:val="center"/>
              <w:rPr>
                <w:rFonts w:cstheme="minorHAnsi"/>
                <w:b/>
                <w:sz w:val="24"/>
                <w:szCs w:val="24"/>
              </w:rPr>
            </w:pPr>
            <w:del w:id="13" w:author="Lloyd Kurth" w:date="2013-04-05T17:32:00Z">
              <w:r w:rsidRPr="00187118" w:rsidDel="00A1520A">
                <w:rPr>
                  <w:rFonts w:cstheme="minorHAnsi"/>
                  <w:b/>
                  <w:sz w:val="24"/>
                  <w:szCs w:val="24"/>
                </w:rPr>
                <w:delText>Nancy Rizzo</w:delText>
              </w:r>
            </w:del>
            <w:ins w:id="14" w:author="Lloyd Kurth" w:date="2013-04-05T17:32:00Z">
              <w:r w:rsidR="00A1520A">
                <w:rPr>
                  <w:rFonts w:cstheme="minorHAnsi"/>
                  <w:b/>
                  <w:sz w:val="24"/>
                  <w:szCs w:val="24"/>
                </w:rPr>
                <w:t>Jan Ayres</w:t>
              </w:r>
            </w:ins>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r w:rsidR="009070C8" w:rsidRPr="00187118" w:rsidTr="008C3B06">
        <w:trPr>
          <w:trHeight w:val="720"/>
          <w:jc w:val="center"/>
        </w:trPr>
        <w:tc>
          <w:tcPr>
            <w:tcW w:w="1818" w:type="dxa"/>
            <w:vAlign w:val="center"/>
          </w:tcPr>
          <w:p w:rsidR="009070C8" w:rsidRPr="00187118" w:rsidRDefault="009070C8" w:rsidP="008C3B06">
            <w:pPr>
              <w:tabs>
                <w:tab w:val="left" w:pos="5040"/>
              </w:tabs>
              <w:jc w:val="center"/>
              <w:rPr>
                <w:rFonts w:cstheme="minorHAnsi"/>
                <w:b/>
                <w:sz w:val="24"/>
                <w:szCs w:val="24"/>
              </w:rPr>
            </w:pPr>
            <w:del w:id="15" w:author="Lloyd Kurth" w:date="2013-04-05T17:32:00Z">
              <w:r w:rsidRPr="00187118" w:rsidDel="00A1520A">
                <w:rPr>
                  <w:rFonts w:cstheme="minorHAnsi"/>
                  <w:b/>
                  <w:sz w:val="24"/>
                  <w:szCs w:val="24"/>
                </w:rPr>
                <w:delText>I</w:delText>
              </w:r>
              <w:r w:rsidR="00EC47DF" w:rsidDel="00A1520A">
                <w:rPr>
                  <w:rFonts w:cstheme="minorHAnsi"/>
                  <w:b/>
                  <w:sz w:val="24"/>
                  <w:szCs w:val="24"/>
                </w:rPr>
                <w:delText>T</w:delText>
              </w:r>
            </w:del>
            <w:ins w:id="16" w:author="Lloyd Kurth" w:date="2013-04-05T17:32:00Z">
              <w:r w:rsidR="00A1520A">
                <w:rPr>
                  <w:rFonts w:cstheme="minorHAnsi"/>
                  <w:b/>
                  <w:sz w:val="24"/>
                  <w:szCs w:val="24"/>
                </w:rPr>
                <w:t>QA</w:t>
              </w:r>
            </w:ins>
          </w:p>
        </w:tc>
        <w:tc>
          <w:tcPr>
            <w:tcW w:w="2970" w:type="dxa"/>
            <w:vAlign w:val="center"/>
          </w:tcPr>
          <w:p w:rsidR="009070C8" w:rsidRPr="00187118" w:rsidRDefault="009070C8" w:rsidP="008C3B06">
            <w:pPr>
              <w:tabs>
                <w:tab w:val="left" w:pos="5040"/>
              </w:tabs>
              <w:jc w:val="center"/>
              <w:rPr>
                <w:rFonts w:cstheme="minorHAnsi"/>
                <w:b/>
                <w:sz w:val="24"/>
                <w:szCs w:val="24"/>
              </w:rPr>
            </w:pPr>
            <w:del w:id="17" w:author="Lloyd Kurth" w:date="2013-04-05T17:32:00Z">
              <w:r w:rsidRPr="00187118" w:rsidDel="00A1520A">
                <w:rPr>
                  <w:rFonts w:cstheme="minorHAnsi"/>
                  <w:b/>
                  <w:sz w:val="24"/>
                  <w:szCs w:val="24"/>
                </w:rPr>
                <w:delText>Andrew Mason</w:delText>
              </w:r>
            </w:del>
            <w:ins w:id="18" w:author="Lloyd Kurth" w:date="2013-04-05T17:32:00Z">
              <w:r w:rsidR="00A1520A">
                <w:rPr>
                  <w:rFonts w:cstheme="minorHAnsi"/>
                  <w:b/>
                  <w:sz w:val="24"/>
                  <w:szCs w:val="24"/>
                </w:rPr>
                <w:t>Andrea Miller</w:t>
              </w:r>
            </w:ins>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r w:rsidR="00EC47DF" w:rsidRPr="00187118" w:rsidDel="00A1520A" w:rsidTr="008C3B06">
        <w:trPr>
          <w:trHeight w:val="720"/>
          <w:jc w:val="center"/>
          <w:del w:id="19" w:author="Lloyd Kurth" w:date="2013-04-05T17:32:00Z"/>
        </w:trPr>
        <w:tc>
          <w:tcPr>
            <w:tcW w:w="1818" w:type="dxa"/>
            <w:vAlign w:val="center"/>
          </w:tcPr>
          <w:p w:rsidR="00EC47DF" w:rsidRPr="00187118" w:rsidDel="00A1520A" w:rsidRDefault="00EC47DF" w:rsidP="008C3B06">
            <w:pPr>
              <w:tabs>
                <w:tab w:val="left" w:pos="5040"/>
              </w:tabs>
              <w:jc w:val="center"/>
              <w:rPr>
                <w:del w:id="20" w:author="Lloyd Kurth" w:date="2013-04-05T17:32:00Z"/>
                <w:rFonts w:cstheme="minorHAnsi"/>
                <w:b/>
                <w:sz w:val="24"/>
                <w:szCs w:val="24"/>
              </w:rPr>
            </w:pPr>
            <w:del w:id="21" w:author="Lloyd Kurth" w:date="2013-04-05T17:32:00Z">
              <w:r w:rsidDel="00A1520A">
                <w:rPr>
                  <w:rFonts w:cstheme="minorHAnsi"/>
                  <w:b/>
                  <w:sz w:val="24"/>
                  <w:szCs w:val="24"/>
                </w:rPr>
                <w:delText>IT</w:delText>
              </w:r>
            </w:del>
          </w:p>
        </w:tc>
        <w:tc>
          <w:tcPr>
            <w:tcW w:w="2970" w:type="dxa"/>
            <w:vAlign w:val="center"/>
          </w:tcPr>
          <w:p w:rsidR="00EC47DF" w:rsidRPr="00187118" w:rsidDel="00A1520A" w:rsidRDefault="00EC47DF" w:rsidP="008C3B06">
            <w:pPr>
              <w:tabs>
                <w:tab w:val="left" w:pos="5040"/>
              </w:tabs>
              <w:jc w:val="center"/>
              <w:rPr>
                <w:del w:id="22" w:author="Lloyd Kurth" w:date="2013-04-05T17:32:00Z"/>
                <w:rFonts w:cstheme="minorHAnsi"/>
                <w:b/>
                <w:sz w:val="24"/>
                <w:szCs w:val="24"/>
              </w:rPr>
            </w:pPr>
            <w:del w:id="23" w:author="Lloyd Kurth" w:date="2013-04-05T17:32:00Z">
              <w:r w:rsidDel="00A1520A">
                <w:rPr>
                  <w:rFonts w:cstheme="minorHAnsi"/>
                  <w:b/>
                  <w:sz w:val="24"/>
                  <w:szCs w:val="24"/>
                </w:rPr>
                <w:delText>Lloyd Kurth</w:delText>
              </w:r>
            </w:del>
          </w:p>
        </w:tc>
        <w:tc>
          <w:tcPr>
            <w:tcW w:w="3510" w:type="dxa"/>
          </w:tcPr>
          <w:p w:rsidR="00EC47DF" w:rsidRPr="00187118" w:rsidDel="00A1520A" w:rsidRDefault="00EC47DF" w:rsidP="008C3B06">
            <w:pPr>
              <w:tabs>
                <w:tab w:val="left" w:pos="5040"/>
              </w:tabs>
              <w:jc w:val="center"/>
              <w:rPr>
                <w:del w:id="24" w:author="Lloyd Kurth" w:date="2013-04-05T17:32:00Z"/>
                <w:rFonts w:cstheme="minorHAnsi"/>
                <w:b/>
                <w:sz w:val="24"/>
                <w:szCs w:val="24"/>
              </w:rPr>
            </w:pPr>
          </w:p>
        </w:tc>
        <w:tc>
          <w:tcPr>
            <w:tcW w:w="1278" w:type="dxa"/>
          </w:tcPr>
          <w:p w:rsidR="00EC47DF" w:rsidRPr="00187118" w:rsidDel="00A1520A" w:rsidRDefault="00EC47DF" w:rsidP="008C3B06">
            <w:pPr>
              <w:tabs>
                <w:tab w:val="left" w:pos="5040"/>
              </w:tabs>
              <w:jc w:val="center"/>
              <w:rPr>
                <w:del w:id="25" w:author="Lloyd Kurth" w:date="2013-04-05T17:32:00Z"/>
                <w:rFonts w:cstheme="minorHAnsi"/>
                <w:b/>
                <w:sz w:val="24"/>
                <w:szCs w:val="24"/>
              </w:rPr>
            </w:pPr>
          </w:p>
        </w:tc>
      </w:tr>
      <w:tr w:rsidR="00827260" w:rsidRPr="00187118" w:rsidTr="008C3B06">
        <w:trPr>
          <w:trHeight w:val="720"/>
          <w:jc w:val="center"/>
        </w:trPr>
        <w:tc>
          <w:tcPr>
            <w:tcW w:w="1818" w:type="dxa"/>
            <w:vAlign w:val="center"/>
          </w:tcPr>
          <w:p w:rsidR="00827260" w:rsidRPr="00187118" w:rsidRDefault="00384E74" w:rsidP="008C3B06">
            <w:pPr>
              <w:tabs>
                <w:tab w:val="left" w:pos="5040"/>
              </w:tabs>
              <w:jc w:val="center"/>
              <w:rPr>
                <w:rFonts w:cstheme="minorHAnsi"/>
                <w:b/>
                <w:sz w:val="24"/>
                <w:szCs w:val="24"/>
              </w:rPr>
            </w:pPr>
            <w:r>
              <w:rPr>
                <w:rFonts w:cstheme="minorHAnsi"/>
                <w:b/>
                <w:sz w:val="24"/>
                <w:szCs w:val="24"/>
              </w:rPr>
              <w:t>MFG/</w:t>
            </w:r>
            <w:proofErr w:type="spellStart"/>
            <w:r>
              <w:rPr>
                <w:rFonts w:cstheme="minorHAnsi"/>
                <w:b/>
                <w:sz w:val="24"/>
                <w:szCs w:val="24"/>
              </w:rPr>
              <w:t>Indep</w:t>
            </w:r>
            <w:proofErr w:type="spellEnd"/>
            <w:r>
              <w:rPr>
                <w:rFonts w:cstheme="minorHAnsi"/>
                <w:b/>
                <w:sz w:val="24"/>
                <w:szCs w:val="24"/>
              </w:rPr>
              <w:t>.</w:t>
            </w:r>
          </w:p>
        </w:tc>
        <w:tc>
          <w:tcPr>
            <w:tcW w:w="2970" w:type="dxa"/>
            <w:vAlign w:val="center"/>
          </w:tcPr>
          <w:p w:rsidR="00827260" w:rsidRPr="00187118" w:rsidRDefault="00384E74" w:rsidP="008C3B06">
            <w:pPr>
              <w:tabs>
                <w:tab w:val="left" w:pos="5040"/>
              </w:tabs>
              <w:jc w:val="center"/>
              <w:rPr>
                <w:rFonts w:cstheme="minorHAnsi"/>
                <w:b/>
                <w:sz w:val="24"/>
                <w:szCs w:val="24"/>
              </w:rPr>
            </w:pPr>
            <w:r>
              <w:rPr>
                <w:rFonts w:cstheme="minorHAnsi"/>
                <w:b/>
                <w:sz w:val="24"/>
                <w:szCs w:val="24"/>
              </w:rPr>
              <w:t>Dan Miller</w:t>
            </w:r>
          </w:p>
        </w:tc>
        <w:tc>
          <w:tcPr>
            <w:tcW w:w="3510" w:type="dxa"/>
          </w:tcPr>
          <w:p w:rsidR="00827260" w:rsidRPr="00187118" w:rsidRDefault="00827260" w:rsidP="008C3B06">
            <w:pPr>
              <w:tabs>
                <w:tab w:val="left" w:pos="5040"/>
              </w:tabs>
              <w:jc w:val="center"/>
              <w:rPr>
                <w:rFonts w:cstheme="minorHAnsi"/>
                <w:b/>
                <w:sz w:val="24"/>
                <w:szCs w:val="24"/>
              </w:rPr>
            </w:pPr>
          </w:p>
        </w:tc>
        <w:tc>
          <w:tcPr>
            <w:tcW w:w="1278" w:type="dxa"/>
          </w:tcPr>
          <w:p w:rsidR="00827260" w:rsidRPr="00187118" w:rsidRDefault="00827260" w:rsidP="008C3B06">
            <w:pPr>
              <w:tabs>
                <w:tab w:val="left" w:pos="5040"/>
              </w:tabs>
              <w:jc w:val="center"/>
              <w:rPr>
                <w:rFonts w:cstheme="minorHAnsi"/>
                <w:b/>
                <w:sz w:val="24"/>
                <w:szCs w:val="24"/>
              </w:rPr>
            </w:pPr>
          </w:p>
        </w:tc>
      </w:tr>
    </w:tbl>
    <w:p w:rsidR="009070C8" w:rsidRDefault="009070C8" w:rsidP="009070C8">
      <w:pPr>
        <w:pStyle w:val="ListParagraph"/>
        <w:rPr>
          <w:rFonts w:cstheme="minorHAnsi"/>
          <w:b/>
          <w:sz w:val="24"/>
          <w:szCs w:val="24"/>
        </w:rPr>
      </w:pPr>
    </w:p>
    <w:p w:rsidR="00C36206" w:rsidRPr="00026FB5" w:rsidRDefault="00C36206" w:rsidP="00C36206">
      <w:pPr>
        <w:rPr>
          <w:rFonts w:ascii="Calibri" w:hAnsi="Calibri" w:cs="Calibri"/>
          <w:b/>
          <w:bCs/>
          <w:sz w:val="24"/>
          <w:szCs w:val="24"/>
        </w:rPr>
      </w:pPr>
      <w:r w:rsidRPr="00026FB5">
        <w:rPr>
          <w:rFonts w:ascii="Calibri" w:hAnsi="Calibri" w:cs="Calibri"/>
          <w:b/>
          <w:bCs/>
          <w:sz w:val="24"/>
          <w:szCs w:val="24"/>
        </w:rPr>
        <w:t>Revision History</w:t>
      </w:r>
      <w:r w:rsidRPr="00026FB5">
        <w:rPr>
          <w:rFonts w:ascii="Calibri" w:hAnsi="Calibri" w:cs="Calibri"/>
          <w:b/>
          <w:bCs/>
          <w:sz w:val="24"/>
          <w:szCs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620"/>
        <w:gridCol w:w="5220"/>
        <w:gridCol w:w="1620"/>
      </w:tblGrid>
      <w:tr w:rsidR="00C36206" w:rsidRPr="00E12FFA" w:rsidTr="00C36206">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BFBFBF"/>
          </w:tcPr>
          <w:p w:rsidR="00C36206" w:rsidRPr="00E12FFA" w:rsidRDefault="00C36206" w:rsidP="00C36206">
            <w:pPr>
              <w:spacing w:before="120" w:after="120"/>
              <w:jc w:val="center"/>
              <w:rPr>
                <w:rFonts w:ascii="Calibri" w:hAnsi="Calibri" w:cs="Calibri"/>
                <w:b/>
                <w:sz w:val="24"/>
                <w:szCs w:val="24"/>
              </w:rPr>
            </w:pPr>
            <w:r w:rsidRPr="00E12FFA">
              <w:rPr>
                <w:rFonts w:ascii="Calibri" w:hAnsi="Calibri" w:cs="Calibri"/>
                <w:b/>
                <w:sz w:val="24"/>
                <w:szCs w:val="24"/>
              </w:rPr>
              <w:t>Revision</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C36206" w:rsidRPr="00E12FFA" w:rsidRDefault="00C36206" w:rsidP="00C36206">
            <w:pPr>
              <w:spacing w:before="120" w:after="120"/>
              <w:rPr>
                <w:rFonts w:ascii="Calibri" w:hAnsi="Calibri" w:cs="Calibri"/>
                <w:b/>
                <w:sz w:val="24"/>
                <w:szCs w:val="24"/>
              </w:rPr>
            </w:pPr>
            <w:r w:rsidRPr="00E12FFA">
              <w:rPr>
                <w:rFonts w:ascii="Calibri" w:hAnsi="Calibri" w:cs="Calibri"/>
                <w:b/>
                <w:sz w:val="24"/>
                <w:szCs w:val="24"/>
              </w:rPr>
              <w:t>Revision Date</w:t>
            </w:r>
          </w:p>
        </w:tc>
        <w:tc>
          <w:tcPr>
            <w:tcW w:w="5220" w:type="dxa"/>
            <w:tcBorders>
              <w:top w:val="single" w:sz="4" w:space="0" w:color="auto"/>
              <w:left w:val="single" w:sz="4" w:space="0" w:color="auto"/>
              <w:bottom w:val="single" w:sz="4" w:space="0" w:color="auto"/>
              <w:right w:val="single" w:sz="4" w:space="0" w:color="auto"/>
            </w:tcBorders>
            <w:shd w:val="clear" w:color="auto" w:fill="BFBFBF"/>
          </w:tcPr>
          <w:p w:rsidR="00C36206" w:rsidRPr="00E12FFA" w:rsidRDefault="00C36206" w:rsidP="00C36206">
            <w:pPr>
              <w:spacing w:before="120" w:after="120"/>
              <w:rPr>
                <w:rFonts w:ascii="Calibri" w:hAnsi="Calibri" w:cs="Calibri"/>
                <w:b/>
                <w:sz w:val="24"/>
                <w:szCs w:val="24"/>
              </w:rPr>
            </w:pPr>
            <w:r w:rsidRPr="00E12FFA">
              <w:rPr>
                <w:rFonts w:ascii="Calibri" w:hAnsi="Calibri" w:cs="Calibri"/>
                <w:b/>
                <w:sz w:val="24"/>
                <w:szCs w:val="24"/>
              </w:rPr>
              <w:t>Reason for Revision/Change Request</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C36206" w:rsidRPr="00E12FFA" w:rsidRDefault="00C36206" w:rsidP="00C36206">
            <w:pPr>
              <w:spacing w:before="120" w:after="120"/>
              <w:rPr>
                <w:rFonts w:ascii="Calibri" w:hAnsi="Calibri" w:cs="Calibri"/>
                <w:b/>
                <w:sz w:val="24"/>
                <w:szCs w:val="24"/>
              </w:rPr>
            </w:pPr>
            <w:r w:rsidRPr="00E12FFA">
              <w:rPr>
                <w:rFonts w:ascii="Calibri" w:hAnsi="Calibri" w:cs="Calibri"/>
                <w:b/>
                <w:sz w:val="24"/>
                <w:szCs w:val="24"/>
              </w:rPr>
              <w:t>Revised By</w:t>
            </w:r>
          </w:p>
        </w:tc>
      </w:tr>
      <w:tr w:rsidR="00C36206" w:rsidRPr="00E12FFA" w:rsidTr="00C36206">
        <w:trPr>
          <w:cantSplit/>
          <w:trHeight w:val="542"/>
        </w:trPr>
        <w:tc>
          <w:tcPr>
            <w:tcW w:w="1080" w:type="dxa"/>
            <w:tcBorders>
              <w:top w:val="single" w:sz="4" w:space="0" w:color="auto"/>
              <w:bottom w:val="single" w:sz="4" w:space="0" w:color="auto"/>
            </w:tcBorders>
          </w:tcPr>
          <w:p w:rsidR="00C36206" w:rsidRPr="00E12FFA" w:rsidRDefault="00C36206" w:rsidP="00C36206">
            <w:pPr>
              <w:spacing w:before="120" w:after="120"/>
              <w:jc w:val="center"/>
              <w:rPr>
                <w:rFonts w:ascii="Calibri" w:hAnsi="Calibri" w:cs="Calibri"/>
                <w:sz w:val="24"/>
                <w:szCs w:val="24"/>
              </w:rPr>
            </w:pPr>
            <w:r>
              <w:rPr>
                <w:rFonts w:ascii="Calibri" w:hAnsi="Calibri" w:cs="Calibri"/>
                <w:sz w:val="24"/>
                <w:szCs w:val="24"/>
              </w:rPr>
              <w:t>007</w:t>
            </w:r>
          </w:p>
        </w:tc>
        <w:tc>
          <w:tcPr>
            <w:tcW w:w="1620" w:type="dxa"/>
            <w:tcBorders>
              <w:top w:val="single" w:sz="4" w:space="0" w:color="auto"/>
              <w:bottom w:val="single" w:sz="4" w:space="0" w:color="auto"/>
            </w:tcBorders>
          </w:tcPr>
          <w:p w:rsidR="00C36206" w:rsidRPr="00026FB5" w:rsidRDefault="008668C8" w:rsidP="00C36206">
            <w:pPr>
              <w:spacing w:before="120" w:after="120"/>
              <w:rPr>
                <w:rFonts w:ascii="Calibri" w:hAnsi="Calibri" w:cs="Calibri"/>
                <w:sz w:val="24"/>
                <w:szCs w:val="24"/>
              </w:rPr>
            </w:pPr>
            <w:r>
              <w:rPr>
                <w:rFonts w:ascii="Calibri" w:hAnsi="Calibri" w:cs="Calibri"/>
                <w:sz w:val="24"/>
                <w:szCs w:val="24"/>
              </w:rPr>
              <w:t>25</w:t>
            </w:r>
            <w:r w:rsidR="00C36206">
              <w:rPr>
                <w:rFonts w:ascii="Calibri" w:hAnsi="Calibri" w:cs="Calibri"/>
                <w:sz w:val="24"/>
                <w:szCs w:val="24"/>
              </w:rPr>
              <w:t>Sep</w:t>
            </w:r>
            <w:r w:rsidR="00C36206" w:rsidRPr="00026FB5">
              <w:rPr>
                <w:rFonts w:ascii="Calibri" w:hAnsi="Calibri" w:cs="Calibri"/>
                <w:sz w:val="24"/>
                <w:szCs w:val="24"/>
              </w:rPr>
              <w:t>12</w:t>
            </w:r>
          </w:p>
        </w:tc>
        <w:tc>
          <w:tcPr>
            <w:tcW w:w="5220" w:type="dxa"/>
            <w:tcBorders>
              <w:top w:val="single" w:sz="4" w:space="0" w:color="auto"/>
              <w:bottom w:val="single" w:sz="4" w:space="0" w:color="auto"/>
            </w:tcBorders>
          </w:tcPr>
          <w:p w:rsidR="00C36206" w:rsidRPr="00E12FFA" w:rsidRDefault="00C36206" w:rsidP="00C36206">
            <w:pPr>
              <w:pStyle w:val="Index1"/>
              <w:spacing w:before="120" w:after="120"/>
              <w:rPr>
                <w:rFonts w:ascii="Calibri" w:hAnsi="Calibri" w:cs="Calibri"/>
                <w:sz w:val="24"/>
                <w:szCs w:val="24"/>
              </w:rPr>
            </w:pPr>
            <w:r>
              <w:rPr>
                <w:rFonts w:ascii="Calibri" w:hAnsi="Calibri" w:cs="Calibri"/>
                <w:sz w:val="24"/>
                <w:szCs w:val="24"/>
              </w:rPr>
              <w:t>Revised to accommodate the testing requirements for the release of version 2.0.</w:t>
            </w:r>
          </w:p>
        </w:tc>
        <w:tc>
          <w:tcPr>
            <w:tcW w:w="1620" w:type="dxa"/>
            <w:tcBorders>
              <w:top w:val="single" w:sz="4" w:space="0" w:color="auto"/>
              <w:bottom w:val="single" w:sz="4" w:space="0" w:color="auto"/>
            </w:tcBorders>
          </w:tcPr>
          <w:p w:rsidR="00C36206" w:rsidRPr="00E12FFA" w:rsidRDefault="00C36206" w:rsidP="00C36206">
            <w:pPr>
              <w:spacing w:before="120" w:after="120"/>
              <w:rPr>
                <w:rFonts w:ascii="Calibri" w:hAnsi="Calibri" w:cs="Calibri"/>
                <w:color w:val="000000"/>
                <w:sz w:val="24"/>
                <w:szCs w:val="24"/>
              </w:rPr>
            </w:pPr>
            <w:r>
              <w:rPr>
                <w:rFonts w:ascii="Calibri" w:hAnsi="Calibri" w:cs="Calibri"/>
                <w:color w:val="000000"/>
                <w:sz w:val="24"/>
                <w:szCs w:val="24"/>
              </w:rPr>
              <w:t>S. Pletzer</w:t>
            </w:r>
          </w:p>
        </w:tc>
      </w:tr>
      <w:tr w:rsidR="00742BB7" w:rsidRPr="00E12FFA" w:rsidTr="00C36206">
        <w:trPr>
          <w:cantSplit/>
          <w:trHeight w:val="542"/>
        </w:trPr>
        <w:tc>
          <w:tcPr>
            <w:tcW w:w="1080" w:type="dxa"/>
            <w:tcBorders>
              <w:top w:val="single" w:sz="4" w:space="0" w:color="auto"/>
              <w:bottom w:val="single" w:sz="4" w:space="0" w:color="auto"/>
            </w:tcBorders>
          </w:tcPr>
          <w:p w:rsidR="00742BB7" w:rsidRDefault="00742BB7" w:rsidP="00C36206">
            <w:pPr>
              <w:spacing w:before="120" w:after="120"/>
              <w:jc w:val="center"/>
              <w:rPr>
                <w:rFonts w:ascii="Calibri" w:hAnsi="Calibri" w:cs="Calibri"/>
                <w:sz w:val="24"/>
                <w:szCs w:val="24"/>
              </w:rPr>
            </w:pPr>
            <w:r>
              <w:rPr>
                <w:rFonts w:ascii="Calibri" w:hAnsi="Calibri" w:cs="Calibri"/>
                <w:sz w:val="24"/>
                <w:szCs w:val="24"/>
              </w:rPr>
              <w:t>008</w:t>
            </w:r>
          </w:p>
        </w:tc>
        <w:tc>
          <w:tcPr>
            <w:tcW w:w="1620" w:type="dxa"/>
            <w:tcBorders>
              <w:top w:val="single" w:sz="4" w:space="0" w:color="auto"/>
              <w:bottom w:val="single" w:sz="4" w:space="0" w:color="auto"/>
            </w:tcBorders>
          </w:tcPr>
          <w:p w:rsidR="00742BB7" w:rsidRDefault="00742BB7" w:rsidP="00C36206">
            <w:pPr>
              <w:spacing w:before="120" w:after="120"/>
              <w:rPr>
                <w:rFonts w:ascii="Calibri" w:hAnsi="Calibri" w:cs="Calibri"/>
                <w:sz w:val="24"/>
                <w:szCs w:val="24"/>
              </w:rPr>
            </w:pPr>
            <w:r>
              <w:rPr>
                <w:rFonts w:ascii="Calibri" w:hAnsi="Calibri" w:cs="Calibri"/>
                <w:sz w:val="24"/>
                <w:szCs w:val="24"/>
              </w:rPr>
              <w:t>16Nov12</w:t>
            </w:r>
          </w:p>
        </w:tc>
        <w:tc>
          <w:tcPr>
            <w:tcW w:w="5220" w:type="dxa"/>
            <w:tcBorders>
              <w:top w:val="single" w:sz="4" w:space="0" w:color="auto"/>
              <w:bottom w:val="single" w:sz="4" w:space="0" w:color="auto"/>
            </w:tcBorders>
          </w:tcPr>
          <w:p w:rsidR="00742BB7" w:rsidRDefault="00742BB7" w:rsidP="00C36206">
            <w:pPr>
              <w:pStyle w:val="Index1"/>
              <w:spacing w:before="120" w:after="120"/>
              <w:rPr>
                <w:rFonts w:ascii="Calibri" w:hAnsi="Calibri" w:cs="Calibri"/>
                <w:sz w:val="24"/>
                <w:szCs w:val="24"/>
              </w:rPr>
            </w:pPr>
            <w:r>
              <w:rPr>
                <w:rFonts w:ascii="Calibri" w:hAnsi="Calibri" w:cs="Calibri"/>
                <w:sz w:val="24"/>
                <w:szCs w:val="24"/>
              </w:rPr>
              <w:t>Revised to accommodate the testing requirements for the release of version 2.1.</w:t>
            </w:r>
          </w:p>
        </w:tc>
        <w:tc>
          <w:tcPr>
            <w:tcW w:w="1620" w:type="dxa"/>
            <w:tcBorders>
              <w:top w:val="single" w:sz="4" w:space="0" w:color="auto"/>
              <w:bottom w:val="single" w:sz="4" w:space="0" w:color="auto"/>
            </w:tcBorders>
          </w:tcPr>
          <w:p w:rsidR="00742BB7" w:rsidRDefault="00742BB7" w:rsidP="00C36206">
            <w:pPr>
              <w:spacing w:before="120" w:after="120"/>
              <w:rPr>
                <w:rFonts w:ascii="Calibri" w:hAnsi="Calibri" w:cs="Calibri"/>
                <w:color w:val="000000"/>
                <w:sz w:val="24"/>
                <w:szCs w:val="24"/>
              </w:rPr>
            </w:pPr>
            <w:r>
              <w:rPr>
                <w:rFonts w:ascii="Calibri" w:hAnsi="Calibri" w:cs="Calibri"/>
                <w:color w:val="000000"/>
                <w:sz w:val="24"/>
                <w:szCs w:val="24"/>
              </w:rPr>
              <w:t>S. Pletzer</w:t>
            </w:r>
          </w:p>
        </w:tc>
      </w:tr>
      <w:tr w:rsidR="00DE5409" w:rsidRPr="00E12FFA" w:rsidTr="00C36206">
        <w:trPr>
          <w:cantSplit/>
          <w:trHeight w:val="542"/>
          <w:ins w:id="26" w:author="Lloyd Kurth" w:date="2013-04-05T17:02:00Z"/>
        </w:trPr>
        <w:tc>
          <w:tcPr>
            <w:tcW w:w="1080" w:type="dxa"/>
            <w:tcBorders>
              <w:top w:val="single" w:sz="4" w:space="0" w:color="auto"/>
              <w:bottom w:val="single" w:sz="4" w:space="0" w:color="auto"/>
            </w:tcBorders>
          </w:tcPr>
          <w:p w:rsidR="00DE5409" w:rsidRDefault="00DE5409" w:rsidP="00C36206">
            <w:pPr>
              <w:spacing w:before="120" w:after="120"/>
              <w:jc w:val="center"/>
              <w:rPr>
                <w:ins w:id="27" w:author="Lloyd Kurth" w:date="2013-04-05T17:02:00Z"/>
                <w:rFonts w:ascii="Calibri" w:hAnsi="Calibri" w:cs="Calibri"/>
                <w:sz w:val="24"/>
                <w:szCs w:val="24"/>
              </w:rPr>
            </w:pPr>
          </w:p>
        </w:tc>
        <w:tc>
          <w:tcPr>
            <w:tcW w:w="1620" w:type="dxa"/>
            <w:tcBorders>
              <w:top w:val="single" w:sz="4" w:space="0" w:color="auto"/>
              <w:bottom w:val="single" w:sz="4" w:space="0" w:color="auto"/>
            </w:tcBorders>
          </w:tcPr>
          <w:p w:rsidR="00DE5409" w:rsidRDefault="00DE5409" w:rsidP="00C36206">
            <w:pPr>
              <w:spacing w:before="120" w:after="120"/>
              <w:rPr>
                <w:ins w:id="28" w:author="Lloyd Kurth" w:date="2013-04-05T17:02:00Z"/>
                <w:rFonts w:ascii="Calibri" w:hAnsi="Calibri" w:cs="Calibri"/>
                <w:sz w:val="24"/>
                <w:szCs w:val="24"/>
              </w:rPr>
            </w:pPr>
            <w:ins w:id="29" w:author="Lloyd Kurth" w:date="2013-04-05T17:02:00Z">
              <w:r>
                <w:rPr>
                  <w:rFonts w:ascii="Calibri" w:hAnsi="Calibri" w:cs="Calibri"/>
                  <w:sz w:val="24"/>
                  <w:szCs w:val="24"/>
                </w:rPr>
                <w:t>05Apr13</w:t>
              </w:r>
            </w:ins>
          </w:p>
        </w:tc>
        <w:tc>
          <w:tcPr>
            <w:tcW w:w="5220" w:type="dxa"/>
            <w:tcBorders>
              <w:top w:val="single" w:sz="4" w:space="0" w:color="auto"/>
              <w:bottom w:val="single" w:sz="4" w:space="0" w:color="auto"/>
            </w:tcBorders>
          </w:tcPr>
          <w:p w:rsidR="00DE5409" w:rsidRDefault="00DE5409" w:rsidP="00C36206">
            <w:pPr>
              <w:pStyle w:val="Index1"/>
              <w:spacing w:before="120" w:after="120"/>
              <w:rPr>
                <w:ins w:id="30" w:author="Lloyd Kurth" w:date="2013-04-05T17:02:00Z"/>
                <w:rFonts w:ascii="Calibri" w:hAnsi="Calibri" w:cs="Calibri"/>
                <w:sz w:val="24"/>
                <w:szCs w:val="24"/>
              </w:rPr>
            </w:pPr>
            <w:ins w:id="31" w:author="Lloyd Kurth" w:date="2013-04-05T17:03:00Z">
              <w:r>
                <w:rPr>
                  <w:rFonts w:ascii="Calibri" w:hAnsi="Calibri" w:cs="Calibri"/>
                  <w:sz w:val="24"/>
                  <w:szCs w:val="24"/>
                </w:rPr>
                <w:t xml:space="preserve">Revised to include </w:t>
              </w:r>
              <w:r w:rsidR="000E6783">
                <w:rPr>
                  <w:rFonts w:ascii="Calibri" w:hAnsi="Calibri" w:cs="Calibri"/>
                  <w:sz w:val="24"/>
                  <w:szCs w:val="24"/>
                </w:rPr>
                <w:t>deviation/nonconformance resolutions in the report.</w:t>
              </w:r>
            </w:ins>
          </w:p>
        </w:tc>
        <w:tc>
          <w:tcPr>
            <w:tcW w:w="1620" w:type="dxa"/>
            <w:tcBorders>
              <w:top w:val="single" w:sz="4" w:space="0" w:color="auto"/>
              <w:bottom w:val="single" w:sz="4" w:space="0" w:color="auto"/>
            </w:tcBorders>
          </w:tcPr>
          <w:p w:rsidR="00DE5409" w:rsidRDefault="000E6783" w:rsidP="00C36206">
            <w:pPr>
              <w:spacing w:before="120" w:after="120"/>
              <w:rPr>
                <w:ins w:id="32" w:author="Lloyd Kurth" w:date="2013-04-05T17:02:00Z"/>
                <w:rFonts w:ascii="Calibri" w:hAnsi="Calibri" w:cs="Calibri"/>
                <w:color w:val="000000"/>
                <w:sz w:val="24"/>
                <w:szCs w:val="24"/>
              </w:rPr>
            </w:pPr>
            <w:ins w:id="33" w:author="Lloyd Kurth" w:date="2013-04-05T17:03:00Z">
              <w:r>
                <w:rPr>
                  <w:rFonts w:ascii="Calibri" w:hAnsi="Calibri" w:cs="Calibri"/>
                  <w:color w:val="000000"/>
                  <w:sz w:val="24"/>
                  <w:szCs w:val="24"/>
                </w:rPr>
                <w:t xml:space="preserve">L. </w:t>
              </w:r>
              <w:proofErr w:type="spellStart"/>
              <w:r>
                <w:rPr>
                  <w:rFonts w:ascii="Calibri" w:hAnsi="Calibri" w:cs="Calibri"/>
                  <w:color w:val="000000"/>
                  <w:sz w:val="24"/>
                  <w:szCs w:val="24"/>
                </w:rPr>
                <w:t>Kurth</w:t>
              </w:r>
            </w:ins>
            <w:proofErr w:type="spellEnd"/>
          </w:p>
        </w:tc>
      </w:tr>
    </w:tbl>
    <w:p w:rsidR="00313FD8" w:rsidRPr="009070C8" w:rsidRDefault="00313FD8" w:rsidP="009070C8">
      <w:pPr>
        <w:rPr>
          <w:rFonts w:cstheme="minorHAnsi"/>
          <w:b/>
          <w:sz w:val="24"/>
          <w:szCs w:val="24"/>
        </w:rPr>
      </w:pPr>
      <w:r w:rsidRPr="009070C8">
        <w:rPr>
          <w:rFonts w:cstheme="minorHAnsi"/>
          <w:b/>
          <w:sz w:val="24"/>
          <w:szCs w:val="24"/>
        </w:rPr>
        <w:br w:type="page"/>
      </w:r>
    </w:p>
    <w:p w:rsidR="009A4279" w:rsidRPr="00BE52EF" w:rsidRDefault="00494F6F" w:rsidP="00791ADF">
      <w:pPr>
        <w:pStyle w:val="ListParagraph"/>
        <w:numPr>
          <w:ilvl w:val="0"/>
          <w:numId w:val="7"/>
        </w:numPr>
        <w:ind w:left="0" w:firstLine="0"/>
        <w:rPr>
          <w:rFonts w:cstheme="minorHAnsi"/>
          <w:b/>
          <w:sz w:val="24"/>
          <w:szCs w:val="24"/>
        </w:rPr>
      </w:pPr>
      <w:r w:rsidRPr="00BE52EF">
        <w:rPr>
          <w:rFonts w:cstheme="minorHAnsi"/>
          <w:b/>
          <w:sz w:val="24"/>
          <w:szCs w:val="24"/>
        </w:rPr>
        <w:lastRenderedPageBreak/>
        <w:t>Purpose</w:t>
      </w:r>
    </w:p>
    <w:p w:rsidR="0065517A" w:rsidRPr="00206D63" w:rsidRDefault="0065517A" w:rsidP="00791ADF">
      <w:pPr>
        <w:pStyle w:val="ListParagraph"/>
        <w:ind w:left="0"/>
        <w:rPr>
          <w:rFonts w:cstheme="minorHAnsi"/>
          <w:b/>
          <w:sz w:val="16"/>
          <w:szCs w:val="16"/>
        </w:rPr>
      </w:pPr>
    </w:p>
    <w:p w:rsidR="0065517A" w:rsidRPr="00BE52EF" w:rsidRDefault="0065517A" w:rsidP="00C635D6">
      <w:pPr>
        <w:pStyle w:val="ListParagraph"/>
        <w:rPr>
          <w:rFonts w:cstheme="minorHAnsi"/>
          <w:sz w:val="24"/>
          <w:szCs w:val="24"/>
        </w:rPr>
      </w:pPr>
      <w:r w:rsidRPr="00F2279E">
        <w:rPr>
          <w:rFonts w:cstheme="minorHAnsi"/>
          <w:sz w:val="24"/>
          <w:szCs w:val="24"/>
        </w:rPr>
        <w:t xml:space="preserve">This report summarizes the testing performed to </w:t>
      </w:r>
      <w:r w:rsidR="007773FA" w:rsidRPr="00F2279E">
        <w:rPr>
          <w:rFonts w:cstheme="minorHAnsi"/>
          <w:sz w:val="24"/>
          <w:szCs w:val="24"/>
        </w:rPr>
        <w:t xml:space="preserve">verify and </w:t>
      </w:r>
      <w:r w:rsidRPr="00F2279E">
        <w:rPr>
          <w:rFonts w:cstheme="minorHAnsi"/>
          <w:sz w:val="24"/>
          <w:szCs w:val="24"/>
        </w:rPr>
        <w:t xml:space="preserve">validate the </w:t>
      </w:r>
      <w:r w:rsidR="00E250BC" w:rsidRPr="00F2279E">
        <w:rPr>
          <w:rFonts w:cstheme="minorHAnsi"/>
          <w:sz w:val="24"/>
          <w:szCs w:val="24"/>
        </w:rPr>
        <w:t xml:space="preserve">functionality of EPIC </w:t>
      </w:r>
      <w:r w:rsidRPr="00F2279E">
        <w:rPr>
          <w:rFonts w:cstheme="minorHAnsi"/>
          <w:sz w:val="24"/>
          <w:szCs w:val="24"/>
        </w:rPr>
        <w:t>ClearView software</w:t>
      </w:r>
      <w:r w:rsidR="00E250BC" w:rsidRPr="00F2279E">
        <w:rPr>
          <w:rFonts w:cstheme="minorHAnsi"/>
          <w:sz w:val="24"/>
          <w:szCs w:val="24"/>
        </w:rPr>
        <w:t xml:space="preserve"> version </w:t>
      </w:r>
      <w:r w:rsidR="005B0B8F">
        <w:rPr>
          <w:rFonts w:cstheme="minorHAnsi"/>
          <w:sz w:val="24"/>
          <w:szCs w:val="24"/>
        </w:rPr>
        <w:t>2.</w:t>
      </w:r>
      <w:r w:rsidR="00367A25">
        <w:rPr>
          <w:rFonts w:cstheme="minorHAnsi"/>
          <w:sz w:val="24"/>
          <w:szCs w:val="24"/>
        </w:rPr>
        <w:t>1</w:t>
      </w:r>
      <w:r w:rsidR="00B95F32" w:rsidRPr="00F2279E">
        <w:rPr>
          <w:rFonts w:cstheme="minorHAnsi"/>
          <w:sz w:val="24"/>
          <w:szCs w:val="24"/>
        </w:rPr>
        <w:t>, in order to release it for use</w:t>
      </w:r>
      <w:r w:rsidR="00F2279E" w:rsidRPr="00F2279E">
        <w:rPr>
          <w:rFonts w:cstheme="minorHAnsi"/>
          <w:sz w:val="24"/>
          <w:szCs w:val="24"/>
        </w:rPr>
        <w:t xml:space="preserve"> in conjunction with the requirements of DDP-00</w:t>
      </w:r>
      <w:r w:rsidR="00367A25">
        <w:rPr>
          <w:rFonts w:cstheme="minorHAnsi"/>
          <w:sz w:val="24"/>
          <w:szCs w:val="24"/>
        </w:rPr>
        <w:t>9</w:t>
      </w:r>
      <w:r w:rsidR="00F2279E" w:rsidRPr="00F2279E">
        <w:rPr>
          <w:rFonts w:cstheme="minorHAnsi"/>
          <w:sz w:val="24"/>
          <w:szCs w:val="24"/>
        </w:rPr>
        <w:t xml:space="preserve">.000, “Design &amp; Development Plan (DDP) ClearView </w:t>
      </w:r>
      <w:r w:rsidR="005B0B8F">
        <w:rPr>
          <w:rFonts w:cstheme="minorHAnsi"/>
          <w:sz w:val="24"/>
          <w:szCs w:val="24"/>
        </w:rPr>
        <w:t>2.</w:t>
      </w:r>
      <w:r w:rsidR="00367A25">
        <w:rPr>
          <w:rFonts w:cstheme="minorHAnsi"/>
          <w:sz w:val="24"/>
          <w:szCs w:val="24"/>
        </w:rPr>
        <w:t>1</w:t>
      </w:r>
      <w:r w:rsidR="00F2279E" w:rsidRPr="00F2279E">
        <w:rPr>
          <w:rFonts w:cstheme="minorHAnsi"/>
          <w:sz w:val="24"/>
          <w:szCs w:val="24"/>
        </w:rPr>
        <w:t>”.</w:t>
      </w:r>
    </w:p>
    <w:p w:rsidR="0065517A" w:rsidRPr="00206D63" w:rsidRDefault="0065517A" w:rsidP="00791ADF">
      <w:pPr>
        <w:pStyle w:val="ListParagraph"/>
        <w:ind w:left="0"/>
        <w:rPr>
          <w:rFonts w:cstheme="minorHAnsi"/>
          <w:sz w:val="16"/>
          <w:szCs w:val="16"/>
        </w:rPr>
      </w:pPr>
    </w:p>
    <w:p w:rsidR="0065517A" w:rsidRPr="00BE52EF" w:rsidRDefault="007605BD" w:rsidP="00791ADF">
      <w:pPr>
        <w:pStyle w:val="ListParagraph"/>
        <w:numPr>
          <w:ilvl w:val="0"/>
          <w:numId w:val="7"/>
        </w:numPr>
        <w:ind w:left="0" w:firstLine="0"/>
        <w:rPr>
          <w:rFonts w:cstheme="minorHAnsi"/>
          <w:b/>
          <w:sz w:val="24"/>
          <w:szCs w:val="24"/>
        </w:rPr>
      </w:pPr>
      <w:r>
        <w:rPr>
          <w:rFonts w:cstheme="minorHAnsi"/>
          <w:b/>
          <w:sz w:val="24"/>
          <w:szCs w:val="24"/>
        </w:rPr>
        <w:t>Scope</w:t>
      </w:r>
    </w:p>
    <w:p w:rsidR="0065517A" w:rsidRPr="00206D63" w:rsidRDefault="0065517A" w:rsidP="00791ADF">
      <w:pPr>
        <w:pStyle w:val="ListParagraph"/>
        <w:ind w:left="0"/>
        <w:rPr>
          <w:rFonts w:cstheme="minorHAnsi"/>
          <w:color w:val="000000" w:themeColor="text1"/>
          <w:sz w:val="16"/>
          <w:szCs w:val="16"/>
        </w:rPr>
      </w:pPr>
    </w:p>
    <w:p w:rsidR="00C36206" w:rsidRPr="00242608" w:rsidRDefault="00C36206" w:rsidP="007773FA">
      <w:pPr>
        <w:pStyle w:val="ListParagraph"/>
        <w:spacing w:after="0"/>
        <w:rPr>
          <w:rFonts w:cstheme="minorHAnsi"/>
          <w:sz w:val="24"/>
          <w:szCs w:val="24"/>
        </w:rPr>
      </w:pPr>
      <w:r w:rsidRPr="00533943">
        <w:rPr>
          <w:rFonts w:cstheme="minorHAnsi"/>
          <w:sz w:val="24"/>
          <w:szCs w:val="24"/>
        </w:rPr>
        <w:t xml:space="preserve">This new release of ClearView </w:t>
      </w:r>
      <w:r w:rsidR="006C5A5A" w:rsidRPr="00DF6E22">
        <w:rPr>
          <w:rFonts w:cstheme="minorHAnsi"/>
          <w:sz w:val="24"/>
          <w:szCs w:val="24"/>
        </w:rPr>
        <w:t xml:space="preserve">is required because </w:t>
      </w:r>
      <w:r w:rsidR="00533943" w:rsidRPr="00DF6E22">
        <w:rPr>
          <w:rFonts w:cstheme="minorHAnsi"/>
          <w:sz w:val="24"/>
          <w:szCs w:val="24"/>
        </w:rPr>
        <w:t>the c</w:t>
      </w:r>
      <w:r w:rsidR="006C5A5A" w:rsidRPr="00DF6E22">
        <w:rPr>
          <w:rFonts w:cstheme="minorHAnsi"/>
          <w:sz w:val="24"/>
          <w:szCs w:val="24"/>
        </w:rPr>
        <w:t>alibration routine used in ClearView is being updated to use a newer more encompassing algorithm</w:t>
      </w:r>
      <w:r w:rsidR="00236955">
        <w:rPr>
          <w:rFonts w:cstheme="minorHAnsi"/>
          <w:sz w:val="24"/>
          <w:szCs w:val="24"/>
        </w:rPr>
        <w:t>, without a change to the base algorithm</w:t>
      </w:r>
      <w:r w:rsidR="00533943" w:rsidRPr="00DF6E22">
        <w:rPr>
          <w:rFonts w:cstheme="minorHAnsi"/>
          <w:sz w:val="24"/>
          <w:szCs w:val="24"/>
        </w:rPr>
        <w:t>.  This update will yield a</w:t>
      </w:r>
      <w:r w:rsidR="006C5A5A" w:rsidRPr="00DF6E22">
        <w:rPr>
          <w:rFonts w:cstheme="minorHAnsi"/>
          <w:sz w:val="24"/>
          <w:szCs w:val="24"/>
        </w:rPr>
        <w:t xml:space="preserve"> more robust calibration routine that looks at the images in five distinct areas rather than the current process of two areas.  The current calibration routine although good has limited sensitivity in specific areas, </w:t>
      </w:r>
      <w:r w:rsidR="00236955">
        <w:rPr>
          <w:rFonts w:cstheme="minorHAnsi"/>
          <w:sz w:val="24"/>
          <w:szCs w:val="24"/>
        </w:rPr>
        <w:t xml:space="preserve">where </w:t>
      </w:r>
      <w:r w:rsidR="006C5A5A" w:rsidRPr="00DF6E22">
        <w:rPr>
          <w:rFonts w:cstheme="minorHAnsi"/>
          <w:sz w:val="24"/>
          <w:szCs w:val="24"/>
        </w:rPr>
        <w:t>the new routine is more sensitive.</w:t>
      </w:r>
    </w:p>
    <w:p w:rsidR="00C36206" w:rsidRPr="00206D63" w:rsidRDefault="00C36206" w:rsidP="007773FA">
      <w:pPr>
        <w:pStyle w:val="ListParagraph"/>
        <w:spacing w:after="0"/>
        <w:rPr>
          <w:rFonts w:cstheme="minorHAnsi"/>
          <w:sz w:val="16"/>
          <w:szCs w:val="16"/>
        </w:rPr>
      </w:pPr>
    </w:p>
    <w:p w:rsidR="00E34977" w:rsidRDefault="00E34977" w:rsidP="007773FA">
      <w:pPr>
        <w:pStyle w:val="ListParagraph"/>
        <w:spacing w:after="0"/>
        <w:rPr>
          <w:rFonts w:cstheme="minorHAnsi"/>
          <w:sz w:val="24"/>
          <w:szCs w:val="24"/>
        </w:rPr>
      </w:pPr>
      <w:r w:rsidRPr="0066096D">
        <w:rPr>
          <w:rFonts w:cstheme="minorHAnsi"/>
          <w:sz w:val="24"/>
          <w:szCs w:val="24"/>
        </w:rPr>
        <w:t>This report documents the verification and</w:t>
      </w:r>
      <w:r>
        <w:rPr>
          <w:rFonts w:cstheme="minorHAnsi"/>
          <w:sz w:val="24"/>
          <w:szCs w:val="24"/>
        </w:rPr>
        <w:t xml:space="preserve"> validation testing performed in order to confirm the functionality of version </w:t>
      </w:r>
      <w:r w:rsidR="008610D3">
        <w:rPr>
          <w:rFonts w:cstheme="minorHAnsi"/>
          <w:sz w:val="24"/>
          <w:szCs w:val="24"/>
        </w:rPr>
        <w:t>2.</w:t>
      </w:r>
      <w:r w:rsidR="009353E6">
        <w:rPr>
          <w:rFonts w:cstheme="minorHAnsi"/>
          <w:sz w:val="24"/>
          <w:szCs w:val="24"/>
        </w:rPr>
        <w:t>1</w:t>
      </w:r>
      <w:r>
        <w:rPr>
          <w:rFonts w:cstheme="minorHAnsi"/>
          <w:sz w:val="24"/>
          <w:szCs w:val="24"/>
        </w:rPr>
        <w:t xml:space="preserve"> so that it may be released for use.</w:t>
      </w:r>
    </w:p>
    <w:p w:rsidR="00E34977" w:rsidRPr="00206D63" w:rsidRDefault="00E34977" w:rsidP="007773FA">
      <w:pPr>
        <w:pStyle w:val="ListParagraph"/>
        <w:spacing w:after="0"/>
        <w:rPr>
          <w:rFonts w:cstheme="minorHAnsi"/>
          <w:sz w:val="16"/>
          <w:szCs w:val="16"/>
        </w:rPr>
      </w:pPr>
    </w:p>
    <w:p w:rsidR="007605BD" w:rsidRPr="00C52D89" w:rsidRDefault="007605BD" w:rsidP="00791ADF">
      <w:pPr>
        <w:pStyle w:val="ListParagraph"/>
        <w:numPr>
          <w:ilvl w:val="0"/>
          <w:numId w:val="7"/>
        </w:numPr>
        <w:ind w:left="0" w:firstLine="0"/>
        <w:rPr>
          <w:rFonts w:cstheme="minorHAnsi"/>
          <w:b/>
          <w:sz w:val="24"/>
          <w:szCs w:val="24"/>
        </w:rPr>
      </w:pPr>
      <w:r w:rsidRPr="00C52D89">
        <w:rPr>
          <w:rFonts w:cstheme="minorHAnsi"/>
          <w:b/>
          <w:sz w:val="24"/>
          <w:szCs w:val="24"/>
        </w:rPr>
        <w:t>Executive Summary</w:t>
      </w:r>
    </w:p>
    <w:p w:rsidR="007605BD" w:rsidRPr="00206D63" w:rsidRDefault="007605BD" w:rsidP="007605BD">
      <w:pPr>
        <w:pStyle w:val="ListParagraph"/>
        <w:rPr>
          <w:rFonts w:cstheme="minorHAnsi"/>
          <w:sz w:val="16"/>
          <w:szCs w:val="16"/>
        </w:rPr>
      </w:pPr>
    </w:p>
    <w:p w:rsidR="000E15D3" w:rsidRDefault="000E15D3" w:rsidP="007605BD">
      <w:pPr>
        <w:pStyle w:val="ListParagraph"/>
        <w:rPr>
          <w:rFonts w:cstheme="minorHAnsi"/>
          <w:sz w:val="24"/>
          <w:szCs w:val="24"/>
        </w:rPr>
      </w:pPr>
      <w:r>
        <w:rPr>
          <w:rFonts w:cstheme="minorHAnsi"/>
          <w:sz w:val="24"/>
          <w:szCs w:val="24"/>
        </w:rPr>
        <w:t xml:space="preserve">The verification and validation testing of version </w:t>
      </w:r>
      <w:r w:rsidR="005B0B8F">
        <w:rPr>
          <w:rFonts w:cstheme="minorHAnsi"/>
          <w:sz w:val="24"/>
          <w:szCs w:val="24"/>
        </w:rPr>
        <w:t>2.</w:t>
      </w:r>
      <w:r w:rsidR="004B7BD8">
        <w:rPr>
          <w:rFonts w:cstheme="minorHAnsi"/>
          <w:sz w:val="24"/>
          <w:szCs w:val="24"/>
        </w:rPr>
        <w:t>1</w:t>
      </w:r>
      <w:r>
        <w:rPr>
          <w:rFonts w:cstheme="minorHAnsi"/>
          <w:sz w:val="24"/>
          <w:szCs w:val="24"/>
        </w:rPr>
        <w:t xml:space="preserve"> was documented by the execution of the following </w:t>
      </w:r>
      <w:r w:rsidR="00A85A87">
        <w:rPr>
          <w:rFonts w:cstheme="minorHAnsi"/>
          <w:sz w:val="24"/>
          <w:szCs w:val="24"/>
        </w:rPr>
        <w:t>eight</w:t>
      </w:r>
      <w:r>
        <w:rPr>
          <w:rFonts w:cstheme="minorHAnsi"/>
          <w:sz w:val="24"/>
          <w:szCs w:val="24"/>
        </w:rPr>
        <w:t xml:space="preserve"> protocols:</w:t>
      </w:r>
    </w:p>
    <w:p w:rsidR="000E15D3" w:rsidRDefault="005B0B8F" w:rsidP="00206D63">
      <w:pPr>
        <w:pStyle w:val="ListParagraph"/>
        <w:numPr>
          <w:ilvl w:val="0"/>
          <w:numId w:val="12"/>
        </w:numPr>
        <w:ind w:left="1080"/>
        <w:rPr>
          <w:rFonts w:cstheme="minorHAnsi"/>
          <w:sz w:val="24"/>
          <w:szCs w:val="24"/>
        </w:rPr>
      </w:pPr>
      <w:r>
        <w:rPr>
          <w:rFonts w:cstheme="minorHAnsi"/>
          <w:sz w:val="24"/>
          <w:szCs w:val="24"/>
        </w:rPr>
        <w:t>ENG-009.00</w:t>
      </w:r>
      <w:r w:rsidR="00792902">
        <w:rPr>
          <w:rFonts w:cstheme="minorHAnsi"/>
          <w:sz w:val="24"/>
          <w:szCs w:val="24"/>
        </w:rPr>
        <w:t>9</w:t>
      </w:r>
      <w:r w:rsidR="000E15D3">
        <w:rPr>
          <w:rFonts w:cstheme="minorHAnsi"/>
          <w:sz w:val="24"/>
          <w:szCs w:val="24"/>
        </w:rPr>
        <w:t>, ClearView Software Validation Protocol – APPLICATION Functions</w:t>
      </w:r>
    </w:p>
    <w:p w:rsidR="005B0B8F" w:rsidRDefault="005B0B8F" w:rsidP="00206D63">
      <w:pPr>
        <w:pStyle w:val="ListParagraph"/>
        <w:numPr>
          <w:ilvl w:val="0"/>
          <w:numId w:val="12"/>
        </w:numPr>
        <w:ind w:left="1080"/>
        <w:rPr>
          <w:rFonts w:cstheme="minorHAnsi"/>
          <w:sz w:val="24"/>
          <w:szCs w:val="24"/>
        </w:rPr>
      </w:pPr>
      <w:r>
        <w:rPr>
          <w:rFonts w:cstheme="minorHAnsi"/>
          <w:sz w:val="24"/>
          <w:szCs w:val="24"/>
        </w:rPr>
        <w:t>ENG-009.0</w:t>
      </w:r>
      <w:r w:rsidR="00792902">
        <w:rPr>
          <w:rFonts w:cstheme="minorHAnsi"/>
          <w:sz w:val="24"/>
          <w:szCs w:val="24"/>
        </w:rPr>
        <w:t>10</w:t>
      </w:r>
      <w:r>
        <w:rPr>
          <w:rFonts w:cstheme="minorHAnsi"/>
          <w:sz w:val="24"/>
          <w:szCs w:val="24"/>
        </w:rPr>
        <w:t>, ClearView Software Validation Protocol – APPLICATION Functions</w:t>
      </w:r>
    </w:p>
    <w:p w:rsidR="000E15D3" w:rsidRDefault="005B0B8F" w:rsidP="00206D63">
      <w:pPr>
        <w:pStyle w:val="ListParagraph"/>
        <w:numPr>
          <w:ilvl w:val="0"/>
          <w:numId w:val="12"/>
        </w:numPr>
        <w:ind w:left="1080"/>
        <w:rPr>
          <w:rFonts w:cstheme="minorHAnsi"/>
          <w:sz w:val="24"/>
          <w:szCs w:val="24"/>
        </w:rPr>
      </w:pPr>
      <w:r>
        <w:rPr>
          <w:rFonts w:cstheme="minorHAnsi"/>
          <w:sz w:val="24"/>
          <w:szCs w:val="24"/>
        </w:rPr>
        <w:t>ENG-010.00</w:t>
      </w:r>
      <w:r w:rsidR="00792902">
        <w:rPr>
          <w:rFonts w:cstheme="minorHAnsi"/>
          <w:sz w:val="24"/>
          <w:szCs w:val="24"/>
        </w:rPr>
        <w:t>9</w:t>
      </w:r>
      <w:r w:rsidR="000E15D3">
        <w:rPr>
          <w:rFonts w:cstheme="minorHAnsi"/>
          <w:sz w:val="24"/>
          <w:szCs w:val="24"/>
        </w:rPr>
        <w:t>, ClearView Software Validation Protocol – CAMERA Functions</w:t>
      </w:r>
    </w:p>
    <w:p w:rsidR="000E15D3" w:rsidRDefault="005B0B8F" w:rsidP="00206D63">
      <w:pPr>
        <w:pStyle w:val="ListParagraph"/>
        <w:numPr>
          <w:ilvl w:val="0"/>
          <w:numId w:val="12"/>
        </w:numPr>
        <w:ind w:left="1080"/>
        <w:rPr>
          <w:rFonts w:cstheme="minorHAnsi"/>
          <w:sz w:val="24"/>
          <w:szCs w:val="24"/>
        </w:rPr>
      </w:pPr>
      <w:r>
        <w:rPr>
          <w:rFonts w:cstheme="minorHAnsi"/>
          <w:sz w:val="24"/>
          <w:szCs w:val="24"/>
        </w:rPr>
        <w:t>ENG-011.00</w:t>
      </w:r>
      <w:r w:rsidR="0046054C">
        <w:rPr>
          <w:rFonts w:cstheme="minorHAnsi"/>
          <w:sz w:val="24"/>
          <w:szCs w:val="24"/>
        </w:rPr>
        <w:t>9</w:t>
      </w:r>
      <w:r w:rsidR="000E15D3">
        <w:rPr>
          <w:rFonts w:cstheme="minorHAnsi"/>
          <w:sz w:val="24"/>
          <w:szCs w:val="24"/>
        </w:rPr>
        <w:t>, ClearView Software Validation Protocol – CAPTURE Functions</w:t>
      </w:r>
    </w:p>
    <w:p w:rsidR="005B0B8F" w:rsidRDefault="005B0B8F" w:rsidP="00206D63">
      <w:pPr>
        <w:pStyle w:val="ListParagraph"/>
        <w:numPr>
          <w:ilvl w:val="0"/>
          <w:numId w:val="12"/>
        </w:numPr>
        <w:ind w:left="1080"/>
        <w:rPr>
          <w:rFonts w:cstheme="minorHAnsi"/>
          <w:sz w:val="24"/>
          <w:szCs w:val="24"/>
        </w:rPr>
      </w:pPr>
      <w:r>
        <w:rPr>
          <w:rFonts w:cstheme="minorHAnsi"/>
          <w:sz w:val="24"/>
          <w:szCs w:val="24"/>
        </w:rPr>
        <w:t>ENG-011.0</w:t>
      </w:r>
      <w:r w:rsidR="00792902">
        <w:rPr>
          <w:rFonts w:cstheme="minorHAnsi"/>
          <w:sz w:val="24"/>
          <w:szCs w:val="24"/>
        </w:rPr>
        <w:t>10</w:t>
      </w:r>
      <w:r>
        <w:rPr>
          <w:rFonts w:cstheme="minorHAnsi"/>
          <w:sz w:val="24"/>
          <w:szCs w:val="24"/>
        </w:rPr>
        <w:t>, ClearView Software Validation Protocol – CAPTURE Functions</w:t>
      </w:r>
    </w:p>
    <w:p w:rsidR="005B0B8F" w:rsidRDefault="005B0B8F" w:rsidP="00206D63">
      <w:pPr>
        <w:pStyle w:val="ListParagraph"/>
        <w:numPr>
          <w:ilvl w:val="0"/>
          <w:numId w:val="12"/>
        </w:numPr>
        <w:ind w:left="1080"/>
        <w:rPr>
          <w:rFonts w:cstheme="minorHAnsi"/>
          <w:sz w:val="24"/>
          <w:szCs w:val="24"/>
        </w:rPr>
      </w:pPr>
      <w:r>
        <w:rPr>
          <w:rFonts w:cstheme="minorHAnsi"/>
          <w:sz w:val="24"/>
          <w:szCs w:val="24"/>
        </w:rPr>
        <w:t>ENG-012.00</w:t>
      </w:r>
      <w:r w:rsidR="00792902">
        <w:rPr>
          <w:rFonts w:cstheme="minorHAnsi"/>
          <w:sz w:val="24"/>
          <w:szCs w:val="24"/>
        </w:rPr>
        <w:t>3</w:t>
      </w:r>
      <w:r>
        <w:rPr>
          <w:rFonts w:cstheme="minorHAnsi"/>
          <w:sz w:val="24"/>
          <w:szCs w:val="24"/>
        </w:rPr>
        <w:t>, ClearView Software Validation Protocol – PATIENT DEMOGRAPHICS Functions</w:t>
      </w:r>
    </w:p>
    <w:p w:rsidR="005B0B8F" w:rsidRDefault="005B0B8F" w:rsidP="00206D63">
      <w:pPr>
        <w:pStyle w:val="ListParagraph"/>
        <w:numPr>
          <w:ilvl w:val="0"/>
          <w:numId w:val="12"/>
        </w:numPr>
        <w:ind w:left="1080"/>
        <w:rPr>
          <w:rFonts w:cstheme="minorHAnsi"/>
          <w:sz w:val="24"/>
          <w:szCs w:val="24"/>
        </w:rPr>
      </w:pPr>
      <w:r>
        <w:rPr>
          <w:rFonts w:cstheme="minorHAnsi"/>
          <w:sz w:val="24"/>
          <w:szCs w:val="24"/>
        </w:rPr>
        <w:t>ENG-014.00</w:t>
      </w:r>
      <w:r w:rsidR="00792902">
        <w:rPr>
          <w:rFonts w:cstheme="minorHAnsi"/>
          <w:sz w:val="24"/>
          <w:szCs w:val="24"/>
        </w:rPr>
        <w:t>6</w:t>
      </w:r>
      <w:r>
        <w:rPr>
          <w:rFonts w:cstheme="minorHAnsi"/>
          <w:sz w:val="24"/>
          <w:szCs w:val="24"/>
        </w:rPr>
        <w:t>, ClearView Software Validation Protocol – REPORT Functions</w:t>
      </w:r>
    </w:p>
    <w:p w:rsidR="00792902" w:rsidRDefault="00792902" w:rsidP="00206D63">
      <w:pPr>
        <w:pStyle w:val="ListParagraph"/>
        <w:numPr>
          <w:ilvl w:val="0"/>
          <w:numId w:val="12"/>
        </w:numPr>
        <w:ind w:left="1080"/>
        <w:rPr>
          <w:rFonts w:cstheme="minorHAnsi"/>
          <w:sz w:val="24"/>
          <w:szCs w:val="24"/>
        </w:rPr>
      </w:pPr>
      <w:r>
        <w:rPr>
          <w:rFonts w:cstheme="minorHAnsi"/>
          <w:sz w:val="24"/>
          <w:szCs w:val="24"/>
        </w:rPr>
        <w:t>ENG-037.000, ClearView Software Validation Protocol – CALCULATION Functions</w:t>
      </w:r>
    </w:p>
    <w:p w:rsidR="000E15D3" w:rsidRPr="00206D63" w:rsidRDefault="000E15D3" w:rsidP="007605BD">
      <w:pPr>
        <w:pStyle w:val="ListParagraph"/>
        <w:rPr>
          <w:rFonts w:cstheme="minorHAnsi"/>
          <w:sz w:val="16"/>
          <w:szCs w:val="16"/>
        </w:rPr>
      </w:pPr>
    </w:p>
    <w:p w:rsidR="000E15D3" w:rsidRDefault="00CF7DFA" w:rsidP="007605BD">
      <w:pPr>
        <w:pStyle w:val="ListParagraph"/>
        <w:rPr>
          <w:rFonts w:cstheme="minorHAnsi"/>
          <w:sz w:val="24"/>
          <w:szCs w:val="24"/>
        </w:rPr>
      </w:pPr>
      <w:r>
        <w:rPr>
          <w:rFonts w:cstheme="minorHAnsi"/>
          <w:sz w:val="24"/>
          <w:szCs w:val="24"/>
        </w:rPr>
        <w:t>These executed protocols are contained in A</w:t>
      </w:r>
      <w:r w:rsidR="00B850F3">
        <w:rPr>
          <w:rFonts w:cstheme="minorHAnsi"/>
          <w:sz w:val="24"/>
          <w:szCs w:val="24"/>
        </w:rPr>
        <w:t>ppendice</w:t>
      </w:r>
      <w:r w:rsidR="005B0B8F">
        <w:rPr>
          <w:rFonts w:cstheme="minorHAnsi"/>
          <w:sz w:val="24"/>
          <w:szCs w:val="24"/>
        </w:rPr>
        <w:t xml:space="preserve">s A, B, </w:t>
      </w:r>
      <w:r>
        <w:rPr>
          <w:rFonts w:cstheme="minorHAnsi"/>
          <w:sz w:val="24"/>
          <w:szCs w:val="24"/>
        </w:rPr>
        <w:t>C</w:t>
      </w:r>
      <w:r w:rsidR="005B0B8F">
        <w:rPr>
          <w:rFonts w:cstheme="minorHAnsi"/>
          <w:sz w:val="24"/>
          <w:szCs w:val="24"/>
        </w:rPr>
        <w:t xml:space="preserve">, D, E, F, G, </w:t>
      </w:r>
      <w:r w:rsidR="00792902">
        <w:rPr>
          <w:rFonts w:cstheme="minorHAnsi"/>
          <w:sz w:val="24"/>
          <w:szCs w:val="24"/>
        </w:rPr>
        <w:t xml:space="preserve">and </w:t>
      </w:r>
      <w:r w:rsidR="005B0B8F">
        <w:rPr>
          <w:rFonts w:cstheme="minorHAnsi"/>
          <w:sz w:val="24"/>
          <w:szCs w:val="24"/>
        </w:rPr>
        <w:t>H</w:t>
      </w:r>
      <w:r>
        <w:rPr>
          <w:rFonts w:cstheme="minorHAnsi"/>
          <w:sz w:val="24"/>
          <w:szCs w:val="24"/>
        </w:rPr>
        <w:t xml:space="preserve"> respectively.  Any deviations or nonconformances associated with these protocols are described in detail in the section below.</w:t>
      </w:r>
    </w:p>
    <w:p w:rsidR="008668C8" w:rsidRPr="00206D63" w:rsidRDefault="008668C8" w:rsidP="007605BD">
      <w:pPr>
        <w:pStyle w:val="ListParagraph"/>
        <w:rPr>
          <w:rFonts w:cstheme="minorHAnsi"/>
          <w:sz w:val="16"/>
          <w:szCs w:val="16"/>
        </w:rPr>
      </w:pPr>
    </w:p>
    <w:p w:rsidR="000538A4" w:rsidRPr="007C4E5C" w:rsidRDefault="000538A4" w:rsidP="00791ADF">
      <w:pPr>
        <w:pStyle w:val="ListParagraph"/>
        <w:numPr>
          <w:ilvl w:val="0"/>
          <w:numId w:val="7"/>
        </w:numPr>
        <w:ind w:left="0" w:firstLine="0"/>
        <w:rPr>
          <w:rFonts w:cstheme="minorHAnsi"/>
          <w:b/>
          <w:sz w:val="24"/>
          <w:szCs w:val="24"/>
        </w:rPr>
      </w:pPr>
      <w:r w:rsidRPr="007C4E5C">
        <w:rPr>
          <w:rFonts w:cstheme="minorHAnsi"/>
          <w:b/>
          <w:sz w:val="24"/>
          <w:szCs w:val="24"/>
        </w:rPr>
        <w:t>Protocol Execution and Results</w:t>
      </w:r>
    </w:p>
    <w:p w:rsidR="00E250BC" w:rsidRDefault="000538A4" w:rsidP="0066096D">
      <w:pPr>
        <w:spacing w:after="0"/>
        <w:ind w:left="720"/>
        <w:rPr>
          <w:rFonts w:cstheme="minorHAnsi"/>
          <w:sz w:val="24"/>
          <w:szCs w:val="24"/>
        </w:rPr>
      </w:pPr>
      <w:r w:rsidRPr="00BE52EF">
        <w:rPr>
          <w:rFonts w:cstheme="minorHAnsi"/>
          <w:sz w:val="24"/>
          <w:szCs w:val="24"/>
        </w:rPr>
        <w:t xml:space="preserve">All validation activities were conducted by EPIC </w:t>
      </w:r>
      <w:r w:rsidRPr="00F5261F">
        <w:rPr>
          <w:rFonts w:cstheme="minorHAnsi"/>
          <w:color w:val="000000" w:themeColor="text1"/>
          <w:sz w:val="24"/>
          <w:szCs w:val="24"/>
        </w:rPr>
        <w:t>staff</w:t>
      </w:r>
      <w:r w:rsidR="00DB697E" w:rsidRPr="00F5261F">
        <w:rPr>
          <w:rFonts w:cstheme="minorHAnsi"/>
          <w:color w:val="000000" w:themeColor="text1"/>
          <w:sz w:val="24"/>
          <w:szCs w:val="24"/>
        </w:rPr>
        <w:t xml:space="preserve"> </w:t>
      </w:r>
      <w:r w:rsidR="00A85A87">
        <w:rPr>
          <w:rFonts w:cstheme="minorHAnsi"/>
          <w:color w:val="000000" w:themeColor="text1"/>
          <w:sz w:val="24"/>
          <w:szCs w:val="24"/>
        </w:rPr>
        <w:t>between</w:t>
      </w:r>
      <w:r w:rsidR="00DB697E" w:rsidRPr="00F5261F">
        <w:rPr>
          <w:rFonts w:cstheme="minorHAnsi"/>
          <w:color w:val="000000" w:themeColor="text1"/>
          <w:sz w:val="24"/>
          <w:szCs w:val="24"/>
        </w:rPr>
        <w:t xml:space="preserve"> </w:t>
      </w:r>
      <w:r w:rsidR="00792902">
        <w:rPr>
          <w:rFonts w:cstheme="minorHAnsi"/>
          <w:color w:val="000000" w:themeColor="text1"/>
          <w:sz w:val="24"/>
          <w:szCs w:val="24"/>
        </w:rPr>
        <w:t>10</w:t>
      </w:r>
      <w:r w:rsidR="0066096D" w:rsidRPr="00F5261F">
        <w:rPr>
          <w:rFonts w:cstheme="minorHAnsi"/>
          <w:color w:val="000000" w:themeColor="text1"/>
          <w:sz w:val="24"/>
          <w:szCs w:val="24"/>
        </w:rPr>
        <w:t>/</w:t>
      </w:r>
      <w:r w:rsidR="00792902">
        <w:rPr>
          <w:rFonts w:cstheme="minorHAnsi"/>
          <w:color w:val="000000" w:themeColor="text1"/>
          <w:sz w:val="24"/>
          <w:szCs w:val="24"/>
        </w:rPr>
        <w:t>24</w:t>
      </w:r>
      <w:r w:rsidR="00C635D6" w:rsidRPr="00F5261F">
        <w:rPr>
          <w:rFonts w:cstheme="minorHAnsi"/>
          <w:color w:val="000000" w:themeColor="text1"/>
          <w:sz w:val="24"/>
          <w:szCs w:val="24"/>
        </w:rPr>
        <w:t>/12</w:t>
      </w:r>
      <w:r w:rsidR="003F7F60" w:rsidRPr="00F5261F">
        <w:rPr>
          <w:rFonts w:cstheme="minorHAnsi"/>
          <w:color w:val="000000" w:themeColor="text1"/>
          <w:sz w:val="24"/>
          <w:szCs w:val="24"/>
        </w:rPr>
        <w:t xml:space="preserve"> </w:t>
      </w:r>
      <w:r w:rsidR="00A85A87">
        <w:rPr>
          <w:rFonts w:cstheme="minorHAnsi"/>
          <w:color w:val="000000" w:themeColor="text1"/>
          <w:sz w:val="24"/>
          <w:szCs w:val="24"/>
        </w:rPr>
        <w:t>and</w:t>
      </w:r>
      <w:r w:rsidR="003F7F60" w:rsidRPr="00F5261F">
        <w:rPr>
          <w:rFonts w:cstheme="minorHAnsi"/>
          <w:color w:val="000000" w:themeColor="text1"/>
          <w:sz w:val="24"/>
          <w:szCs w:val="24"/>
        </w:rPr>
        <w:t xml:space="preserve"> </w:t>
      </w:r>
      <w:r w:rsidR="00792902">
        <w:rPr>
          <w:rFonts w:cstheme="minorHAnsi"/>
          <w:color w:val="000000" w:themeColor="text1"/>
          <w:sz w:val="24"/>
          <w:szCs w:val="24"/>
        </w:rPr>
        <w:t>11</w:t>
      </w:r>
      <w:r w:rsidR="003F7F60" w:rsidRPr="00F5261F">
        <w:rPr>
          <w:rFonts w:cstheme="minorHAnsi"/>
          <w:color w:val="000000" w:themeColor="text1"/>
          <w:sz w:val="24"/>
          <w:szCs w:val="24"/>
        </w:rPr>
        <w:t>/</w:t>
      </w:r>
      <w:r w:rsidR="00792902">
        <w:rPr>
          <w:rFonts w:cstheme="minorHAnsi"/>
          <w:color w:val="000000" w:themeColor="text1"/>
          <w:sz w:val="24"/>
          <w:szCs w:val="24"/>
        </w:rPr>
        <w:t>16</w:t>
      </w:r>
      <w:r w:rsidR="003F7F60" w:rsidRPr="00F5261F">
        <w:rPr>
          <w:rFonts w:cstheme="minorHAnsi"/>
          <w:color w:val="000000" w:themeColor="text1"/>
          <w:sz w:val="24"/>
          <w:szCs w:val="24"/>
        </w:rPr>
        <w:t>/12</w:t>
      </w:r>
      <w:r w:rsidR="00DB697E" w:rsidRPr="00F5261F">
        <w:rPr>
          <w:rFonts w:cstheme="minorHAnsi"/>
          <w:color w:val="000000" w:themeColor="text1"/>
          <w:sz w:val="24"/>
          <w:szCs w:val="24"/>
        </w:rPr>
        <w:t>.</w:t>
      </w:r>
      <w:r w:rsidRPr="00F5261F">
        <w:rPr>
          <w:rFonts w:cstheme="minorHAnsi"/>
          <w:color w:val="000000" w:themeColor="text1"/>
          <w:sz w:val="24"/>
          <w:szCs w:val="24"/>
        </w:rPr>
        <w:t xml:space="preserve">  </w:t>
      </w:r>
      <w:r w:rsidR="0065517A" w:rsidRPr="00F5261F">
        <w:rPr>
          <w:rFonts w:cstheme="minorHAnsi"/>
          <w:color w:val="000000" w:themeColor="text1"/>
          <w:sz w:val="24"/>
          <w:szCs w:val="24"/>
        </w:rPr>
        <w:t>The technician</w:t>
      </w:r>
      <w:r w:rsidR="003F7F60" w:rsidRPr="00F5261F">
        <w:rPr>
          <w:rFonts w:cstheme="minorHAnsi"/>
          <w:color w:val="000000" w:themeColor="text1"/>
          <w:sz w:val="24"/>
          <w:szCs w:val="24"/>
        </w:rPr>
        <w:t>s</w:t>
      </w:r>
      <w:r w:rsidR="0065517A" w:rsidRPr="00F5261F">
        <w:rPr>
          <w:rFonts w:cstheme="minorHAnsi"/>
          <w:color w:val="000000" w:themeColor="text1"/>
          <w:sz w:val="24"/>
          <w:szCs w:val="24"/>
        </w:rPr>
        <w:t xml:space="preserve"> completed the protocol</w:t>
      </w:r>
      <w:r w:rsidR="003F7F60" w:rsidRPr="00F5261F">
        <w:rPr>
          <w:rFonts w:cstheme="minorHAnsi"/>
          <w:color w:val="000000" w:themeColor="text1"/>
          <w:sz w:val="24"/>
          <w:szCs w:val="24"/>
        </w:rPr>
        <w:t>s</w:t>
      </w:r>
      <w:r w:rsidR="0065517A" w:rsidRPr="00F5261F">
        <w:rPr>
          <w:rFonts w:cstheme="minorHAnsi"/>
          <w:color w:val="000000" w:themeColor="text1"/>
          <w:sz w:val="24"/>
          <w:szCs w:val="24"/>
        </w:rPr>
        <w:t>, recording the results directly on the protocol</w:t>
      </w:r>
      <w:r w:rsidR="003F7F60" w:rsidRPr="00F5261F">
        <w:rPr>
          <w:rFonts w:cstheme="minorHAnsi"/>
          <w:color w:val="000000" w:themeColor="text1"/>
          <w:sz w:val="24"/>
          <w:szCs w:val="24"/>
        </w:rPr>
        <w:t>s</w:t>
      </w:r>
      <w:r w:rsidR="0065517A" w:rsidRPr="00F5261F">
        <w:rPr>
          <w:rFonts w:cstheme="minorHAnsi"/>
          <w:color w:val="000000" w:themeColor="text1"/>
          <w:sz w:val="24"/>
          <w:szCs w:val="24"/>
        </w:rPr>
        <w:t>.</w:t>
      </w:r>
      <w:r w:rsidR="00B850F3" w:rsidRPr="00F5261F">
        <w:rPr>
          <w:rFonts w:cstheme="minorHAnsi"/>
          <w:color w:val="000000" w:themeColor="text1"/>
          <w:sz w:val="24"/>
          <w:szCs w:val="24"/>
        </w:rPr>
        <w:t xml:space="preserve">  </w:t>
      </w:r>
      <w:r w:rsidR="00B850F3" w:rsidRPr="00F5261F">
        <w:rPr>
          <w:rFonts w:cstheme="minorHAnsi"/>
          <w:color w:val="000000" w:themeColor="text1"/>
          <w:sz w:val="24"/>
          <w:szCs w:val="24"/>
        </w:rPr>
        <w:lastRenderedPageBreak/>
        <w:t>An</w:t>
      </w:r>
      <w:r w:rsidR="00B850F3">
        <w:rPr>
          <w:rFonts w:cstheme="minorHAnsi"/>
          <w:sz w:val="24"/>
          <w:szCs w:val="24"/>
        </w:rPr>
        <w:t>y associated deviations or nonconformances are summarized below and their resolutions are documented in the attached protocols.</w:t>
      </w:r>
      <w:r w:rsidR="0065517A" w:rsidRPr="00BE52EF">
        <w:rPr>
          <w:rFonts w:cstheme="minorHAnsi"/>
          <w:sz w:val="24"/>
          <w:szCs w:val="24"/>
        </w:rPr>
        <w:t xml:space="preserve">  </w:t>
      </w:r>
      <w:r w:rsidR="0066096D">
        <w:rPr>
          <w:rFonts w:cstheme="minorHAnsi"/>
          <w:sz w:val="24"/>
          <w:szCs w:val="24"/>
        </w:rPr>
        <w:t xml:space="preserve">If </w:t>
      </w:r>
      <w:r w:rsidR="008668C8">
        <w:rPr>
          <w:rFonts w:cstheme="minorHAnsi"/>
          <w:sz w:val="24"/>
          <w:szCs w:val="24"/>
        </w:rPr>
        <w:t xml:space="preserve">more than </w:t>
      </w:r>
      <w:r w:rsidR="00746BF3">
        <w:rPr>
          <w:rFonts w:cstheme="minorHAnsi"/>
          <w:sz w:val="24"/>
          <w:szCs w:val="24"/>
        </w:rPr>
        <w:t>two</w:t>
      </w:r>
      <w:r w:rsidR="008668C8">
        <w:rPr>
          <w:rFonts w:cstheme="minorHAnsi"/>
          <w:sz w:val="24"/>
          <w:szCs w:val="24"/>
        </w:rPr>
        <w:t xml:space="preserve"> revision</w:t>
      </w:r>
      <w:r w:rsidR="00746BF3">
        <w:rPr>
          <w:rFonts w:cstheme="minorHAnsi"/>
          <w:sz w:val="24"/>
          <w:szCs w:val="24"/>
        </w:rPr>
        <w:t>s</w:t>
      </w:r>
      <w:r w:rsidR="0066096D">
        <w:rPr>
          <w:rFonts w:cstheme="minorHAnsi"/>
          <w:sz w:val="24"/>
          <w:szCs w:val="24"/>
        </w:rPr>
        <w:t xml:space="preserve"> of the same protocol </w:t>
      </w:r>
      <w:r w:rsidR="00746BF3">
        <w:rPr>
          <w:rFonts w:cstheme="minorHAnsi"/>
          <w:sz w:val="24"/>
          <w:szCs w:val="24"/>
        </w:rPr>
        <w:t>are</w:t>
      </w:r>
      <w:r w:rsidR="0066096D">
        <w:rPr>
          <w:rFonts w:cstheme="minorHAnsi"/>
          <w:sz w:val="24"/>
          <w:szCs w:val="24"/>
        </w:rPr>
        <w:t xml:space="preserve"> listed</w:t>
      </w:r>
      <w:r w:rsidR="00497D01">
        <w:rPr>
          <w:rFonts w:cstheme="minorHAnsi"/>
          <w:sz w:val="24"/>
          <w:szCs w:val="24"/>
        </w:rPr>
        <w:t xml:space="preserve"> below</w:t>
      </w:r>
      <w:r w:rsidR="0066096D">
        <w:rPr>
          <w:rFonts w:cstheme="minorHAnsi"/>
          <w:sz w:val="24"/>
          <w:szCs w:val="24"/>
        </w:rPr>
        <w:t xml:space="preserve">, a deviation and/or nonconformance drove the need to repeat a portion of the protocol to satisfy requirements.  </w:t>
      </w:r>
      <w:r w:rsidRPr="00BE52EF">
        <w:rPr>
          <w:rFonts w:cstheme="minorHAnsi"/>
          <w:sz w:val="24"/>
          <w:szCs w:val="24"/>
        </w:rPr>
        <w:t xml:space="preserve">The </w:t>
      </w:r>
      <w:r w:rsidR="0065517A" w:rsidRPr="00BE52EF">
        <w:rPr>
          <w:rFonts w:cstheme="minorHAnsi"/>
          <w:sz w:val="24"/>
          <w:szCs w:val="24"/>
        </w:rPr>
        <w:t>original protocol</w:t>
      </w:r>
      <w:r w:rsidR="003F7F60">
        <w:rPr>
          <w:rFonts w:cstheme="minorHAnsi"/>
          <w:sz w:val="24"/>
          <w:szCs w:val="24"/>
        </w:rPr>
        <w:t>s are</w:t>
      </w:r>
      <w:r w:rsidR="0065517A" w:rsidRPr="00BE52EF">
        <w:rPr>
          <w:rFonts w:cstheme="minorHAnsi"/>
          <w:sz w:val="24"/>
          <w:szCs w:val="24"/>
        </w:rPr>
        <w:t xml:space="preserve"> located in </w:t>
      </w:r>
      <w:r w:rsidRPr="00BE52EF">
        <w:rPr>
          <w:rFonts w:cstheme="minorHAnsi"/>
          <w:sz w:val="24"/>
          <w:szCs w:val="24"/>
        </w:rPr>
        <w:t>A</w:t>
      </w:r>
      <w:r w:rsidR="00B850F3">
        <w:rPr>
          <w:rFonts w:cstheme="minorHAnsi"/>
          <w:sz w:val="24"/>
          <w:szCs w:val="24"/>
        </w:rPr>
        <w:t>ppendice</w:t>
      </w:r>
      <w:r w:rsidR="003F7F60">
        <w:rPr>
          <w:rFonts w:cstheme="minorHAnsi"/>
          <w:sz w:val="24"/>
          <w:szCs w:val="24"/>
        </w:rPr>
        <w:t>s</w:t>
      </w:r>
      <w:r w:rsidRPr="00BE52EF">
        <w:rPr>
          <w:rFonts w:cstheme="minorHAnsi"/>
          <w:sz w:val="24"/>
          <w:szCs w:val="24"/>
        </w:rPr>
        <w:t xml:space="preserve"> A</w:t>
      </w:r>
      <w:r w:rsidR="008668C8">
        <w:rPr>
          <w:rFonts w:cstheme="minorHAnsi"/>
          <w:sz w:val="24"/>
          <w:szCs w:val="24"/>
        </w:rPr>
        <w:t>-</w:t>
      </w:r>
      <w:r w:rsidR="00792902">
        <w:rPr>
          <w:rFonts w:cstheme="minorHAnsi"/>
          <w:sz w:val="24"/>
          <w:szCs w:val="24"/>
        </w:rPr>
        <w:t>H</w:t>
      </w:r>
      <w:r w:rsidR="00C87C85">
        <w:rPr>
          <w:rFonts w:cstheme="minorHAnsi"/>
          <w:sz w:val="24"/>
          <w:szCs w:val="24"/>
        </w:rPr>
        <w:t xml:space="preserve">, and </w:t>
      </w:r>
      <w:r w:rsidR="00C87C85" w:rsidRPr="008668C8">
        <w:rPr>
          <w:rFonts w:cstheme="minorHAnsi"/>
          <w:sz w:val="24"/>
          <w:szCs w:val="24"/>
        </w:rPr>
        <w:t>a C</w:t>
      </w:r>
      <w:r w:rsidR="000E12D9" w:rsidRPr="008668C8">
        <w:rPr>
          <w:rFonts w:cstheme="minorHAnsi"/>
          <w:sz w:val="24"/>
          <w:szCs w:val="24"/>
        </w:rPr>
        <w:t>D of electronic files generated during the validation te</w:t>
      </w:r>
      <w:r w:rsidR="003F7F60" w:rsidRPr="008668C8">
        <w:rPr>
          <w:rFonts w:cstheme="minorHAnsi"/>
          <w:sz w:val="24"/>
          <w:szCs w:val="24"/>
        </w:rPr>
        <w:t>sting is located in A</w:t>
      </w:r>
      <w:r w:rsidR="00B850F3" w:rsidRPr="008668C8">
        <w:rPr>
          <w:rFonts w:cstheme="minorHAnsi"/>
          <w:sz w:val="24"/>
          <w:szCs w:val="24"/>
        </w:rPr>
        <w:t>ppendix</w:t>
      </w:r>
      <w:r w:rsidR="008668C8">
        <w:rPr>
          <w:rFonts w:cstheme="minorHAnsi"/>
          <w:sz w:val="24"/>
          <w:szCs w:val="24"/>
        </w:rPr>
        <w:t xml:space="preserve"> </w:t>
      </w:r>
      <w:r w:rsidR="00792902">
        <w:rPr>
          <w:rFonts w:cstheme="minorHAnsi"/>
          <w:sz w:val="24"/>
          <w:szCs w:val="24"/>
        </w:rPr>
        <w:t>I</w:t>
      </w:r>
      <w:r w:rsidR="000E12D9" w:rsidRPr="008668C8">
        <w:rPr>
          <w:rFonts w:cstheme="minorHAnsi"/>
          <w:sz w:val="24"/>
          <w:szCs w:val="24"/>
        </w:rPr>
        <w:t>.</w:t>
      </w:r>
      <w:r w:rsidR="00920D74">
        <w:rPr>
          <w:rFonts w:cstheme="minorHAnsi"/>
          <w:sz w:val="24"/>
          <w:szCs w:val="24"/>
        </w:rPr>
        <w:t xml:space="preserve">  All original printouts generated during each protocol execution are located behind the respective protocol.</w:t>
      </w:r>
    </w:p>
    <w:p w:rsidR="0066096D" w:rsidRPr="00206D63" w:rsidRDefault="0066096D" w:rsidP="0066096D">
      <w:pPr>
        <w:spacing w:after="0"/>
        <w:ind w:left="720"/>
        <w:rPr>
          <w:rFonts w:cstheme="minorHAnsi"/>
          <w:sz w:val="16"/>
          <w:szCs w:val="16"/>
        </w:rPr>
      </w:pPr>
    </w:p>
    <w:p w:rsidR="00E250BC" w:rsidRPr="007C21ED" w:rsidRDefault="00E250BC" w:rsidP="00206D63">
      <w:pPr>
        <w:pStyle w:val="ListParagraph"/>
        <w:spacing w:after="0"/>
        <w:jc w:val="center"/>
        <w:rPr>
          <w:rFonts w:cstheme="minorHAnsi"/>
          <w:b/>
          <w:sz w:val="24"/>
          <w:szCs w:val="24"/>
        </w:rPr>
      </w:pPr>
      <w:r w:rsidRPr="007C21ED">
        <w:rPr>
          <w:rFonts w:cstheme="minorHAnsi"/>
          <w:b/>
          <w:sz w:val="24"/>
          <w:szCs w:val="24"/>
        </w:rPr>
        <w:t>Table 1</w:t>
      </w:r>
    </w:p>
    <w:p w:rsidR="00E250BC" w:rsidRPr="007C21ED" w:rsidRDefault="00E250BC" w:rsidP="00E250BC">
      <w:pPr>
        <w:pStyle w:val="ListParagraph"/>
        <w:jc w:val="center"/>
        <w:rPr>
          <w:rFonts w:cstheme="minorHAnsi"/>
          <w:b/>
          <w:sz w:val="24"/>
          <w:szCs w:val="24"/>
        </w:rPr>
      </w:pPr>
      <w:r w:rsidRPr="007C21ED">
        <w:rPr>
          <w:rFonts w:cstheme="minorHAnsi"/>
          <w:b/>
          <w:sz w:val="24"/>
          <w:szCs w:val="24"/>
        </w:rPr>
        <w:t>Protocol Execution Results</w:t>
      </w:r>
    </w:p>
    <w:tbl>
      <w:tblPr>
        <w:tblStyle w:val="TableGrid"/>
        <w:tblW w:w="10082" w:type="dxa"/>
        <w:jc w:val="center"/>
        <w:tblInd w:w="-326" w:type="dxa"/>
        <w:tblLook w:val="04A0" w:firstRow="1" w:lastRow="0" w:firstColumn="1" w:lastColumn="0" w:noHBand="0" w:noVBand="1"/>
      </w:tblPr>
      <w:tblGrid>
        <w:gridCol w:w="1498"/>
        <w:gridCol w:w="1132"/>
        <w:gridCol w:w="4072"/>
        <w:gridCol w:w="2034"/>
        <w:gridCol w:w="1346"/>
      </w:tblGrid>
      <w:tr w:rsidR="008C4097" w:rsidTr="008C4097">
        <w:trPr>
          <w:tblHeader/>
          <w:jc w:val="center"/>
        </w:trPr>
        <w:tc>
          <w:tcPr>
            <w:tcW w:w="1509" w:type="dxa"/>
          </w:tcPr>
          <w:p w:rsidR="008C4097" w:rsidRDefault="008C4097" w:rsidP="00B95F32">
            <w:pPr>
              <w:pStyle w:val="ListParagraph"/>
              <w:ind w:left="0"/>
              <w:rPr>
                <w:rFonts w:cstheme="minorHAnsi"/>
                <w:b/>
                <w:sz w:val="24"/>
                <w:szCs w:val="24"/>
              </w:rPr>
            </w:pPr>
            <w:r>
              <w:rPr>
                <w:rFonts w:cstheme="minorHAnsi"/>
                <w:b/>
                <w:sz w:val="24"/>
                <w:szCs w:val="24"/>
              </w:rPr>
              <w:t>Protocol</w:t>
            </w:r>
          </w:p>
          <w:p w:rsidR="008C4097" w:rsidRPr="007C21ED" w:rsidRDefault="008C4097" w:rsidP="00B95F32">
            <w:pPr>
              <w:pStyle w:val="ListParagraph"/>
              <w:ind w:left="0"/>
              <w:rPr>
                <w:rFonts w:cstheme="minorHAnsi"/>
                <w:b/>
                <w:sz w:val="24"/>
                <w:szCs w:val="24"/>
              </w:rPr>
            </w:pPr>
            <w:r w:rsidRPr="007C21ED">
              <w:rPr>
                <w:rFonts w:cstheme="minorHAnsi"/>
                <w:b/>
                <w:sz w:val="24"/>
                <w:szCs w:val="24"/>
              </w:rPr>
              <w:t>No.</w:t>
            </w:r>
          </w:p>
        </w:tc>
        <w:tc>
          <w:tcPr>
            <w:tcW w:w="1132" w:type="dxa"/>
          </w:tcPr>
          <w:p w:rsidR="008C4097" w:rsidRPr="007C21ED" w:rsidRDefault="008C4097" w:rsidP="00B95F32">
            <w:pPr>
              <w:pStyle w:val="ListParagraph"/>
              <w:ind w:left="0"/>
              <w:rPr>
                <w:rFonts w:cstheme="minorHAnsi"/>
                <w:b/>
                <w:sz w:val="24"/>
                <w:szCs w:val="24"/>
              </w:rPr>
            </w:pPr>
            <w:r w:rsidRPr="007C21ED">
              <w:rPr>
                <w:rFonts w:cstheme="minorHAnsi"/>
                <w:b/>
                <w:sz w:val="24"/>
                <w:szCs w:val="24"/>
              </w:rPr>
              <w:t>Test Dates</w:t>
            </w:r>
          </w:p>
        </w:tc>
        <w:tc>
          <w:tcPr>
            <w:tcW w:w="4123" w:type="dxa"/>
          </w:tcPr>
          <w:p w:rsidR="008C4097" w:rsidRPr="007C21ED" w:rsidRDefault="008C4097" w:rsidP="00B95F32">
            <w:pPr>
              <w:pStyle w:val="ListParagraph"/>
              <w:ind w:left="0"/>
              <w:rPr>
                <w:rFonts w:cstheme="minorHAnsi"/>
                <w:b/>
                <w:sz w:val="24"/>
                <w:szCs w:val="24"/>
              </w:rPr>
            </w:pPr>
            <w:r w:rsidRPr="007C21ED">
              <w:rPr>
                <w:rFonts w:cstheme="minorHAnsi"/>
                <w:b/>
                <w:sz w:val="24"/>
                <w:szCs w:val="24"/>
              </w:rPr>
              <w:t>Results of protocol</w:t>
            </w:r>
          </w:p>
        </w:tc>
        <w:tc>
          <w:tcPr>
            <w:tcW w:w="1967" w:type="dxa"/>
          </w:tcPr>
          <w:p w:rsidR="008C4097" w:rsidRPr="007C21ED" w:rsidRDefault="008C4097" w:rsidP="00206D63">
            <w:pPr>
              <w:pStyle w:val="ListParagraph"/>
              <w:ind w:left="0"/>
              <w:rPr>
                <w:rFonts w:cstheme="minorHAnsi"/>
                <w:b/>
                <w:sz w:val="24"/>
                <w:szCs w:val="24"/>
              </w:rPr>
            </w:pPr>
            <w:ins w:id="34" w:author="Lloyd Kurth" w:date="2013-04-05T16:42:00Z">
              <w:r>
                <w:rPr>
                  <w:rFonts w:cstheme="minorHAnsi"/>
                  <w:b/>
                  <w:sz w:val="24"/>
                  <w:szCs w:val="24"/>
                </w:rPr>
                <w:t>Resolution/Action Taken</w:t>
              </w:r>
            </w:ins>
          </w:p>
        </w:tc>
        <w:tc>
          <w:tcPr>
            <w:tcW w:w="1351" w:type="dxa"/>
          </w:tcPr>
          <w:p w:rsidR="008C4097" w:rsidRPr="007C21ED" w:rsidRDefault="008C4097" w:rsidP="00206D63">
            <w:pPr>
              <w:pStyle w:val="ListParagraph"/>
              <w:ind w:left="0"/>
              <w:rPr>
                <w:rFonts w:cstheme="minorHAnsi"/>
                <w:b/>
                <w:sz w:val="24"/>
                <w:szCs w:val="24"/>
              </w:rPr>
            </w:pPr>
            <w:r w:rsidRPr="007C21ED">
              <w:rPr>
                <w:rFonts w:cstheme="minorHAnsi"/>
                <w:b/>
                <w:sz w:val="24"/>
                <w:szCs w:val="24"/>
              </w:rPr>
              <w:t xml:space="preserve">Original Protocol </w:t>
            </w:r>
            <w:r>
              <w:rPr>
                <w:rFonts w:cstheme="minorHAnsi"/>
                <w:b/>
                <w:sz w:val="24"/>
                <w:szCs w:val="24"/>
              </w:rPr>
              <w:t>Location</w:t>
            </w:r>
            <w:r w:rsidRPr="007C21ED">
              <w:rPr>
                <w:rFonts w:cstheme="minorHAnsi"/>
                <w:b/>
                <w:sz w:val="24"/>
                <w:szCs w:val="24"/>
              </w:rPr>
              <w:t>:</w:t>
            </w:r>
          </w:p>
        </w:tc>
      </w:tr>
      <w:tr w:rsidR="008C4097" w:rsidTr="008C4097">
        <w:trPr>
          <w:jc w:val="center"/>
        </w:trPr>
        <w:tc>
          <w:tcPr>
            <w:tcW w:w="1509" w:type="dxa"/>
          </w:tcPr>
          <w:p w:rsidR="008C4097" w:rsidRDefault="008C4097" w:rsidP="00B95F32">
            <w:pPr>
              <w:pStyle w:val="ListParagraph"/>
              <w:ind w:left="0"/>
              <w:rPr>
                <w:rFonts w:cstheme="minorHAnsi"/>
                <w:sz w:val="24"/>
                <w:szCs w:val="24"/>
              </w:rPr>
            </w:pPr>
            <w:r>
              <w:rPr>
                <w:rFonts w:cstheme="minorHAnsi"/>
                <w:sz w:val="24"/>
                <w:szCs w:val="24"/>
              </w:rPr>
              <w:t>ENG-009.009</w:t>
            </w:r>
          </w:p>
        </w:tc>
        <w:tc>
          <w:tcPr>
            <w:tcW w:w="1132" w:type="dxa"/>
          </w:tcPr>
          <w:p w:rsidR="008C4097" w:rsidRDefault="008C4097" w:rsidP="00C874F2">
            <w:pPr>
              <w:pStyle w:val="ListParagraph"/>
              <w:ind w:left="0"/>
              <w:rPr>
                <w:rFonts w:cstheme="minorHAnsi"/>
                <w:sz w:val="24"/>
                <w:szCs w:val="24"/>
              </w:rPr>
            </w:pPr>
            <w:r>
              <w:rPr>
                <w:rFonts w:cstheme="minorHAnsi"/>
                <w:sz w:val="24"/>
                <w:szCs w:val="24"/>
              </w:rPr>
              <w:t xml:space="preserve">10/25/12 </w:t>
            </w:r>
          </w:p>
        </w:tc>
        <w:tc>
          <w:tcPr>
            <w:tcW w:w="4123" w:type="dxa"/>
          </w:tcPr>
          <w:p w:rsidR="008C4097" w:rsidRDefault="008C4097" w:rsidP="00B95F32">
            <w:pPr>
              <w:pStyle w:val="ListParagraph"/>
              <w:ind w:left="0"/>
              <w:rPr>
                <w:rFonts w:cstheme="minorHAnsi"/>
                <w:sz w:val="24"/>
                <w:szCs w:val="24"/>
              </w:rPr>
            </w:pPr>
            <w:r>
              <w:rPr>
                <w:rFonts w:cstheme="minorHAnsi"/>
                <w:sz w:val="24"/>
                <w:szCs w:val="24"/>
              </w:rPr>
              <w:t>Deviations – NONE</w:t>
            </w:r>
          </w:p>
          <w:p w:rsidR="008C4097" w:rsidRPr="00206D63" w:rsidRDefault="008C4097" w:rsidP="00B95F32">
            <w:pPr>
              <w:pStyle w:val="ListParagraph"/>
              <w:ind w:left="0"/>
              <w:rPr>
                <w:rFonts w:cstheme="minorHAnsi"/>
                <w:sz w:val="16"/>
                <w:szCs w:val="16"/>
              </w:rPr>
            </w:pPr>
          </w:p>
          <w:p w:rsidR="008C4097" w:rsidRDefault="008C4097" w:rsidP="00B41338">
            <w:pPr>
              <w:pStyle w:val="ListParagraph"/>
              <w:ind w:left="0"/>
              <w:rPr>
                <w:rFonts w:cstheme="minorHAnsi"/>
                <w:sz w:val="24"/>
                <w:szCs w:val="24"/>
              </w:rPr>
            </w:pPr>
            <w:r>
              <w:rPr>
                <w:rFonts w:cstheme="minorHAnsi"/>
                <w:sz w:val="24"/>
                <w:szCs w:val="24"/>
              </w:rPr>
              <w:t>Nonconformances</w:t>
            </w:r>
          </w:p>
          <w:p w:rsidR="008C4097" w:rsidRPr="00206D63" w:rsidRDefault="008C4097" w:rsidP="00B41338">
            <w:pPr>
              <w:pStyle w:val="ListParagraph"/>
              <w:ind w:left="0"/>
              <w:rPr>
                <w:rFonts w:cstheme="minorHAnsi"/>
                <w:sz w:val="16"/>
                <w:szCs w:val="16"/>
              </w:rPr>
            </w:pPr>
          </w:p>
          <w:p w:rsidR="008C4097" w:rsidRDefault="008C4097" w:rsidP="00B41338">
            <w:pPr>
              <w:pStyle w:val="ListParagraph"/>
              <w:numPr>
                <w:ilvl w:val="0"/>
                <w:numId w:val="14"/>
              </w:numPr>
              <w:ind w:left="262" w:hanging="262"/>
              <w:rPr>
                <w:rFonts w:cstheme="minorHAnsi"/>
                <w:sz w:val="24"/>
                <w:szCs w:val="24"/>
              </w:rPr>
            </w:pPr>
            <w:r>
              <w:rPr>
                <w:rFonts w:cstheme="minorHAnsi"/>
                <w:sz w:val="24"/>
                <w:szCs w:val="24"/>
              </w:rPr>
              <w:t>Section 6.5, page 25 – When logged in as an Admin., unable to save the modified patient demographics.</w:t>
            </w:r>
          </w:p>
          <w:p w:rsidR="008C4097" w:rsidRPr="00206D63" w:rsidRDefault="008C4097" w:rsidP="00DF6E22">
            <w:pPr>
              <w:rPr>
                <w:rFonts w:cstheme="minorHAnsi"/>
                <w:sz w:val="16"/>
                <w:szCs w:val="16"/>
              </w:rPr>
            </w:pPr>
          </w:p>
        </w:tc>
        <w:tc>
          <w:tcPr>
            <w:tcW w:w="1967" w:type="dxa"/>
          </w:tcPr>
          <w:p w:rsidR="008C4097" w:rsidRDefault="008C4097" w:rsidP="00B95F32">
            <w:pPr>
              <w:pStyle w:val="ListParagraph"/>
              <w:ind w:left="0"/>
              <w:rPr>
                <w:ins w:id="35" w:author="Lloyd Kurth" w:date="2013-04-05T17:46:00Z"/>
                <w:rFonts w:cstheme="minorHAnsi"/>
                <w:sz w:val="24"/>
                <w:szCs w:val="24"/>
              </w:rPr>
            </w:pPr>
            <w:ins w:id="36" w:author="Lloyd Kurth" w:date="2013-04-05T16:45:00Z">
              <w:r>
                <w:rPr>
                  <w:rFonts w:cstheme="minorHAnsi"/>
                  <w:sz w:val="24"/>
                  <w:szCs w:val="24"/>
                </w:rPr>
                <w:t>Fixed software bug in Release Candidate B.</w:t>
              </w:r>
            </w:ins>
          </w:p>
          <w:p w:rsidR="00212484" w:rsidRDefault="00212484" w:rsidP="00B95F32">
            <w:pPr>
              <w:pStyle w:val="ListParagraph"/>
              <w:ind w:left="0"/>
              <w:rPr>
                <w:ins w:id="37" w:author="Lloyd Kurth" w:date="2013-04-05T17:47:00Z"/>
                <w:rFonts w:cstheme="minorHAnsi"/>
                <w:sz w:val="24"/>
                <w:szCs w:val="24"/>
              </w:rPr>
            </w:pPr>
          </w:p>
          <w:p w:rsidR="00212484" w:rsidRDefault="00212484" w:rsidP="00B95F32">
            <w:pPr>
              <w:pStyle w:val="ListParagraph"/>
              <w:ind w:left="0"/>
              <w:rPr>
                <w:ins w:id="38" w:author="Lloyd Kurth" w:date="2013-04-05T17:47:00Z"/>
                <w:rFonts w:cstheme="minorHAnsi"/>
                <w:sz w:val="24"/>
                <w:szCs w:val="24"/>
              </w:rPr>
            </w:pPr>
            <w:ins w:id="39" w:author="Lloyd Kurth" w:date="2013-04-05T17:47:00Z">
              <w:r>
                <w:rPr>
                  <w:rFonts w:cstheme="minorHAnsi"/>
                  <w:sz w:val="24"/>
                  <w:szCs w:val="24"/>
                </w:rPr>
                <w:t>Minor revisions made to the protocol script to capture redlines.</w:t>
              </w:r>
            </w:ins>
          </w:p>
          <w:p w:rsidR="00212484" w:rsidRDefault="00212484" w:rsidP="00B95F32">
            <w:pPr>
              <w:pStyle w:val="ListParagraph"/>
              <w:ind w:left="0"/>
              <w:rPr>
                <w:ins w:id="40" w:author="Lloyd Kurth" w:date="2013-04-05T17:47:00Z"/>
                <w:rFonts w:cstheme="minorHAnsi"/>
                <w:sz w:val="24"/>
                <w:szCs w:val="24"/>
              </w:rPr>
            </w:pPr>
          </w:p>
          <w:p w:rsidR="00212484" w:rsidRDefault="00212484" w:rsidP="00B95F32">
            <w:pPr>
              <w:pStyle w:val="ListParagraph"/>
              <w:ind w:left="0"/>
              <w:rPr>
                <w:ins w:id="41" w:author="Lloyd Kurth" w:date="2013-04-05T16:42:00Z"/>
                <w:rFonts w:cstheme="minorHAnsi"/>
                <w:sz w:val="24"/>
                <w:szCs w:val="24"/>
              </w:rPr>
            </w:pPr>
            <w:ins w:id="42" w:author="Lloyd Kurth" w:date="2013-04-05T17:47:00Z">
              <w:r>
                <w:rPr>
                  <w:rFonts w:cstheme="minorHAnsi"/>
                  <w:sz w:val="24"/>
                  <w:szCs w:val="24"/>
                </w:rPr>
                <w:t>Re-tested using ENG-009.010.</w:t>
              </w:r>
            </w:ins>
          </w:p>
        </w:tc>
        <w:tc>
          <w:tcPr>
            <w:tcW w:w="1351" w:type="dxa"/>
          </w:tcPr>
          <w:p w:rsidR="008C4097" w:rsidRDefault="008C4097" w:rsidP="00B95F32">
            <w:pPr>
              <w:pStyle w:val="ListParagraph"/>
              <w:ind w:left="0"/>
              <w:rPr>
                <w:rFonts w:cstheme="minorHAnsi"/>
                <w:sz w:val="24"/>
                <w:szCs w:val="24"/>
              </w:rPr>
            </w:pPr>
            <w:r>
              <w:rPr>
                <w:rFonts w:cstheme="minorHAnsi"/>
                <w:sz w:val="24"/>
                <w:szCs w:val="24"/>
              </w:rPr>
              <w:t>Appendix A</w:t>
            </w:r>
          </w:p>
          <w:p w:rsidR="008C4097" w:rsidRDefault="008C4097" w:rsidP="00B95F32">
            <w:pPr>
              <w:pStyle w:val="ListParagraph"/>
              <w:ind w:left="0"/>
              <w:rPr>
                <w:rFonts w:cstheme="minorHAnsi"/>
                <w:sz w:val="24"/>
                <w:szCs w:val="24"/>
              </w:rPr>
            </w:pPr>
          </w:p>
        </w:tc>
      </w:tr>
      <w:tr w:rsidR="008C4097" w:rsidTr="008C4097">
        <w:trPr>
          <w:jc w:val="center"/>
        </w:trPr>
        <w:tc>
          <w:tcPr>
            <w:tcW w:w="1509" w:type="dxa"/>
          </w:tcPr>
          <w:p w:rsidR="008C4097" w:rsidRDefault="008C4097" w:rsidP="00B95F32">
            <w:pPr>
              <w:pStyle w:val="ListParagraph"/>
              <w:ind w:left="0"/>
              <w:rPr>
                <w:rFonts w:cstheme="minorHAnsi"/>
                <w:sz w:val="24"/>
                <w:szCs w:val="24"/>
              </w:rPr>
            </w:pPr>
            <w:r>
              <w:rPr>
                <w:rFonts w:cstheme="minorHAnsi"/>
                <w:sz w:val="24"/>
                <w:szCs w:val="24"/>
              </w:rPr>
              <w:t>ENG-009.010</w:t>
            </w:r>
          </w:p>
        </w:tc>
        <w:tc>
          <w:tcPr>
            <w:tcW w:w="1132" w:type="dxa"/>
          </w:tcPr>
          <w:p w:rsidR="008C4097" w:rsidRDefault="008C4097" w:rsidP="00C874F2">
            <w:pPr>
              <w:pStyle w:val="ListParagraph"/>
              <w:ind w:left="0"/>
              <w:rPr>
                <w:rFonts w:cstheme="minorHAnsi"/>
                <w:sz w:val="24"/>
                <w:szCs w:val="24"/>
              </w:rPr>
            </w:pPr>
            <w:r>
              <w:rPr>
                <w:rFonts w:cstheme="minorHAnsi"/>
                <w:sz w:val="24"/>
                <w:szCs w:val="24"/>
              </w:rPr>
              <w:t>11/1/12 through 11/2/12</w:t>
            </w:r>
          </w:p>
        </w:tc>
        <w:tc>
          <w:tcPr>
            <w:tcW w:w="4123" w:type="dxa"/>
          </w:tcPr>
          <w:p w:rsidR="008C4097" w:rsidRDefault="008C4097" w:rsidP="00860371">
            <w:pPr>
              <w:pStyle w:val="ListParagraph"/>
              <w:ind w:left="0"/>
              <w:rPr>
                <w:rFonts w:cstheme="minorHAnsi"/>
                <w:sz w:val="24"/>
                <w:szCs w:val="24"/>
              </w:rPr>
            </w:pPr>
            <w:r>
              <w:rPr>
                <w:rFonts w:cstheme="minorHAnsi"/>
                <w:sz w:val="24"/>
                <w:szCs w:val="24"/>
              </w:rPr>
              <w:t>Deviations - NONE</w:t>
            </w:r>
          </w:p>
          <w:p w:rsidR="008C4097" w:rsidRPr="00206D63" w:rsidRDefault="008C4097" w:rsidP="00860371">
            <w:pPr>
              <w:pStyle w:val="ListParagraph"/>
              <w:ind w:left="0"/>
              <w:rPr>
                <w:rFonts w:cstheme="minorHAnsi"/>
                <w:sz w:val="16"/>
                <w:szCs w:val="16"/>
              </w:rPr>
            </w:pPr>
          </w:p>
          <w:p w:rsidR="008C4097" w:rsidRDefault="008C4097" w:rsidP="00860371">
            <w:pPr>
              <w:pStyle w:val="ListParagraph"/>
              <w:ind w:left="0"/>
              <w:rPr>
                <w:rFonts w:cstheme="minorHAnsi"/>
                <w:sz w:val="24"/>
                <w:szCs w:val="24"/>
              </w:rPr>
            </w:pPr>
            <w:r>
              <w:rPr>
                <w:rFonts w:cstheme="minorHAnsi"/>
                <w:sz w:val="24"/>
                <w:szCs w:val="24"/>
              </w:rPr>
              <w:t xml:space="preserve">Nonconformances - NONE </w:t>
            </w:r>
          </w:p>
          <w:p w:rsidR="008C4097" w:rsidRPr="00206D63" w:rsidRDefault="008C4097" w:rsidP="00B95F32">
            <w:pPr>
              <w:pStyle w:val="ListParagraph"/>
              <w:ind w:left="0"/>
              <w:rPr>
                <w:rFonts w:cstheme="minorHAnsi"/>
                <w:sz w:val="16"/>
                <w:szCs w:val="16"/>
              </w:rPr>
            </w:pPr>
          </w:p>
        </w:tc>
        <w:tc>
          <w:tcPr>
            <w:tcW w:w="1967" w:type="dxa"/>
          </w:tcPr>
          <w:p w:rsidR="008C4097" w:rsidRDefault="008C4097" w:rsidP="002A4FE6">
            <w:pPr>
              <w:pStyle w:val="ListParagraph"/>
              <w:ind w:left="0"/>
              <w:rPr>
                <w:ins w:id="43" w:author="Lloyd Kurth" w:date="2013-04-05T16:42:00Z"/>
                <w:rFonts w:cstheme="minorHAnsi"/>
                <w:sz w:val="24"/>
                <w:szCs w:val="24"/>
              </w:rPr>
            </w:pPr>
            <w:ins w:id="44" w:author="Lloyd Kurth" w:date="2013-04-05T16:51:00Z">
              <w:r>
                <w:rPr>
                  <w:rFonts w:cstheme="minorHAnsi"/>
                  <w:sz w:val="24"/>
                  <w:szCs w:val="24"/>
                </w:rPr>
                <w:t>N/A</w:t>
              </w:r>
            </w:ins>
          </w:p>
        </w:tc>
        <w:tc>
          <w:tcPr>
            <w:tcW w:w="1351" w:type="dxa"/>
          </w:tcPr>
          <w:p w:rsidR="008C4097" w:rsidRDefault="008C4097" w:rsidP="002A4FE6">
            <w:pPr>
              <w:pStyle w:val="ListParagraph"/>
              <w:ind w:left="0"/>
              <w:rPr>
                <w:rFonts w:cstheme="minorHAnsi"/>
                <w:sz w:val="24"/>
                <w:szCs w:val="24"/>
              </w:rPr>
            </w:pPr>
            <w:r>
              <w:rPr>
                <w:rFonts w:cstheme="minorHAnsi"/>
                <w:sz w:val="24"/>
                <w:szCs w:val="24"/>
              </w:rPr>
              <w:t>Appendix B</w:t>
            </w:r>
          </w:p>
          <w:p w:rsidR="008C4097" w:rsidRDefault="008C4097" w:rsidP="002A4FE6">
            <w:pPr>
              <w:pStyle w:val="ListParagraph"/>
              <w:ind w:left="0"/>
              <w:rPr>
                <w:rFonts w:cstheme="minorHAnsi"/>
                <w:sz w:val="24"/>
                <w:szCs w:val="24"/>
              </w:rPr>
            </w:pPr>
          </w:p>
        </w:tc>
      </w:tr>
      <w:tr w:rsidR="008C4097" w:rsidTr="008C4097">
        <w:trPr>
          <w:jc w:val="center"/>
        </w:trPr>
        <w:tc>
          <w:tcPr>
            <w:tcW w:w="1509" w:type="dxa"/>
          </w:tcPr>
          <w:p w:rsidR="008C4097" w:rsidRDefault="008C4097" w:rsidP="00B95F32">
            <w:pPr>
              <w:pStyle w:val="ListParagraph"/>
              <w:ind w:left="0"/>
              <w:rPr>
                <w:rFonts w:cstheme="minorHAnsi"/>
                <w:sz w:val="24"/>
                <w:szCs w:val="24"/>
              </w:rPr>
            </w:pPr>
            <w:r>
              <w:rPr>
                <w:rFonts w:cstheme="minorHAnsi"/>
                <w:sz w:val="24"/>
                <w:szCs w:val="24"/>
              </w:rPr>
              <w:t>ENG-010.009</w:t>
            </w:r>
          </w:p>
        </w:tc>
        <w:tc>
          <w:tcPr>
            <w:tcW w:w="1132" w:type="dxa"/>
          </w:tcPr>
          <w:p w:rsidR="008C4097" w:rsidRDefault="008C4097" w:rsidP="00725808">
            <w:pPr>
              <w:pStyle w:val="ListParagraph"/>
              <w:ind w:left="0"/>
              <w:rPr>
                <w:rFonts w:cstheme="minorHAnsi"/>
                <w:sz w:val="24"/>
                <w:szCs w:val="24"/>
              </w:rPr>
            </w:pPr>
            <w:r>
              <w:rPr>
                <w:rFonts w:cstheme="minorHAnsi"/>
                <w:sz w:val="24"/>
                <w:szCs w:val="24"/>
              </w:rPr>
              <w:t>11/2/12 through 11/5/12</w:t>
            </w:r>
          </w:p>
        </w:tc>
        <w:tc>
          <w:tcPr>
            <w:tcW w:w="4123" w:type="dxa"/>
          </w:tcPr>
          <w:p w:rsidR="008C4097" w:rsidRDefault="008C4097" w:rsidP="00DA3088">
            <w:pPr>
              <w:pStyle w:val="ListParagraph"/>
              <w:ind w:left="0"/>
              <w:rPr>
                <w:rFonts w:cstheme="minorHAnsi"/>
                <w:sz w:val="24"/>
                <w:szCs w:val="24"/>
              </w:rPr>
            </w:pPr>
            <w:r>
              <w:rPr>
                <w:rFonts w:cstheme="minorHAnsi"/>
                <w:sz w:val="24"/>
                <w:szCs w:val="24"/>
              </w:rPr>
              <w:t>Deviations - NONE</w:t>
            </w:r>
          </w:p>
          <w:p w:rsidR="008C4097" w:rsidRPr="00206D63" w:rsidRDefault="008C4097" w:rsidP="00DA3088">
            <w:pPr>
              <w:pStyle w:val="ListParagraph"/>
              <w:ind w:left="0"/>
              <w:rPr>
                <w:rFonts w:cstheme="minorHAnsi"/>
                <w:sz w:val="16"/>
                <w:szCs w:val="16"/>
              </w:rPr>
            </w:pPr>
          </w:p>
          <w:p w:rsidR="008C4097" w:rsidRDefault="008C4097" w:rsidP="00DA3088">
            <w:pPr>
              <w:pStyle w:val="ListParagraph"/>
              <w:ind w:left="0"/>
              <w:rPr>
                <w:rFonts w:cstheme="minorHAnsi"/>
                <w:sz w:val="24"/>
                <w:szCs w:val="24"/>
              </w:rPr>
            </w:pPr>
            <w:r>
              <w:rPr>
                <w:rFonts w:cstheme="minorHAnsi"/>
                <w:sz w:val="24"/>
                <w:szCs w:val="24"/>
              </w:rPr>
              <w:t xml:space="preserve">Nonconformances - NONE </w:t>
            </w:r>
          </w:p>
          <w:p w:rsidR="008C4097" w:rsidRPr="00206D63" w:rsidRDefault="008C4097" w:rsidP="00DA3088">
            <w:pPr>
              <w:pStyle w:val="ListParagraph"/>
              <w:ind w:left="0"/>
              <w:rPr>
                <w:rFonts w:cstheme="minorHAnsi"/>
                <w:sz w:val="16"/>
                <w:szCs w:val="16"/>
              </w:rPr>
            </w:pPr>
          </w:p>
        </w:tc>
        <w:tc>
          <w:tcPr>
            <w:tcW w:w="1967" w:type="dxa"/>
          </w:tcPr>
          <w:p w:rsidR="008C4097" w:rsidRDefault="008C4097" w:rsidP="00DA3088">
            <w:pPr>
              <w:pStyle w:val="ListParagraph"/>
              <w:ind w:left="0"/>
              <w:rPr>
                <w:ins w:id="45" w:author="Lloyd Kurth" w:date="2013-04-05T16:42:00Z"/>
                <w:rFonts w:cstheme="minorHAnsi"/>
                <w:sz w:val="24"/>
                <w:szCs w:val="24"/>
              </w:rPr>
            </w:pPr>
            <w:ins w:id="46" w:author="Lloyd Kurth" w:date="2013-04-05T16:51:00Z">
              <w:r>
                <w:rPr>
                  <w:rFonts w:cstheme="minorHAnsi"/>
                  <w:sz w:val="24"/>
                  <w:szCs w:val="24"/>
                </w:rPr>
                <w:t>N/A</w:t>
              </w:r>
            </w:ins>
          </w:p>
        </w:tc>
        <w:tc>
          <w:tcPr>
            <w:tcW w:w="1351" w:type="dxa"/>
          </w:tcPr>
          <w:p w:rsidR="008C4097" w:rsidRDefault="008C4097" w:rsidP="00DA3088">
            <w:pPr>
              <w:pStyle w:val="ListParagraph"/>
              <w:ind w:left="0"/>
              <w:rPr>
                <w:rFonts w:cstheme="minorHAnsi"/>
                <w:sz w:val="24"/>
                <w:szCs w:val="24"/>
              </w:rPr>
            </w:pPr>
            <w:r>
              <w:rPr>
                <w:rFonts w:cstheme="minorHAnsi"/>
                <w:sz w:val="24"/>
                <w:szCs w:val="24"/>
              </w:rPr>
              <w:t>Appendix C</w:t>
            </w:r>
          </w:p>
          <w:p w:rsidR="008C4097" w:rsidRDefault="008C4097" w:rsidP="00DA3088">
            <w:pPr>
              <w:pStyle w:val="ListParagraph"/>
              <w:ind w:left="0"/>
              <w:rPr>
                <w:rFonts w:cstheme="minorHAnsi"/>
                <w:sz w:val="24"/>
                <w:szCs w:val="24"/>
              </w:rPr>
            </w:pPr>
          </w:p>
        </w:tc>
      </w:tr>
      <w:tr w:rsidR="008C4097" w:rsidTr="008C4097">
        <w:trPr>
          <w:jc w:val="center"/>
        </w:trPr>
        <w:tc>
          <w:tcPr>
            <w:tcW w:w="1509" w:type="dxa"/>
          </w:tcPr>
          <w:p w:rsidR="008C4097" w:rsidRDefault="008C4097" w:rsidP="00B95F32">
            <w:pPr>
              <w:pStyle w:val="ListParagraph"/>
              <w:ind w:left="0"/>
              <w:rPr>
                <w:rFonts w:cstheme="minorHAnsi"/>
                <w:sz w:val="24"/>
                <w:szCs w:val="24"/>
              </w:rPr>
            </w:pPr>
            <w:r>
              <w:rPr>
                <w:rFonts w:cstheme="minorHAnsi"/>
                <w:sz w:val="24"/>
                <w:szCs w:val="24"/>
              </w:rPr>
              <w:t>ENG-011.009</w:t>
            </w:r>
          </w:p>
        </w:tc>
        <w:tc>
          <w:tcPr>
            <w:tcW w:w="1132" w:type="dxa"/>
            <w:shd w:val="clear" w:color="auto" w:fill="auto"/>
          </w:tcPr>
          <w:p w:rsidR="008C4097" w:rsidRDefault="008C4097" w:rsidP="00F701B2">
            <w:pPr>
              <w:pStyle w:val="ListParagraph"/>
              <w:ind w:left="0"/>
              <w:rPr>
                <w:rFonts w:cstheme="minorHAnsi"/>
                <w:sz w:val="24"/>
                <w:szCs w:val="24"/>
              </w:rPr>
            </w:pPr>
            <w:r>
              <w:rPr>
                <w:rFonts w:cstheme="minorHAnsi"/>
                <w:sz w:val="24"/>
                <w:szCs w:val="24"/>
              </w:rPr>
              <w:t>10/26/12</w:t>
            </w:r>
          </w:p>
        </w:tc>
        <w:tc>
          <w:tcPr>
            <w:tcW w:w="4123" w:type="dxa"/>
          </w:tcPr>
          <w:p w:rsidR="008C4097" w:rsidRDefault="008C4097" w:rsidP="00F701B2">
            <w:pPr>
              <w:pStyle w:val="ListParagraph"/>
              <w:ind w:left="0"/>
              <w:rPr>
                <w:rFonts w:cstheme="minorHAnsi"/>
                <w:sz w:val="24"/>
                <w:szCs w:val="24"/>
              </w:rPr>
            </w:pPr>
            <w:r>
              <w:rPr>
                <w:rFonts w:cstheme="minorHAnsi"/>
                <w:sz w:val="24"/>
                <w:szCs w:val="24"/>
              </w:rPr>
              <w:t>Deviations</w:t>
            </w:r>
          </w:p>
          <w:p w:rsidR="008C4097" w:rsidRPr="00206D63" w:rsidRDefault="008C4097" w:rsidP="00F701B2">
            <w:pPr>
              <w:pStyle w:val="ListParagraph"/>
              <w:ind w:left="0"/>
              <w:rPr>
                <w:rFonts w:cstheme="minorHAnsi"/>
                <w:sz w:val="16"/>
                <w:szCs w:val="16"/>
              </w:rPr>
            </w:pPr>
          </w:p>
          <w:p w:rsidR="008C4097" w:rsidRDefault="008C4097" w:rsidP="00F701B2">
            <w:pPr>
              <w:pStyle w:val="ListParagraph"/>
              <w:numPr>
                <w:ilvl w:val="0"/>
                <w:numId w:val="16"/>
              </w:numPr>
              <w:ind w:left="262" w:hanging="262"/>
              <w:rPr>
                <w:rFonts w:cstheme="minorHAnsi"/>
                <w:sz w:val="24"/>
                <w:szCs w:val="24"/>
              </w:rPr>
            </w:pPr>
            <w:r>
              <w:rPr>
                <w:rFonts w:cstheme="minorHAnsi"/>
                <w:sz w:val="24"/>
                <w:szCs w:val="24"/>
              </w:rPr>
              <w:t>Section 8.1, page 55 – Under the Alerts tab, the message section needs to reflect the new cal. Failure verbiage.</w:t>
            </w:r>
          </w:p>
          <w:p w:rsidR="008C4097" w:rsidRPr="00206D63" w:rsidRDefault="008C4097" w:rsidP="00F701B2">
            <w:pPr>
              <w:pStyle w:val="ListParagraph"/>
              <w:ind w:left="0"/>
              <w:rPr>
                <w:rFonts w:cstheme="minorHAnsi"/>
                <w:sz w:val="16"/>
                <w:szCs w:val="16"/>
              </w:rPr>
            </w:pPr>
          </w:p>
          <w:p w:rsidR="008C4097" w:rsidRDefault="008C4097" w:rsidP="00F701B2">
            <w:pPr>
              <w:pStyle w:val="ListParagraph"/>
              <w:ind w:left="0"/>
              <w:rPr>
                <w:rFonts w:cstheme="minorHAnsi"/>
                <w:sz w:val="24"/>
                <w:szCs w:val="24"/>
              </w:rPr>
            </w:pPr>
            <w:r>
              <w:rPr>
                <w:rFonts w:cstheme="minorHAnsi"/>
                <w:sz w:val="24"/>
                <w:szCs w:val="24"/>
              </w:rPr>
              <w:t xml:space="preserve">Nonconformances  </w:t>
            </w:r>
          </w:p>
          <w:p w:rsidR="008C4097" w:rsidRPr="00206D63" w:rsidRDefault="008C4097" w:rsidP="00F701B2">
            <w:pPr>
              <w:pStyle w:val="ListParagraph"/>
              <w:ind w:left="0"/>
              <w:rPr>
                <w:rFonts w:cstheme="minorHAnsi"/>
                <w:sz w:val="16"/>
                <w:szCs w:val="16"/>
              </w:rPr>
            </w:pPr>
          </w:p>
          <w:p w:rsidR="008C4097" w:rsidRDefault="008C4097" w:rsidP="00F701B2">
            <w:pPr>
              <w:pStyle w:val="ListParagraph"/>
              <w:numPr>
                <w:ilvl w:val="0"/>
                <w:numId w:val="17"/>
              </w:numPr>
              <w:ind w:left="262" w:hanging="262"/>
              <w:rPr>
                <w:rFonts w:cstheme="minorHAnsi"/>
                <w:sz w:val="24"/>
                <w:szCs w:val="24"/>
              </w:rPr>
            </w:pPr>
            <w:r>
              <w:rPr>
                <w:rFonts w:cstheme="minorHAnsi"/>
                <w:sz w:val="24"/>
                <w:szCs w:val="24"/>
              </w:rPr>
              <w:t>Section 8.1, page 56 – Setting “Configuration 2” does not pass the calibration routine.</w:t>
            </w:r>
          </w:p>
          <w:p w:rsidR="008C4097" w:rsidRPr="00206D63" w:rsidRDefault="008C4097" w:rsidP="00CF0CEA">
            <w:pPr>
              <w:pStyle w:val="ListParagraph"/>
              <w:ind w:left="0"/>
              <w:rPr>
                <w:rFonts w:cstheme="minorHAnsi"/>
                <w:sz w:val="16"/>
                <w:szCs w:val="16"/>
              </w:rPr>
            </w:pPr>
          </w:p>
        </w:tc>
        <w:tc>
          <w:tcPr>
            <w:tcW w:w="1967" w:type="dxa"/>
          </w:tcPr>
          <w:p w:rsidR="008C4097" w:rsidRDefault="008C4097" w:rsidP="00F5261F">
            <w:pPr>
              <w:pStyle w:val="ListParagraph"/>
              <w:ind w:left="0"/>
              <w:rPr>
                <w:ins w:id="47" w:author="Lloyd Kurth" w:date="2013-04-05T16:52:00Z"/>
                <w:rFonts w:cstheme="minorHAnsi"/>
                <w:sz w:val="24"/>
                <w:szCs w:val="24"/>
              </w:rPr>
            </w:pPr>
            <w:ins w:id="48" w:author="Lloyd Kurth" w:date="2013-04-05T16:51:00Z">
              <w:r>
                <w:rPr>
                  <w:rFonts w:cstheme="minorHAnsi"/>
                  <w:sz w:val="24"/>
                  <w:szCs w:val="24"/>
                </w:rPr>
                <w:t xml:space="preserve">Deviation 1: </w:t>
              </w:r>
            </w:ins>
            <w:ins w:id="49" w:author="Lloyd Kurth" w:date="2013-04-05T16:56:00Z">
              <w:r w:rsidR="00DE5409">
                <w:rPr>
                  <w:rFonts w:cstheme="minorHAnsi"/>
                  <w:sz w:val="24"/>
                  <w:szCs w:val="24"/>
                </w:rPr>
                <w:t>Modified p</w:t>
              </w:r>
            </w:ins>
            <w:ins w:id="50" w:author="Lloyd Kurth" w:date="2013-04-05T16:51:00Z">
              <w:r>
                <w:rPr>
                  <w:rFonts w:cstheme="minorHAnsi"/>
                  <w:sz w:val="24"/>
                  <w:szCs w:val="24"/>
                </w:rPr>
                <w:t>rotocol script to describe new alerts output</w:t>
              </w:r>
            </w:ins>
            <w:ins w:id="51" w:author="Lloyd Kurth" w:date="2013-04-05T16:52:00Z">
              <w:r>
                <w:rPr>
                  <w:rFonts w:cstheme="minorHAnsi"/>
                  <w:sz w:val="24"/>
                  <w:szCs w:val="24"/>
                </w:rPr>
                <w:t>.</w:t>
              </w:r>
            </w:ins>
          </w:p>
          <w:p w:rsidR="008C4097" w:rsidRDefault="008C4097" w:rsidP="00F5261F">
            <w:pPr>
              <w:pStyle w:val="ListParagraph"/>
              <w:ind w:left="0"/>
              <w:rPr>
                <w:ins w:id="52" w:author="Lloyd Kurth" w:date="2013-04-05T16:52:00Z"/>
                <w:rFonts w:cstheme="minorHAnsi"/>
                <w:sz w:val="24"/>
                <w:szCs w:val="24"/>
              </w:rPr>
            </w:pPr>
          </w:p>
          <w:p w:rsidR="008C4097" w:rsidRDefault="008C4097" w:rsidP="00F5261F">
            <w:pPr>
              <w:pStyle w:val="ListParagraph"/>
              <w:ind w:left="0"/>
              <w:rPr>
                <w:ins w:id="53" w:author="Lloyd Kurth" w:date="2013-04-05T18:03:00Z"/>
                <w:rFonts w:cstheme="minorHAnsi"/>
                <w:sz w:val="24"/>
                <w:szCs w:val="24"/>
              </w:rPr>
            </w:pPr>
            <w:proofErr w:type="spellStart"/>
            <w:ins w:id="54" w:author="Lloyd Kurth" w:date="2013-04-05T16:52:00Z">
              <w:r>
                <w:rPr>
                  <w:rFonts w:cstheme="minorHAnsi"/>
                  <w:sz w:val="24"/>
                  <w:szCs w:val="24"/>
                </w:rPr>
                <w:t>Nonc</w:t>
              </w:r>
            </w:ins>
            <w:ins w:id="55" w:author="Lloyd Kurth" w:date="2013-04-05T16:53:00Z">
              <w:r>
                <w:rPr>
                  <w:rFonts w:cstheme="minorHAnsi"/>
                  <w:sz w:val="24"/>
                  <w:szCs w:val="24"/>
                </w:rPr>
                <w:t>onf</w:t>
              </w:r>
              <w:proofErr w:type="spellEnd"/>
              <w:r>
                <w:rPr>
                  <w:rFonts w:cstheme="minorHAnsi"/>
                  <w:sz w:val="24"/>
                  <w:szCs w:val="24"/>
                </w:rPr>
                <w:t>. 1:</w:t>
              </w:r>
            </w:ins>
            <w:ins w:id="56" w:author="Lloyd Kurth" w:date="2013-04-05T16:55:00Z">
              <w:r w:rsidR="00DE5409">
                <w:rPr>
                  <w:rFonts w:cstheme="minorHAnsi"/>
                  <w:sz w:val="24"/>
                  <w:szCs w:val="24"/>
                </w:rPr>
                <w:t xml:space="preserve"> Modified protocol script to tell user to set calibration settings to values that will pass.</w:t>
              </w:r>
            </w:ins>
          </w:p>
          <w:p w:rsidR="00320609" w:rsidRDefault="00320609" w:rsidP="00F5261F">
            <w:pPr>
              <w:pStyle w:val="ListParagraph"/>
              <w:ind w:left="0"/>
              <w:rPr>
                <w:ins w:id="57" w:author="Lloyd Kurth" w:date="2013-04-05T18:03:00Z"/>
                <w:rFonts w:cstheme="minorHAnsi"/>
                <w:sz w:val="24"/>
                <w:szCs w:val="24"/>
              </w:rPr>
            </w:pPr>
          </w:p>
          <w:p w:rsidR="00320609" w:rsidRDefault="00320609" w:rsidP="00F5261F">
            <w:pPr>
              <w:pStyle w:val="ListParagraph"/>
              <w:ind w:left="0"/>
              <w:rPr>
                <w:ins w:id="58" w:author="Lloyd Kurth" w:date="2013-04-05T16:42:00Z"/>
                <w:rFonts w:cstheme="minorHAnsi"/>
                <w:sz w:val="24"/>
                <w:szCs w:val="24"/>
              </w:rPr>
            </w:pPr>
            <w:ins w:id="59" w:author="Lloyd Kurth" w:date="2013-04-05T18:03:00Z">
              <w:r>
                <w:rPr>
                  <w:rFonts w:cstheme="minorHAnsi"/>
                  <w:sz w:val="24"/>
                  <w:szCs w:val="24"/>
                </w:rPr>
                <w:t>Re-tested using ENG-011.010.</w:t>
              </w:r>
            </w:ins>
          </w:p>
        </w:tc>
        <w:tc>
          <w:tcPr>
            <w:tcW w:w="1351" w:type="dxa"/>
          </w:tcPr>
          <w:p w:rsidR="008C4097" w:rsidRDefault="008C4097" w:rsidP="00F5261F">
            <w:pPr>
              <w:pStyle w:val="ListParagraph"/>
              <w:ind w:left="0"/>
              <w:rPr>
                <w:rFonts w:cstheme="minorHAnsi"/>
                <w:sz w:val="24"/>
                <w:szCs w:val="24"/>
              </w:rPr>
            </w:pPr>
            <w:r>
              <w:rPr>
                <w:rFonts w:cstheme="minorHAnsi"/>
                <w:sz w:val="24"/>
                <w:szCs w:val="24"/>
              </w:rPr>
              <w:t>Appendix D</w:t>
            </w:r>
          </w:p>
          <w:p w:rsidR="008C4097" w:rsidRDefault="008C4097" w:rsidP="00F5261F">
            <w:pPr>
              <w:pStyle w:val="ListParagraph"/>
              <w:ind w:left="0"/>
              <w:rPr>
                <w:rFonts w:cstheme="minorHAnsi"/>
                <w:sz w:val="24"/>
                <w:szCs w:val="24"/>
              </w:rPr>
            </w:pPr>
          </w:p>
        </w:tc>
      </w:tr>
      <w:tr w:rsidR="008C4097" w:rsidTr="008C4097">
        <w:trPr>
          <w:jc w:val="center"/>
        </w:trPr>
        <w:tc>
          <w:tcPr>
            <w:tcW w:w="1509" w:type="dxa"/>
          </w:tcPr>
          <w:p w:rsidR="008C4097" w:rsidRDefault="008C4097" w:rsidP="00B95F32">
            <w:pPr>
              <w:pStyle w:val="ListParagraph"/>
              <w:ind w:left="0"/>
              <w:rPr>
                <w:rFonts w:cstheme="minorHAnsi"/>
                <w:sz w:val="24"/>
                <w:szCs w:val="24"/>
              </w:rPr>
            </w:pPr>
            <w:r>
              <w:rPr>
                <w:rFonts w:cstheme="minorHAnsi"/>
                <w:sz w:val="24"/>
                <w:szCs w:val="24"/>
              </w:rPr>
              <w:t>ENG-011.010</w:t>
            </w:r>
          </w:p>
        </w:tc>
        <w:tc>
          <w:tcPr>
            <w:tcW w:w="1132" w:type="dxa"/>
            <w:shd w:val="clear" w:color="auto" w:fill="auto"/>
          </w:tcPr>
          <w:p w:rsidR="008C4097" w:rsidRDefault="008C4097" w:rsidP="00B95F32">
            <w:pPr>
              <w:pStyle w:val="ListParagraph"/>
              <w:ind w:left="0"/>
              <w:rPr>
                <w:rFonts w:cstheme="minorHAnsi"/>
                <w:sz w:val="24"/>
                <w:szCs w:val="24"/>
              </w:rPr>
            </w:pPr>
            <w:r>
              <w:rPr>
                <w:rFonts w:cstheme="minorHAnsi"/>
                <w:sz w:val="24"/>
                <w:szCs w:val="24"/>
              </w:rPr>
              <w:t>11/2/12</w:t>
            </w:r>
          </w:p>
        </w:tc>
        <w:tc>
          <w:tcPr>
            <w:tcW w:w="4123" w:type="dxa"/>
          </w:tcPr>
          <w:p w:rsidR="008C4097" w:rsidRDefault="008C4097" w:rsidP="00CF0CEA">
            <w:pPr>
              <w:pStyle w:val="ListParagraph"/>
              <w:ind w:left="0"/>
              <w:rPr>
                <w:rFonts w:cstheme="minorHAnsi"/>
                <w:sz w:val="24"/>
                <w:szCs w:val="24"/>
              </w:rPr>
            </w:pPr>
            <w:r>
              <w:rPr>
                <w:rFonts w:cstheme="minorHAnsi"/>
                <w:sz w:val="24"/>
                <w:szCs w:val="24"/>
              </w:rPr>
              <w:t>Deviations - NONE</w:t>
            </w:r>
          </w:p>
          <w:p w:rsidR="008C4097" w:rsidRPr="00206D63" w:rsidRDefault="008C4097" w:rsidP="00CF0CEA">
            <w:pPr>
              <w:pStyle w:val="ListParagraph"/>
              <w:ind w:left="0"/>
              <w:rPr>
                <w:rFonts w:cstheme="minorHAnsi"/>
                <w:sz w:val="16"/>
                <w:szCs w:val="16"/>
              </w:rPr>
            </w:pPr>
          </w:p>
          <w:p w:rsidR="008C4097" w:rsidRDefault="008C4097" w:rsidP="00CF0CEA">
            <w:pPr>
              <w:pStyle w:val="ListParagraph"/>
              <w:ind w:left="0"/>
              <w:rPr>
                <w:rFonts w:cstheme="minorHAnsi"/>
                <w:sz w:val="24"/>
                <w:szCs w:val="24"/>
              </w:rPr>
            </w:pPr>
            <w:r>
              <w:rPr>
                <w:rFonts w:cstheme="minorHAnsi"/>
                <w:sz w:val="24"/>
                <w:szCs w:val="24"/>
              </w:rPr>
              <w:t xml:space="preserve">Nonconformances - NONE </w:t>
            </w:r>
          </w:p>
          <w:p w:rsidR="008C4097" w:rsidRPr="00206D63" w:rsidRDefault="008C4097" w:rsidP="00CF0CEA">
            <w:pPr>
              <w:pStyle w:val="ListParagraph"/>
              <w:ind w:left="0"/>
              <w:rPr>
                <w:rFonts w:cstheme="minorHAnsi"/>
                <w:sz w:val="16"/>
                <w:szCs w:val="16"/>
              </w:rPr>
            </w:pPr>
          </w:p>
        </w:tc>
        <w:tc>
          <w:tcPr>
            <w:tcW w:w="1967" w:type="dxa"/>
          </w:tcPr>
          <w:p w:rsidR="008C4097" w:rsidRDefault="00DE5409" w:rsidP="00CF0CEA">
            <w:pPr>
              <w:pStyle w:val="ListParagraph"/>
              <w:ind w:left="0"/>
              <w:rPr>
                <w:ins w:id="60" w:author="Lloyd Kurth" w:date="2013-04-05T16:42:00Z"/>
                <w:rFonts w:cstheme="minorHAnsi"/>
                <w:sz w:val="24"/>
                <w:szCs w:val="24"/>
              </w:rPr>
            </w:pPr>
            <w:ins w:id="61" w:author="Lloyd Kurth" w:date="2013-04-05T16:57:00Z">
              <w:r>
                <w:rPr>
                  <w:rFonts w:cstheme="minorHAnsi"/>
                  <w:sz w:val="24"/>
                  <w:szCs w:val="24"/>
                </w:rPr>
                <w:lastRenderedPageBreak/>
                <w:t>N/A</w:t>
              </w:r>
            </w:ins>
          </w:p>
        </w:tc>
        <w:tc>
          <w:tcPr>
            <w:tcW w:w="1351" w:type="dxa"/>
          </w:tcPr>
          <w:p w:rsidR="008C4097" w:rsidRDefault="008C4097" w:rsidP="00CF0CEA">
            <w:pPr>
              <w:pStyle w:val="ListParagraph"/>
              <w:ind w:left="0"/>
              <w:rPr>
                <w:rFonts w:cstheme="minorHAnsi"/>
                <w:sz w:val="24"/>
                <w:szCs w:val="24"/>
              </w:rPr>
            </w:pPr>
            <w:r>
              <w:rPr>
                <w:rFonts w:cstheme="minorHAnsi"/>
                <w:sz w:val="24"/>
                <w:szCs w:val="24"/>
              </w:rPr>
              <w:t>Appendix E</w:t>
            </w:r>
          </w:p>
          <w:p w:rsidR="008C4097" w:rsidRDefault="008C4097" w:rsidP="00CF0CEA">
            <w:pPr>
              <w:pStyle w:val="ListParagraph"/>
              <w:ind w:left="0"/>
              <w:rPr>
                <w:rFonts w:cstheme="minorHAnsi"/>
                <w:sz w:val="24"/>
                <w:szCs w:val="24"/>
              </w:rPr>
            </w:pPr>
          </w:p>
        </w:tc>
      </w:tr>
      <w:tr w:rsidR="008C4097" w:rsidTr="008C4097">
        <w:trPr>
          <w:jc w:val="center"/>
        </w:trPr>
        <w:tc>
          <w:tcPr>
            <w:tcW w:w="1509" w:type="dxa"/>
          </w:tcPr>
          <w:p w:rsidR="008C4097" w:rsidRDefault="008C4097" w:rsidP="00B95F32">
            <w:pPr>
              <w:pStyle w:val="ListParagraph"/>
              <w:ind w:left="0"/>
              <w:rPr>
                <w:rFonts w:cstheme="minorHAnsi"/>
                <w:sz w:val="24"/>
                <w:szCs w:val="24"/>
              </w:rPr>
            </w:pPr>
            <w:r>
              <w:rPr>
                <w:rFonts w:cstheme="minorHAnsi"/>
                <w:sz w:val="24"/>
                <w:szCs w:val="24"/>
              </w:rPr>
              <w:lastRenderedPageBreak/>
              <w:t>ENG-012.003</w:t>
            </w:r>
          </w:p>
        </w:tc>
        <w:tc>
          <w:tcPr>
            <w:tcW w:w="1132" w:type="dxa"/>
            <w:shd w:val="clear" w:color="auto" w:fill="auto"/>
          </w:tcPr>
          <w:p w:rsidR="008C4097" w:rsidRDefault="008C4097" w:rsidP="00B95F32">
            <w:pPr>
              <w:pStyle w:val="ListParagraph"/>
              <w:ind w:left="0"/>
              <w:rPr>
                <w:rFonts w:cstheme="minorHAnsi"/>
                <w:sz w:val="24"/>
                <w:szCs w:val="24"/>
              </w:rPr>
            </w:pPr>
            <w:r>
              <w:rPr>
                <w:rFonts w:cstheme="minorHAnsi"/>
                <w:sz w:val="24"/>
                <w:szCs w:val="24"/>
              </w:rPr>
              <w:t>10/24/12</w:t>
            </w:r>
          </w:p>
        </w:tc>
        <w:tc>
          <w:tcPr>
            <w:tcW w:w="4123" w:type="dxa"/>
          </w:tcPr>
          <w:p w:rsidR="008C4097" w:rsidRDefault="008C4097" w:rsidP="00F5261F">
            <w:pPr>
              <w:pStyle w:val="ListParagraph"/>
              <w:ind w:left="0"/>
              <w:rPr>
                <w:rFonts w:cstheme="minorHAnsi"/>
                <w:sz w:val="24"/>
                <w:szCs w:val="24"/>
              </w:rPr>
            </w:pPr>
            <w:r>
              <w:rPr>
                <w:rFonts w:cstheme="minorHAnsi"/>
                <w:sz w:val="24"/>
                <w:szCs w:val="24"/>
              </w:rPr>
              <w:t>Deviations - NONE</w:t>
            </w:r>
          </w:p>
          <w:p w:rsidR="008C4097" w:rsidRPr="00206D63" w:rsidRDefault="008C4097" w:rsidP="00F5261F">
            <w:pPr>
              <w:pStyle w:val="ListParagraph"/>
              <w:ind w:left="0"/>
              <w:rPr>
                <w:rFonts w:cstheme="minorHAnsi"/>
                <w:sz w:val="16"/>
                <w:szCs w:val="16"/>
              </w:rPr>
            </w:pPr>
          </w:p>
          <w:p w:rsidR="008C4097" w:rsidRDefault="008C4097" w:rsidP="00F5261F">
            <w:pPr>
              <w:pStyle w:val="ListParagraph"/>
              <w:ind w:left="0"/>
              <w:rPr>
                <w:rFonts w:cstheme="minorHAnsi"/>
                <w:sz w:val="24"/>
                <w:szCs w:val="24"/>
              </w:rPr>
            </w:pPr>
            <w:r>
              <w:rPr>
                <w:rFonts w:cstheme="minorHAnsi"/>
                <w:sz w:val="24"/>
                <w:szCs w:val="24"/>
              </w:rPr>
              <w:t xml:space="preserve">Nonconformances - NONE </w:t>
            </w:r>
          </w:p>
          <w:p w:rsidR="008C4097" w:rsidRPr="00206D63" w:rsidRDefault="008C4097" w:rsidP="00F5261F">
            <w:pPr>
              <w:pStyle w:val="ListParagraph"/>
              <w:ind w:left="0"/>
              <w:rPr>
                <w:rFonts w:cstheme="minorHAnsi"/>
                <w:sz w:val="16"/>
                <w:szCs w:val="16"/>
              </w:rPr>
            </w:pPr>
          </w:p>
        </w:tc>
        <w:tc>
          <w:tcPr>
            <w:tcW w:w="1967" w:type="dxa"/>
          </w:tcPr>
          <w:p w:rsidR="008C4097" w:rsidRDefault="00DE5409" w:rsidP="00F5261F">
            <w:pPr>
              <w:pStyle w:val="ListParagraph"/>
              <w:ind w:left="0"/>
              <w:rPr>
                <w:ins w:id="62" w:author="Lloyd Kurth" w:date="2013-04-05T16:42:00Z"/>
                <w:rFonts w:cstheme="minorHAnsi"/>
                <w:sz w:val="24"/>
                <w:szCs w:val="24"/>
              </w:rPr>
            </w:pPr>
            <w:ins w:id="63" w:author="Lloyd Kurth" w:date="2013-04-05T16:57:00Z">
              <w:r>
                <w:rPr>
                  <w:rFonts w:cstheme="minorHAnsi"/>
                  <w:sz w:val="24"/>
                  <w:szCs w:val="24"/>
                </w:rPr>
                <w:t>N/A</w:t>
              </w:r>
            </w:ins>
          </w:p>
        </w:tc>
        <w:tc>
          <w:tcPr>
            <w:tcW w:w="1351" w:type="dxa"/>
          </w:tcPr>
          <w:p w:rsidR="008C4097" w:rsidRDefault="008C4097" w:rsidP="00F5261F">
            <w:pPr>
              <w:pStyle w:val="ListParagraph"/>
              <w:ind w:left="0"/>
              <w:rPr>
                <w:rFonts w:cstheme="minorHAnsi"/>
                <w:sz w:val="24"/>
                <w:szCs w:val="24"/>
              </w:rPr>
            </w:pPr>
            <w:r>
              <w:rPr>
                <w:rFonts w:cstheme="minorHAnsi"/>
                <w:sz w:val="24"/>
                <w:szCs w:val="24"/>
              </w:rPr>
              <w:t>Appendix F</w:t>
            </w:r>
          </w:p>
          <w:p w:rsidR="008C4097" w:rsidRDefault="008C4097" w:rsidP="004029F6">
            <w:pPr>
              <w:pStyle w:val="ListParagraph"/>
              <w:ind w:left="0"/>
              <w:rPr>
                <w:rFonts w:cstheme="minorHAnsi"/>
                <w:sz w:val="24"/>
                <w:szCs w:val="24"/>
              </w:rPr>
            </w:pPr>
          </w:p>
        </w:tc>
      </w:tr>
      <w:tr w:rsidR="008C4097" w:rsidTr="008C4097">
        <w:trPr>
          <w:jc w:val="center"/>
        </w:trPr>
        <w:tc>
          <w:tcPr>
            <w:tcW w:w="1509" w:type="dxa"/>
          </w:tcPr>
          <w:p w:rsidR="008C4097" w:rsidRDefault="008C4097" w:rsidP="00B95F32">
            <w:pPr>
              <w:pStyle w:val="ListParagraph"/>
              <w:ind w:left="0"/>
              <w:rPr>
                <w:rFonts w:cstheme="minorHAnsi"/>
                <w:sz w:val="24"/>
                <w:szCs w:val="24"/>
              </w:rPr>
            </w:pPr>
            <w:r>
              <w:rPr>
                <w:rFonts w:cstheme="minorHAnsi"/>
                <w:sz w:val="24"/>
                <w:szCs w:val="24"/>
              </w:rPr>
              <w:t>ENG-014.006</w:t>
            </w:r>
          </w:p>
        </w:tc>
        <w:tc>
          <w:tcPr>
            <w:tcW w:w="1132" w:type="dxa"/>
            <w:shd w:val="clear" w:color="auto" w:fill="auto"/>
          </w:tcPr>
          <w:p w:rsidR="008C4097" w:rsidRDefault="008C4097" w:rsidP="00B95F32">
            <w:pPr>
              <w:pStyle w:val="ListParagraph"/>
              <w:ind w:left="0"/>
              <w:rPr>
                <w:rFonts w:cstheme="minorHAnsi"/>
                <w:sz w:val="24"/>
                <w:szCs w:val="24"/>
              </w:rPr>
            </w:pPr>
            <w:r>
              <w:rPr>
                <w:rFonts w:cstheme="minorHAnsi"/>
                <w:sz w:val="24"/>
                <w:szCs w:val="24"/>
              </w:rPr>
              <w:t>10/24/12 through 10/25/12</w:t>
            </w:r>
          </w:p>
        </w:tc>
        <w:tc>
          <w:tcPr>
            <w:tcW w:w="4123" w:type="dxa"/>
          </w:tcPr>
          <w:p w:rsidR="008C4097" w:rsidRDefault="008C4097" w:rsidP="00F5261F">
            <w:pPr>
              <w:pStyle w:val="ListParagraph"/>
              <w:ind w:left="0"/>
              <w:rPr>
                <w:rFonts w:cstheme="minorHAnsi"/>
                <w:sz w:val="24"/>
                <w:szCs w:val="24"/>
              </w:rPr>
            </w:pPr>
            <w:r>
              <w:rPr>
                <w:rFonts w:cstheme="minorHAnsi"/>
                <w:sz w:val="24"/>
                <w:szCs w:val="24"/>
              </w:rPr>
              <w:t>Deviations – NONE</w:t>
            </w:r>
          </w:p>
          <w:p w:rsidR="008C4097" w:rsidRDefault="008C4097" w:rsidP="00F5261F">
            <w:pPr>
              <w:pStyle w:val="ListParagraph"/>
              <w:ind w:left="0"/>
              <w:rPr>
                <w:rFonts w:cstheme="minorHAnsi"/>
                <w:sz w:val="24"/>
                <w:szCs w:val="24"/>
              </w:rPr>
            </w:pPr>
          </w:p>
          <w:p w:rsidR="008C4097" w:rsidRDefault="008C4097" w:rsidP="00F5261F">
            <w:pPr>
              <w:pStyle w:val="ListParagraph"/>
              <w:ind w:left="0"/>
              <w:rPr>
                <w:rFonts w:cstheme="minorHAnsi"/>
                <w:sz w:val="24"/>
                <w:szCs w:val="24"/>
              </w:rPr>
            </w:pPr>
            <w:r>
              <w:rPr>
                <w:rFonts w:cstheme="minorHAnsi"/>
                <w:sz w:val="24"/>
                <w:szCs w:val="24"/>
              </w:rPr>
              <w:t>Nonconformances - NONE</w:t>
            </w:r>
          </w:p>
          <w:p w:rsidR="008C4097" w:rsidRPr="00206D63" w:rsidRDefault="008C4097" w:rsidP="00206D63">
            <w:pPr>
              <w:pStyle w:val="ListParagraph"/>
              <w:ind w:left="262"/>
              <w:rPr>
                <w:rFonts w:cstheme="minorHAnsi"/>
                <w:sz w:val="16"/>
                <w:szCs w:val="16"/>
              </w:rPr>
            </w:pPr>
          </w:p>
        </w:tc>
        <w:tc>
          <w:tcPr>
            <w:tcW w:w="1967" w:type="dxa"/>
          </w:tcPr>
          <w:p w:rsidR="008C4097" w:rsidRDefault="00DE5409" w:rsidP="00F5261F">
            <w:pPr>
              <w:pStyle w:val="ListParagraph"/>
              <w:ind w:left="0"/>
              <w:rPr>
                <w:ins w:id="64" w:author="Lloyd Kurth" w:date="2013-04-05T16:42:00Z"/>
                <w:rFonts w:cstheme="minorHAnsi"/>
                <w:sz w:val="24"/>
                <w:szCs w:val="24"/>
              </w:rPr>
            </w:pPr>
            <w:ins w:id="65" w:author="Lloyd Kurth" w:date="2013-04-05T16:57:00Z">
              <w:r>
                <w:rPr>
                  <w:rFonts w:cstheme="minorHAnsi"/>
                  <w:sz w:val="24"/>
                  <w:szCs w:val="24"/>
                </w:rPr>
                <w:t>N/A</w:t>
              </w:r>
            </w:ins>
          </w:p>
        </w:tc>
        <w:tc>
          <w:tcPr>
            <w:tcW w:w="1351" w:type="dxa"/>
          </w:tcPr>
          <w:p w:rsidR="008C4097" w:rsidRDefault="008C4097" w:rsidP="00F5261F">
            <w:pPr>
              <w:pStyle w:val="ListParagraph"/>
              <w:ind w:left="0"/>
              <w:rPr>
                <w:rFonts w:cstheme="minorHAnsi"/>
                <w:sz w:val="24"/>
                <w:szCs w:val="24"/>
              </w:rPr>
            </w:pPr>
            <w:r>
              <w:rPr>
                <w:rFonts w:cstheme="minorHAnsi"/>
                <w:sz w:val="24"/>
                <w:szCs w:val="24"/>
              </w:rPr>
              <w:t>Appendix G</w:t>
            </w:r>
          </w:p>
          <w:p w:rsidR="008C4097" w:rsidRDefault="008C4097" w:rsidP="00FB1DB2">
            <w:pPr>
              <w:pStyle w:val="ListParagraph"/>
              <w:ind w:left="0"/>
              <w:rPr>
                <w:rFonts w:cstheme="minorHAnsi"/>
                <w:sz w:val="24"/>
                <w:szCs w:val="24"/>
              </w:rPr>
            </w:pPr>
          </w:p>
        </w:tc>
      </w:tr>
      <w:tr w:rsidR="008C4097" w:rsidTr="008C4097">
        <w:trPr>
          <w:jc w:val="center"/>
        </w:trPr>
        <w:tc>
          <w:tcPr>
            <w:tcW w:w="1509" w:type="dxa"/>
          </w:tcPr>
          <w:p w:rsidR="008C4097" w:rsidRDefault="008C4097" w:rsidP="00B95F32">
            <w:pPr>
              <w:pStyle w:val="ListParagraph"/>
              <w:ind w:left="0"/>
              <w:rPr>
                <w:rFonts w:cstheme="minorHAnsi"/>
                <w:sz w:val="24"/>
                <w:szCs w:val="24"/>
              </w:rPr>
            </w:pPr>
            <w:r>
              <w:rPr>
                <w:rFonts w:cstheme="minorHAnsi"/>
                <w:sz w:val="24"/>
                <w:szCs w:val="24"/>
              </w:rPr>
              <w:t>ENG-037.000</w:t>
            </w:r>
          </w:p>
        </w:tc>
        <w:tc>
          <w:tcPr>
            <w:tcW w:w="1132" w:type="dxa"/>
            <w:shd w:val="clear" w:color="auto" w:fill="auto"/>
          </w:tcPr>
          <w:p w:rsidR="008C4097" w:rsidRDefault="008C4097" w:rsidP="00B95F32">
            <w:pPr>
              <w:pStyle w:val="ListParagraph"/>
              <w:ind w:left="0"/>
              <w:rPr>
                <w:rFonts w:cstheme="minorHAnsi"/>
                <w:sz w:val="24"/>
                <w:szCs w:val="24"/>
              </w:rPr>
            </w:pPr>
            <w:r>
              <w:rPr>
                <w:rFonts w:cstheme="minorHAnsi"/>
                <w:sz w:val="24"/>
                <w:szCs w:val="24"/>
              </w:rPr>
              <w:t>10/29/12 through 11/16/12</w:t>
            </w:r>
          </w:p>
        </w:tc>
        <w:tc>
          <w:tcPr>
            <w:tcW w:w="4123" w:type="dxa"/>
          </w:tcPr>
          <w:p w:rsidR="008C4097" w:rsidRDefault="008C4097" w:rsidP="00934290">
            <w:pPr>
              <w:pStyle w:val="ListParagraph"/>
              <w:ind w:left="0"/>
              <w:rPr>
                <w:rFonts w:cstheme="minorHAnsi"/>
                <w:sz w:val="24"/>
                <w:szCs w:val="24"/>
              </w:rPr>
            </w:pPr>
            <w:r>
              <w:rPr>
                <w:rFonts w:cstheme="minorHAnsi"/>
                <w:sz w:val="24"/>
                <w:szCs w:val="24"/>
              </w:rPr>
              <w:t>Deviations – NONE</w:t>
            </w:r>
          </w:p>
          <w:p w:rsidR="008C4097" w:rsidRPr="00206D63" w:rsidRDefault="008C4097" w:rsidP="00934290">
            <w:pPr>
              <w:pStyle w:val="ListParagraph"/>
              <w:ind w:left="0"/>
              <w:rPr>
                <w:rFonts w:cstheme="minorHAnsi"/>
                <w:sz w:val="16"/>
                <w:szCs w:val="16"/>
              </w:rPr>
            </w:pPr>
          </w:p>
          <w:p w:rsidR="008C4097" w:rsidRDefault="008C4097" w:rsidP="00934290">
            <w:pPr>
              <w:pStyle w:val="ListParagraph"/>
              <w:ind w:left="0"/>
              <w:rPr>
                <w:rFonts w:cstheme="minorHAnsi"/>
                <w:sz w:val="24"/>
                <w:szCs w:val="24"/>
              </w:rPr>
            </w:pPr>
            <w:r>
              <w:rPr>
                <w:rFonts w:cstheme="minorHAnsi"/>
                <w:sz w:val="24"/>
                <w:szCs w:val="24"/>
              </w:rPr>
              <w:t>Nonconformances</w:t>
            </w:r>
          </w:p>
          <w:p w:rsidR="008C4097" w:rsidRPr="00206D63" w:rsidRDefault="008C4097" w:rsidP="00934290">
            <w:pPr>
              <w:pStyle w:val="ListParagraph"/>
              <w:ind w:left="0"/>
              <w:rPr>
                <w:rFonts w:cstheme="minorHAnsi"/>
                <w:sz w:val="16"/>
                <w:szCs w:val="16"/>
              </w:rPr>
            </w:pPr>
          </w:p>
          <w:p w:rsidR="008C4097" w:rsidRDefault="008C4097" w:rsidP="00DF6E22">
            <w:pPr>
              <w:pStyle w:val="ListParagraph"/>
              <w:numPr>
                <w:ilvl w:val="0"/>
                <w:numId w:val="19"/>
              </w:numPr>
              <w:tabs>
                <w:tab w:val="left" w:pos="214"/>
              </w:tabs>
              <w:ind w:left="214" w:hanging="270"/>
              <w:rPr>
                <w:rFonts w:cstheme="minorHAnsi"/>
                <w:sz w:val="24"/>
                <w:szCs w:val="24"/>
              </w:rPr>
            </w:pPr>
            <w:r>
              <w:rPr>
                <w:rFonts w:cstheme="minorHAnsi"/>
                <w:sz w:val="24"/>
                <w:szCs w:val="24"/>
              </w:rPr>
              <w:t>3 of the 498 data points checked were not exact.  For subject 1, the left filtered nervous system value was reporting as 14 rather than 15.  For subject 2, the unfiltered NB score for respiratory was reporting as 1.1 rather than 1.  For subject 3, the unfiltered NB respiratory value was reporting as 1.4 rather than 1.3.</w:t>
            </w:r>
          </w:p>
        </w:tc>
        <w:tc>
          <w:tcPr>
            <w:tcW w:w="1967" w:type="dxa"/>
          </w:tcPr>
          <w:p w:rsidR="008C4097" w:rsidRDefault="00DE5409" w:rsidP="00934290">
            <w:pPr>
              <w:pStyle w:val="ListParagraph"/>
              <w:ind w:left="0"/>
              <w:rPr>
                <w:ins w:id="66" w:author="Lloyd Kurth" w:date="2013-04-05T18:04:00Z"/>
                <w:rFonts w:cstheme="minorHAnsi"/>
                <w:sz w:val="24"/>
                <w:szCs w:val="24"/>
              </w:rPr>
            </w:pPr>
            <w:proofErr w:type="spellStart"/>
            <w:ins w:id="67" w:author="Lloyd Kurth" w:date="2013-04-05T16:59:00Z">
              <w:r>
                <w:rPr>
                  <w:rFonts w:cstheme="minorHAnsi"/>
                  <w:sz w:val="24"/>
                  <w:szCs w:val="24"/>
                </w:rPr>
                <w:t>Nonconformance</w:t>
              </w:r>
            </w:ins>
            <w:ins w:id="68" w:author="Lloyd Kurth" w:date="2013-04-05T17:01:00Z">
              <w:r>
                <w:rPr>
                  <w:rFonts w:cstheme="minorHAnsi"/>
                  <w:sz w:val="24"/>
                  <w:szCs w:val="24"/>
                </w:rPr>
                <w:t>s</w:t>
              </w:r>
            </w:ins>
            <w:proofErr w:type="spellEnd"/>
            <w:ins w:id="69" w:author="Lloyd Kurth" w:date="2013-04-05T16:59:00Z">
              <w:r>
                <w:rPr>
                  <w:rFonts w:cstheme="minorHAnsi"/>
                  <w:sz w:val="24"/>
                  <w:szCs w:val="24"/>
                </w:rPr>
                <w:t xml:space="preserve"> justified due to differences in rounding between </w:t>
              </w:r>
              <w:proofErr w:type="spellStart"/>
              <w:r>
                <w:rPr>
                  <w:rFonts w:cstheme="minorHAnsi"/>
                  <w:sz w:val="24"/>
                  <w:szCs w:val="24"/>
                </w:rPr>
                <w:t>ClearView</w:t>
              </w:r>
              <w:proofErr w:type="spellEnd"/>
              <w:r>
                <w:rPr>
                  <w:rFonts w:cstheme="minorHAnsi"/>
                  <w:sz w:val="24"/>
                  <w:szCs w:val="24"/>
                </w:rPr>
                <w:t xml:space="preserve"> and the external validation system. See detailed explanation in Appendix H.</w:t>
              </w:r>
            </w:ins>
          </w:p>
          <w:p w:rsidR="00320609" w:rsidRDefault="00320609" w:rsidP="00934290">
            <w:pPr>
              <w:pStyle w:val="ListParagraph"/>
              <w:ind w:left="0"/>
              <w:rPr>
                <w:ins w:id="70" w:author="Lloyd Kurth" w:date="2013-04-05T18:04:00Z"/>
                <w:rFonts w:cstheme="minorHAnsi"/>
                <w:sz w:val="24"/>
                <w:szCs w:val="24"/>
              </w:rPr>
            </w:pPr>
          </w:p>
          <w:p w:rsidR="00320609" w:rsidRDefault="00320609" w:rsidP="00934290">
            <w:pPr>
              <w:pStyle w:val="ListParagraph"/>
              <w:ind w:left="0"/>
              <w:rPr>
                <w:ins w:id="71" w:author="Lloyd Kurth" w:date="2013-04-05T16:42:00Z"/>
                <w:rFonts w:cstheme="minorHAnsi"/>
                <w:sz w:val="24"/>
                <w:szCs w:val="24"/>
              </w:rPr>
            </w:pPr>
            <w:ins w:id="72" w:author="Lloyd Kurth" w:date="2013-04-05T18:04:00Z">
              <w:r>
                <w:rPr>
                  <w:rFonts w:cstheme="minorHAnsi"/>
                  <w:sz w:val="24"/>
                  <w:szCs w:val="24"/>
                </w:rPr>
                <w:t>No re-test.</w:t>
              </w:r>
            </w:ins>
            <w:bookmarkStart w:id="73" w:name="_GoBack"/>
            <w:bookmarkEnd w:id="73"/>
          </w:p>
        </w:tc>
        <w:tc>
          <w:tcPr>
            <w:tcW w:w="1351" w:type="dxa"/>
          </w:tcPr>
          <w:p w:rsidR="008C4097" w:rsidRDefault="008C4097" w:rsidP="00934290">
            <w:pPr>
              <w:pStyle w:val="ListParagraph"/>
              <w:ind w:left="0"/>
              <w:rPr>
                <w:rFonts w:cstheme="minorHAnsi"/>
                <w:sz w:val="24"/>
                <w:szCs w:val="24"/>
              </w:rPr>
            </w:pPr>
            <w:r>
              <w:rPr>
                <w:rFonts w:cstheme="minorHAnsi"/>
                <w:sz w:val="24"/>
                <w:szCs w:val="24"/>
              </w:rPr>
              <w:t>Appendix H</w:t>
            </w:r>
          </w:p>
          <w:p w:rsidR="008C4097" w:rsidRDefault="008C4097" w:rsidP="00F5261F">
            <w:pPr>
              <w:pStyle w:val="ListParagraph"/>
              <w:ind w:left="0"/>
              <w:rPr>
                <w:rFonts w:cstheme="minorHAnsi"/>
                <w:sz w:val="24"/>
                <w:szCs w:val="24"/>
              </w:rPr>
            </w:pPr>
          </w:p>
        </w:tc>
      </w:tr>
    </w:tbl>
    <w:p w:rsidR="004029F6" w:rsidRPr="00206D63" w:rsidRDefault="004029F6" w:rsidP="004029F6">
      <w:pPr>
        <w:pStyle w:val="ListParagraph"/>
        <w:ind w:left="0"/>
        <w:rPr>
          <w:rFonts w:cstheme="minorHAnsi"/>
          <w:b/>
          <w:sz w:val="16"/>
          <w:szCs w:val="16"/>
        </w:rPr>
      </w:pPr>
    </w:p>
    <w:p w:rsidR="00676A0C" w:rsidRPr="00BE52EF" w:rsidRDefault="00676A0C" w:rsidP="00791ADF">
      <w:pPr>
        <w:pStyle w:val="ListParagraph"/>
        <w:numPr>
          <w:ilvl w:val="0"/>
          <w:numId w:val="7"/>
        </w:numPr>
        <w:ind w:left="0" w:firstLine="0"/>
        <w:rPr>
          <w:rFonts w:cstheme="minorHAnsi"/>
          <w:b/>
          <w:sz w:val="24"/>
          <w:szCs w:val="24"/>
        </w:rPr>
      </w:pPr>
      <w:r w:rsidRPr="00BE52EF">
        <w:rPr>
          <w:rFonts w:cstheme="minorHAnsi"/>
          <w:b/>
          <w:sz w:val="24"/>
          <w:szCs w:val="24"/>
        </w:rPr>
        <w:t>Conclusions</w:t>
      </w:r>
    </w:p>
    <w:p w:rsidR="00676A0C" w:rsidRPr="00206D63" w:rsidRDefault="00676A0C" w:rsidP="00791ADF">
      <w:pPr>
        <w:pStyle w:val="ListParagraph"/>
        <w:ind w:left="0"/>
        <w:rPr>
          <w:rFonts w:cstheme="minorHAnsi"/>
          <w:sz w:val="16"/>
          <w:szCs w:val="16"/>
        </w:rPr>
      </w:pPr>
    </w:p>
    <w:p w:rsidR="00676A0C" w:rsidRPr="00BE52EF" w:rsidRDefault="00E62C80" w:rsidP="00791ADF">
      <w:pPr>
        <w:pStyle w:val="ListParagraph"/>
        <w:ind w:left="0"/>
        <w:rPr>
          <w:rFonts w:cstheme="minorHAnsi"/>
          <w:sz w:val="24"/>
          <w:szCs w:val="24"/>
        </w:rPr>
      </w:pPr>
      <w:r>
        <w:rPr>
          <w:rFonts w:cstheme="minorHAnsi"/>
          <w:sz w:val="24"/>
          <w:szCs w:val="24"/>
        </w:rPr>
        <w:t xml:space="preserve">EPIC ClearView software version </w:t>
      </w:r>
      <w:r w:rsidR="00784E4C">
        <w:rPr>
          <w:rFonts w:cstheme="minorHAnsi"/>
          <w:sz w:val="24"/>
          <w:szCs w:val="24"/>
        </w:rPr>
        <w:t>2.</w:t>
      </w:r>
      <w:r w:rsidR="00D23554">
        <w:rPr>
          <w:rFonts w:cstheme="minorHAnsi"/>
          <w:sz w:val="24"/>
          <w:szCs w:val="24"/>
        </w:rPr>
        <w:t>1</w:t>
      </w:r>
      <w:r>
        <w:rPr>
          <w:rFonts w:cstheme="minorHAnsi"/>
          <w:sz w:val="24"/>
          <w:szCs w:val="24"/>
        </w:rPr>
        <w:t xml:space="preserve"> is considered verified and validated for use, in conjuncti</w:t>
      </w:r>
      <w:r w:rsidR="00784E4C">
        <w:rPr>
          <w:rFonts w:cstheme="minorHAnsi"/>
          <w:sz w:val="24"/>
          <w:szCs w:val="24"/>
        </w:rPr>
        <w:t>on with the requirements DDP-00</w:t>
      </w:r>
      <w:r w:rsidR="00D23554">
        <w:rPr>
          <w:rFonts w:cstheme="minorHAnsi"/>
          <w:sz w:val="24"/>
          <w:szCs w:val="24"/>
        </w:rPr>
        <w:t>9</w:t>
      </w:r>
      <w:r>
        <w:rPr>
          <w:rFonts w:cstheme="minorHAnsi"/>
          <w:sz w:val="24"/>
          <w:szCs w:val="24"/>
        </w:rPr>
        <w:t>.000.</w:t>
      </w:r>
    </w:p>
    <w:p w:rsidR="00676A0C" w:rsidRPr="00206D63" w:rsidRDefault="00676A0C" w:rsidP="00791ADF">
      <w:pPr>
        <w:pStyle w:val="ListParagraph"/>
        <w:ind w:left="0"/>
        <w:rPr>
          <w:rFonts w:cstheme="minorHAnsi"/>
          <w:sz w:val="16"/>
          <w:szCs w:val="16"/>
        </w:rPr>
      </w:pPr>
    </w:p>
    <w:p w:rsidR="00494F6F" w:rsidRPr="00BE52EF" w:rsidRDefault="00494F6F" w:rsidP="00791ADF">
      <w:pPr>
        <w:pStyle w:val="ListParagraph"/>
        <w:numPr>
          <w:ilvl w:val="0"/>
          <w:numId w:val="7"/>
        </w:numPr>
        <w:ind w:left="0" w:firstLine="0"/>
        <w:rPr>
          <w:rFonts w:cstheme="minorHAnsi"/>
          <w:b/>
          <w:sz w:val="24"/>
          <w:szCs w:val="24"/>
        </w:rPr>
      </w:pPr>
      <w:r w:rsidRPr="00BE52EF">
        <w:rPr>
          <w:rFonts w:cstheme="minorHAnsi"/>
          <w:b/>
          <w:sz w:val="24"/>
          <w:szCs w:val="24"/>
        </w:rPr>
        <w:t>Attachments</w:t>
      </w:r>
    </w:p>
    <w:p w:rsidR="00610A54" w:rsidRDefault="00B850F3" w:rsidP="00791ADF">
      <w:pPr>
        <w:spacing w:after="0"/>
        <w:rPr>
          <w:rFonts w:cstheme="minorHAnsi"/>
          <w:sz w:val="24"/>
          <w:szCs w:val="24"/>
        </w:rPr>
      </w:pPr>
      <w:r>
        <w:rPr>
          <w:rFonts w:cstheme="minorHAnsi"/>
          <w:sz w:val="24"/>
          <w:szCs w:val="24"/>
        </w:rPr>
        <w:t>Appendix</w:t>
      </w:r>
      <w:r w:rsidR="00676A0C" w:rsidRPr="00BE52EF">
        <w:rPr>
          <w:rFonts w:cstheme="minorHAnsi"/>
          <w:sz w:val="24"/>
          <w:szCs w:val="24"/>
        </w:rPr>
        <w:t xml:space="preserve"> A</w:t>
      </w:r>
      <w:r w:rsidR="00201033">
        <w:rPr>
          <w:rFonts w:cstheme="minorHAnsi"/>
          <w:sz w:val="24"/>
          <w:szCs w:val="24"/>
        </w:rPr>
        <w:t xml:space="preserve"> </w:t>
      </w:r>
      <w:r w:rsidR="00676A0C" w:rsidRPr="00BE52EF">
        <w:rPr>
          <w:rFonts w:cstheme="minorHAnsi"/>
          <w:sz w:val="24"/>
          <w:szCs w:val="24"/>
        </w:rPr>
        <w:t>- Original Signed Protocol</w:t>
      </w:r>
      <w:r w:rsidR="00C27070">
        <w:rPr>
          <w:rFonts w:cstheme="minorHAnsi"/>
          <w:sz w:val="24"/>
          <w:szCs w:val="24"/>
        </w:rPr>
        <w:t xml:space="preserve"> (ENG-009.00</w:t>
      </w:r>
      <w:r w:rsidR="001F0C4C">
        <w:rPr>
          <w:rFonts w:cstheme="minorHAnsi"/>
          <w:sz w:val="24"/>
          <w:szCs w:val="24"/>
        </w:rPr>
        <w:t>9</w:t>
      </w:r>
      <w:r w:rsidR="00201033">
        <w:rPr>
          <w:rFonts w:cstheme="minorHAnsi"/>
          <w:sz w:val="24"/>
          <w:szCs w:val="24"/>
        </w:rPr>
        <w:t>)</w:t>
      </w:r>
    </w:p>
    <w:p w:rsidR="00201033" w:rsidRDefault="00201033" w:rsidP="00201033">
      <w:pPr>
        <w:spacing w:after="0"/>
        <w:rPr>
          <w:rFonts w:cstheme="minorHAnsi"/>
          <w:sz w:val="24"/>
          <w:szCs w:val="24"/>
        </w:rPr>
      </w:pPr>
      <w:r>
        <w:rPr>
          <w:rFonts w:cstheme="minorHAnsi"/>
          <w:sz w:val="24"/>
          <w:szCs w:val="24"/>
        </w:rPr>
        <w:t>A</w:t>
      </w:r>
      <w:r w:rsidR="00B850F3">
        <w:rPr>
          <w:rFonts w:cstheme="minorHAnsi"/>
          <w:sz w:val="24"/>
          <w:szCs w:val="24"/>
        </w:rPr>
        <w:t>ppendix</w:t>
      </w:r>
      <w:r>
        <w:rPr>
          <w:rFonts w:cstheme="minorHAnsi"/>
          <w:sz w:val="24"/>
          <w:szCs w:val="24"/>
        </w:rPr>
        <w:t xml:space="preserve"> B </w:t>
      </w:r>
      <w:r w:rsidRPr="00BE52EF">
        <w:rPr>
          <w:rFonts w:cstheme="minorHAnsi"/>
          <w:sz w:val="24"/>
          <w:szCs w:val="24"/>
        </w:rPr>
        <w:t>- Original Signed Protocol</w:t>
      </w:r>
      <w:r w:rsidR="00C27070">
        <w:rPr>
          <w:rFonts w:cstheme="minorHAnsi"/>
          <w:sz w:val="24"/>
          <w:szCs w:val="24"/>
        </w:rPr>
        <w:t xml:space="preserve"> (ENG-009.0</w:t>
      </w:r>
      <w:r w:rsidR="001F0C4C">
        <w:rPr>
          <w:rFonts w:cstheme="minorHAnsi"/>
          <w:sz w:val="24"/>
          <w:szCs w:val="24"/>
        </w:rPr>
        <w:t>10</w:t>
      </w:r>
      <w:r>
        <w:rPr>
          <w:rFonts w:cstheme="minorHAnsi"/>
          <w:sz w:val="24"/>
          <w:szCs w:val="24"/>
        </w:rPr>
        <w:t>)</w:t>
      </w:r>
    </w:p>
    <w:p w:rsidR="00201033" w:rsidRDefault="00201033" w:rsidP="00201033">
      <w:pPr>
        <w:spacing w:after="0"/>
        <w:rPr>
          <w:rFonts w:cstheme="minorHAnsi"/>
          <w:sz w:val="24"/>
          <w:szCs w:val="24"/>
        </w:rPr>
      </w:pPr>
      <w:r>
        <w:rPr>
          <w:rFonts w:cstheme="minorHAnsi"/>
          <w:sz w:val="24"/>
          <w:szCs w:val="24"/>
        </w:rPr>
        <w:t>A</w:t>
      </w:r>
      <w:r w:rsidR="00B850F3">
        <w:rPr>
          <w:rFonts w:cstheme="minorHAnsi"/>
          <w:sz w:val="24"/>
          <w:szCs w:val="24"/>
        </w:rPr>
        <w:t>ppendix</w:t>
      </w:r>
      <w:r>
        <w:rPr>
          <w:rFonts w:cstheme="minorHAnsi"/>
          <w:sz w:val="24"/>
          <w:szCs w:val="24"/>
        </w:rPr>
        <w:t xml:space="preserve"> C </w:t>
      </w:r>
      <w:r w:rsidRPr="00BE52EF">
        <w:rPr>
          <w:rFonts w:cstheme="minorHAnsi"/>
          <w:sz w:val="24"/>
          <w:szCs w:val="24"/>
        </w:rPr>
        <w:t>- Original Signed Protocol</w:t>
      </w:r>
      <w:r w:rsidR="00C27070">
        <w:rPr>
          <w:rFonts w:cstheme="minorHAnsi"/>
          <w:sz w:val="24"/>
          <w:szCs w:val="24"/>
        </w:rPr>
        <w:t xml:space="preserve"> (ENG-010.00</w:t>
      </w:r>
      <w:r w:rsidR="001F0C4C">
        <w:rPr>
          <w:rFonts w:cstheme="minorHAnsi"/>
          <w:sz w:val="24"/>
          <w:szCs w:val="24"/>
        </w:rPr>
        <w:t>9</w:t>
      </w:r>
      <w:r>
        <w:rPr>
          <w:rFonts w:cstheme="minorHAnsi"/>
          <w:sz w:val="24"/>
          <w:szCs w:val="24"/>
        </w:rPr>
        <w:t>)</w:t>
      </w:r>
    </w:p>
    <w:p w:rsidR="00C27070" w:rsidRDefault="00C27070" w:rsidP="00791ADF">
      <w:pPr>
        <w:spacing w:after="0"/>
        <w:rPr>
          <w:rFonts w:cstheme="minorHAnsi"/>
          <w:sz w:val="24"/>
          <w:szCs w:val="24"/>
        </w:rPr>
      </w:pPr>
      <w:r>
        <w:rPr>
          <w:rFonts w:cstheme="minorHAnsi"/>
          <w:sz w:val="24"/>
          <w:szCs w:val="24"/>
        </w:rPr>
        <w:t xml:space="preserve">Appendix </w:t>
      </w:r>
      <w:r w:rsidR="001F0C4C">
        <w:rPr>
          <w:rFonts w:cstheme="minorHAnsi"/>
          <w:sz w:val="24"/>
          <w:szCs w:val="24"/>
        </w:rPr>
        <w:t>D</w:t>
      </w:r>
      <w:r>
        <w:rPr>
          <w:rFonts w:cstheme="minorHAnsi"/>
          <w:sz w:val="24"/>
          <w:szCs w:val="24"/>
        </w:rPr>
        <w:t xml:space="preserve"> </w:t>
      </w:r>
      <w:r w:rsidRPr="00BE52EF">
        <w:rPr>
          <w:rFonts w:cstheme="minorHAnsi"/>
          <w:sz w:val="24"/>
          <w:szCs w:val="24"/>
        </w:rPr>
        <w:t>- Original Signed Protocol</w:t>
      </w:r>
      <w:r>
        <w:rPr>
          <w:rFonts w:cstheme="minorHAnsi"/>
          <w:sz w:val="24"/>
          <w:szCs w:val="24"/>
        </w:rPr>
        <w:t xml:space="preserve"> (ENG-011.00</w:t>
      </w:r>
      <w:r w:rsidR="001F0C4C">
        <w:rPr>
          <w:rFonts w:cstheme="minorHAnsi"/>
          <w:sz w:val="24"/>
          <w:szCs w:val="24"/>
        </w:rPr>
        <w:t>9</w:t>
      </w:r>
      <w:r>
        <w:rPr>
          <w:rFonts w:cstheme="minorHAnsi"/>
          <w:sz w:val="24"/>
          <w:szCs w:val="24"/>
        </w:rPr>
        <w:t>)</w:t>
      </w:r>
    </w:p>
    <w:p w:rsidR="00C27070" w:rsidRDefault="00C27070" w:rsidP="00791ADF">
      <w:pPr>
        <w:spacing w:after="0"/>
        <w:rPr>
          <w:rFonts w:cstheme="minorHAnsi"/>
          <w:sz w:val="24"/>
          <w:szCs w:val="24"/>
        </w:rPr>
      </w:pPr>
      <w:r>
        <w:rPr>
          <w:rFonts w:cstheme="minorHAnsi"/>
          <w:sz w:val="24"/>
          <w:szCs w:val="24"/>
        </w:rPr>
        <w:t xml:space="preserve">Appendix </w:t>
      </w:r>
      <w:r w:rsidR="001F0C4C">
        <w:rPr>
          <w:rFonts w:cstheme="minorHAnsi"/>
          <w:sz w:val="24"/>
          <w:szCs w:val="24"/>
        </w:rPr>
        <w:t>E</w:t>
      </w:r>
      <w:r>
        <w:rPr>
          <w:rFonts w:cstheme="minorHAnsi"/>
          <w:sz w:val="24"/>
          <w:szCs w:val="24"/>
        </w:rPr>
        <w:t xml:space="preserve"> </w:t>
      </w:r>
      <w:r w:rsidRPr="00BE52EF">
        <w:rPr>
          <w:rFonts w:cstheme="minorHAnsi"/>
          <w:sz w:val="24"/>
          <w:szCs w:val="24"/>
        </w:rPr>
        <w:t>- Original Signed Protocol</w:t>
      </w:r>
      <w:r>
        <w:rPr>
          <w:rFonts w:cstheme="minorHAnsi"/>
          <w:sz w:val="24"/>
          <w:szCs w:val="24"/>
        </w:rPr>
        <w:t xml:space="preserve"> (ENG-011.0</w:t>
      </w:r>
      <w:r w:rsidR="001F0C4C">
        <w:rPr>
          <w:rFonts w:cstheme="minorHAnsi"/>
          <w:sz w:val="24"/>
          <w:szCs w:val="24"/>
        </w:rPr>
        <w:t>10</w:t>
      </w:r>
      <w:r>
        <w:rPr>
          <w:rFonts w:cstheme="minorHAnsi"/>
          <w:sz w:val="24"/>
          <w:szCs w:val="24"/>
        </w:rPr>
        <w:t>)</w:t>
      </w:r>
    </w:p>
    <w:p w:rsidR="00C27070" w:rsidRDefault="00BD61A9" w:rsidP="00791ADF">
      <w:pPr>
        <w:spacing w:after="0"/>
        <w:rPr>
          <w:rFonts w:cstheme="minorHAnsi"/>
          <w:sz w:val="24"/>
          <w:szCs w:val="24"/>
        </w:rPr>
      </w:pPr>
      <w:r>
        <w:rPr>
          <w:rFonts w:cstheme="minorHAnsi"/>
          <w:sz w:val="24"/>
          <w:szCs w:val="24"/>
        </w:rPr>
        <w:t xml:space="preserve">Appendix </w:t>
      </w:r>
      <w:r w:rsidR="001F0C4C">
        <w:rPr>
          <w:rFonts w:cstheme="minorHAnsi"/>
          <w:sz w:val="24"/>
          <w:szCs w:val="24"/>
        </w:rPr>
        <w:t>F</w:t>
      </w:r>
      <w:r w:rsidR="00C27070">
        <w:rPr>
          <w:rFonts w:cstheme="minorHAnsi"/>
          <w:sz w:val="24"/>
          <w:szCs w:val="24"/>
        </w:rPr>
        <w:t xml:space="preserve"> </w:t>
      </w:r>
      <w:r w:rsidR="00C27070" w:rsidRPr="00BE52EF">
        <w:rPr>
          <w:rFonts w:cstheme="minorHAnsi"/>
          <w:sz w:val="24"/>
          <w:szCs w:val="24"/>
        </w:rPr>
        <w:t>- Original Signed Protocol</w:t>
      </w:r>
      <w:r w:rsidR="00C27070">
        <w:rPr>
          <w:rFonts w:cstheme="minorHAnsi"/>
          <w:sz w:val="24"/>
          <w:szCs w:val="24"/>
        </w:rPr>
        <w:t xml:space="preserve"> (ENG-012.00</w:t>
      </w:r>
      <w:r w:rsidR="001F0C4C">
        <w:rPr>
          <w:rFonts w:cstheme="minorHAnsi"/>
          <w:sz w:val="24"/>
          <w:szCs w:val="24"/>
        </w:rPr>
        <w:t>3</w:t>
      </w:r>
      <w:r w:rsidR="00C27070">
        <w:rPr>
          <w:rFonts w:cstheme="minorHAnsi"/>
          <w:sz w:val="24"/>
          <w:szCs w:val="24"/>
        </w:rPr>
        <w:t>)</w:t>
      </w:r>
    </w:p>
    <w:p w:rsidR="00C27070" w:rsidRDefault="00BD61A9" w:rsidP="00791ADF">
      <w:pPr>
        <w:spacing w:after="0"/>
        <w:rPr>
          <w:rFonts w:cstheme="minorHAnsi"/>
          <w:sz w:val="24"/>
          <w:szCs w:val="24"/>
        </w:rPr>
      </w:pPr>
      <w:r>
        <w:rPr>
          <w:rFonts w:cstheme="minorHAnsi"/>
          <w:sz w:val="24"/>
          <w:szCs w:val="24"/>
        </w:rPr>
        <w:t xml:space="preserve">Appendix </w:t>
      </w:r>
      <w:r w:rsidR="001F0C4C">
        <w:rPr>
          <w:rFonts w:cstheme="minorHAnsi"/>
          <w:sz w:val="24"/>
          <w:szCs w:val="24"/>
        </w:rPr>
        <w:t>G</w:t>
      </w:r>
      <w:r w:rsidR="00C27070">
        <w:rPr>
          <w:rFonts w:cstheme="minorHAnsi"/>
          <w:sz w:val="24"/>
          <w:szCs w:val="24"/>
        </w:rPr>
        <w:t xml:space="preserve"> </w:t>
      </w:r>
      <w:r w:rsidR="00C27070" w:rsidRPr="00BE52EF">
        <w:rPr>
          <w:rFonts w:cstheme="minorHAnsi"/>
          <w:sz w:val="24"/>
          <w:szCs w:val="24"/>
        </w:rPr>
        <w:t>- Original Signed Protocol</w:t>
      </w:r>
      <w:r w:rsidR="00C27070">
        <w:rPr>
          <w:rFonts w:cstheme="minorHAnsi"/>
          <w:sz w:val="24"/>
          <w:szCs w:val="24"/>
        </w:rPr>
        <w:t xml:space="preserve"> (ENG-014.00</w:t>
      </w:r>
      <w:r w:rsidR="001F0C4C">
        <w:rPr>
          <w:rFonts w:cstheme="minorHAnsi"/>
          <w:sz w:val="24"/>
          <w:szCs w:val="24"/>
        </w:rPr>
        <w:t>6</w:t>
      </w:r>
      <w:r w:rsidR="00C27070">
        <w:rPr>
          <w:rFonts w:cstheme="minorHAnsi"/>
          <w:sz w:val="24"/>
          <w:szCs w:val="24"/>
        </w:rPr>
        <w:t>)</w:t>
      </w:r>
    </w:p>
    <w:p w:rsidR="001F0C4C" w:rsidRDefault="001F0C4C" w:rsidP="00791ADF">
      <w:pPr>
        <w:spacing w:after="0"/>
        <w:rPr>
          <w:rFonts w:cstheme="minorHAnsi"/>
          <w:sz w:val="24"/>
          <w:szCs w:val="24"/>
        </w:rPr>
      </w:pPr>
      <w:r>
        <w:rPr>
          <w:rFonts w:cstheme="minorHAnsi"/>
          <w:sz w:val="24"/>
          <w:szCs w:val="24"/>
        </w:rPr>
        <w:t>Appendix H – Original Signed Protocol (ENG-037.000)</w:t>
      </w:r>
    </w:p>
    <w:p w:rsidR="00ED21FD" w:rsidDel="00DE5409" w:rsidRDefault="00201033" w:rsidP="00791ADF">
      <w:pPr>
        <w:spacing w:after="0"/>
        <w:rPr>
          <w:del w:id="74" w:author="Lloyd Kurth" w:date="2013-04-05T17:02:00Z"/>
          <w:rFonts w:cstheme="minorHAnsi"/>
          <w:sz w:val="24"/>
          <w:szCs w:val="24"/>
        </w:rPr>
      </w:pPr>
      <w:r w:rsidRPr="00BD61A9">
        <w:rPr>
          <w:rFonts w:cstheme="minorHAnsi"/>
          <w:sz w:val="24"/>
          <w:szCs w:val="24"/>
        </w:rPr>
        <w:t>A</w:t>
      </w:r>
      <w:r w:rsidR="00B850F3" w:rsidRPr="00BD61A9">
        <w:rPr>
          <w:rFonts w:cstheme="minorHAnsi"/>
          <w:sz w:val="24"/>
          <w:szCs w:val="24"/>
        </w:rPr>
        <w:t>ppendix</w:t>
      </w:r>
      <w:r w:rsidR="00BD61A9" w:rsidRPr="00BD61A9">
        <w:rPr>
          <w:rFonts w:cstheme="minorHAnsi"/>
          <w:sz w:val="24"/>
          <w:szCs w:val="24"/>
        </w:rPr>
        <w:t xml:space="preserve"> </w:t>
      </w:r>
      <w:r w:rsidR="00181E1B">
        <w:rPr>
          <w:rFonts w:cstheme="minorHAnsi"/>
          <w:sz w:val="24"/>
          <w:szCs w:val="24"/>
        </w:rPr>
        <w:t>I</w:t>
      </w:r>
      <w:r w:rsidRPr="00BD61A9">
        <w:rPr>
          <w:rFonts w:cstheme="minorHAnsi"/>
          <w:sz w:val="24"/>
          <w:szCs w:val="24"/>
        </w:rPr>
        <w:t xml:space="preserve"> - CD of Electronic F</w:t>
      </w:r>
      <w:r w:rsidR="00ED21FD" w:rsidRPr="00BD61A9">
        <w:rPr>
          <w:rFonts w:cstheme="minorHAnsi"/>
          <w:sz w:val="24"/>
          <w:szCs w:val="24"/>
        </w:rPr>
        <w:t>iles</w:t>
      </w:r>
    </w:p>
    <w:p w:rsidR="006608D1" w:rsidRDefault="006608D1" w:rsidP="00791ADF">
      <w:pPr>
        <w:spacing w:after="0"/>
        <w:rPr>
          <w:rFonts w:cstheme="minorHAnsi"/>
          <w:sz w:val="24"/>
          <w:szCs w:val="24"/>
        </w:rPr>
      </w:pPr>
    </w:p>
    <w:p w:rsidR="00BE52EF" w:rsidRPr="00BE52EF" w:rsidRDefault="00BE52EF" w:rsidP="00791ADF">
      <w:pPr>
        <w:rPr>
          <w:rFonts w:cstheme="minorHAnsi"/>
          <w:sz w:val="24"/>
          <w:szCs w:val="24"/>
        </w:rPr>
      </w:pPr>
    </w:p>
    <w:sectPr w:rsidR="00BE52EF" w:rsidRPr="00BE52EF" w:rsidSect="002866C4">
      <w:headerReference w:type="default" r:id="rId9"/>
      <w:footerReference w:type="default" r:id="rId10"/>
      <w:pgSz w:w="12240" w:h="15840"/>
      <w:pgMar w:top="1695" w:right="1260" w:bottom="1440" w:left="1440" w:header="540" w:footer="4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6E22" w:rsidRDefault="00DF6E22" w:rsidP="00494F6F">
      <w:pPr>
        <w:spacing w:after="0" w:line="240" w:lineRule="auto"/>
      </w:pPr>
      <w:r>
        <w:separator/>
      </w:r>
    </w:p>
  </w:endnote>
  <w:endnote w:type="continuationSeparator" w:id="0">
    <w:p w:rsidR="00DF6E22" w:rsidRDefault="00DF6E22" w:rsidP="0049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Rockwell">
    <w:altName w:val="Gentium Basic"/>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E22" w:rsidRPr="00683272" w:rsidRDefault="00DF6E22" w:rsidP="00791ADF">
    <w:pPr>
      <w:pStyle w:val="Footer"/>
      <w:tabs>
        <w:tab w:val="clear" w:pos="9360"/>
        <w:tab w:val="right" w:pos="9540"/>
      </w:tabs>
      <w:rPr>
        <w:sz w:val="18"/>
        <w:szCs w:val="18"/>
      </w:rPr>
    </w:pPr>
    <w:r w:rsidRPr="00683272">
      <w:rPr>
        <w:sz w:val="18"/>
        <w:szCs w:val="18"/>
      </w:rPr>
      <w:t>ClearView Software v</w:t>
    </w:r>
    <w:r>
      <w:rPr>
        <w:sz w:val="18"/>
        <w:szCs w:val="18"/>
      </w:rPr>
      <w:t>. 2.1.</w:t>
    </w:r>
    <w:r w:rsidRPr="00683272">
      <w:rPr>
        <w:sz w:val="18"/>
        <w:szCs w:val="18"/>
      </w:rPr>
      <w:t xml:space="preserve"> </w:t>
    </w:r>
    <w:r>
      <w:rPr>
        <w:sz w:val="18"/>
        <w:szCs w:val="18"/>
      </w:rPr>
      <w:t xml:space="preserve">Verification and </w:t>
    </w:r>
    <w:r w:rsidRPr="00683272">
      <w:rPr>
        <w:sz w:val="18"/>
        <w:szCs w:val="18"/>
      </w:rPr>
      <w:t>Validation Report</w:t>
    </w:r>
    <w:r>
      <w:rPr>
        <w:sz w:val="18"/>
        <w:szCs w:val="18"/>
      </w:rPr>
      <w:tab/>
    </w:r>
    <w:r w:rsidRPr="00683272">
      <w:rPr>
        <w:sz w:val="18"/>
        <w:szCs w:val="18"/>
      </w:rPr>
      <w:tab/>
      <w:t xml:space="preserve">         Confidential &amp; Proprietary</w:t>
    </w:r>
  </w:p>
  <w:p w:rsidR="00DF6E22" w:rsidRDefault="00DF6E22" w:rsidP="00791ADF">
    <w:pPr>
      <w:pStyle w:val="Footer"/>
      <w:tabs>
        <w:tab w:val="clear" w:pos="4680"/>
        <w:tab w:val="clear" w:pos="9360"/>
        <w:tab w:val="right" w:pos="9540"/>
      </w:tabs>
      <w:jc w:val="right"/>
      <w:rPr>
        <w:sz w:val="18"/>
        <w:szCs w:val="18"/>
      </w:rPr>
    </w:pPr>
    <w:r>
      <w:rPr>
        <w:sz w:val="18"/>
        <w:szCs w:val="18"/>
      </w:rPr>
      <w:t>Document Number: ENG-010</w:t>
    </w:r>
    <w:r>
      <w:rPr>
        <w:sz w:val="18"/>
        <w:szCs w:val="18"/>
      </w:rPr>
      <w:tab/>
    </w:r>
    <w:r w:rsidRPr="00791ADF">
      <w:rPr>
        <w:sz w:val="18"/>
        <w:szCs w:val="18"/>
      </w:rPr>
      <w:t xml:space="preserve"> </w:t>
    </w:r>
    <w:r w:rsidRPr="00683272">
      <w:rPr>
        <w:sz w:val="18"/>
        <w:szCs w:val="18"/>
      </w:rPr>
      <w:t xml:space="preserve">Page </w:t>
    </w:r>
    <w:r w:rsidRPr="00683272">
      <w:rPr>
        <w:sz w:val="18"/>
        <w:szCs w:val="18"/>
      </w:rPr>
      <w:fldChar w:fldCharType="begin"/>
    </w:r>
    <w:r w:rsidRPr="00683272">
      <w:rPr>
        <w:sz w:val="18"/>
        <w:szCs w:val="18"/>
      </w:rPr>
      <w:instrText xml:space="preserve"> PAGE   \* MERGEFORMAT </w:instrText>
    </w:r>
    <w:r w:rsidRPr="00683272">
      <w:rPr>
        <w:sz w:val="18"/>
        <w:szCs w:val="18"/>
      </w:rPr>
      <w:fldChar w:fldCharType="separate"/>
    </w:r>
    <w:r w:rsidR="00320609">
      <w:rPr>
        <w:noProof/>
        <w:sz w:val="18"/>
        <w:szCs w:val="18"/>
      </w:rPr>
      <w:t>2</w:t>
    </w:r>
    <w:r w:rsidRPr="00683272">
      <w:rPr>
        <w:noProof/>
        <w:sz w:val="18"/>
        <w:szCs w:val="18"/>
      </w:rPr>
      <w:fldChar w:fldCharType="end"/>
    </w:r>
    <w:r w:rsidRPr="00683272">
      <w:rPr>
        <w:sz w:val="18"/>
        <w:szCs w:val="18"/>
      </w:rPr>
      <w:t xml:space="preserve"> of </w:t>
    </w:r>
    <w:r w:rsidR="00320609">
      <w:fldChar w:fldCharType="begin"/>
    </w:r>
    <w:r w:rsidR="00320609">
      <w:instrText xml:space="preserve"> NUMPAGES   \* MERGEFORMAT </w:instrText>
    </w:r>
    <w:r w:rsidR="00320609">
      <w:fldChar w:fldCharType="separate"/>
    </w:r>
    <w:r w:rsidR="00320609" w:rsidRPr="00320609">
      <w:rPr>
        <w:noProof/>
        <w:sz w:val="18"/>
        <w:szCs w:val="18"/>
      </w:rPr>
      <w:t>5</w:t>
    </w:r>
    <w:r w:rsidR="00320609">
      <w:rPr>
        <w:noProof/>
        <w:sz w:val="18"/>
        <w:szCs w:val="18"/>
      </w:rPr>
      <w:fldChar w:fldCharType="end"/>
    </w:r>
  </w:p>
  <w:p w:rsidR="00DF6E22" w:rsidRPr="00683272" w:rsidRDefault="00DF6E22" w:rsidP="00791ADF">
    <w:pPr>
      <w:pStyle w:val="Footer"/>
      <w:tabs>
        <w:tab w:val="clear" w:pos="9360"/>
        <w:tab w:val="right" w:pos="9540"/>
      </w:tabs>
      <w:rPr>
        <w:sz w:val="18"/>
        <w:szCs w:val="18"/>
      </w:rPr>
    </w:pPr>
    <w:r>
      <w:rPr>
        <w:sz w:val="18"/>
        <w:szCs w:val="18"/>
      </w:rPr>
      <w:t>Revision: 008</w:t>
    </w:r>
    <w:r w:rsidRPr="00683272">
      <w:rPr>
        <w:sz w:val="18"/>
        <w:szCs w:val="18"/>
      </w:rPr>
      <w:tab/>
    </w:r>
    <w:r w:rsidRPr="00683272">
      <w:rPr>
        <w:sz w:val="18"/>
        <w:szCs w:val="18"/>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6E22" w:rsidRDefault="00DF6E22" w:rsidP="00494F6F">
      <w:pPr>
        <w:spacing w:after="0" w:line="240" w:lineRule="auto"/>
      </w:pPr>
      <w:r>
        <w:separator/>
      </w:r>
    </w:p>
  </w:footnote>
  <w:footnote w:type="continuationSeparator" w:id="0">
    <w:p w:rsidR="00DF6E22" w:rsidRDefault="00DF6E22" w:rsidP="00494F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540" w:type="dxa"/>
      <w:tblInd w:w="108" w:type="dxa"/>
      <w:tblLook w:val="04A0" w:firstRow="1" w:lastRow="0" w:firstColumn="1" w:lastColumn="0" w:noHBand="0" w:noVBand="1"/>
    </w:tblPr>
    <w:tblGrid>
      <w:gridCol w:w="3781"/>
      <w:gridCol w:w="5759"/>
    </w:tblGrid>
    <w:tr w:rsidR="00DF6E22" w:rsidTr="00791ADF">
      <w:trPr>
        <w:trHeight w:val="980"/>
      </w:trPr>
      <w:tc>
        <w:tcPr>
          <w:tcW w:w="3781" w:type="dxa"/>
          <w:vAlign w:val="center"/>
        </w:tcPr>
        <w:p w:rsidR="00DF6E22" w:rsidRPr="008F6D6A" w:rsidRDefault="00DF6E22" w:rsidP="00494F6F">
          <w:pPr>
            <w:pStyle w:val="Header"/>
            <w:jc w:val="center"/>
            <w:rPr>
              <w:rFonts w:cstheme="minorHAnsi"/>
            </w:rPr>
          </w:pPr>
          <w:r w:rsidRPr="008F6D6A">
            <w:rPr>
              <w:rFonts w:cstheme="minorHAnsi"/>
              <w:noProof/>
            </w:rPr>
            <w:drawing>
              <wp:inline distT="0" distB="0" distL="0" distR="0" wp14:anchorId="44F73D0F" wp14:editId="5BEE50E6">
                <wp:extent cx="1885950" cy="57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59" w:type="dxa"/>
          <w:vAlign w:val="center"/>
        </w:tcPr>
        <w:p w:rsidR="00DF6E22" w:rsidRDefault="00DF6E22" w:rsidP="00683272">
          <w:pPr>
            <w:pStyle w:val="Header"/>
            <w:jc w:val="center"/>
            <w:rPr>
              <w:rFonts w:cstheme="minorHAnsi"/>
              <w:b/>
              <w:sz w:val="28"/>
              <w:szCs w:val="32"/>
            </w:rPr>
          </w:pPr>
          <w:r>
            <w:rPr>
              <w:rFonts w:cstheme="minorHAnsi"/>
              <w:b/>
              <w:sz w:val="28"/>
              <w:szCs w:val="32"/>
            </w:rPr>
            <w:t xml:space="preserve">EPIC </w:t>
          </w:r>
          <w:r w:rsidRPr="008F6D6A">
            <w:rPr>
              <w:rFonts w:cstheme="minorHAnsi"/>
              <w:b/>
              <w:sz w:val="28"/>
              <w:szCs w:val="32"/>
            </w:rPr>
            <w:t xml:space="preserve">ClearView Software </w:t>
          </w:r>
          <w:r>
            <w:rPr>
              <w:rFonts w:cstheme="minorHAnsi"/>
              <w:b/>
              <w:sz w:val="28"/>
              <w:szCs w:val="32"/>
            </w:rPr>
            <w:t>v.</w:t>
          </w:r>
          <w:r w:rsidRPr="008F6D6A">
            <w:rPr>
              <w:rFonts w:cstheme="minorHAnsi"/>
              <w:b/>
              <w:sz w:val="28"/>
              <w:szCs w:val="32"/>
            </w:rPr>
            <w:t xml:space="preserve"> </w:t>
          </w:r>
          <w:r>
            <w:rPr>
              <w:rFonts w:cstheme="minorHAnsi"/>
              <w:b/>
              <w:sz w:val="28"/>
              <w:szCs w:val="32"/>
            </w:rPr>
            <w:t xml:space="preserve">2.1  </w:t>
          </w:r>
        </w:p>
        <w:p w:rsidR="00DF6E22" w:rsidRPr="008F6D6A" w:rsidRDefault="00DF6E22" w:rsidP="00683272">
          <w:pPr>
            <w:pStyle w:val="Header"/>
            <w:jc w:val="center"/>
            <w:rPr>
              <w:rFonts w:cstheme="minorHAnsi"/>
              <w:b/>
              <w:sz w:val="32"/>
              <w:szCs w:val="32"/>
            </w:rPr>
          </w:pPr>
          <w:r>
            <w:rPr>
              <w:rFonts w:cstheme="minorHAnsi"/>
              <w:b/>
              <w:sz w:val="28"/>
              <w:szCs w:val="32"/>
            </w:rPr>
            <w:t xml:space="preserve">Verification and </w:t>
          </w:r>
          <w:r w:rsidRPr="008F6D6A">
            <w:rPr>
              <w:rFonts w:cstheme="minorHAnsi"/>
              <w:b/>
              <w:sz w:val="28"/>
              <w:szCs w:val="32"/>
            </w:rPr>
            <w:t>Validation Report</w:t>
          </w:r>
        </w:p>
      </w:tc>
    </w:tr>
  </w:tbl>
  <w:p w:rsidR="00DF6E22" w:rsidRDefault="00DF6E2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F54A06"/>
    <w:multiLevelType w:val="hybridMultilevel"/>
    <w:tmpl w:val="27EE5980"/>
    <w:lvl w:ilvl="0" w:tplc="C8DC1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2433FD"/>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2E87EBF"/>
    <w:multiLevelType w:val="hybridMultilevel"/>
    <w:tmpl w:val="666E1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860D1E"/>
    <w:multiLevelType w:val="multilevel"/>
    <w:tmpl w:val="4EF6A470"/>
    <w:lvl w:ilvl="0">
      <w:start w:val="1"/>
      <w:numFmt w:val="decimal"/>
      <w:lvlText w:val="%1.0"/>
      <w:lvlJc w:val="left"/>
      <w:pPr>
        <w:ind w:left="90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F0498A"/>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DAA2D60"/>
    <w:multiLevelType w:val="hybridMultilevel"/>
    <w:tmpl w:val="F6966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E1E2801"/>
    <w:multiLevelType w:val="hybridMultilevel"/>
    <w:tmpl w:val="E3BAD48C"/>
    <w:lvl w:ilvl="0" w:tplc="5BD2DF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0C53085"/>
    <w:multiLevelType w:val="hybridMultilevel"/>
    <w:tmpl w:val="2B6C51BA"/>
    <w:lvl w:ilvl="0" w:tplc="F1806D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6D83B60"/>
    <w:multiLevelType w:val="hybridMultilevel"/>
    <w:tmpl w:val="11A2C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449079C1"/>
    <w:multiLevelType w:val="hybridMultilevel"/>
    <w:tmpl w:val="728AB4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528D3AA3"/>
    <w:multiLevelType w:val="hybridMultilevel"/>
    <w:tmpl w:val="5A7A76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58592987"/>
    <w:multiLevelType w:val="hybridMultilevel"/>
    <w:tmpl w:val="BA3623E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61AC4517"/>
    <w:multiLevelType w:val="hybridMultilevel"/>
    <w:tmpl w:val="A9C67DB8"/>
    <w:lvl w:ilvl="0" w:tplc="2A789A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4B75A66"/>
    <w:multiLevelType w:val="hybridMultilevel"/>
    <w:tmpl w:val="787C9F00"/>
    <w:lvl w:ilvl="0" w:tplc="FCF85C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5A80B2C"/>
    <w:multiLevelType w:val="hybridMultilevel"/>
    <w:tmpl w:val="A1FCC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7"/>
  </w:num>
  <w:num w:numId="4">
    <w:abstractNumId w:val="5"/>
  </w:num>
  <w:num w:numId="5">
    <w:abstractNumId w:val="6"/>
  </w:num>
  <w:num w:numId="6">
    <w:abstractNumId w:val="15"/>
  </w:num>
  <w:num w:numId="7">
    <w:abstractNumId w:val="4"/>
  </w:num>
  <w:num w:numId="8">
    <w:abstractNumId w:val="12"/>
  </w:num>
  <w:num w:numId="9">
    <w:abstractNumId w:val="3"/>
  </w:num>
  <w:num w:numId="10">
    <w:abstractNumId w:val="18"/>
  </w:num>
  <w:num w:numId="11">
    <w:abstractNumId w:val="13"/>
  </w:num>
  <w:num w:numId="12">
    <w:abstractNumId w:val="14"/>
  </w:num>
  <w:num w:numId="13">
    <w:abstractNumId w:val="9"/>
  </w:num>
  <w:num w:numId="14">
    <w:abstractNumId w:val="8"/>
  </w:num>
  <w:num w:numId="15">
    <w:abstractNumId w:val="10"/>
  </w:num>
  <w:num w:numId="16">
    <w:abstractNumId w:val="1"/>
  </w:num>
  <w:num w:numId="17">
    <w:abstractNumId w:val="16"/>
  </w:num>
  <w:num w:numId="18">
    <w:abstractNumId w:val="17"/>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98"/>
  <w:proofState w:spelling="clean" w:grammar="clean"/>
  <w:revisionView w:markup="0"/>
  <w:trackRevisions/>
  <w:defaultTabStop w:val="720"/>
  <w:characterSpacingControl w:val="doNotCompress"/>
  <w:hdrShapeDefaults>
    <o:shapedefaults v:ext="edit" spidmax="7270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10B35"/>
    <w:rsid w:val="00030667"/>
    <w:rsid w:val="00031968"/>
    <w:rsid w:val="000538A4"/>
    <w:rsid w:val="000564A0"/>
    <w:rsid w:val="000711C4"/>
    <w:rsid w:val="00074375"/>
    <w:rsid w:val="00083243"/>
    <w:rsid w:val="0008742B"/>
    <w:rsid w:val="000924D4"/>
    <w:rsid w:val="00092A50"/>
    <w:rsid w:val="000972D2"/>
    <w:rsid w:val="000B7DDC"/>
    <w:rsid w:val="000C6313"/>
    <w:rsid w:val="000D366C"/>
    <w:rsid w:val="000E12D9"/>
    <w:rsid w:val="000E15D3"/>
    <w:rsid w:val="000E6783"/>
    <w:rsid w:val="000F7EB7"/>
    <w:rsid w:val="00112E64"/>
    <w:rsid w:val="00121343"/>
    <w:rsid w:val="00121F69"/>
    <w:rsid w:val="0012294C"/>
    <w:rsid w:val="00125CD2"/>
    <w:rsid w:val="00146DD8"/>
    <w:rsid w:val="00150CB6"/>
    <w:rsid w:val="00153C34"/>
    <w:rsid w:val="00160835"/>
    <w:rsid w:val="001657CE"/>
    <w:rsid w:val="00180B5E"/>
    <w:rsid w:val="00181E1B"/>
    <w:rsid w:val="00191002"/>
    <w:rsid w:val="001A4EDF"/>
    <w:rsid w:val="001B0C5D"/>
    <w:rsid w:val="001C3085"/>
    <w:rsid w:val="001C6203"/>
    <w:rsid w:val="001C6501"/>
    <w:rsid w:val="001D69A2"/>
    <w:rsid w:val="001F0C4C"/>
    <w:rsid w:val="001F0F08"/>
    <w:rsid w:val="00201033"/>
    <w:rsid w:val="00206D63"/>
    <w:rsid w:val="00212484"/>
    <w:rsid w:val="00222776"/>
    <w:rsid w:val="00236943"/>
    <w:rsid w:val="00236955"/>
    <w:rsid w:val="00242608"/>
    <w:rsid w:val="0025238E"/>
    <w:rsid w:val="00253EBB"/>
    <w:rsid w:val="002611CE"/>
    <w:rsid w:val="00264540"/>
    <w:rsid w:val="00280DE7"/>
    <w:rsid w:val="002866C4"/>
    <w:rsid w:val="0029241C"/>
    <w:rsid w:val="002A4FE6"/>
    <w:rsid w:val="002C0084"/>
    <w:rsid w:val="002C6D28"/>
    <w:rsid w:val="002D2DD5"/>
    <w:rsid w:val="002E5A7A"/>
    <w:rsid w:val="002F3763"/>
    <w:rsid w:val="00305867"/>
    <w:rsid w:val="00311353"/>
    <w:rsid w:val="00313FD8"/>
    <w:rsid w:val="00316464"/>
    <w:rsid w:val="00320609"/>
    <w:rsid w:val="00333742"/>
    <w:rsid w:val="0035764B"/>
    <w:rsid w:val="00367A25"/>
    <w:rsid w:val="0037246E"/>
    <w:rsid w:val="00380D1E"/>
    <w:rsid w:val="00384E74"/>
    <w:rsid w:val="003B0FFB"/>
    <w:rsid w:val="003B495A"/>
    <w:rsid w:val="003C36D9"/>
    <w:rsid w:val="003D6F42"/>
    <w:rsid w:val="003F1357"/>
    <w:rsid w:val="003F2EF9"/>
    <w:rsid w:val="003F7F60"/>
    <w:rsid w:val="004029F6"/>
    <w:rsid w:val="004404F4"/>
    <w:rsid w:val="0045273A"/>
    <w:rsid w:val="00453563"/>
    <w:rsid w:val="0046054C"/>
    <w:rsid w:val="004606E9"/>
    <w:rsid w:val="00465801"/>
    <w:rsid w:val="00484CF0"/>
    <w:rsid w:val="0048686B"/>
    <w:rsid w:val="00494F6F"/>
    <w:rsid w:val="00497D01"/>
    <w:rsid w:val="004A7941"/>
    <w:rsid w:val="004A7AE6"/>
    <w:rsid w:val="004B39A7"/>
    <w:rsid w:val="004B7BD8"/>
    <w:rsid w:val="004C315D"/>
    <w:rsid w:val="004C73B3"/>
    <w:rsid w:val="004D27AE"/>
    <w:rsid w:val="004F538A"/>
    <w:rsid w:val="005050B6"/>
    <w:rsid w:val="00513483"/>
    <w:rsid w:val="00522700"/>
    <w:rsid w:val="00530AEE"/>
    <w:rsid w:val="00533943"/>
    <w:rsid w:val="00564CBA"/>
    <w:rsid w:val="005777E5"/>
    <w:rsid w:val="00581254"/>
    <w:rsid w:val="00583D2A"/>
    <w:rsid w:val="005845A0"/>
    <w:rsid w:val="00596B2A"/>
    <w:rsid w:val="00597DD5"/>
    <w:rsid w:val="005A4847"/>
    <w:rsid w:val="005A50E2"/>
    <w:rsid w:val="005B0B8F"/>
    <w:rsid w:val="005C475F"/>
    <w:rsid w:val="005D2523"/>
    <w:rsid w:val="005D494C"/>
    <w:rsid w:val="005E3652"/>
    <w:rsid w:val="005F0E16"/>
    <w:rsid w:val="005F7565"/>
    <w:rsid w:val="00607E35"/>
    <w:rsid w:val="00610A54"/>
    <w:rsid w:val="00622421"/>
    <w:rsid w:val="0062436F"/>
    <w:rsid w:val="00624BF5"/>
    <w:rsid w:val="0064148D"/>
    <w:rsid w:val="006542FF"/>
    <w:rsid w:val="0065517A"/>
    <w:rsid w:val="006608D1"/>
    <w:rsid w:val="0066096D"/>
    <w:rsid w:val="00663C7F"/>
    <w:rsid w:val="00673884"/>
    <w:rsid w:val="00676A0C"/>
    <w:rsid w:val="00682758"/>
    <w:rsid w:val="00683222"/>
    <w:rsid w:val="00683272"/>
    <w:rsid w:val="006C3487"/>
    <w:rsid w:val="006C5A5A"/>
    <w:rsid w:val="006D0902"/>
    <w:rsid w:val="006E1AD6"/>
    <w:rsid w:val="006E4DB4"/>
    <w:rsid w:val="006E5BFA"/>
    <w:rsid w:val="007211C9"/>
    <w:rsid w:val="00725808"/>
    <w:rsid w:val="00742BB7"/>
    <w:rsid w:val="00742EEC"/>
    <w:rsid w:val="00746BF3"/>
    <w:rsid w:val="00757318"/>
    <w:rsid w:val="007605BD"/>
    <w:rsid w:val="00770035"/>
    <w:rsid w:val="007773FA"/>
    <w:rsid w:val="00780DFA"/>
    <w:rsid w:val="00784A5C"/>
    <w:rsid w:val="00784E4C"/>
    <w:rsid w:val="00791ADF"/>
    <w:rsid w:val="00792902"/>
    <w:rsid w:val="007A1A21"/>
    <w:rsid w:val="007A228A"/>
    <w:rsid w:val="007A5394"/>
    <w:rsid w:val="007A6528"/>
    <w:rsid w:val="007A7B1C"/>
    <w:rsid w:val="007C222F"/>
    <w:rsid w:val="007C4E5C"/>
    <w:rsid w:val="007D43D2"/>
    <w:rsid w:val="007D5618"/>
    <w:rsid w:val="007D78D1"/>
    <w:rsid w:val="00801139"/>
    <w:rsid w:val="0081014B"/>
    <w:rsid w:val="00812DB2"/>
    <w:rsid w:val="008220E2"/>
    <w:rsid w:val="00827260"/>
    <w:rsid w:val="0085523A"/>
    <w:rsid w:val="00860371"/>
    <w:rsid w:val="008610D3"/>
    <w:rsid w:val="008668C8"/>
    <w:rsid w:val="008810CB"/>
    <w:rsid w:val="00887CB7"/>
    <w:rsid w:val="008902D1"/>
    <w:rsid w:val="008B07F7"/>
    <w:rsid w:val="008C2CC2"/>
    <w:rsid w:val="008C3B06"/>
    <w:rsid w:val="008C4097"/>
    <w:rsid w:val="008C4550"/>
    <w:rsid w:val="008E73B4"/>
    <w:rsid w:val="008E79C2"/>
    <w:rsid w:val="008F6D6A"/>
    <w:rsid w:val="00902520"/>
    <w:rsid w:val="00903966"/>
    <w:rsid w:val="0090618A"/>
    <w:rsid w:val="009070C8"/>
    <w:rsid w:val="0091212A"/>
    <w:rsid w:val="00920D74"/>
    <w:rsid w:val="00921F38"/>
    <w:rsid w:val="00926DE4"/>
    <w:rsid w:val="00934290"/>
    <w:rsid w:val="009353E6"/>
    <w:rsid w:val="00956B91"/>
    <w:rsid w:val="00964DA1"/>
    <w:rsid w:val="0097421F"/>
    <w:rsid w:val="00975B74"/>
    <w:rsid w:val="009833CD"/>
    <w:rsid w:val="00984D97"/>
    <w:rsid w:val="00993A5A"/>
    <w:rsid w:val="009A4279"/>
    <w:rsid w:val="009A7501"/>
    <w:rsid w:val="009B16BF"/>
    <w:rsid w:val="009B2F61"/>
    <w:rsid w:val="009B5AF7"/>
    <w:rsid w:val="009C1C51"/>
    <w:rsid w:val="009C30B7"/>
    <w:rsid w:val="009D3DC1"/>
    <w:rsid w:val="009E6D4C"/>
    <w:rsid w:val="00A119D2"/>
    <w:rsid w:val="00A1520A"/>
    <w:rsid w:val="00A21041"/>
    <w:rsid w:val="00A23797"/>
    <w:rsid w:val="00A2725D"/>
    <w:rsid w:val="00A37860"/>
    <w:rsid w:val="00A45EEF"/>
    <w:rsid w:val="00A63E2B"/>
    <w:rsid w:val="00A85A87"/>
    <w:rsid w:val="00A90310"/>
    <w:rsid w:val="00B037E7"/>
    <w:rsid w:val="00B05C03"/>
    <w:rsid w:val="00B10B7E"/>
    <w:rsid w:val="00B23DAC"/>
    <w:rsid w:val="00B41338"/>
    <w:rsid w:val="00B46DAE"/>
    <w:rsid w:val="00B7357C"/>
    <w:rsid w:val="00B77D9A"/>
    <w:rsid w:val="00B8165E"/>
    <w:rsid w:val="00B81BEA"/>
    <w:rsid w:val="00B850F3"/>
    <w:rsid w:val="00B95F32"/>
    <w:rsid w:val="00B9759F"/>
    <w:rsid w:val="00BA445F"/>
    <w:rsid w:val="00BC2600"/>
    <w:rsid w:val="00BC60B8"/>
    <w:rsid w:val="00BD61A9"/>
    <w:rsid w:val="00BE52EF"/>
    <w:rsid w:val="00C134EF"/>
    <w:rsid w:val="00C13818"/>
    <w:rsid w:val="00C222C7"/>
    <w:rsid w:val="00C2464B"/>
    <w:rsid w:val="00C26786"/>
    <w:rsid w:val="00C27070"/>
    <w:rsid w:val="00C36206"/>
    <w:rsid w:val="00C3638B"/>
    <w:rsid w:val="00C4560E"/>
    <w:rsid w:val="00C52D89"/>
    <w:rsid w:val="00C635D6"/>
    <w:rsid w:val="00C644E8"/>
    <w:rsid w:val="00C653E1"/>
    <w:rsid w:val="00C80540"/>
    <w:rsid w:val="00C8598E"/>
    <w:rsid w:val="00C874F2"/>
    <w:rsid w:val="00C87C85"/>
    <w:rsid w:val="00C9468F"/>
    <w:rsid w:val="00CA0725"/>
    <w:rsid w:val="00CA772E"/>
    <w:rsid w:val="00CD04E7"/>
    <w:rsid w:val="00CE7C0D"/>
    <w:rsid w:val="00CF0CEA"/>
    <w:rsid w:val="00CF754E"/>
    <w:rsid w:val="00CF7DFA"/>
    <w:rsid w:val="00D23064"/>
    <w:rsid w:val="00D23554"/>
    <w:rsid w:val="00D24DE1"/>
    <w:rsid w:val="00D35EB2"/>
    <w:rsid w:val="00D51375"/>
    <w:rsid w:val="00D7588F"/>
    <w:rsid w:val="00D76278"/>
    <w:rsid w:val="00D7763D"/>
    <w:rsid w:val="00D92415"/>
    <w:rsid w:val="00DA0272"/>
    <w:rsid w:val="00DA3088"/>
    <w:rsid w:val="00DB697E"/>
    <w:rsid w:val="00DE5409"/>
    <w:rsid w:val="00DF5732"/>
    <w:rsid w:val="00DF6998"/>
    <w:rsid w:val="00DF6E22"/>
    <w:rsid w:val="00E21416"/>
    <w:rsid w:val="00E21967"/>
    <w:rsid w:val="00E250BC"/>
    <w:rsid w:val="00E30C21"/>
    <w:rsid w:val="00E34977"/>
    <w:rsid w:val="00E35B32"/>
    <w:rsid w:val="00E42953"/>
    <w:rsid w:val="00E42D41"/>
    <w:rsid w:val="00E54D94"/>
    <w:rsid w:val="00E62C80"/>
    <w:rsid w:val="00E63580"/>
    <w:rsid w:val="00E65E8B"/>
    <w:rsid w:val="00E87BA2"/>
    <w:rsid w:val="00E9145F"/>
    <w:rsid w:val="00EA0B91"/>
    <w:rsid w:val="00EA458A"/>
    <w:rsid w:val="00EC1846"/>
    <w:rsid w:val="00EC3C93"/>
    <w:rsid w:val="00EC47DF"/>
    <w:rsid w:val="00ED21FD"/>
    <w:rsid w:val="00ED507E"/>
    <w:rsid w:val="00ED7329"/>
    <w:rsid w:val="00EE78DC"/>
    <w:rsid w:val="00EF2F41"/>
    <w:rsid w:val="00EF4AB3"/>
    <w:rsid w:val="00F01981"/>
    <w:rsid w:val="00F2279E"/>
    <w:rsid w:val="00F42583"/>
    <w:rsid w:val="00F5261F"/>
    <w:rsid w:val="00F62F9A"/>
    <w:rsid w:val="00F701B2"/>
    <w:rsid w:val="00F74BA9"/>
    <w:rsid w:val="00F87D47"/>
    <w:rsid w:val="00F90FE0"/>
    <w:rsid w:val="00F91933"/>
    <w:rsid w:val="00F91A5E"/>
    <w:rsid w:val="00FA279C"/>
    <w:rsid w:val="00FB1DB2"/>
    <w:rsid w:val="00FB48FD"/>
    <w:rsid w:val="00FB735C"/>
    <w:rsid w:val="00FE277E"/>
    <w:rsid w:val="00FE4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270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C635D6"/>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C635D6"/>
    <w:rPr>
      <w:b/>
    </w:rPr>
  </w:style>
  <w:style w:type="paragraph" w:styleId="Index1">
    <w:name w:val="index 1"/>
    <w:basedOn w:val="Normal"/>
    <w:next w:val="Normal"/>
    <w:semiHidden/>
    <w:rsid w:val="00C36206"/>
    <w:pPr>
      <w:spacing w:after="0" w:line="240" w:lineRule="auto"/>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C635D6"/>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C635D6"/>
    <w:rPr>
      <w:b/>
    </w:rPr>
  </w:style>
  <w:style w:type="paragraph" w:styleId="Index1">
    <w:name w:val="index 1"/>
    <w:basedOn w:val="Normal"/>
    <w:next w:val="Normal"/>
    <w:semiHidden/>
    <w:rsid w:val="00C36206"/>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4192353">
      <w:bodyDiv w:val="1"/>
      <w:marLeft w:val="0"/>
      <w:marRight w:val="0"/>
      <w:marTop w:val="0"/>
      <w:marBottom w:val="0"/>
      <w:divBdr>
        <w:top w:val="none" w:sz="0" w:space="0" w:color="auto"/>
        <w:left w:val="none" w:sz="0" w:space="0" w:color="auto"/>
        <w:bottom w:val="none" w:sz="0" w:space="0" w:color="auto"/>
        <w:right w:val="none" w:sz="0" w:space="0" w:color="auto"/>
      </w:divBdr>
    </w:div>
    <w:div w:id="100331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F0F5B-28FD-4BE0-ADF5-FE6386A3D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BB1BC374.dotm</Template>
  <TotalTime>530</TotalTime>
  <Pages>5</Pages>
  <Words>871</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Andie Miller</dc:creator>
  <cp:keywords/>
  <dc:description/>
  <cp:lastModifiedBy>Lloyd Kurth</cp:lastModifiedBy>
  <cp:revision>9</cp:revision>
  <cp:lastPrinted>2012-11-20T15:36:00Z</cp:lastPrinted>
  <dcterms:created xsi:type="dcterms:W3CDTF">2012-11-12T20:55:00Z</dcterms:created>
  <dcterms:modified xsi:type="dcterms:W3CDTF">2013-04-06T01:04:00Z</dcterms:modified>
</cp:coreProperties>
</file>