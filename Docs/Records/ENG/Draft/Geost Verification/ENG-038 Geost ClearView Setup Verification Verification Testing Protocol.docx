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6CDE" w:rsidRDefault="005E6CDE" w:rsidP="005E6CDE">
      <w:pPr>
        <w:pStyle w:val="BodyText"/>
      </w:pPr>
      <w:r>
        <w:rPr>
          <w:b/>
          <w:u w:val="single"/>
        </w:rPr>
        <w:t>ORIGINATOR</w:t>
      </w:r>
      <w:r>
        <w:t>:</w:t>
      </w:r>
      <w:r>
        <w:rPr>
          <w:bCs/>
        </w:rPr>
        <w:t xml:space="preserve">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2976"/>
        <w:gridCol w:w="3169"/>
        <w:gridCol w:w="1350"/>
      </w:tblGrid>
      <w:tr w:rsidR="005E6CDE" w:rsidRPr="00246CB2" w:rsidTr="00C34705">
        <w:trPr>
          <w:trHeight w:val="149"/>
        </w:trPr>
        <w:tc>
          <w:tcPr>
            <w:tcW w:w="996" w:type="pct"/>
            <w:tcBorders>
              <w:top w:val="single" w:sz="4" w:space="0" w:color="auto"/>
              <w:left w:val="single" w:sz="4" w:space="0" w:color="auto"/>
              <w:bottom w:val="single" w:sz="4" w:space="0" w:color="auto"/>
              <w:right w:val="single" w:sz="4" w:space="0" w:color="auto"/>
            </w:tcBorders>
            <w:shd w:val="clear" w:color="auto" w:fill="BFBFBF"/>
            <w:hideMark/>
          </w:tcPr>
          <w:p w:rsidR="005E6CDE" w:rsidRPr="00246CB2" w:rsidRDefault="005E6CDE" w:rsidP="00C34705">
            <w:pPr>
              <w:pStyle w:val="BodyText"/>
              <w:rPr>
                <w:b/>
              </w:rPr>
            </w:pPr>
            <w:r w:rsidRPr="00246CB2">
              <w:rPr>
                <w:b/>
              </w:rPr>
              <w:t xml:space="preserve">Name </w:t>
            </w:r>
          </w:p>
        </w:tc>
        <w:tc>
          <w:tcPr>
            <w:tcW w:w="1590" w:type="pct"/>
            <w:tcBorders>
              <w:top w:val="single" w:sz="4" w:space="0" w:color="auto"/>
              <w:left w:val="single" w:sz="4" w:space="0" w:color="auto"/>
              <w:bottom w:val="single" w:sz="4" w:space="0" w:color="auto"/>
              <w:right w:val="single" w:sz="4" w:space="0" w:color="auto"/>
            </w:tcBorders>
            <w:shd w:val="clear" w:color="auto" w:fill="C0C0C0"/>
            <w:hideMark/>
          </w:tcPr>
          <w:p w:rsidR="005E6CDE" w:rsidRPr="00246CB2" w:rsidRDefault="005E6CDE" w:rsidP="00C34705">
            <w:pPr>
              <w:pStyle w:val="BodyText"/>
              <w:rPr>
                <w:b/>
              </w:rPr>
            </w:pPr>
            <w:r>
              <w:rPr>
                <w:b/>
              </w:rPr>
              <w:t>Job Title</w:t>
            </w:r>
          </w:p>
        </w:tc>
        <w:tc>
          <w:tcPr>
            <w:tcW w:w="1693" w:type="pct"/>
            <w:tcBorders>
              <w:top w:val="single" w:sz="4" w:space="0" w:color="auto"/>
              <w:left w:val="single" w:sz="4" w:space="0" w:color="auto"/>
              <w:bottom w:val="single" w:sz="4" w:space="0" w:color="auto"/>
              <w:right w:val="single" w:sz="4" w:space="0" w:color="auto"/>
            </w:tcBorders>
            <w:shd w:val="clear" w:color="auto" w:fill="C0C0C0"/>
            <w:hideMark/>
          </w:tcPr>
          <w:p w:rsidR="005E6CDE" w:rsidRPr="00246CB2" w:rsidRDefault="005E6CDE" w:rsidP="00C34705">
            <w:pPr>
              <w:pStyle w:val="BodyText"/>
              <w:rPr>
                <w:b/>
              </w:rPr>
            </w:pPr>
            <w:r w:rsidRPr="00246CB2">
              <w:rPr>
                <w:b/>
              </w:rPr>
              <w:t>Signature</w:t>
            </w:r>
          </w:p>
        </w:tc>
        <w:tc>
          <w:tcPr>
            <w:tcW w:w="721" w:type="pct"/>
            <w:tcBorders>
              <w:top w:val="single" w:sz="4" w:space="0" w:color="auto"/>
              <w:left w:val="single" w:sz="4" w:space="0" w:color="auto"/>
              <w:bottom w:val="single" w:sz="4" w:space="0" w:color="auto"/>
              <w:right w:val="single" w:sz="4" w:space="0" w:color="auto"/>
            </w:tcBorders>
            <w:shd w:val="clear" w:color="auto" w:fill="C0C0C0"/>
            <w:hideMark/>
          </w:tcPr>
          <w:p w:rsidR="005E6CDE" w:rsidRPr="00246CB2" w:rsidRDefault="005E6CDE" w:rsidP="00C34705">
            <w:pPr>
              <w:pStyle w:val="BodyText"/>
              <w:rPr>
                <w:b/>
              </w:rPr>
            </w:pPr>
            <w:r w:rsidRPr="00246CB2">
              <w:rPr>
                <w:b/>
              </w:rPr>
              <w:t>Date</w:t>
            </w:r>
          </w:p>
        </w:tc>
      </w:tr>
      <w:tr w:rsidR="005E6CDE" w:rsidTr="00C34705">
        <w:trPr>
          <w:trHeight w:val="864"/>
        </w:trPr>
        <w:tc>
          <w:tcPr>
            <w:tcW w:w="996" w:type="pct"/>
            <w:tcBorders>
              <w:top w:val="single" w:sz="4" w:space="0" w:color="auto"/>
              <w:left w:val="single" w:sz="4" w:space="0" w:color="auto"/>
              <w:bottom w:val="single" w:sz="4" w:space="0" w:color="auto"/>
              <w:right w:val="single" w:sz="4" w:space="0" w:color="auto"/>
            </w:tcBorders>
            <w:vAlign w:val="center"/>
            <w:hideMark/>
          </w:tcPr>
          <w:p w:rsidR="005E6CDE" w:rsidRDefault="005E6CDE" w:rsidP="00C34705">
            <w:pPr>
              <w:pStyle w:val="BodyText"/>
            </w:pPr>
            <w:r>
              <w:t>Brian Cullinan</w:t>
            </w:r>
          </w:p>
        </w:tc>
        <w:tc>
          <w:tcPr>
            <w:tcW w:w="1590" w:type="pct"/>
            <w:tcBorders>
              <w:top w:val="single" w:sz="4" w:space="0" w:color="auto"/>
              <w:left w:val="single" w:sz="4" w:space="0" w:color="auto"/>
              <w:bottom w:val="single" w:sz="4" w:space="0" w:color="auto"/>
              <w:right w:val="single" w:sz="4" w:space="0" w:color="auto"/>
            </w:tcBorders>
            <w:vAlign w:val="center"/>
            <w:hideMark/>
          </w:tcPr>
          <w:p w:rsidR="005E6CDE" w:rsidRDefault="005E6CDE" w:rsidP="00C34705">
            <w:pPr>
              <w:pStyle w:val="BodyText"/>
            </w:pPr>
            <w:r>
              <w:t>Software Developer</w:t>
            </w:r>
          </w:p>
        </w:tc>
        <w:tc>
          <w:tcPr>
            <w:tcW w:w="1693"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rPr>
                <w:b/>
              </w:rPr>
            </w:pPr>
          </w:p>
        </w:tc>
      </w:tr>
    </w:tbl>
    <w:p w:rsidR="005E6CDE" w:rsidRDefault="005E6CDE" w:rsidP="005E6CDE">
      <w:pPr>
        <w:pStyle w:val="BodyText"/>
        <w:rPr>
          <w:b/>
          <w:u w:val="single"/>
        </w:rPr>
      </w:pPr>
      <w:bookmarkStart w:id="0" w:name="_Toc32798431"/>
    </w:p>
    <w:p w:rsidR="005E6CDE" w:rsidRDefault="005E6CDE" w:rsidP="005E6CDE">
      <w:pPr>
        <w:pStyle w:val="BodyText"/>
      </w:pPr>
      <w:r>
        <w:rPr>
          <w:b/>
          <w:u w:val="single"/>
        </w:rPr>
        <w:t>APPROVALS</w:t>
      </w:r>
      <w:r>
        <w:t>:</w:t>
      </w:r>
      <w:bookmarkEnd w:id="0"/>
      <w:r>
        <w:t xml:space="preserve">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2988"/>
        <w:gridCol w:w="3164"/>
        <w:gridCol w:w="1350"/>
      </w:tblGrid>
      <w:tr w:rsidR="005E6CDE" w:rsidRPr="00246CB2" w:rsidTr="00C34705">
        <w:trPr>
          <w:trHeight w:val="231"/>
        </w:trPr>
        <w:tc>
          <w:tcPr>
            <w:tcW w:w="993"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E6CDE" w:rsidRPr="00246CB2" w:rsidRDefault="005E6CDE" w:rsidP="00C34705">
            <w:pPr>
              <w:pStyle w:val="BodyText"/>
              <w:rPr>
                <w:b/>
              </w:rPr>
            </w:pPr>
            <w:r w:rsidRPr="00246CB2">
              <w:rPr>
                <w:b/>
              </w:rPr>
              <w:t xml:space="preserve">Name </w:t>
            </w:r>
          </w:p>
        </w:tc>
        <w:tc>
          <w:tcPr>
            <w:tcW w:w="1596"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E6CDE" w:rsidRPr="00246CB2" w:rsidRDefault="005E6CDE" w:rsidP="00C34705">
            <w:pPr>
              <w:pStyle w:val="BodyText"/>
              <w:rPr>
                <w:b/>
              </w:rPr>
            </w:pPr>
            <w:r w:rsidRPr="00246CB2">
              <w:rPr>
                <w:b/>
              </w:rPr>
              <w:t>Job Title</w:t>
            </w:r>
          </w:p>
        </w:tc>
        <w:tc>
          <w:tcPr>
            <w:tcW w:w="1690"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E6CDE" w:rsidRPr="00246CB2" w:rsidRDefault="005E6CDE" w:rsidP="00C34705">
            <w:pPr>
              <w:pStyle w:val="BodyText"/>
              <w:rPr>
                <w:b/>
              </w:rPr>
            </w:pPr>
            <w:r w:rsidRPr="00246CB2">
              <w:rPr>
                <w:b/>
              </w:rPr>
              <w:t>Signature</w:t>
            </w:r>
          </w:p>
        </w:tc>
        <w:tc>
          <w:tcPr>
            <w:tcW w:w="72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E6CDE" w:rsidRPr="00246CB2" w:rsidRDefault="005E6CDE" w:rsidP="00C34705">
            <w:pPr>
              <w:pStyle w:val="BodyText"/>
              <w:rPr>
                <w:b/>
              </w:rPr>
            </w:pPr>
            <w:r w:rsidRPr="00246CB2">
              <w:rPr>
                <w:b/>
              </w:rPr>
              <w:t>Date</w:t>
            </w:r>
          </w:p>
        </w:tc>
      </w:tr>
      <w:tr w:rsidR="005E6CDE" w:rsidTr="00C34705">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5E6CDE" w:rsidRDefault="005E6CDE" w:rsidP="00C34705">
            <w:pPr>
              <w:pStyle w:val="BodyText"/>
            </w:pPr>
            <w:r>
              <w:t>Nancy Rizzo</w:t>
            </w:r>
          </w:p>
        </w:tc>
        <w:tc>
          <w:tcPr>
            <w:tcW w:w="1596" w:type="pct"/>
            <w:tcBorders>
              <w:top w:val="single" w:sz="4" w:space="0" w:color="auto"/>
              <w:left w:val="single" w:sz="4" w:space="0" w:color="auto"/>
              <w:bottom w:val="single" w:sz="4" w:space="0" w:color="auto"/>
              <w:right w:val="single" w:sz="4" w:space="0" w:color="auto"/>
            </w:tcBorders>
            <w:vAlign w:val="center"/>
            <w:hideMark/>
          </w:tcPr>
          <w:p w:rsidR="005E6CDE" w:rsidRDefault="005E6CDE" w:rsidP="00C34705">
            <w:pPr>
              <w:pStyle w:val="BodyText"/>
            </w:pPr>
            <w:r>
              <w:t>Founder, CEO</w:t>
            </w:r>
          </w:p>
        </w:tc>
        <w:tc>
          <w:tcPr>
            <w:tcW w:w="1690"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rPr>
                <w:b/>
              </w:rPr>
            </w:pPr>
          </w:p>
        </w:tc>
      </w:tr>
      <w:tr w:rsidR="005E6CDE" w:rsidTr="00C34705">
        <w:trPr>
          <w:trHeight w:val="864"/>
        </w:trPr>
        <w:tc>
          <w:tcPr>
            <w:tcW w:w="993"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pPr>
            <w:r>
              <w:t>Lloyd Kurth</w:t>
            </w:r>
          </w:p>
        </w:tc>
        <w:tc>
          <w:tcPr>
            <w:tcW w:w="1596"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pPr>
            <w:r>
              <w:t>Technology Director</w:t>
            </w:r>
          </w:p>
        </w:tc>
        <w:tc>
          <w:tcPr>
            <w:tcW w:w="1690"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rPr>
                <w:b/>
              </w:rPr>
            </w:pPr>
          </w:p>
        </w:tc>
      </w:tr>
      <w:tr w:rsidR="005E6CDE" w:rsidTr="00C34705">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5E6CDE" w:rsidRDefault="005E6CDE" w:rsidP="00C34705">
            <w:pPr>
              <w:pStyle w:val="BodyText"/>
            </w:pPr>
            <w:r>
              <w:t>Dan Miller</w:t>
            </w:r>
          </w:p>
        </w:tc>
        <w:tc>
          <w:tcPr>
            <w:tcW w:w="1596" w:type="pct"/>
            <w:tcBorders>
              <w:top w:val="single" w:sz="4" w:space="0" w:color="auto"/>
              <w:left w:val="single" w:sz="4" w:space="0" w:color="auto"/>
              <w:bottom w:val="single" w:sz="4" w:space="0" w:color="auto"/>
              <w:right w:val="single" w:sz="4" w:space="0" w:color="auto"/>
            </w:tcBorders>
            <w:vAlign w:val="center"/>
            <w:hideMark/>
          </w:tcPr>
          <w:p w:rsidR="005E6CDE" w:rsidRDefault="005E6CDE" w:rsidP="00C34705">
            <w:pPr>
              <w:pStyle w:val="BodyText"/>
            </w:pPr>
            <w:r>
              <w:t>Manufacturing Engineer</w:t>
            </w:r>
          </w:p>
        </w:tc>
        <w:tc>
          <w:tcPr>
            <w:tcW w:w="1690"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rPr>
                <w:b/>
              </w:rPr>
            </w:pPr>
          </w:p>
        </w:tc>
      </w:tr>
      <w:tr w:rsidR="005E6CDE" w:rsidTr="00C34705">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5E6CDE" w:rsidRDefault="005E6CDE" w:rsidP="00C34705">
            <w:pPr>
              <w:pStyle w:val="BodyText"/>
            </w:pPr>
            <w:r>
              <w:t>Jan Ayres</w:t>
            </w:r>
          </w:p>
        </w:tc>
        <w:tc>
          <w:tcPr>
            <w:tcW w:w="1596" w:type="pct"/>
            <w:tcBorders>
              <w:top w:val="single" w:sz="4" w:space="0" w:color="auto"/>
              <w:left w:val="single" w:sz="4" w:space="0" w:color="auto"/>
              <w:bottom w:val="single" w:sz="4" w:space="0" w:color="auto"/>
              <w:right w:val="single" w:sz="4" w:space="0" w:color="auto"/>
            </w:tcBorders>
            <w:vAlign w:val="center"/>
            <w:hideMark/>
          </w:tcPr>
          <w:p w:rsidR="005E6CDE" w:rsidRDefault="005E6CDE" w:rsidP="00C34705">
            <w:pPr>
              <w:pStyle w:val="BodyText"/>
            </w:pPr>
            <w:r>
              <w:t>Project Implementation Manager</w:t>
            </w:r>
          </w:p>
        </w:tc>
        <w:tc>
          <w:tcPr>
            <w:tcW w:w="1690"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rPr>
                <w:b/>
              </w:rPr>
            </w:pPr>
          </w:p>
        </w:tc>
      </w:tr>
      <w:tr w:rsidR="005E6CDE" w:rsidTr="00C34705">
        <w:trPr>
          <w:trHeight w:val="864"/>
        </w:trPr>
        <w:tc>
          <w:tcPr>
            <w:tcW w:w="993" w:type="pct"/>
            <w:tcBorders>
              <w:top w:val="single" w:sz="4" w:space="0" w:color="auto"/>
              <w:left w:val="single" w:sz="4" w:space="0" w:color="auto"/>
              <w:bottom w:val="single" w:sz="4" w:space="0" w:color="auto"/>
              <w:right w:val="single" w:sz="4" w:space="0" w:color="auto"/>
            </w:tcBorders>
            <w:vAlign w:val="center"/>
            <w:hideMark/>
          </w:tcPr>
          <w:p w:rsidR="005E6CDE" w:rsidRDefault="005E6CDE" w:rsidP="00C34705">
            <w:pPr>
              <w:pStyle w:val="BodyText"/>
            </w:pPr>
            <w:r>
              <w:t>Andrea Miller</w:t>
            </w:r>
          </w:p>
        </w:tc>
        <w:tc>
          <w:tcPr>
            <w:tcW w:w="1596" w:type="pct"/>
            <w:tcBorders>
              <w:top w:val="single" w:sz="4" w:space="0" w:color="auto"/>
              <w:left w:val="single" w:sz="4" w:space="0" w:color="auto"/>
              <w:bottom w:val="single" w:sz="4" w:space="0" w:color="auto"/>
              <w:right w:val="single" w:sz="4" w:space="0" w:color="auto"/>
            </w:tcBorders>
            <w:vAlign w:val="center"/>
            <w:hideMark/>
          </w:tcPr>
          <w:p w:rsidR="005E6CDE" w:rsidRDefault="005E6CDE" w:rsidP="00C34705">
            <w:pPr>
              <w:pStyle w:val="BodyText"/>
            </w:pPr>
            <w:r>
              <w:t>Quality Assurance Director</w:t>
            </w:r>
          </w:p>
        </w:tc>
        <w:tc>
          <w:tcPr>
            <w:tcW w:w="1690"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rPr>
                <w:b/>
              </w:rPr>
            </w:pPr>
          </w:p>
        </w:tc>
        <w:tc>
          <w:tcPr>
            <w:tcW w:w="721" w:type="pct"/>
            <w:tcBorders>
              <w:top w:val="single" w:sz="4" w:space="0" w:color="auto"/>
              <w:left w:val="single" w:sz="4" w:space="0" w:color="auto"/>
              <w:bottom w:val="single" w:sz="4" w:space="0" w:color="auto"/>
              <w:right w:val="single" w:sz="4" w:space="0" w:color="auto"/>
            </w:tcBorders>
            <w:vAlign w:val="center"/>
          </w:tcPr>
          <w:p w:rsidR="005E6CDE" w:rsidRDefault="005E6CDE" w:rsidP="00C34705">
            <w:pPr>
              <w:pStyle w:val="BodyText"/>
              <w:rPr>
                <w:b/>
              </w:rPr>
            </w:pPr>
          </w:p>
        </w:tc>
      </w:tr>
    </w:tbl>
    <w:p w:rsidR="005E6CDE" w:rsidRPr="007D5D8E" w:rsidRDefault="005E6CDE" w:rsidP="005E6CDE">
      <w:pPr>
        <w:pStyle w:val="Heading-Revision"/>
      </w:pPr>
      <w:r w:rsidRPr="007D5D8E">
        <w:t>Revision History</w:t>
      </w:r>
    </w:p>
    <w:tbl>
      <w:tblPr>
        <w:tblW w:w="9360" w:type="dxa"/>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72" w:type="dxa"/>
          <w:left w:w="115" w:type="dxa"/>
          <w:bottom w:w="72" w:type="dxa"/>
          <w:right w:w="115" w:type="dxa"/>
        </w:tblCellMar>
        <w:tblLook w:val="04A0" w:firstRow="1" w:lastRow="0" w:firstColumn="1" w:lastColumn="0" w:noHBand="0" w:noVBand="1"/>
      </w:tblPr>
      <w:tblGrid>
        <w:gridCol w:w="990"/>
        <w:gridCol w:w="1620"/>
        <w:gridCol w:w="5400"/>
        <w:gridCol w:w="1350"/>
      </w:tblGrid>
      <w:tr w:rsidR="005E6CDE" w:rsidTr="00C34705">
        <w:trPr>
          <w:cantSplit/>
          <w:tblHeader/>
        </w:trPr>
        <w:tc>
          <w:tcPr>
            <w:tcW w:w="99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5E6CDE" w:rsidRPr="007D5D8E" w:rsidRDefault="005E6CDE" w:rsidP="00C34705">
            <w:pPr>
              <w:spacing w:after="0"/>
            </w:pPr>
            <w:r w:rsidRPr="007D5D8E">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5E6CDE" w:rsidRPr="007D5D8E" w:rsidRDefault="005E6CDE" w:rsidP="00C34705">
            <w:pPr>
              <w:spacing w:after="0"/>
            </w:pPr>
            <w:r w:rsidRPr="007D5D8E">
              <w:t>Revision Date</w:t>
            </w:r>
          </w:p>
        </w:tc>
        <w:tc>
          <w:tcPr>
            <w:tcW w:w="540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5E6CDE" w:rsidRPr="007D5D8E" w:rsidRDefault="005E6CDE" w:rsidP="00C34705">
            <w:pPr>
              <w:spacing w:after="0"/>
            </w:pPr>
            <w:r w:rsidRPr="007D5D8E">
              <w:t>Reason for Revision/Change Request</w:t>
            </w:r>
          </w:p>
        </w:tc>
        <w:tc>
          <w:tcPr>
            <w:tcW w:w="135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5E6CDE" w:rsidRPr="007D5D8E" w:rsidRDefault="005E6CDE" w:rsidP="00C34705">
            <w:pPr>
              <w:spacing w:after="0"/>
            </w:pPr>
            <w:r w:rsidRPr="007D5D8E">
              <w:t>Revised By</w:t>
            </w:r>
          </w:p>
        </w:tc>
      </w:tr>
      <w:tr w:rsidR="005E6CDE" w:rsidTr="00C34705">
        <w:trPr>
          <w:cantSplit/>
        </w:trPr>
        <w:tc>
          <w:tcPr>
            <w:tcW w:w="990" w:type="dxa"/>
            <w:tcBorders>
              <w:top w:val="single" w:sz="6" w:space="0" w:color="auto"/>
              <w:left w:val="single" w:sz="6" w:space="0" w:color="auto"/>
              <w:bottom w:val="single" w:sz="6" w:space="0" w:color="auto"/>
              <w:right w:val="single" w:sz="6" w:space="0" w:color="auto"/>
            </w:tcBorders>
            <w:hideMark/>
          </w:tcPr>
          <w:p w:rsidR="005E6CDE" w:rsidRPr="007D5D8E" w:rsidRDefault="005E6CDE" w:rsidP="00C34705">
            <w:pPr>
              <w:pStyle w:val="BodyText"/>
            </w:pPr>
            <w:r w:rsidRPr="007D5D8E">
              <w:t>000</w:t>
            </w:r>
          </w:p>
        </w:tc>
        <w:tc>
          <w:tcPr>
            <w:tcW w:w="1620" w:type="dxa"/>
            <w:tcBorders>
              <w:top w:val="single" w:sz="6" w:space="0" w:color="auto"/>
              <w:left w:val="single" w:sz="6" w:space="0" w:color="auto"/>
              <w:bottom w:val="single" w:sz="6" w:space="0" w:color="auto"/>
              <w:right w:val="single" w:sz="6" w:space="0" w:color="auto"/>
            </w:tcBorders>
            <w:hideMark/>
          </w:tcPr>
          <w:p w:rsidR="005E6CDE" w:rsidRPr="007D5D8E" w:rsidRDefault="005E6CDE" w:rsidP="00C34705">
            <w:pPr>
              <w:pStyle w:val="BodyText"/>
            </w:pPr>
            <w:del w:id="1" w:author="Andrea Miller" w:date="2013-05-01T15:15:00Z">
              <w:r w:rsidDel="001541F6">
                <w:delText>18-Sep-</w:delText>
              </w:r>
              <w:r w:rsidRPr="007D5D8E" w:rsidDel="001541F6">
                <w:delText>12</w:delText>
              </w:r>
            </w:del>
          </w:p>
        </w:tc>
        <w:tc>
          <w:tcPr>
            <w:tcW w:w="5400" w:type="dxa"/>
            <w:tcBorders>
              <w:top w:val="single" w:sz="6" w:space="0" w:color="auto"/>
              <w:left w:val="single" w:sz="6" w:space="0" w:color="auto"/>
              <w:bottom w:val="single" w:sz="6" w:space="0" w:color="auto"/>
              <w:right w:val="single" w:sz="6" w:space="0" w:color="auto"/>
            </w:tcBorders>
            <w:hideMark/>
          </w:tcPr>
          <w:p w:rsidR="005E6CDE" w:rsidRPr="007D5D8E" w:rsidRDefault="005E6CDE" w:rsidP="00C34705">
            <w:pPr>
              <w:pStyle w:val="BodyText"/>
            </w:pPr>
            <w:r w:rsidRPr="007D5D8E">
              <w:t>Initial Release</w:t>
            </w:r>
          </w:p>
        </w:tc>
        <w:tc>
          <w:tcPr>
            <w:tcW w:w="1350" w:type="dxa"/>
            <w:tcBorders>
              <w:top w:val="single" w:sz="6" w:space="0" w:color="auto"/>
              <w:left w:val="single" w:sz="6" w:space="0" w:color="auto"/>
              <w:bottom w:val="single" w:sz="6" w:space="0" w:color="auto"/>
              <w:right w:val="single" w:sz="6" w:space="0" w:color="auto"/>
            </w:tcBorders>
            <w:hideMark/>
          </w:tcPr>
          <w:p w:rsidR="005E6CDE" w:rsidRPr="007D5D8E" w:rsidRDefault="005E6CDE" w:rsidP="00C34705">
            <w:pPr>
              <w:pStyle w:val="BodyText"/>
            </w:pPr>
            <w:del w:id="2" w:author="Andrea Miller" w:date="2013-05-02T08:46:00Z">
              <w:r w:rsidDel="00F070E5">
                <w:delText>L. Kurth</w:delText>
              </w:r>
              <w:r w:rsidDel="00F070E5">
                <w:br/>
              </w:r>
            </w:del>
            <w:r>
              <w:t>B. Cullinan</w:t>
            </w:r>
          </w:p>
        </w:tc>
      </w:tr>
    </w:tbl>
    <w:p w:rsidR="005E6CDE" w:rsidRDefault="005E6CDE">
      <w:pPr>
        <w:spacing w:line="276" w:lineRule="auto"/>
        <w:rPr>
          <w:rFonts w:eastAsia="Times New Roman" w:cs="Arial"/>
          <w:b/>
          <w:bCs/>
          <w:kern w:val="32"/>
          <w:sz w:val="32"/>
          <w:szCs w:val="32"/>
        </w:rPr>
      </w:pPr>
      <w:r>
        <w:br w:type="page"/>
      </w:r>
    </w:p>
    <w:p w:rsidR="005E6CDE" w:rsidRDefault="005E6CDE" w:rsidP="005E6CDE">
      <w:pPr>
        <w:pStyle w:val="Heading1"/>
      </w:pPr>
      <w:r>
        <w:lastRenderedPageBreak/>
        <w:t>Purpose</w:t>
      </w:r>
    </w:p>
    <w:p w:rsidR="005E6CDE" w:rsidRPr="005E6CDE" w:rsidRDefault="005E6CDE" w:rsidP="005E6CDE">
      <w:pPr>
        <w:pStyle w:val="BodyText"/>
      </w:pPr>
      <w:r>
        <w:t xml:space="preserve">The purpose of this procedure is to create a data set </w:t>
      </w:r>
      <w:del w:id="3" w:author="Andrea Miller" w:date="2013-05-01T15:16:00Z">
        <w:r w:rsidDel="001541F6">
          <w:delText>that can be used and described in another document.</w:delText>
        </w:r>
      </w:del>
      <w:ins w:id="4" w:author="Andrea Miller" w:date="2013-05-01T15:16:00Z">
        <w:r w:rsidR="001541F6">
          <w:t xml:space="preserve">for use in the verification of changes to the setup verification analysis </w:t>
        </w:r>
      </w:ins>
      <w:ins w:id="5" w:author="Andrea Miller" w:date="2013-05-01T15:17:00Z">
        <w:r w:rsidR="001541F6">
          <w:t>used in</w:t>
        </w:r>
      </w:ins>
      <w:ins w:id="6" w:author="Andrea Miller" w:date="2013-05-01T15:16:00Z">
        <w:r w:rsidR="001541F6">
          <w:t xml:space="preserve"> the ClearView software</w:t>
        </w:r>
      </w:ins>
      <w:ins w:id="7" w:author="Andrea Miller" w:date="2013-05-01T15:17:00Z">
        <w:r w:rsidR="001541F6">
          <w:t xml:space="preserve"> to verify ClearView System setup prior to use</w:t>
        </w:r>
      </w:ins>
      <w:ins w:id="8" w:author="Andrea Miller" w:date="2013-05-01T15:16:00Z">
        <w:r w:rsidR="001541F6">
          <w:t xml:space="preserve">.  </w:t>
        </w:r>
      </w:ins>
    </w:p>
    <w:p w:rsidR="005E6CDE" w:rsidRDefault="005E6CDE" w:rsidP="005E6CDE">
      <w:pPr>
        <w:pStyle w:val="Heading1"/>
      </w:pPr>
      <w:r>
        <w:t>Scope</w:t>
      </w:r>
    </w:p>
    <w:p w:rsidR="00E91CA5" w:rsidRDefault="005E6CDE" w:rsidP="005E6CDE">
      <w:pPr>
        <w:pStyle w:val="BodyText"/>
      </w:pPr>
      <w:r>
        <w:t xml:space="preserve">This </w:t>
      </w:r>
      <w:del w:id="9" w:author="Andrea Miller" w:date="2013-05-02T08:42:00Z">
        <w:r w:rsidDel="00E03B4D">
          <w:delText xml:space="preserve">document details the procedure for recreating the results used </w:delText>
        </w:r>
      </w:del>
      <w:ins w:id="10" w:author="Andrea Miller" w:date="2013-05-02T08:42:00Z">
        <w:r w:rsidR="00E03B4D">
          <w:t>p</w:t>
        </w:r>
        <w:r w:rsidR="002E7AB3">
          <w:t>rotocol</w:t>
        </w:r>
      </w:ins>
      <w:ins w:id="11" w:author="Andrea Miller" w:date="2013-05-02T08:52:00Z">
        <w:r w:rsidR="002E7AB3">
          <w:t xml:space="preserve"> provides instructions for</w:t>
        </w:r>
      </w:ins>
      <w:ins w:id="12" w:author="Andrea Miller" w:date="2013-05-02T08:42:00Z">
        <w:r w:rsidR="00E03B4D">
          <w:t xml:space="preserve"> </w:t>
        </w:r>
      </w:ins>
      <w:ins w:id="13" w:author="Andrea Miller" w:date="2013-05-02T08:45:00Z">
        <w:r w:rsidR="00F070E5">
          <w:t>perform</w:t>
        </w:r>
      </w:ins>
      <w:ins w:id="14" w:author="Andrea Miller" w:date="2013-05-02T08:52:00Z">
        <w:r w:rsidR="002E7AB3">
          <w:t>ing</w:t>
        </w:r>
      </w:ins>
      <w:ins w:id="15" w:author="Andrea Miller" w:date="2013-05-02T08:42:00Z">
        <w:r w:rsidR="00E03B4D">
          <w:t xml:space="preserve"> verification </w:t>
        </w:r>
      </w:ins>
      <w:ins w:id="16" w:author="Andrea Miller" w:date="2013-05-02T08:45:00Z">
        <w:r w:rsidR="00F070E5">
          <w:t>activities</w:t>
        </w:r>
      </w:ins>
      <w:del w:id="17" w:author="Andrea Miller" w:date="2013-05-02T08:42:00Z">
        <w:r w:rsidDel="00E03B4D">
          <w:delText>to verify the Geost</w:delText>
        </w:r>
      </w:del>
      <w:ins w:id="18" w:author="Andrea Miller" w:date="2013-05-02T08:42:00Z">
        <w:r w:rsidR="00E03B4D">
          <w:t xml:space="preserve"> for</w:t>
        </w:r>
      </w:ins>
      <w:r>
        <w:t xml:space="preserve"> Setup Verification </w:t>
      </w:r>
      <w:del w:id="19" w:author="Andrea Miller" w:date="2013-05-02T08:42:00Z">
        <w:r w:rsidDel="00E03B4D">
          <w:delText>change</w:delText>
        </w:r>
      </w:del>
      <w:ins w:id="20" w:author="Andrea Miller" w:date="2013-05-02T08:42:00Z">
        <w:r w:rsidR="00E03B4D">
          <w:t>functions</w:t>
        </w:r>
      </w:ins>
      <w:ins w:id="21" w:author="Andrea Miller" w:date="2013-05-02T08:45:00Z">
        <w:r w:rsidR="00F070E5">
          <w:t xml:space="preserve"> </w:t>
        </w:r>
      </w:ins>
      <w:ins w:id="22" w:author="Andrea Miller" w:date="2013-05-02T08:42:00Z">
        <w:r w:rsidR="00E03B4D">
          <w:t>of the ClearView software</w:t>
        </w:r>
      </w:ins>
      <w:del w:id="23" w:author="Andrea Miller" w:date="2013-05-02T08:42:00Z">
        <w:r w:rsidDel="00E03B4D">
          <w:delText>, used in ClearView version 2.1, works as well as the algorithm used in ClearView version 1.1.1.2</w:delText>
        </w:r>
      </w:del>
      <w:r>
        <w:t>.</w:t>
      </w:r>
      <w:ins w:id="24" w:author="Andrea Miller" w:date="2013-05-02T08:45:00Z">
        <w:r w:rsidR="00F070E5">
          <w:t xml:space="preserve">  </w:t>
        </w:r>
      </w:ins>
      <w:ins w:id="25" w:author="Andrea Miller" w:date="2013-05-02T08:52:00Z">
        <w:r w:rsidR="002E7AB3">
          <w:t>Additional verification and validation activities may be specified in additional protocols.</w:t>
        </w:r>
      </w:ins>
    </w:p>
    <w:p w:rsidR="009A0BC4" w:rsidRPr="005E6CDE" w:rsidDel="00E03B4D" w:rsidRDefault="009A0BC4" w:rsidP="005E6CDE">
      <w:pPr>
        <w:pStyle w:val="BodyText"/>
        <w:rPr>
          <w:del w:id="26" w:author="Andrea Miller" w:date="2013-05-02T08:42:00Z"/>
        </w:rPr>
      </w:pPr>
      <w:del w:id="27" w:author="Andrea Miller" w:date="2013-05-02T08:42:00Z">
        <w:r w:rsidRPr="009A0BC4" w:rsidDel="00E03B4D">
          <w:delText>This document does not cover any verification activities performed for other applications functions.  This does not cover the function between storing verification data in the database.  This does not cover how verification images are used within the finger analysis coefficient algorithm.</w:delText>
        </w:r>
      </w:del>
    </w:p>
    <w:p w:rsidR="0039446D" w:rsidRDefault="0039446D" w:rsidP="0039446D">
      <w:pPr>
        <w:pStyle w:val="Heading1"/>
      </w:pPr>
      <w:bookmarkStart w:id="28" w:name="_Toc354731395"/>
      <w:r>
        <w:t>Summary</w:t>
      </w:r>
      <w:bookmarkEnd w:id="28"/>
    </w:p>
    <w:p w:rsidR="004F19B7" w:rsidRDefault="00E03B4D" w:rsidP="0039446D">
      <w:pPr>
        <w:pStyle w:val="BodyText"/>
        <w:rPr>
          <w:ins w:id="29" w:author="Andrea Miller" w:date="2013-05-01T15:20:00Z"/>
        </w:rPr>
      </w:pPr>
      <w:ins w:id="30" w:author="Andrea Miller" w:date="2013-05-02T08:41:00Z">
        <w:r>
          <w:t>Previous version of software design documentation referred to calibration image evaluation.</w:t>
        </w:r>
      </w:ins>
      <w:ins w:id="31" w:author="Andrea Miller" w:date="2013-05-02T08:53:00Z">
        <w:r w:rsidR="002E7AB3">
          <w:t xml:space="preserve">  The activity performed </w:t>
        </w:r>
      </w:ins>
      <w:ins w:id="32" w:author="Andrea Miller" w:date="2013-05-02T08:54:00Z">
        <w:r w:rsidR="002E7AB3">
          <w:t xml:space="preserve">verified the device performance using a quantitative analysis of the images generated.  </w:t>
        </w:r>
      </w:ins>
      <w:ins w:id="33" w:author="Andrea Miller" w:date="2013-05-02T08:59:00Z">
        <w:r w:rsidR="00EC4776">
          <w:t xml:space="preserve">The </w:t>
        </w:r>
      </w:ins>
      <w:ins w:id="34" w:author="Andrea Miller" w:date="2013-05-02T09:38:00Z">
        <w:r w:rsidR="004F332F">
          <w:t>analysis is</w:t>
        </w:r>
      </w:ins>
      <w:ins w:id="35" w:author="Andrea Miller" w:date="2013-05-02T08:59:00Z">
        <w:r w:rsidR="00EC4776">
          <w:t xml:space="preserve"> not intended to correct the graduation of the measurement device</w:t>
        </w:r>
      </w:ins>
      <w:ins w:id="36" w:author="Andrea Miller" w:date="2013-05-02T09:38:00Z">
        <w:r w:rsidR="004F332F">
          <w:t xml:space="preserve"> or tune the device controls.  Instead, the setup verification is intended to verify</w:t>
        </w:r>
      </w:ins>
      <w:ins w:id="37" w:author="Andrea Miller" w:date="2013-05-02T09:40:00Z">
        <w:r w:rsidR="004F332F">
          <w:t xml:space="preserve"> that equipment setup factors like, cleaning of the glass, camera settings (i.e., brightness and gain), and </w:t>
        </w:r>
      </w:ins>
      <w:ins w:id="38" w:author="Andrea Miller" w:date="2013-05-02T09:44:00Z">
        <w:r w:rsidR="004F332F">
          <w:t xml:space="preserve">system warm-up.  </w:t>
        </w:r>
      </w:ins>
      <w:ins w:id="39" w:author="Andrea Miller" w:date="2013-05-02T08:59:00Z">
        <w:r w:rsidR="00EC4776">
          <w:t xml:space="preserve"> </w:t>
        </w:r>
      </w:ins>
      <w:ins w:id="40" w:author="Andrea Miller" w:date="2013-05-02T09:45:00Z">
        <w:r w:rsidR="004F332F">
          <w:t xml:space="preserve">In order to more clearly describe the function to users and reduce confusion, the name of this activity has been changed from calibration to setup verification which is intended to convey the purpose of the activity more clearly to users.  </w:t>
        </w:r>
      </w:ins>
    </w:p>
    <w:p w:rsidR="0039446D" w:rsidDel="004F19B7" w:rsidRDefault="0039446D" w:rsidP="0039446D">
      <w:pPr>
        <w:pStyle w:val="BodyText"/>
        <w:rPr>
          <w:del w:id="41" w:author="Andrea Miller" w:date="2013-05-01T15:20:00Z"/>
        </w:rPr>
      </w:pPr>
      <w:del w:id="42" w:author="Andrea Miller" w:date="2013-05-01T15:20:00Z">
        <w:r w:rsidDel="004F19B7">
          <w:delText xml:space="preserve">When EPIC entered development of ClearView 2.0, it was determined that the current </w:delText>
        </w:r>
      </w:del>
      <w:del w:id="43" w:author="Andrea Miller" w:date="2013-05-01T15:16:00Z">
        <w:r w:rsidDel="001541F6">
          <w:delText>calibration</w:delText>
        </w:r>
      </w:del>
      <w:del w:id="44" w:author="Andrea Miller" w:date="2013-05-01T15:20:00Z">
        <w:r w:rsidDel="004F19B7">
          <w:delText xml:space="preserve"> process could be improved to provide a tighter, more testable analysis of </w:delText>
        </w:r>
      </w:del>
      <w:del w:id="45" w:author="Andrea Miller" w:date="2013-05-01T15:16:00Z">
        <w:r w:rsidDel="001541F6">
          <w:delText>calibration</w:delText>
        </w:r>
      </w:del>
      <w:del w:id="46" w:author="Andrea Miller" w:date="2013-05-01T15:20:00Z">
        <w:r w:rsidDel="004F19B7">
          <w:delText xml:space="preserve"> images.  This would allow EPIC to enter hardware activities such as sourcing a new camera and glass electrode and maintain a defined control over the output of changing hardware.</w:delText>
        </w:r>
      </w:del>
    </w:p>
    <w:p w:rsidR="0039446D" w:rsidRDefault="0039446D" w:rsidP="0039446D">
      <w:pPr>
        <w:pStyle w:val="BodyText"/>
        <w:rPr>
          <w:ins w:id="47" w:author="Andrea Miller" w:date="2013-05-01T15:20:00Z"/>
        </w:rPr>
      </w:pPr>
      <w:r>
        <w:t xml:space="preserve">The </w:t>
      </w:r>
      <w:r w:rsidRPr="004F332F">
        <w:t xml:space="preserve">previous </w:t>
      </w:r>
      <w:del w:id="48" w:author="Andrea Miller" w:date="2013-05-01T15:16:00Z">
        <w:r w:rsidRPr="004F332F" w:rsidDel="001541F6">
          <w:delText>calibration</w:delText>
        </w:r>
      </w:del>
      <w:ins w:id="49" w:author="Andrea Miller" w:date="2013-05-01T15:16:00Z">
        <w:r w:rsidR="001541F6" w:rsidRPr="004F332F">
          <w:t>setup verification</w:t>
        </w:r>
      </w:ins>
      <w:r>
        <w:t xml:space="preserve"> routine </w:t>
      </w:r>
      <w:del w:id="50" w:author="Andrea Miller" w:date="2013-05-02T10:13:00Z">
        <w:r w:rsidDel="00E21334">
          <w:delText>helps to identify camera brightness, gain, and exposure settings that produce images with expected analysis results and filter out the settings with unexpected results.  It did this by</w:delText>
        </w:r>
      </w:del>
      <w:ins w:id="51" w:author="Andrea Miller" w:date="2013-05-02T10:13:00Z">
        <w:r w:rsidR="00E21334">
          <w:t>analysis</w:t>
        </w:r>
      </w:ins>
      <w:r>
        <w:t xml:space="preserve"> group</w:t>
      </w:r>
      <w:ins w:id="52" w:author="Andrea Miller" w:date="2013-05-02T10:13:00Z">
        <w:r w:rsidR="00E21334">
          <w:t>ed</w:t>
        </w:r>
      </w:ins>
      <w:del w:id="53" w:author="Andrea Miller" w:date="2013-05-02T10:13:00Z">
        <w:r w:rsidDel="00E21334">
          <w:delText>ing</w:delText>
        </w:r>
      </w:del>
      <w:r>
        <w:t xml:space="preserve"> pixels with a certain brightness level, finding the sum of all pixels within that range, and determining if the sum of those pixels falls within the specified range of acceptable pixels with that brightness.</w:t>
      </w:r>
      <w:ins w:id="54" w:author="Andrea Miller" w:date="2013-05-02T10:13:00Z">
        <w:r w:rsidR="00E21334">
          <w:t xml:space="preserve">  The acceptance range was based on standard deviations from </w:t>
        </w:r>
      </w:ins>
      <w:ins w:id="55" w:author="Andrea Miller" w:date="2013-05-02T10:14:00Z">
        <w:r w:rsidR="00E21334">
          <w:t>expected</w:t>
        </w:r>
      </w:ins>
      <w:ins w:id="56" w:author="Andrea Miller" w:date="2013-05-02T10:13:00Z">
        <w:r w:rsidR="00E21334">
          <w:t xml:space="preserve"> average pixel brightness for each pixel </w:t>
        </w:r>
      </w:ins>
      <w:ins w:id="57" w:author="Andrea Miller" w:date="2013-05-02T10:14:00Z">
        <w:r w:rsidR="00E21334">
          <w:t>in the 320 x 240 bitmap.</w:t>
        </w:r>
      </w:ins>
    </w:p>
    <w:p w:rsidR="004F19B7" w:rsidDel="00E051D4" w:rsidRDefault="00E051D4" w:rsidP="00434668">
      <w:pPr>
        <w:pStyle w:val="BodyText"/>
        <w:rPr>
          <w:del w:id="58" w:author="Andrea Miller" w:date="2013-05-02T10:34:00Z"/>
        </w:rPr>
      </w:pPr>
      <w:ins w:id="59" w:author="Andrea Miller" w:date="2013-05-02T10:30:00Z">
        <w:r>
          <w:t xml:space="preserve">EPIC contracted with a vendor, </w:t>
        </w:r>
        <w:proofErr w:type="spellStart"/>
        <w:r>
          <w:t>Geost</w:t>
        </w:r>
        <w:proofErr w:type="spellEnd"/>
        <w:r>
          <w:t xml:space="preserve">, to develop an analysis mechanism that would provide an analysis based on a compilation of </w:t>
        </w:r>
      </w:ins>
      <w:ins w:id="60" w:author="Andrea Miller" w:date="2013-05-02T10:32:00Z">
        <w:r>
          <w:t>acceptable calibration images</w:t>
        </w:r>
      </w:ins>
      <w:ins w:id="61" w:author="Andrea Miller" w:date="2013-05-02T10:33:00Z">
        <w:r>
          <w:t xml:space="preserve"> (called the baseline image)</w:t>
        </w:r>
      </w:ins>
      <w:ins w:id="62" w:author="Andrea Miller" w:date="2013-05-02T10:32:00Z">
        <w:r>
          <w:t xml:space="preserve">.  </w:t>
        </w:r>
        <w:proofErr w:type="spellStart"/>
        <w:r>
          <w:t>Geost</w:t>
        </w:r>
        <w:proofErr w:type="spellEnd"/>
        <w:r>
          <w:t xml:space="preserve"> provided a mechanism [add documentation reference here] which assesses the collected setup verification image to the </w:t>
        </w:r>
      </w:ins>
      <w:ins w:id="63" w:author="Andrea Miller" w:date="2013-05-02T10:33:00Z">
        <w:r>
          <w:t xml:space="preserve">baseline image.  The </w:t>
        </w:r>
      </w:ins>
      <w:ins w:id="64" w:author="Andrea Miller" w:date="2013-05-02T10:34:00Z">
        <w:r>
          <w:t>assessment</w:t>
        </w:r>
      </w:ins>
      <w:ins w:id="65" w:author="Andrea Miller" w:date="2013-05-02T10:33:00Z">
        <w:r>
          <w:t xml:space="preserve"> </w:t>
        </w:r>
      </w:ins>
      <w:ins w:id="66" w:author="Andrea Miller" w:date="2013-05-02T11:38:00Z">
        <w:r w:rsidR="00434668">
          <w:t>compares</w:t>
        </w:r>
      </w:ins>
    </w:p>
    <w:p w:rsidR="0039446D" w:rsidRDefault="0039446D" w:rsidP="00434668">
      <w:pPr>
        <w:pStyle w:val="BodyText"/>
      </w:pPr>
      <w:del w:id="67" w:author="Andrea Miller" w:date="2013-05-02T10:34:00Z">
        <w:r w:rsidDel="00E051D4">
          <w:delText>The ne</w:delText>
        </w:r>
      </w:del>
      <w:ins w:id="68" w:author="Andrea Miller" w:date="2013-05-02T11:38:00Z">
        <w:r w:rsidR="00434668">
          <w:t xml:space="preserve"> </w:t>
        </w:r>
      </w:ins>
      <w:del w:id="69" w:author="Andrea Miller" w:date="2013-05-02T10:34:00Z">
        <w:r w:rsidDel="00E051D4">
          <w:delText xml:space="preserve">w Geost algorithm takes an input </w:delText>
        </w:r>
      </w:del>
      <w:del w:id="70" w:author="Andrea Miller" w:date="2013-05-01T15:16:00Z">
        <w:r w:rsidDel="001541F6">
          <w:delText>calibration</w:delText>
        </w:r>
      </w:del>
      <w:del w:id="71" w:author="Andrea Miller" w:date="2013-05-02T10:34:00Z">
        <w:r w:rsidDel="00E051D4">
          <w:delText xml:space="preserve"> image, </w:delText>
        </w:r>
      </w:del>
      <w:del w:id="72" w:author="Andrea Miller" w:date="2013-05-02T11:37:00Z">
        <w:r w:rsidDel="00434668">
          <w:delText xml:space="preserve">compares </w:delText>
        </w:r>
      </w:del>
      <w:del w:id="73" w:author="Andrea Miller" w:date="2013-05-02T10:47:00Z">
        <w:r w:rsidDel="00C33714">
          <w:delText xml:space="preserve">the </w:delText>
        </w:r>
      </w:del>
      <w:proofErr w:type="gramStart"/>
      <w:ins w:id="74" w:author="Andrea Miller" w:date="2013-05-02T10:47:00Z">
        <w:r w:rsidR="00C33714">
          <w:t>each</w:t>
        </w:r>
        <w:proofErr w:type="gramEnd"/>
        <w:r w:rsidR="00C33714">
          <w:t xml:space="preserve"> </w:t>
        </w:r>
      </w:ins>
      <w:r>
        <w:t>pixel</w:t>
      </w:r>
      <w:ins w:id="75" w:author="Andrea Miller" w:date="2013-05-02T11:38:00Z">
        <w:r w:rsidR="00434668">
          <w:t xml:space="preserve"> brightness value</w:t>
        </w:r>
      </w:ins>
      <w:ins w:id="76" w:author="Andrea Miller" w:date="2013-05-02T10:47:00Z">
        <w:r w:rsidR="00C33714">
          <w:t xml:space="preserve"> in the setup verification image</w:t>
        </w:r>
      </w:ins>
      <w:del w:id="77" w:author="Andrea Miller" w:date="2013-05-02T10:47:00Z">
        <w:r w:rsidDel="00C33714">
          <w:delText>s</w:delText>
        </w:r>
      </w:del>
      <w:r>
        <w:t xml:space="preserve"> to </w:t>
      </w:r>
      <w:ins w:id="78" w:author="Andrea Miller" w:date="2013-05-02T10:47:00Z">
        <w:r w:rsidR="00C33714">
          <w:t>the</w:t>
        </w:r>
      </w:ins>
      <w:del w:id="79" w:author="Andrea Miller" w:date="2013-05-02T10:47:00Z">
        <w:r w:rsidDel="00C33714">
          <w:delText>a</w:delText>
        </w:r>
      </w:del>
      <w:r>
        <w:t xml:space="preserve"> </w:t>
      </w:r>
      <w:ins w:id="80" w:author="Andrea Miller" w:date="2013-05-02T11:39:00Z">
        <w:r w:rsidR="00434668">
          <w:t xml:space="preserve">coordinating </w:t>
        </w:r>
      </w:ins>
      <w:r>
        <w:t>baseline image</w:t>
      </w:r>
      <w:ins w:id="81" w:author="Andrea Miller" w:date="2013-05-02T11:39:00Z">
        <w:r w:rsidR="00434668">
          <w:t xml:space="preserve"> pixel brightness</w:t>
        </w:r>
      </w:ins>
      <w:del w:id="82" w:author="Andrea Miller" w:date="2013-05-02T10:47:00Z">
        <w:r w:rsidDel="00C33714">
          <w:delText xml:space="preserve"> of many </w:delText>
        </w:r>
      </w:del>
      <w:del w:id="83" w:author="Andrea Miller" w:date="2013-05-01T15:16:00Z">
        <w:r w:rsidDel="001541F6">
          <w:delText>calibration</w:delText>
        </w:r>
      </w:del>
      <w:del w:id="84" w:author="Andrea Miller" w:date="2013-05-02T10:47:00Z">
        <w:r w:rsidDel="00C33714">
          <w:delText xml:space="preserve"> images averaged together</w:delText>
        </w:r>
      </w:del>
      <w:r>
        <w:t xml:space="preserve">.  </w:t>
      </w:r>
      <w:del w:id="85" w:author="Andrea Miller" w:date="2013-05-02T11:20:00Z">
        <w:r w:rsidDel="008D11F9">
          <w:delText>The number of</w:delText>
        </w:r>
      </w:del>
      <w:ins w:id="86" w:author="Andrea Miller" w:date="2013-05-02T11:20:00Z">
        <w:r w:rsidR="008D11F9">
          <w:t>Any</w:t>
        </w:r>
      </w:ins>
      <w:r>
        <w:t xml:space="preserve"> pixel</w:t>
      </w:r>
      <w:del w:id="87" w:author="Andrea Miller" w:date="2013-05-02T11:20:00Z">
        <w:r w:rsidDel="008D11F9">
          <w:delText>s</w:delText>
        </w:r>
      </w:del>
      <w:r>
        <w:t xml:space="preserve"> </w:t>
      </w:r>
      <w:ins w:id="88" w:author="Andrea Miller" w:date="2013-05-02T11:20:00Z">
        <w:r w:rsidR="008D11F9">
          <w:t xml:space="preserve">brightness </w:t>
        </w:r>
      </w:ins>
      <w:r>
        <w:t>that fall</w:t>
      </w:r>
      <w:ins w:id="89" w:author="Andrea Miller" w:date="2013-05-02T11:20:00Z">
        <w:r w:rsidR="008D11F9">
          <w:t>s</w:t>
        </w:r>
      </w:ins>
      <w:r>
        <w:t xml:space="preserve"> </w:t>
      </w:r>
      <w:ins w:id="90" w:author="Andrea Miller" w:date="2013-05-02T11:20:00Z">
        <w:r w:rsidR="008D11F9">
          <w:t xml:space="preserve">outside of the selected </w:t>
        </w:r>
      </w:ins>
      <w:del w:id="91" w:author="Andrea Miller" w:date="2013-05-02T11:20:00Z">
        <w:r w:rsidDel="008D11F9">
          <w:delText xml:space="preserve">within the </w:delText>
        </w:r>
      </w:del>
      <w:r>
        <w:t>standard deviat</w:t>
      </w:r>
      <w:ins w:id="92" w:author="Andrea Miller" w:date="2013-05-02T10:47:00Z">
        <w:r w:rsidR="00C33714">
          <w:t>ion</w:t>
        </w:r>
      </w:ins>
      <w:del w:id="93" w:author="Andrea Miller" w:date="2013-05-02T10:47:00Z">
        <w:r w:rsidDel="00C33714">
          <w:delText>e</w:delText>
        </w:r>
      </w:del>
      <w:r>
        <w:t xml:space="preserve"> from the average </w:t>
      </w:r>
      <w:ins w:id="94" w:author="Andrea Miller" w:date="2013-05-02T11:20:00Z">
        <w:r w:rsidR="008D11F9">
          <w:t xml:space="preserve">pixel brightness </w:t>
        </w:r>
      </w:ins>
      <w:ins w:id="95" w:author="Andrea Miller" w:date="2013-05-02T11:39:00Z">
        <w:r w:rsidR="00434668">
          <w:t>of</w:t>
        </w:r>
      </w:ins>
      <w:ins w:id="96" w:author="Andrea Miller" w:date="2013-05-02T11:20:00Z">
        <w:r w:rsidR="008D11F9">
          <w:t xml:space="preserve"> the baseline image fails.  The total number of failed pixels </w:t>
        </w:r>
      </w:ins>
      <w:ins w:id="97" w:author="Andrea Miller" w:date="2013-05-02T11:21:00Z">
        <w:r w:rsidR="008D11F9">
          <w:t xml:space="preserve">within </w:t>
        </w:r>
      </w:ins>
      <w:ins w:id="98" w:author="Andrea Miller" w:date="2013-05-02T11:22:00Z">
        <w:r w:rsidR="008D11F9">
          <w:t xml:space="preserve">each of four </w:t>
        </w:r>
      </w:ins>
      <w:ins w:id="99" w:author="Andrea Miller" w:date="2013-05-02T11:21:00Z">
        <w:r w:rsidR="008D11F9">
          <w:t>concentric ring</w:t>
        </w:r>
      </w:ins>
      <w:ins w:id="100" w:author="Andrea Miller" w:date="2013-05-02T11:23:00Z">
        <w:r w:rsidR="008D11F9">
          <w:t>s (starting at the inner corona and moving outward)</w:t>
        </w:r>
      </w:ins>
      <w:ins w:id="101" w:author="Andrea Miller" w:date="2013-05-02T11:21:00Z">
        <w:r w:rsidR="008D11F9">
          <w:t xml:space="preserve"> </w:t>
        </w:r>
      </w:ins>
      <w:ins w:id="102" w:author="Andrea Miller" w:date="2013-05-02T11:20:00Z">
        <w:r w:rsidR="008D11F9">
          <w:t xml:space="preserve">is then used to determine whether the number of failed pixels is </w:t>
        </w:r>
      </w:ins>
      <w:ins w:id="103" w:author="Andrea Miller" w:date="2013-05-02T11:40:00Z">
        <w:r w:rsidR="00F54A3A">
          <w:t>below a threshold limit</w:t>
        </w:r>
      </w:ins>
      <w:ins w:id="104" w:author="Andrea Miller" w:date="2013-05-02T11:20:00Z">
        <w:r w:rsidR="008D11F9">
          <w:t xml:space="preserve">.  </w:t>
        </w:r>
      </w:ins>
      <w:del w:id="105" w:author="Andrea Miller" w:date="2013-05-02T11:21:00Z">
        <w:r w:rsidDel="008D11F9">
          <w:delText xml:space="preserve">image are summed together and counted as passing pixels.  The number of pixels that fall outside of the standard deviation are considered failing.  </w:delText>
        </w:r>
      </w:del>
      <w:del w:id="106" w:author="Andrea Miller" w:date="2013-05-02T11:23:00Z">
        <w:r w:rsidDel="008D11F9">
          <w:delText xml:space="preserve">The sum of each ring is considered to determine if the image passing or failing.  </w:delText>
        </w:r>
      </w:del>
      <w:ins w:id="107" w:author="Andrea Miller" w:date="2013-05-02T11:37:00Z">
        <w:r w:rsidR="00434668">
          <w:t>Any ring</w:t>
        </w:r>
      </w:ins>
      <w:ins w:id="108" w:author="Andrea Miller" w:date="2013-05-02T11:23:00Z">
        <w:r w:rsidR="008D11F9">
          <w:t xml:space="preserve"> that </w:t>
        </w:r>
      </w:ins>
      <w:ins w:id="109" w:author="Andrea Miller" w:date="2013-05-02T11:40:00Z">
        <w:r w:rsidR="00F54A3A">
          <w:t>exceeds the threshold limit of failed pixels will</w:t>
        </w:r>
      </w:ins>
      <w:ins w:id="110" w:author="Andrea Miller" w:date="2013-05-02T11:23:00Z">
        <w:r w:rsidR="008D11F9">
          <w:t xml:space="preserve"> cause the image to fail the analysis.  Additionally, </w:t>
        </w:r>
      </w:ins>
      <w:del w:id="111" w:author="Andrea Miller" w:date="2013-05-02T11:23:00Z">
        <w:r w:rsidDel="008D11F9">
          <w:delText>A</w:delText>
        </w:r>
      </w:del>
      <w:del w:id="112" w:author="Andrea Miller" w:date="2013-05-02T11:24:00Z">
        <w:r w:rsidDel="008D11F9">
          <w:delText xml:space="preserve">ll rings must pass, as well as </w:delText>
        </w:r>
      </w:del>
      <w:r>
        <w:t xml:space="preserve">the total count of </w:t>
      </w:r>
      <w:del w:id="113" w:author="Andrea Miller" w:date="2013-05-02T11:24:00Z">
        <w:r w:rsidDel="008D11F9">
          <w:delText>passing</w:delText>
        </w:r>
      </w:del>
      <w:ins w:id="114" w:author="Andrea Miller" w:date="2013-05-02T11:24:00Z">
        <w:r w:rsidR="008D11F9">
          <w:t>failed</w:t>
        </w:r>
      </w:ins>
      <w:r>
        <w:t xml:space="preserve"> pixels</w:t>
      </w:r>
      <w:ins w:id="115" w:author="Andrea Miller" w:date="2013-05-02T11:24:00Z">
        <w:r w:rsidR="008D11F9">
          <w:t xml:space="preserve"> within the entire image is compared </w:t>
        </w:r>
      </w:ins>
      <w:ins w:id="116" w:author="Andrea Miller" w:date="2013-05-02T11:34:00Z">
        <w:r w:rsidR="00D4199D">
          <w:t xml:space="preserve">to </w:t>
        </w:r>
      </w:ins>
      <w:ins w:id="117" w:author="Andrea Miller" w:date="2013-05-02T11:40:00Z">
        <w:r w:rsidR="00F54A3A">
          <w:t>a separate threshold limit</w:t>
        </w:r>
      </w:ins>
      <w:ins w:id="118" w:author="Andrea Miller" w:date="2013-05-02T11:24:00Z">
        <w:r w:rsidR="008D11F9">
          <w:t xml:space="preserve">.  If the total count of failed pixels is higher than the </w:t>
        </w:r>
      </w:ins>
      <w:ins w:id="119" w:author="Andrea Miller" w:date="2013-05-02T11:40:00Z">
        <w:r w:rsidR="00F54A3A">
          <w:t>total pixel count threshold</w:t>
        </w:r>
      </w:ins>
      <w:ins w:id="120" w:author="Andrea Miller" w:date="2013-05-02T11:24:00Z">
        <w:r w:rsidR="008D11F9">
          <w:t>, the image fails the analysis.</w:t>
        </w:r>
      </w:ins>
      <w:del w:id="121" w:author="Andrea Miller" w:date="2013-05-02T11:24:00Z">
        <w:r w:rsidDel="008D11F9">
          <w:delText>, in order for the image to be considered passing.</w:delText>
        </w:r>
      </w:del>
    </w:p>
    <w:p w:rsidR="0039446D" w:rsidRDefault="0039446D" w:rsidP="0039446D">
      <w:pPr>
        <w:pStyle w:val="BodyText"/>
      </w:pPr>
      <w:del w:id="122" w:author="Andrea Miller" w:date="2013-05-02T11:41:00Z">
        <w:r w:rsidDel="00F54A3A">
          <w:delText>It is arguable that t</w:delText>
        </w:r>
      </w:del>
      <w:ins w:id="123" w:author="Andrea Miller" w:date="2013-05-02T11:41:00Z">
        <w:r w:rsidR="00F54A3A">
          <w:t>T</w:t>
        </w:r>
      </w:ins>
      <w:r>
        <w:t>he</w:t>
      </w:r>
      <w:ins w:id="124" w:author="Andrea Miller" w:date="2013-05-02T11:41:00Z">
        <w:r w:rsidR="00F54A3A">
          <w:t xml:space="preserve"> old and the new analysis perform a similar assessment in that they are both examining pixel brightness</w:t>
        </w:r>
      </w:ins>
      <w:del w:id="125" w:author="Andrea Miller" w:date="2013-05-02T11:41:00Z">
        <w:r w:rsidDel="00F54A3A">
          <w:delText xml:space="preserve"> two functions do exactly the same thing, which is arriving at the same conclusion, using two different methods</w:delText>
        </w:r>
      </w:del>
      <w:r>
        <w:t>.  Th</w:t>
      </w:r>
      <w:ins w:id="126" w:author="Andrea Miller" w:date="2013-05-02T11:42:00Z">
        <w:r w:rsidR="00F54A3A">
          <w:t>is protocol is intended to demonstrate that</w:t>
        </w:r>
      </w:ins>
      <w:del w:id="127" w:author="Andrea Miller" w:date="2013-05-02T11:42:00Z">
        <w:r w:rsidDel="00F54A3A">
          <w:delText>e</w:delText>
        </w:r>
      </w:del>
      <w:r>
        <w:t xml:space="preserve"> </w:t>
      </w:r>
      <w:del w:id="128" w:author="Andrea Miller" w:date="2013-05-02T11:42:00Z">
        <w:r w:rsidDel="00F54A3A">
          <w:delText xml:space="preserve">tests detailed below will further prove that.  Tests will also be performed </w:delText>
        </w:r>
      </w:del>
      <w:r>
        <w:t>t</w:t>
      </w:r>
      <w:del w:id="129" w:author="Andrea Miller" w:date="2013-05-02T11:42:00Z">
        <w:r w:rsidDel="00F54A3A">
          <w:delText xml:space="preserve">o show that given a set of </w:delText>
        </w:r>
      </w:del>
      <w:ins w:id="130" w:author="Andrea Miller" w:date="2013-05-02T11:42:00Z">
        <w:r w:rsidR="00F54A3A">
          <w:t xml:space="preserve">he </w:t>
        </w:r>
      </w:ins>
      <w:r>
        <w:t xml:space="preserve">new </w:t>
      </w:r>
      <w:ins w:id="131" w:author="Andrea Miller" w:date="2013-05-02T11:42:00Z">
        <w:r w:rsidR="00F54A3A">
          <w:t xml:space="preserve">analysis </w:t>
        </w:r>
      </w:ins>
      <w:del w:id="132" w:author="Andrea Miller" w:date="2013-05-02T11:42:00Z">
        <w:r w:rsidDel="00F54A3A">
          <w:delText xml:space="preserve">passing images </w:delText>
        </w:r>
      </w:del>
      <w:r>
        <w:t>does not adversely affect the outcome of the patient results</w:t>
      </w:r>
      <w:ins w:id="133" w:author="Andrea Miller" w:date="2013-05-02T11:48:00Z">
        <w:r w:rsidR="00F54A3A">
          <w:t xml:space="preserve"> and provides a similar analysis to the existing analysis</w:t>
        </w:r>
      </w:ins>
      <w:r>
        <w:t xml:space="preserve">.  </w:t>
      </w:r>
      <w:del w:id="134" w:author="Andrea Miller" w:date="2013-05-02T11:48:00Z">
        <w:r w:rsidDel="00F54A3A">
          <w:delText>This will be done by</w:delText>
        </w:r>
      </w:del>
      <w:ins w:id="135" w:author="Andrea Miller" w:date="2013-05-02T11:48:00Z">
        <w:r w:rsidR="00F54A3A">
          <w:t xml:space="preserve">The protocol </w:t>
        </w:r>
      </w:ins>
      <w:del w:id="136" w:author="Andrea Miller" w:date="2013-05-02T11:49:00Z">
        <w:r w:rsidDel="00F54A3A">
          <w:delText xml:space="preserve"> creating </w:delText>
        </w:r>
      </w:del>
      <w:ins w:id="137" w:author="Andrea Miller" w:date="2013-05-02T11:49:00Z">
        <w:r w:rsidR="00F54A3A">
          <w:t xml:space="preserve">executes </w:t>
        </w:r>
      </w:ins>
      <w:del w:id="138" w:author="Andrea Miller" w:date="2013-05-02T11:49:00Z">
        <w:r w:rsidDel="00F54A3A">
          <w:delText xml:space="preserve">new analysis records based on specific known patient results, swapping out </w:delText>
        </w:r>
      </w:del>
      <w:del w:id="139" w:author="Andrea Miller" w:date="2013-05-01T15:16:00Z">
        <w:r w:rsidDel="001541F6">
          <w:delText>calibration</w:delText>
        </w:r>
      </w:del>
      <w:del w:id="140" w:author="Andrea Miller" w:date="2013-05-02T11:49:00Z">
        <w:r w:rsidDel="00F54A3A">
          <w:delText xml:space="preserve"> images, and viewing the new analysis results</w:delText>
        </w:r>
      </w:del>
      <w:ins w:id="141" w:author="Andrea Miller" w:date="2013-05-02T11:49:00Z">
        <w:r w:rsidR="00F54A3A">
          <w:t xml:space="preserve">utilizes existing patient image data (both setup verification images and patient images) and runs them through the </w:t>
        </w:r>
      </w:ins>
      <w:ins w:id="142" w:author="Andrea Miller" w:date="2013-05-02T11:50:00Z">
        <w:r w:rsidR="007D0037">
          <w:t>new setup verification analysis</w:t>
        </w:r>
      </w:ins>
      <w:r>
        <w:t>.</w:t>
      </w:r>
    </w:p>
    <w:p w:rsidR="005E6CDE" w:rsidRDefault="00BE61D3" w:rsidP="005E6CDE">
      <w:pPr>
        <w:pStyle w:val="Heading1"/>
      </w:pPr>
      <w:r>
        <w:t>Procedure</w:t>
      </w:r>
    </w:p>
    <w:p w:rsidR="005E6CDE" w:rsidRDefault="005E6CDE" w:rsidP="005E6CDE">
      <w:pPr>
        <w:pStyle w:val="BodyText"/>
      </w:pPr>
      <w:r>
        <w:t>The following steps will be performed in order to collect all necessary data.</w:t>
      </w:r>
    </w:p>
    <w:p w:rsidR="00B13F0B" w:rsidRDefault="00B13F0B" w:rsidP="005E6CDE">
      <w:pPr>
        <w:pStyle w:val="Heading2"/>
        <w:rPr>
          <w:ins w:id="143" w:author="Andrea Miller" w:date="2013-05-02T11:51:00Z"/>
        </w:rPr>
      </w:pPr>
      <w:ins w:id="144" w:author="Andrea Miller" w:date="2013-05-02T11:51:00Z">
        <w:r>
          <w:lastRenderedPageBreak/>
          <w:t>Overall Instructions</w:t>
        </w:r>
      </w:ins>
    </w:p>
    <w:p w:rsidR="00B13F0B" w:rsidRPr="00B13F0B" w:rsidRDefault="00B13F0B" w:rsidP="009C4196">
      <w:pPr>
        <w:pStyle w:val="ListParagraph"/>
        <w:numPr>
          <w:ilvl w:val="1"/>
          <w:numId w:val="15"/>
        </w:numPr>
        <w:rPr>
          <w:ins w:id="145" w:author="Andrea Miller" w:date="2013-05-02T11:52:00Z"/>
          <w:rFonts w:cstheme="minorHAnsi"/>
          <w:sz w:val="24"/>
          <w:szCs w:val="24"/>
          <w:rPrChange w:id="146" w:author="Andrea Miller" w:date="2013-05-02T11:53:00Z">
            <w:rPr>
              <w:ins w:id="147" w:author="Andrea Miller" w:date="2013-05-02T11:52:00Z"/>
            </w:rPr>
          </w:rPrChange>
        </w:rPr>
      </w:pPr>
      <w:ins w:id="148" w:author="Andrea Miller" w:date="2013-05-02T11:52:00Z">
        <w:r w:rsidRPr="00871A36">
          <w:rPr>
            <w:rFonts w:cstheme="minorHAnsi"/>
            <w:sz w:val="24"/>
            <w:szCs w:val="24"/>
          </w:rPr>
          <w:t xml:space="preserve">Follow the instructions provided within this protocol as written.   Any deviations from the written protocol will be recorded on Attachment A, Deviations from Protocol.  </w:t>
        </w:r>
      </w:ins>
    </w:p>
    <w:p w:rsidR="00B13F0B" w:rsidRPr="00871A36" w:rsidRDefault="00B13F0B" w:rsidP="00B13F0B">
      <w:pPr>
        <w:pStyle w:val="ListParagraph"/>
        <w:numPr>
          <w:ilvl w:val="2"/>
          <w:numId w:val="15"/>
        </w:numPr>
        <w:ind w:left="1620" w:hanging="540"/>
        <w:rPr>
          <w:ins w:id="149" w:author="Andrea Miller" w:date="2013-05-02T11:52:00Z"/>
          <w:rFonts w:cstheme="minorHAnsi"/>
          <w:sz w:val="24"/>
          <w:szCs w:val="24"/>
        </w:rPr>
      </w:pPr>
      <w:ins w:id="150" w:author="Andrea Miller" w:date="2013-05-02T11:54:00Z">
        <w:r>
          <w:rPr>
            <w:rFonts w:cstheme="minorHAnsi"/>
            <w:sz w:val="24"/>
            <w:szCs w:val="24"/>
          </w:rPr>
          <w:t>QA will</w:t>
        </w:r>
      </w:ins>
      <w:ins w:id="151" w:author="Andrea Miller" w:date="2013-05-02T11:52:00Z">
        <w:r w:rsidRPr="00871A36">
          <w:rPr>
            <w:rFonts w:cstheme="minorHAnsi"/>
            <w:sz w:val="24"/>
            <w:szCs w:val="24"/>
          </w:rPr>
          <w:t xml:space="preserve"> oversee the execution of the protocol.  </w:t>
        </w:r>
      </w:ins>
      <w:ins w:id="152" w:author="Andrea Miller" w:date="2013-05-02T11:54:00Z">
        <w:r>
          <w:rPr>
            <w:rFonts w:cstheme="minorHAnsi"/>
            <w:sz w:val="24"/>
            <w:szCs w:val="24"/>
          </w:rPr>
          <w:t>A QA</w:t>
        </w:r>
      </w:ins>
      <w:ins w:id="153" w:author="Andrea Miller" w:date="2013-05-02T11:52:00Z">
        <w:r w:rsidRPr="00871A36">
          <w:rPr>
            <w:rFonts w:cstheme="minorHAnsi"/>
            <w:sz w:val="24"/>
            <w:szCs w:val="24"/>
          </w:rPr>
          <w:t xml:space="preserve"> designee will review each deviation as documented prior to moving forward in the </w:t>
        </w:r>
      </w:ins>
      <w:ins w:id="154" w:author="Andrea Miller" w:date="2013-05-02T11:55:00Z">
        <w:r>
          <w:rPr>
            <w:rFonts w:cstheme="minorHAnsi"/>
            <w:sz w:val="24"/>
            <w:szCs w:val="24"/>
          </w:rPr>
          <w:t>test</w:t>
        </w:r>
      </w:ins>
      <w:ins w:id="155" w:author="Andrea Miller" w:date="2013-05-02T11:52:00Z">
        <w:r w:rsidRPr="00871A36">
          <w:rPr>
            <w:rFonts w:cstheme="minorHAnsi"/>
            <w:sz w:val="24"/>
            <w:szCs w:val="24"/>
          </w:rPr>
          <w:t xml:space="preserve"> process.  </w:t>
        </w:r>
      </w:ins>
    </w:p>
    <w:p w:rsidR="00B13F0B" w:rsidRPr="00871A36" w:rsidRDefault="00B13F0B" w:rsidP="00B13F0B">
      <w:pPr>
        <w:pStyle w:val="ListParagraph"/>
        <w:numPr>
          <w:ilvl w:val="2"/>
          <w:numId w:val="15"/>
        </w:numPr>
        <w:ind w:left="1620" w:hanging="540"/>
        <w:rPr>
          <w:ins w:id="156" w:author="Andrea Miller" w:date="2013-05-02T11:52:00Z"/>
          <w:rFonts w:cstheme="minorHAnsi"/>
          <w:sz w:val="24"/>
          <w:szCs w:val="24"/>
        </w:rPr>
      </w:pPr>
      <w:ins w:id="157" w:author="Andrea Miller" w:date="2013-05-02T11:55:00Z">
        <w:r>
          <w:rPr>
            <w:rFonts w:cstheme="minorHAnsi"/>
            <w:sz w:val="24"/>
            <w:szCs w:val="24"/>
          </w:rPr>
          <w:t>QA</w:t>
        </w:r>
      </w:ins>
      <w:ins w:id="158" w:author="Andrea Miller" w:date="2013-05-02T11:52:00Z">
        <w:r w:rsidRPr="00871A36">
          <w:rPr>
            <w:rFonts w:cstheme="minorHAnsi"/>
            <w:sz w:val="24"/>
            <w:szCs w:val="24"/>
          </w:rPr>
          <w:t xml:space="preserve"> will be required to determine whether the deviation requires formal documentation through EPIC’s Deviation procedure or if the deviation is minor enough to warrant documentation only.  </w:t>
        </w:r>
      </w:ins>
    </w:p>
    <w:p w:rsidR="00B13F0B" w:rsidRPr="00871A36" w:rsidRDefault="00B13F0B" w:rsidP="00B13F0B">
      <w:pPr>
        <w:pStyle w:val="ListParagraph"/>
        <w:numPr>
          <w:ilvl w:val="2"/>
          <w:numId w:val="15"/>
        </w:numPr>
        <w:ind w:left="1620" w:hanging="540"/>
        <w:rPr>
          <w:ins w:id="159" w:author="Andrea Miller" w:date="2013-05-02T11:52:00Z"/>
          <w:rFonts w:cstheme="minorHAnsi"/>
          <w:sz w:val="24"/>
          <w:szCs w:val="24"/>
        </w:rPr>
      </w:pPr>
      <w:ins w:id="160" w:author="Andrea Miller" w:date="2013-05-02T11:52:00Z">
        <w:r w:rsidRPr="00871A36">
          <w:rPr>
            <w:rFonts w:cstheme="minorHAnsi"/>
            <w:sz w:val="24"/>
            <w:szCs w:val="24"/>
          </w:rPr>
          <w:t xml:space="preserve">Upon completion of the protocol, </w:t>
        </w:r>
      </w:ins>
      <w:ins w:id="161" w:author="Andrea Miller" w:date="2013-05-02T11:55:00Z">
        <w:r>
          <w:rPr>
            <w:rFonts w:cstheme="minorHAnsi"/>
            <w:sz w:val="24"/>
            <w:szCs w:val="24"/>
          </w:rPr>
          <w:t xml:space="preserve">the report </w:t>
        </w:r>
      </w:ins>
      <w:ins w:id="162" w:author="Andrea Miller" w:date="2013-05-02T15:03:00Z">
        <w:r w:rsidR="009C4196">
          <w:rPr>
            <w:rFonts w:cstheme="minorHAnsi"/>
            <w:sz w:val="24"/>
            <w:szCs w:val="24"/>
          </w:rPr>
          <w:t>approvers</w:t>
        </w:r>
        <w:r w:rsidR="009C4196" w:rsidRPr="00871A36">
          <w:rPr>
            <w:rFonts w:cstheme="minorHAnsi"/>
            <w:sz w:val="24"/>
            <w:szCs w:val="24"/>
          </w:rPr>
          <w:t xml:space="preserve"> have</w:t>
        </w:r>
      </w:ins>
      <w:ins w:id="163" w:author="Andrea Miller" w:date="2013-05-02T11:52:00Z">
        <w:r w:rsidRPr="00871A36">
          <w:rPr>
            <w:rFonts w:cstheme="minorHAnsi"/>
            <w:sz w:val="24"/>
            <w:szCs w:val="24"/>
          </w:rPr>
          <w:t xml:space="preserve"> the responsibility to review all deviations recorded to determine whether or not they si</w:t>
        </w:r>
        <w:r>
          <w:rPr>
            <w:rFonts w:cstheme="minorHAnsi"/>
            <w:sz w:val="24"/>
            <w:szCs w:val="24"/>
          </w:rPr>
          <w:t xml:space="preserve">gnificantly impact the </w:t>
        </w:r>
      </w:ins>
      <w:ins w:id="164" w:author="Andrea Miller" w:date="2013-05-02T11:55:00Z">
        <w:r>
          <w:rPr>
            <w:rFonts w:cstheme="minorHAnsi"/>
            <w:sz w:val="24"/>
            <w:szCs w:val="24"/>
          </w:rPr>
          <w:t>test</w:t>
        </w:r>
      </w:ins>
      <w:ins w:id="165" w:author="Andrea Miller" w:date="2013-05-02T11:52:00Z">
        <w:r w:rsidRPr="00871A36">
          <w:rPr>
            <w:rFonts w:cstheme="minorHAnsi"/>
            <w:sz w:val="24"/>
            <w:szCs w:val="24"/>
          </w:rPr>
          <w:t xml:space="preserve"> process.  Any deviation deemed significant will be handled through EPIC’s Deviations procedure.</w:t>
        </w:r>
      </w:ins>
    </w:p>
    <w:p w:rsidR="00B13F0B" w:rsidRDefault="00B13F0B" w:rsidP="000104C6">
      <w:pPr>
        <w:pStyle w:val="ListParagraph"/>
        <w:numPr>
          <w:ilvl w:val="2"/>
          <w:numId w:val="15"/>
        </w:numPr>
        <w:spacing w:after="0"/>
        <w:ind w:left="1627" w:hanging="547"/>
        <w:rPr>
          <w:ins w:id="166" w:author="Andrea Miller" w:date="2013-05-02T13:43:00Z"/>
          <w:rFonts w:cstheme="minorHAnsi"/>
          <w:sz w:val="24"/>
          <w:szCs w:val="24"/>
        </w:rPr>
        <w:pPrChange w:id="167" w:author="Andrea Miller" w:date="2013-05-02T13:43:00Z">
          <w:pPr>
            <w:pStyle w:val="ListParagraph"/>
            <w:numPr>
              <w:ilvl w:val="2"/>
              <w:numId w:val="15"/>
            </w:numPr>
            <w:ind w:left="1620" w:hanging="540"/>
          </w:pPr>
        </w:pPrChange>
      </w:pPr>
      <w:ins w:id="168" w:author="Andrea Miller" w:date="2013-05-02T11:52:00Z">
        <w:r w:rsidRPr="00871A36">
          <w:rPr>
            <w:rFonts w:cstheme="minorHAnsi"/>
            <w:sz w:val="24"/>
            <w:szCs w:val="24"/>
          </w:rPr>
          <w:t xml:space="preserve">The individual performing the </w:t>
        </w:r>
      </w:ins>
      <w:ins w:id="169" w:author="Andrea Miller" w:date="2013-05-02T11:56:00Z">
        <w:r>
          <w:rPr>
            <w:rFonts w:cstheme="minorHAnsi"/>
            <w:sz w:val="24"/>
            <w:szCs w:val="24"/>
          </w:rPr>
          <w:t>test</w:t>
        </w:r>
      </w:ins>
      <w:ins w:id="170" w:author="Andrea Miller" w:date="2013-05-02T11:52:00Z">
        <w:r w:rsidRPr="00871A36">
          <w:rPr>
            <w:rFonts w:cstheme="minorHAnsi"/>
            <w:sz w:val="24"/>
            <w:szCs w:val="24"/>
          </w:rPr>
          <w:t xml:space="preserve"> protocol will complete each column of Attachment A for all deviations from the written protocol prior to moving forward.  </w:t>
        </w:r>
      </w:ins>
      <w:ins w:id="171" w:author="Andrea Miller" w:date="2013-05-02T11:56:00Z">
        <w:r>
          <w:rPr>
            <w:rFonts w:cstheme="minorHAnsi"/>
            <w:sz w:val="24"/>
            <w:szCs w:val="24"/>
          </w:rPr>
          <w:t>QA</w:t>
        </w:r>
      </w:ins>
      <w:ins w:id="172" w:author="Andrea Miller" w:date="2013-05-02T11:52:00Z">
        <w:r w:rsidRPr="00871A36">
          <w:rPr>
            <w:rFonts w:cstheme="minorHAnsi"/>
            <w:sz w:val="24"/>
            <w:szCs w:val="24"/>
          </w:rPr>
          <w:t xml:space="preserve"> will review each deviation prior to moving forward in the </w:t>
        </w:r>
      </w:ins>
      <w:ins w:id="173" w:author="Andrea Miller" w:date="2013-05-02T11:56:00Z">
        <w:r>
          <w:rPr>
            <w:rFonts w:cstheme="minorHAnsi"/>
            <w:sz w:val="24"/>
            <w:szCs w:val="24"/>
          </w:rPr>
          <w:t>test</w:t>
        </w:r>
      </w:ins>
      <w:ins w:id="174" w:author="Andrea Miller" w:date="2013-05-02T11:52:00Z">
        <w:r w:rsidRPr="00871A36">
          <w:rPr>
            <w:rFonts w:cstheme="minorHAnsi"/>
            <w:sz w:val="24"/>
            <w:szCs w:val="24"/>
          </w:rPr>
          <w:t xml:space="preserve"> process.  This review is indicated by documenting a signature and date in the Review column of the Deviations from Protocol worksheet located in Attachment A.</w:t>
        </w:r>
      </w:ins>
      <w:ins w:id="175" w:author="Andrea Miller" w:date="2013-05-02T11:56:00Z">
        <w:r>
          <w:rPr>
            <w:rFonts w:cstheme="minorHAnsi"/>
            <w:sz w:val="24"/>
            <w:szCs w:val="24"/>
          </w:rPr>
          <w:t xml:space="preserve">  Additional copies of Attachment A may be used if necessary.  </w:t>
        </w:r>
      </w:ins>
    </w:p>
    <w:p w:rsidR="000104C6" w:rsidRPr="00871A36" w:rsidRDefault="000104C6" w:rsidP="000104C6">
      <w:pPr>
        <w:pStyle w:val="ListParagraph"/>
        <w:spacing w:after="0"/>
        <w:ind w:left="1627"/>
        <w:rPr>
          <w:ins w:id="176" w:author="Andrea Miller" w:date="2013-05-02T11:52:00Z"/>
          <w:rFonts w:cstheme="minorHAnsi"/>
          <w:sz w:val="24"/>
          <w:szCs w:val="24"/>
        </w:rPr>
        <w:pPrChange w:id="177" w:author="Andrea Miller" w:date="2013-05-02T13:43:00Z">
          <w:pPr>
            <w:pStyle w:val="ListParagraph"/>
            <w:numPr>
              <w:ilvl w:val="2"/>
              <w:numId w:val="15"/>
            </w:numPr>
            <w:ind w:left="1980" w:hanging="720"/>
          </w:pPr>
        </w:pPrChange>
      </w:pPr>
    </w:p>
    <w:p w:rsidR="00B13F0B" w:rsidRPr="00871A36" w:rsidRDefault="00B13F0B" w:rsidP="00B13F0B">
      <w:pPr>
        <w:pStyle w:val="ListParagraph"/>
        <w:numPr>
          <w:ilvl w:val="1"/>
          <w:numId w:val="15"/>
        </w:numPr>
        <w:rPr>
          <w:ins w:id="178" w:author="Andrea Miller" w:date="2013-05-02T11:52:00Z"/>
          <w:rFonts w:cstheme="minorHAnsi"/>
          <w:sz w:val="24"/>
          <w:szCs w:val="24"/>
        </w:rPr>
      </w:pPr>
      <w:ins w:id="179" w:author="Andrea Miller" w:date="2013-05-02T11:52:00Z">
        <w:r w:rsidRPr="00871A36">
          <w:rPr>
            <w:rFonts w:cstheme="minorHAnsi"/>
            <w:sz w:val="24"/>
            <w:szCs w:val="24"/>
          </w:rPr>
          <w:t xml:space="preserve">The written protocol is intended to capture the steps needed to properly </w:t>
        </w:r>
      </w:ins>
      <w:ins w:id="180" w:author="Andrea Miller" w:date="2013-05-02T13:43:00Z">
        <w:r w:rsidR="000104C6">
          <w:rPr>
            <w:rFonts w:cstheme="minorHAnsi"/>
            <w:sz w:val="24"/>
            <w:szCs w:val="24"/>
          </w:rPr>
          <w:t>execute the tests</w:t>
        </w:r>
      </w:ins>
      <w:ins w:id="181" w:author="Andrea Miller" w:date="2013-05-02T11:52:00Z">
        <w:r w:rsidRPr="00871A36">
          <w:rPr>
            <w:rFonts w:cstheme="minorHAnsi"/>
            <w:sz w:val="24"/>
            <w:szCs w:val="24"/>
          </w:rPr>
          <w:t>.  However, given the evolving nature of software development, the instructions may not be 100% accurate</w:t>
        </w:r>
      </w:ins>
      <w:ins w:id="182" w:author="Andrea Miller" w:date="2013-05-02T13:44:00Z">
        <w:r w:rsidR="000104C6">
          <w:rPr>
            <w:rFonts w:cstheme="minorHAnsi"/>
            <w:sz w:val="24"/>
            <w:szCs w:val="24"/>
          </w:rPr>
          <w:t xml:space="preserve"> or complete</w:t>
        </w:r>
      </w:ins>
      <w:ins w:id="183" w:author="Andrea Miller" w:date="2013-05-02T11:52:00Z">
        <w:r w:rsidRPr="00871A36">
          <w:rPr>
            <w:rFonts w:cstheme="minorHAnsi"/>
            <w:sz w:val="24"/>
            <w:szCs w:val="24"/>
          </w:rPr>
          <w:t xml:space="preserve">.  Therefore, any minor deviation from the written instructions will be corrected in writing during the execution of the </w:t>
        </w:r>
      </w:ins>
      <w:ins w:id="184" w:author="Andrea Miller" w:date="2013-05-02T13:44:00Z">
        <w:r w:rsidR="000104C6">
          <w:rPr>
            <w:rFonts w:cstheme="minorHAnsi"/>
            <w:sz w:val="24"/>
            <w:szCs w:val="24"/>
          </w:rPr>
          <w:t>test</w:t>
        </w:r>
      </w:ins>
      <w:ins w:id="185" w:author="Andrea Miller" w:date="2013-05-02T11:52:00Z">
        <w:r w:rsidRPr="00871A36">
          <w:rPr>
            <w:rFonts w:cstheme="minorHAnsi"/>
            <w:sz w:val="24"/>
            <w:szCs w:val="24"/>
          </w:rPr>
          <w:t xml:space="preserve"> protocol.  These corrections will be reviewed by QA as a part of the </w:t>
        </w:r>
      </w:ins>
      <w:ins w:id="186" w:author="Andrea Miller" w:date="2013-05-02T13:44:00Z">
        <w:r w:rsidR="000104C6">
          <w:rPr>
            <w:rFonts w:cstheme="minorHAnsi"/>
            <w:sz w:val="24"/>
            <w:szCs w:val="24"/>
          </w:rPr>
          <w:t>test results</w:t>
        </w:r>
      </w:ins>
      <w:ins w:id="187" w:author="Andrea Miller" w:date="2013-05-02T11:52:00Z">
        <w:r w:rsidRPr="00871A36">
          <w:rPr>
            <w:rFonts w:cstheme="minorHAnsi"/>
            <w:sz w:val="24"/>
            <w:szCs w:val="24"/>
          </w:rPr>
          <w:t xml:space="preserve"> analysis.  The review will determine appropriate corrective and preventive action for any deviations notes.</w:t>
        </w:r>
      </w:ins>
    </w:p>
    <w:p w:rsidR="00B13F0B" w:rsidRPr="00871A36" w:rsidRDefault="00B13F0B" w:rsidP="00B13F0B">
      <w:pPr>
        <w:pStyle w:val="ListParagraph"/>
        <w:ind w:left="1440"/>
        <w:rPr>
          <w:ins w:id="188" w:author="Andrea Miller" w:date="2013-05-02T11:52:00Z"/>
          <w:rFonts w:cstheme="minorHAnsi"/>
          <w:sz w:val="24"/>
          <w:szCs w:val="24"/>
        </w:rPr>
      </w:pPr>
    </w:p>
    <w:p w:rsidR="00B13F0B" w:rsidRPr="009C4196" w:rsidRDefault="00B13F0B" w:rsidP="00B13F0B">
      <w:pPr>
        <w:pStyle w:val="ListParagraph"/>
        <w:numPr>
          <w:ilvl w:val="1"/>
          <w:numId w:val="15"/>
        </w:numPr>
        <w:tabs>
          <w:tab w:val="left" w:pos="-360"/>
        </w:tabs>
        <w:rPr>
          <w:ins w:id="189" w:author="Andrea Miller" w:date="2013-05-02T11:52:00Z"/>
          <w:rFonts w:cstheme="minorHAnsi"/>
          <w:sz w:val="24"/>
          <w:szCs w:val="24"/>
        </w:rPr>
        <w:pPrChange w:id="190" w:author="Andrea Miller" w:date="2013-05-02T13:50:00Z">
          <w:pPr>
            <w:pStyle w:val="ListParagraph"/>
          </w:pPr>
        </w:pPrChange>
      </w:pPr>
      <w:ins w:id="191" w:author="Andrea Miller" w:date="2013-05-02T11:52:00Z">
        <w:r w:rsidRPr="009C4196">
          <w:rPr>
            <w:rFonts w:cstheme="minorHAnsi"/>
            <w:sz w:val="24"/>
            <w:szCs w:val="24"/>
          </w:rPr>
          <w:t xml:space="preserve">Record the results of each </w:t>
        </w:r>
      </w:ins>
      <w:ins w:id="192" w:author="Andrea Miller" w:date="2013-05-02T13:49:00Z">
        <w:r w:rsidR="000104C6" w:rsidRPr="009C4196">
          <w:rPr>
            <w:rFonts w:cstheme="minorHAnsi"/>
            <w:sz w:val="24"/>
            <w:szCs w:val="24"/>
          </w:rPr>
          <w:t>test</w:t>
        </w:r>
      </w:ins>
      <w:ins w:id="193" w:author="Andrea Miller" w:date="2013-05-02T11:52:00Z">
        <w:r w:rsidRPr="009C4196">
          <w:rPr>
            <w:rFonts w:cstheme="minorHAnsi"/>
            <w:sz w:val="24"/>
            <w:szCs w:val="24"/>
          </w:rPr>
          <w:t xml:space="preserve"> step by initialing and dating in the space provided.  If the </w:t>
        </w:r>
      </w:ins>
      <w:ins w:id="194" w:author="Andrea Miller" w:date="2013-05-02T13:49:00Z">
        <w:r w:rsidR="000104C6" w:rsidRPr="009C4196">
          <w:rPr>
            <w:rFonts w:cstheme="minorHAnsi"/>
            <w:sz w:val="24"/>
            <w:szCs w:val="24"/>
          </w:rPr>
          <w:t>result</w:t>
        </w:r>
      </w:ins>
      <w:ins w:id="195" w:author="Andrea Miller" w:date="2013-05-02T11:52:00Z">
        <w:r w:rsidRPr="009C4196">
          <w:rPr>
            <w:rFonts w:cstheme="minorHAnsi"/>
            <w:sz w:val="24"/>
            <w:szCs w:val="24"/>
          </w:rPr>
          <w:t xml:space="preserve"> cannot be verified, record a </w:t>
        </w:r>
      </w:ins>
      <w:ins w:id="196" w:author="Andrea Miller" w:date="2013-05-02T13:49:00Z">
        <w:r w:rsidR="000104C6" w:rsidRPr="009C4196">
          <w:rPr>
            <w:rFonts w:cstheme="minorHAnsi"/>
            <w:sz w:val="24"/>
            <w:szCs w:val="24"/>
          </w:rPr>
          <w:t xml:space="preserve">non-conformance </w:t>
        </w:r>
      </w:ins>
      <w:ins w:id="197" w:author="Andrea Miller" w:date="2013-05-02T11:52:00Z">
        <w:r w:rsidRPr="009C4196">
          <w:rPr>
            <w:rFonts w:cstheme="minorHAnsi"/>
            <w:sz w:val="24"/>
            <w:szCs w:val="24"/>
          </w:rPr>
          <w:t xml:space="preserve">reference number on the protocol and the Non-Conformances Worksheet (Attachment B) and describe the failure in a specific and complete manner by completing all columns on the Non-Conformance Worksheet.  </w:t>
        </w:r>
      </w:ins>
    </w:p>
    <w:p w:rsidR="00B13F0B" w:rsidRDefault="00B13F0B" w:rsidP="00B13F0B">
      <w:pPr>
        <w:pStyle w:val="ListParagraph"/>
        <w:numPr>
          <w:ilvl w:val="1"/>
          <w:numId w:val="15"/>
        </w:numPr>
        <w:tabs>
          <w:tab w:val="left" w:pos="-360"/>
        </w:tabs>
        <w:rPr>
          <w:ins w:id="198" w:author="Andrea Miller" w:date="2013-05-02T11:52:00Z"/>
          <w:rFonts w:cs="Times New Roman"/>
          <w:sz w:val="24"/>
          <w:szCs w:val="24"/>
        </w:rPr>
      </w:pPr>
      <w:ins w:id="199" w:author="Andrea Miller" w:date="2013-05-02T11:52:00Z">
        <w:r>
          <w:rPr>
            <w:rFonts w:cs="Times New Roman"/>
            <w:sz w:val="24"/>
            <w:szCs w:val="24"/>
          </w:rPr>
          <w:t>ClearView Error Messages</w:t>
        </w:r>
      </w:ins>
    </w:p>
    <w:p w:rsidR="00B13F0B" w:rsidRPr="009C4196" w:rsidRDefault="006D7CF5" w:rsidP="006D7CF5">
      <w:pPr>
        <w:pStyle w:val="ListParagraph"/>
        <w:ind w:left="1080"/>
        <w:rPr>
          <w:ins w:id="200" w:author="Andrea Miller" w:date="2013-05-02T11:51:00Z"/>
        </w:rPr>
        <w:pPrChange w:id="201" w:author="Andrea Miller" w:date="2013-05-02T13:58:00Z">
          <w:pPr>
            <w:pStyle w:val="Heading2"/>
          </w:pPr>
        </w:pPrChange>
      </w:pPr>
      <w:ins w:id="202" w:author="Andrea Miller" w:date="2013-05-02T13:57:00Z">
        <w:r>
          <w:rPr>
            <w:rFonts w:cs="Times New Roman"/>
            <w:sz w:val="24"/>
            <w:szCs w:val="24"/>
          </w:rPr>
          <w:t xml:space="preserve">Any error messages received will be documented and </w:t>
        </w:r>
      </w:ins>
      <w:ins w:id="203" w:author="Andrea Miller" w:date="2013-05-02T13:58:00Z">
        <w:r>
          <w:rPr>
            <w:rFonts w:cs="Times New Roman"/>
            <w:sz w:val="24"/>
            <w:szCs w:val="24"/>
          </w:rPr>
          <w:t xml:space="preserve">attached to the final test protocol.  </w:t>
        </w:r>
      </w:ins>
    </w:p>
    <w:p w:rsidR="005E6CDE" w:rsidRDefault="00A76C9B" w:rsidP="005E6CDE">
      <w:pPr>
        <w:pStyle w:val="Heading2"/>
      </w:pPr>
      <w:ins w:id="204" w:author="Andrea Miller" w:date="2013-05-02T14:51:00Z">
        <w:r>
          <w:t>Version 1.1.1.2 Data Collection</w:t>
        </w:r>
      </w:ins>
      <w:del w:id="205" w:author="Andrea Miller" w:date="2013-05-02T14:51:00Z">
        <w:r w:rsidR="005E6CDE" w:rsidDel="00A76C9B">
          <w:delText>Load passing and failing images in old</w:delText>
        </w:r>
      </w:del>
      <w:r w:rsidR="005E6CDE">
        <w:t xml:space="preserve"> </w:t>
      </w:r>
      <w:del w:id="206" w:author="Andrea Miller" w:date="2013-05-01T15:16:00Z">
        <w:r w:rsidR="005E6CDE" w:rsidDel="001541F6">
          <w:delText>calibration</w:delText>
        </w:r>
      </w:del>
    </w:p>
    <w:p w:rsidR="00324DEF" w:rsidRDefault="006D7CF5" w:rsidP="00C34705">
      <w:pPr>
        <w:pStyle w:val="ListNumber"/>
        <w:tabs>
          <w:tab w:val="clear" w:pos="360"/>
        </w:tabs>
        <w:rPr>
          <w:ins w:id="207" w:author="Andrea Miller" w:date="2013-05-02T14:06:00Z"/>
        </w:rPr>
      </w:pPr>
      <w:ins w:id="208" w:author="Andrea Miller" w:date="2013-05-02T14:00:00Z">
        <w:r>
          <w:t xml:space="preserve">IT will load a version of </w:t>
        </w:r>
      </w:ins>
      <w:del w:id="209" w:author="Andrea Miller" w:date="2013-05-02T14:01:00Z">
        <w:r w:rsidR="005E6CDE" w:rsidDel="006D7CF5">
          <w:delText xml:space="preserve">Using an installation of </w:delText>
        </w:r>
      </w:del>
      <w:r w:rsidR="005E6CDE">
        <w:t>ClearView 1.1.1.2</w:t>
      </w:r>
      <w:ins w:id="210" w:author="Andrea Miller" w:date="2013-05-02T14:01:00Z">
        <w:r>
          <w:t xml:space="preserve"> and document the installation per the appropriate quality system procedures.  </w:t>
        </w:r>
      </w:ins>
      <w:ins w:id="211" w:author="Andrea Miller" w:date="2013-05-02T14:06:00Z">
        <w:r w:rsidR="00324DEF">
          <w:t xml:space="preserve">The appropriate installation documentation will be attached to this protocol. </w:t>
        </w:r>
      </w:ins>
    </w:p>
    <w:p w:rsidR="00324DEF" w:rsidRDefault="00324DEF" w:rsidP="00324DEF">
      <w:pPr>
        <w:pStyle w:val="ListNumber"/>
        <w:numPr>
          <w:ilvl w:val="0"/>
          <w:numId w:val="0"/>
        </w:numPr>
        <w:ind w:left="360"/>
        <w:rPr>
          <w:ins w:id="212" w:author="Andrea Miller" w:date="2013-05-02T14:07:00Z"/>
        </w:rPr>
        <w:pPrChange w:id="213" w:author="Andrea Miller" w:date="2013-05-02T14:07:00Z">
          <w:pPr>
            <w:pStyle w:val="ListNumber"/>
            <w:tabs>
              <w:tab w:val="clear" w:pos="360"/>
            </w:tabs>
          </w:pPr>
        </w:pPrChange>
      </w:pPr>
    </w:p>
    <w:p w:rsidR="00324DEF" w:rsidRPr="00324DEF" w:rsidRDefault="00324DEF" w:rsidP="00324DEF">
      <w:pPr>
        <w:pStyle w:val="ListNumber"/>
        <w:numPr>
          <w:ilvl w:val="0"/>
          <w:numId w:val="0"/>
        </w:numPr>
        <w:ind w:left="360"/>
        <w:rPr>
          <w:ins w:id="214" w:author="Andrea Miller" w:date="2013-05-02T14:07:00Z"/>
          <w:u w:val="single"/>
          <w:rPrChange w:id="215" w:author="Andrea Miller" w:date="2013-05-02T14:07:00Z">
            <w:rPr>
              <w:ins w:id="216" w:author="Andrea Miller" w:date="2013-05-02T14:07:00Z"/>
            </w:rPr>
          </w:rPrChange>
        </w:rPr>
        <w:pPrChange w:id="217" w:author="Andrea Miller" w:date="2013-05-02T14:07:00Z">
          <w:pPr>
            <w:pStyle w:val="ListNumber"/>
            <w:tabs>
              <w:tab w:val="clear" w:pos="360"/>
            </w:tabs>
          </w:pPr>
        </w:pPrChange>
      </w:pPr>
      <w:ins w:id="218" w:author="Andrea Miller" w:date="2013-05-02T14:07:00Z">
        <w:r>
          <w:t xml:space="preserve">Attached by: </w:t>
        </w:r>
        <w:r>
          <w:rPr>
            <w:u w:val="single"/>
          </w:rPr>
          <w:tab/>
        </w:r>
        <w:r>
          <w:rPr>
            <w:u w:val="single"/>
          </w:rPr>
          <w:tab/>
        </w:r>
        <w:r>
          <w:rPr>
            <w:u w:val="single"/>
          </w:rPr>
          <w:tab/>
        </w:r>
        <w:r>
          <w:rPr>
            <w:u w:val="single"/>
          </w:rPr>
          <w:tab/>
        </w:r>
        <w:r>
          <w:rPr>
            <w:u w:val="single"/>
          </w:rPr>
          <w:tab/>
        </w:r>
        <w:r>
          <w:tab/>
          <w:t xml:space="preserve">Date: </w:t>
        </w:r>
        <w:r>
          <w:rPr>
            <w:u w:val="single"/>
          </w:rPr>
          <w:tab/>
        </w:r>
        <w:r>
          <w:rPr>
            <w:u w:val="single"/>
          </w:rPr>
          <w:tab/>
        </w:r>
        <w:r>
          <w:rPr>
            <w:u w:val="single"/>
          </w:rPr>
          <w:tab/>
        </w:r>
        <w:r>
          <w:rPr>
            <w:u w:val="single"/>
          </w:rPr>
          <w:tab/>
        </w:r>
      </w:ins>
    </w:p>
    <w:p w:rsidR="00324DEF" w:rsidRDefault="00324DEF" w:rsidP="00324DEF">
      <w:pPr>
        <w:pStyle w:val="ListNumber"/>
        <w:numPr>
          <w:ilvl w:val="0"/>
          <w:numId w:val="0"/>
        </w:numPr>
        <w:ind w:left="360"/>
        <w:rPr>
          <w:ins w:id="219" w:author="Andrea Miller" w:date="2013-05-02T14:07:00Z"/>
        </w:rPr>
        <w:pPrChange w:id="220" w:author="Andrea Miller" w:date="2013-05-02T14:07:00Z">
          <w:pPr>
            <w:pStyle w:val="ListNumber"/>
            <w:tabs>
              <w:tab w:val="clear" w:pos="360"/>
            </w:tabs>
          </w:pPr>
        </w:pPrChange>
      </w:pPr>
    </w:p>
    <w:p w:rsidR="005E6CDE" w:rsidRDefault="00324DEF" w:rsidP="00C34705">
      <w:pPr>
        <w:pStyle w:val="ListNumber"/>
        <w:tabs>
          <w:tab w:val="clear" w:pos="360"/>
        </w:tabs>
      </w:pPr>
      <w:ins w:id="221" w:author="Andrea Miller" w:date="2013-05-02T14:07:00Z">
        <w:r>
          <w:t xml:space="preserve">The test designee will use the ClearView Instructions for Use (CS-100 or CS-101) to execute </w:t>
        </w:r>
      </w:ins>
      <w:ins w:id="222" w:author="Andrea Miller" w:date="2013-05-02T14:54:00Z">
        <w:r w:rsidR="00A76C9B">
          <w:t>all instructions</w:t>
        </w:r>
      </w:ins>
      <w:ins w:id="223" w:author="Andrea Miller" w:date="2013-05-02T14:20:00Z">
        <w:r w:rsidR="00573E3D">
          <w:t xml:space="preserve"> in this test procedure.  </w:t>
        </w:r>
      </w:ins>
      <w:del w:id="224" w:author="Andrea Miller" w:date="2013-05-02T14:20:00Z">
        <w:r w:rsidR="005E6CDE" w:rsidDel="00573E3D">
          <w:delText>,</w:delText>
        </w:r>
        <w:r w:rsidR="00E91CA5" w:rsidDel="00573E3D">
          <w:delText xml:space="preserve"> l</w:delText>
        </w:r>
      </w:del>
      <w:ins w:id="225" w:author="Andrea Miller" w:date="2013-05-02T14:20:00Z">
        <w:r w:rsidR="00573E3D">
          <w:t>L</w:t>
        </w:r>
      </w:ins>
      <w:r w:rsidR="00E91CA5">
        <w:t>og in</w:t>
      </w:r>
      <w:ins w:id="226" w:author="Andrea Miller" w:date="2013-05-02T14:20:00Z">
        <w:r w:rsidR="00573E3D">
          <w:t>to the ClearView software v. 1.1.1.2</w:t>
        </w:r>
      </w:ins>
      <w:r w:rsidR="00E91CA5">
        <w:t xml:space="preserve"> as an administrator.</w:t>
      </w:r>
    </w:p>
    <w:p w:rsidR="00E91CA5" w:rsidRDefault="00E91CA5" w:rsidP="00E91CA5">
      <w:pPr>
        <w:pStyle w:val="ListNumber"/>
        <w:numPr>
          <w:ilvl w:val="0"/>
          <w:numId w:val="0"/>
        </w:numPr>
      </w:pPr>
    </w:p>
    <w:p w:rsidR="00E91CA5" w:rsidRPr="00C34705" w:rsidRDefault="00C34705" w:rsidP="00651C87">
      <w:pPr>
        <w:pStyle w:val="ListNumber"/>
        <w:numPr>
          <w:ilvl w:val="0"/>
          <w:numId w:val="0"/>
        </w:numPr>
        <w:tabs>
          <w:tab w:val="left" w:leader="underscore" w:pos="1800"/>
          <w:tab w:val="left" w:leader="underscore" w:pos="3600"/>
          <w:tab w:val="left" w:pos="5130"/>
          <w:tab w:val="left" w:leader="underscore" w:pos="8640"/>
        </w:tabs>
        <w:ind w:left="360" w:hanging="360"/>
      </w:pPr>
      <w:r>
        <w:tab/>
      </w:r>
      <w:r>
        <w:tab/>
        <w:t xml:space="preserve"> </w:t>
      </w:r>
      <w:r w:rsidR="00E91CA5" w:rsidRPr="00C34705">
        <w:t>Verified</w:t>
      </w:r>
      <w:r>
        <w:tab/>
      </w:r>
      <w:r w:rsidR="00E91CA5" w:rsidRPr="00C34705">
        <w:t xml:space="preserve"> Not Verified</w:t>
      </w:r>
      <w:r w:rsidR="00651C87">
        <w:tab/>
        <w:t>Non-Conformance Ref. No.</w:t>
      </w:r>
      <w:r w:rsidR="00651C87">
        <w:tab/>
      </w:r>
    </w:p>
    <w:p w:rsidR="00E91CA5" w:rsidRPr="00D73B7B" w:rsidRDefault="00E91CA5" w:rsidP="00E91CA5">
      <w:pPr>
        <w:pStyle w:val="ListNumber"/>
        <w:numPr>
          <w:ilvl w:val="0"/>
          <w:numId w:val="0"/>
        </w:numPr>
        <w:rPr>
          <w:u w:val="single"/>
        </w:rPr>
      </w:pPr>
    </w:p>
    <w:p w:rsidR="00E91CA5" w:rsidDel="00A76C9B" w:rsidRDefault="00E91CA5" w:rsidP="00E91CA5">
      <w:pPr>
        <w:pStyle w:val="ListNumber"/>
        <w:rPr>
          <w:del w:id="227" w:author="Andrea Miller" w:date="2013-05-02T14:55:00Z"/>
        </w:rPr>
      </w:pPr>
      <w:bookmarkStart w:id="228" w:name="_Ref355267923"/>
      <w:r>
        <w:t xml:space="preserve">Open the </w:t>
      </w:r>
      <w:del w:id="229" w:author="Andrea Miller" w:date="2013-05-01T15:16:00Z">
        <w:r w:rsidDel="001541F6">
          <w:delText>Calibration</w:delText>
        </w:r>
      </w:del>
      <w:ins w:id="230" w:author="Andrea Miller" w:date="2013-05-02T14:21:00Z">
        <w:r w:rsidR="00573E3D">
          <w:t>Calibration</w:t>
        </w:r>
      </w:ins>
      <w:r>
        <w:t xml:space="preserve"> window and </w:t>
      </w:r>
      <w:del w:id="231" w:author="Andrea Miller" w:date="2013-05-02T14:55:00Z">
        <w:r w:rsidDel="00A76C9B">
          <w:delText>manually load images by right clicking each box below the preview.</w:delText>
        </w:r>
        <w:bookmarkEnd w:id="228"/>
      </w:del>
    </w:p>
    <w:p w:rsidR="00E91CA5" w:rsidDel="00A76C9B" w:rsidRDefault="00E91CA5" w:rsidP="00E91CA5">
      <w:pPr>
        <w:pStyle w:val="ListNumber"/>
        <w:numPr>
          <w:ilvl w:val="0"/>
          <w:numId w:val="0"/>
        </w:numPr>
        <w:rPr>
          <w:del w:id="232" w:author="Andrea Miller" w:date="2013-05-02T14:55:00Z"/>
        </w:rPr>
      </w:pPr>
    </w:p>
    <w:p w:rsidR="00651C87" w:rsidRPr="00C34705" w:rsidDel="00A76C9B" w:rsidRDefault="00651C87" w:rsidP="00651C87">
      <w:pPr>
        <w:pStyle w:val="ListNumber"/>
        <w:numPr>
          <w:ilvl w:val="0"/>
          <w:numId w:val="0"/>
        </w:numPr>
        <w:tabs>
          <w:tab w:val="left" w:leader="underscore" w:pos="1800"/>
          <w:tab w:val="left" w:leader="underscore" w:pos="3600"/>
          <w:tab w:val="left" w:pos="5130"/>
          <w:tab w:val="left" w:leader="underscore" w:pos="8640"/>
        </w:tabs>
        <w:ind w:left="360" w:hanging="360"/>
        <w:rPr>
          <w:del w:id="233" w:author="Andrea Miller" w:date="2013-05-02T14:55:00Z"/>
        </w:rPr>
      </w:pPr>
      <w:del w:id="234" w:author="Andrea Miller" w:date="2013-05-02T14:55:00Z">
        <w:r w:rsidDel="00A76C9B">
          <w:tab/>
        </w:r>
        <w:r w:rsidDel="00A76C9B">
          <w:tab/>
          <w:delText xml:space="preserve"> </w:delText>
        </w:r>
        <w:r w:rsidRPr="00C34705" w:rsidDel="00A76C9B">
          <w:delText>Verified</w:delText>
        </w:r>
        <w:r w:rsidDel="00A76C9B">
          <w:tab/>
        </w:r>
        <w:r w:rsidRPr="00C34705" w:rsidDel="00A76C9B">
          <w:delText xml:space="preserve"> Not Verified</w:delText>
        </w:r>
        <w:r w:rsidDel="00A76C9B">
          <w:tab/>
          <w:delText>Non-Conformance Ref. No.</w:delText>
        </w:r>
        <w:r w:rsidDel="00A76C9B">
          <w:tab/>
        </w:r>
      </w:del>
    </w:p>
    <w:p w:rsidR="00E91CA5" w:rsidRPr="00D73B7B" w:rsidDel="00A76C9B" w:rsidRDefault="00E91CA5" w:rsidP="00E91CA5">
      <w:pPr>
        <w:pStyle w:val="ListNumber"/>
        <w:numPr>
          <w:ilvl w:val="0"/>
          <w:numId w:val="0"/>
        </w:numPr>
        <w:rPr>
          <w:del w:id="235" w:author="Andrea Miller" w:date="2013-05-02T14:55:00Z"/>
          <w:u w:val="single"/>
        </w:rPr>
      </w:pPr>
    </w:p>
    <w:p w:rsidR="00E91CA5" w:rsidRDefault="00C34705" w:rsidP="009C4196">
      <w:pPr>
        <w:pStyle w:val="ListNumber"/>
      </w:pPr>
      <w:del w:id="236" w:author="Andrea Miller" w:date="2013-05-02T14:55:00Z">
        <w:r w:rsidDel="00A76C9B">
          <w:delText>L</w:delText>
        </w:r>
      </w:del>
      <w:proofErr w:type="gramStart"/>
      <w:ins w:id="237" w:author="Andrea Miller" w:date="2013-05-02T14:55:00Z">
        <w:r w:rsidR="00A76C9B">
          <w:t>l</w:t>
        </w:r>
      </w:ins>
      <w:r>
        <w:t>oad</w:t>
      </w:r>
      <w:proofErr w:type="gramEnd"/>
      <w:r>
        <w:t xml:space="preserve"> </w:t>
      </w:r>
      <w:del w:id="238" w:author="Andrea Miller" w:date="2013-05-02T14:21:00Z">
        <w:r w:rsidR="002612A1" w:rsidDel="00573E3D">
          <w:delText xml:space="preserve">all </w:delText>
        </w:r>
        <w:r w:rsidDel="00573E3D">
          <w:delText>100</w:delText>
        </w:r>
      </w:del>
      <w:ins w:id="239" w:author="Andrea Miller" w:date="2013-05-02T14:21:00Z">
        <w:r w:rsidR="00573E3D">
          <w:t>the first ten (10)</w:t>
        </w:r>
      </w:ins>
      <w:r>
        <w:t xml:space="preserve"> of the</w:t>
      </w:r>
      <w:r w:rsidR="002612A1">
        <w:t xml:space="preserve"> </w:t>
      </w:r>
      <w:del w:id="240" w:author="Andrea Miller" w:date="2013-05-02T14:21:00Z">
        <w:r w:rsidR="002612A1" w:rsidDel="00573E3D">
          <w:delText xml:space="preserve">allegedly </w:delText>
        </w:r>
      </w:del>
      <w:ins w:id="241" w:author="Andrea Miller" w:date="2013-05-02T14:21:00Z">
        <w:r w:rsidR="00573E3D">
          <w:t xml:space="preserve">known </w:t>
        </w:r>
      </w:ins>
      <w:r w:rsidR="002612A1">
        <w:t>failing images from the folder: I</w:t>
      </w:r>
      <w:r w:rsidR="002612A1" w:rsidRPr="002612A1">
        <w:t>:\</w:t>
      </w:r>
      <w:del w:id="242" w:author="Andrea Miller" w:date="2013-05-01T15:16:00Z">
        <w:r w:rsidR="002612A1" w:rsidRPr="002612A1" w:rsidDel="001541F6">
          <w:delText>Calibration</w:delText>
        </w:r>
      </w:del>
      <w:ins w:id="243" w:author="Andrea Miller" w:date="2013-05-02T14:25:00Z">
        <w:r w:rsidR="001A1A2B">
          <w:t>Calibration</w:t>
        </w:r>
      </w:ins>
      <w:r w:rsidR="002612A1" w:rsidRPr="002612A1">
        <w:t>_Testing\APR2011\NewCal_Images\</w:t>
      </w:r>
      <w:proofErr w:type="gramStart"/>
      <w:r w:rsidR="002612A1" w:rsidRPr="002612A1">
        <w:t>NewCalAndyFail</w:t>
      </w:r>
      <w:r>
        <w:t xml:space="preserve"> </w:t>
      </w:r>
      <w:ins w:id="244" w:author="Andrea Miller" w:date="2013-05-02T14:21:00Z">
        <w:r w:rsidR="00573E3D">
          <w:t>.</w:t>
        </w:r>
        <w:proofErr w:type="gramEnd"/>
        <w:r w:rsidR="00573E3D">
          <w:t xml:space="preserve">  Initiate the calibration analysis.</w:t>
        </w:r>
      </w:ins>
    </w:p>
    <w:p w:rsidR="002612A1" w:rsidRDefault="002612A1" w:rsidP="002612A1">
      <w:pPr>
        <w:pStyle w:val="ListNumber"/>
        <w:numPr>
          <w:ilvl w:val="0"/>
          <w:numId w:val="0"/>
        </w:numPr>
      </w:pPr>
    </w:p>
    <w:p w:rsidR="002612A1" w:rsidRDefault="002612A1" w:rsidP="002612A1">
      <w:pPr>
        <w:pStyle w:val="ListNumber"/>
        <w:numPr>
          <w:ilvl w:val="0"/>
          <w:numId w:val="0"/>
        </w:numPr>
        <w:tabs>
          <w:tab w:val="left" w:leader="underscore" w:pos="1800"/>
          <w:tab w:val="left" w:leader="underscore" w:pos="3600"/>
          <w:tab w:val="left" w:pos="5130"/>
          <w:tab w:val="left" w:leader="underscore" w:pos="8640"/>
        </w:tabs>
        <w:ind w:left="360" w:hanging="360"/>
      </w:pPr>
      <w:r>
        <w:tab/>
      </w:r>
      <w:r>
        <w:tab/>
        <w:t xml:space="preserve"> </w:t>
      </w:r>
      <w:r w:rsidRPr="00C34705">
        <w:t>Verified</w:t>
      </w:r>
      <w:r>
        <w:tab/>
      </w:r>
      <w:r w:rsidRPr="00C34705">
        <w:t xml:space="preserve"> Not Verified</w:t>
      </w:r>
      <w:r>
        <w:tab/>
        <w:t>Non-Conformance Ref. No.</w:t>
      </w:r>
      <w:r>
        <w:tab/>
      </w:r>
    </w:p>
    <w:p w:rsidR="002612A1" w:rsidRPr="00C34705" w:rsidRDefault="002612A1" w:rsidP="002612A1">
      <w:pPr>
        <w:pStyle w:val="ListNumber"/>
        <w:numPr>
          <w:ilvl w:val="0"/>
          <w:numId w:val="0"/>
        </w:numPr>
        <w:tabs>
          <w:tab w:val="left" w:leader="underscore" w:pos="1800"/>
          <w:tab w:val="left" w:leader="underscore" w:pos="3600"/>
          <w:tab w:val="left" w:pos="5130"/>
          <w:tab w:val="left" w:leader="underscore" w:pos="8640"/>
        </w:tabs>
        <w:ind w:left="360" w:hanging="360"/>
      </w:pPr>
    </w:p>
    <w:p w:rsidR="002612A1" w:rsidDel="001A1A2B" w:rsidRDefault="00573E3D" w:rsidP="009C4196">
      <w:pPr>
        <w:pStyle w:val="ListNumber"/>
        <w:rPr>
          <w:del w:id="245" w:author="Andrea Miller" w:date="2013-05-02T14:24:00Z"/>
        </w:rPr>
      </w:pPr>
      <w:bookmarkStart w:id="246" w:name="_Ref355267930"/>
      <w:ins w:id="247" w:author="Andrea Miller" w:date="2013-05-02T14:22:00Z">
        <w:r>
          <w:t>Upon completion of the calibration analysis, e</w:t>
        </w:r>
      </w:ins>
      <w:del w:id="248" w:author="Andrea Miller" w:date="2013-05-02T14:22:00Z">
        <w:r w:rsidR="002612A1" w:rsidDel="00573E3D">
          <w:delText>E</w:delText>
        </w:r>
      </w:del>
      <w:r w:rsidR="002612A1">
        <w:t xml:space="preserve">xport the </w:t>
      </w:r>
      <w:del w:id="249" w:author="Andrea Miller" w:date="2013-05-01T15:16:00Z">
        <w:r w:rsidR="002612A1" w:rsidDel="001541F6">
          <w:delText>calibration</w:delText>
        </w:r>
      </w:del>
      <w:ins w:id="250" w:author="Andrea Miller" w:date="2013-05-02T14:22:00Z">
        <w:r>
          <w:t>calibration</w:t>
        </w:r>
      </w:ins>
      <w:r w:rsidR="002612A1">
        <w:t xml:space="preserve"> data when prompted</w:t>
      </w:r>
      <w:del w:id="251" w:author="Andrea Miller" w:date="2013-05-02T14:22:00Z">
        <w:r w:rsidR="002612A1" w:rsidDel="00573E3D">
          <w:delText xml:space="preserve"> </w:delText>
        </w:r>
      </w:del>
      <w:ins w:id="252" w:author="Andrea Miller" w:date="2013-05-02T14:22:00Z">
        <w:r>
          <w:t xml:space="preserve"> and label “1112 Set 1”</w:t>
        </w:r>
      </w:ins>
      <w:del w:id="253" w:author="Andrea Miller" w:date="2013-05-02T14:22:00Z">
        <w:r w:rsidR="002612A1" w:rsidDel="00573E3D">
          <w:delText>for each set</w:delText>
        </w:r>
      </w:del>
      <w:r w:rsidR="002612A1">
        <w:t>.</w:t>
      </w:r>
      <w:bookmarkEnd w:id="246"/>
      <w:ins w:id="254" w:author="Andrea Miller" w:date="2013-05-02T14:24:00Z">
        <w:r w:rsidR="001A1A2B" w:rsidDel="001A1A2B">
          <w:t xml:space="preserve"> </w:t>
        </w:r>
      </w:ins>
    </w:p>
    <w:p w:rsidR="002612A1" w:rsidDel="001A1A2B" w:rsidRDefault="002612A1" w:rsidP="001A1A2B">
      <w:pPr>
        <w:pStyle w:val="ListNumber"/>
        <w:rPr>
          <w:del w:id="255" w:author="Andrea Miller" w:date="2013-05-02T14:24:00Z"/>
        </w:rPr>
        <w:pPrChange w:id="256" w:author="Andrea Miller" w:date="2013-05-02T14:24:00Z">
          <w:pPr>
            <w:pStyle w:val="ListNumber"/>
            <w:numPr>
              <w:numId w:val="0"/>
            </w:numPr>
            <w:tabs>
              <w:tab w:val="clear" w:pos="360"/>
            </w:tabs>
            <w:ind w:left="0" w:firstLine="0"/>
          </w:pPr>
        </w:pPrChange>
      </w:pPr>
    </w:p>
    <w:p w:rsidR="002612A1" w:rsidDel="001A1A2B" w:rsidRDefault="002612A1" w:rsidP="001A1A2B">
      <w:pPr>
        <w:pStyle w:val="ListNumber"/>
        <w:rPr>
          <w:del w:id="257" w:author="Andrea Miller" w:date="2013-05-02T14:24:00Z"/>
        </w:rPr>
        <w:pPrChange w:id="258" w:author="Andrea Miller" w:date="2013-05-02T14:24:00Z">
          <w:pPr>
            <w:pStyle w:val="ListNumber"/>
            <w:numPr>
              <w:numId w:val="0"/>
            </w:numPr>
            <w:tabs>
              <w:tab w:val="clear" w:pos="360"/>
              <w:tab w:val="left" w:leader="underscore" w:pos="1800"/>
              <w:tab w:val="left" w:leader="underscore" w:pos="3600"/>
              <w:tab w:val="left" w:pos="5130"/>
              <w:tab w:val="left" w:leader="underscore" w:pos="8640"/>
            </w:tabs>
          </w:pPr>
        </w:pPrChange>
      </w:pPr>
      <w:del w:id="259" w:author="Andrea Miller" w:date="2013-05-02T14:24:00Z">
        <w:r w:rsidDel="001A1A2B">
          <w:tab/>
        </w:r>
        <w:r w:rsidDel="001A1A2B">
          <w:tab/>
          <w:delText xml:space="preserve"> </w:delText>
        </w:r>
        <w:r w:rsidRPr="00C34705" w:rsidDel="001A1A2B">
          <w:delText>Verified</w:delText>
        </w:r>
        <w:r w:rsidDel="001A1A2B">
          <w:tab/>
        </w:r>
        <w:r w:rsidRPr="00C34705" w:rsidDel="001A1A2B">
          <w:delText xml:space="preserve"> Not Verified</w:delText>
        </w:r>
        <w:r w:rsidDel="001A1A2B">
          <w:tab/>
          <w:delText>Non-Conformance Ref. No.</w:delText>
        </w:r>
        <w:r w:rsidDel="001A1A2B">
          <w:tab/>
        </w:r>
      </w:del>
    </w:p>
    <w:p w:rsidR="002612A1" w:rsidDel="001A1A2B" w:rsidRDefault="002612A1" w:rsidP="001A1A2B">
      <w:pPr>
        <w:pStyle w:val="ListNumber"/>
        <w:rPr>
          <w:del w:id="260" w:author="Andrea Miller" w:date="2013-05-02T14:24:00Z"/>
        </w:rPr>
        <w:pPrChange w:id="261" w:author="Andrea Miller" w:date="2013-05-02T14:24:00Z">
          <w:pPr>
            <w:pStyle w:val="ListNumber"/>
            <w:numPr>
              <w:numId w:val="0"/>
            </w:numPr>
            <w:tabs>
              <w:tab w:val="clear" w:pos="360"/>
              <w:tab w:val="left" w:leader="underscore" w:pos="1800"/>
              <w:tab w:val="left" w:leader="underscore" w:pos="3600"/>
              <w:tab w:val="left" w:pos="5130"/>
              <w:tab w:val="left" w:leader="underscore" w:pos="8640"/>
            </w:tabs>
          </w:pPr>
        </w:pPrChange>
      </w:pPr>
    </w:p>
    <w:p w:rsidR="001A1A2B" w:rsidRDefault="001A1A2B" w:rsidP="002612A1">
      <w:pPr>
        <w:pStyle w:val="ListNumber"/>
        <w:rPr>
          <w:ins w:id="262" w:author="Andrea Miller" w:date="2013-05-02T14:23:00Z"/>
        </w:rPr>
      </w:pPr>
      <w:ins w:id="263" w:author="Andrea Miller" w:date="2013-05-02T14:24:00Z">
        <w:r>
          <w:t xml:space="preserve">  </w:t>
        </w:r>
      </w:ins>
      <w:ins w:id="264" w:author="Andrea Miller" w:date="2013-05-02T14:22:00Z">
        <w:r>
          <w:t xml:space="preserve">Repeat steps </w:t>
        </w:r>
      </w:ins>
      <w:ins w:id="265" w:author="Andrea Miller" w:date="2013-05-02T14:23:00Z">
        <w:r>
          <w:fldChar w:fldCharType="begin"/>
        </w:r>
        <w:r>
          <w:instrText xml:space="preserve"> REF _Ref355267923 \r \h </w:instrText>
        </w:r>
      </w:ins>
      <w:r>
        <w:fldChar w:fldCharType="separate"/>
      </w:r>
      <w:ins w:id="266" w:author="Andrea Miller" w:date="2013-05-02T14:23:00Z">
        <w:r>
          <w:t>3</w:t>
        </w:r>
        <w:r>
          <w:fldChar w:fldCharType="end"/>
        </w:r>
        <w:r>
          <w:t xml:space="preserve"> through </w:t>
        </w:r>
        <w:r>
          <w:fldChar w:fldCharType="begin"/>
        </w:r>
        <w:r>
          <w:instrText xml:space="preserve"> REF _Ref355267930 \r \h </w:instrText>
        </w:r>
      </w:ins>
      <w:r>
        <w:fldChar w:fldCharType="separate"/>
      </w:r>
      <w:ins w:id="267" w:author="Andrea Miller" w:date="2013-05-02T14:23:00Z">
        <w:r>
          <w:t>5</w:t>
        </w:r>
        <w:r>
          <w:fldChar w:fldCharType="end"/>
        </w:r>
        <w:r>
          <w:t xml:space="preserve"> for all 100 images (ten sets of ten images) labeling each set with the next sequential number.</w:t>
        </w:r>
      </w:ins>
      <w:ins w:id="268" w:author="Andrea Miller" w:date="2013-05-02T14:24:00Z">
        <w:r>
          <w:t xml:space="preserve">  Record your initials and date for each set after all data is saved locally.</w:t>
        </w:r>
      </w:ins>
    </w:p>
    <w:p w:rsidR="001A1A2B" w:rsidRDefault="001A1A2B" w:rsidP="001A1A2B">
      <w:pPr>
        <w:pStyle w:val="ListNumber"/>
        <w:numPr>
          <w:ilvl w:val="0"/>
          <w:numId w:val="0"/>
        </w:numPr>
        <w:ind w:left="360"/>
        <w:rPr>
          <w:ins w:id="269" w:author="Andrea Miller" w:date="2013-05-02T14:23:00Z"/>
        </w:rPr>
        <w:pPrChange w:id="270" w:author="Andrea Miller" w:date="2013-05-02T14:23:00Z">
          <w:pPr>
            <w:pStyle w:val="ListNumber"/>
          </w:pPr>
        </w:pPrChange>
      </w:pPr>
    </w:p>
    <w:tbl>
      <w:tblPr>
        <w:tblStyle w:val="TableGrid"/>
        <w:tblW w:w="0" w:type="auto"/>
        <w:tblInd w:w="360" w:type="dxa"/>
        <w:tblLook w:val="04A0" w:firstRow="1" w:lastRow="0" w:firstColumn="1" w:lastColumn="0" w:noHBand="0" w:noVBand="1"/>
        <w:tblPrChange w:id="271" w:author="Andrea Miller" w:date="2013-05-02T14:30:00Z">
          <w:tblPr>
            <w:tblStyle w:val="TableGrid"/>
            <w:tblW w:w="0" w:type="auto"/>
            <w:tblInd w:w="360" w:type="dxa"/>
            <w:tblLook w:val="04A0" w:firstRow="1" w:lastRow="0" w:firstColumn="1" w:lastColumn="0" w:noHBand="0" w:noVBand="1"/>
          </w:tblPr>
        </w:tblPrChange>
      </w:tblPr>
      <w:tblGrid>
        <w:gridCol w:w="3438"/>
        <w:gridCol w:w="1530"/>
        <w:gridCol w:w="4248"/>
        <w:tblGridChange w:id="272">
          <w:tblGrid>
            <w:gridCol w:w="2268"/>
            <w:gridCol w:w="990"/>
            <w:gridCol w:w="360"/>
            <w:gridCol w:w="1350"/>
            <w:gridCol w:w="4248"/>
          </w:tblGrid>
        </w:tblGridChange>
      </w:tblGrid>
      <w:tr w:rsidR="001A1A2B" w:rsidTr="001A1A2B">
        <w:trPr>
          <w:tblHeader/>
          <w:ins w:id="273" w:author="Andrea Miller" w:date="2013-05-02T14:24:00Z"/>
        </w:trPr>
        <w:tc>
          <w:tcPr>
            <w:tcW w:w="3438" w:type="dxa"/>
            <w:tcPrChange w:id="274" w:author="Andrea Miller" w:date="2013-05-02T14:30:00Z">
              <w:tcPr>
                <w:tcW w:w="3258" w:type="dxa"/>
                <w:gridSpan w:val="2"/>
              </w:tcPr>
            </w:tcPrChange>
          </w:tcPr>
          <w:p w:rsidR="001A1A2B" w:rsidRPr="001A1A2B" w:rsidRDefault="001A1A2B" w:rsidP="001A1A2B">
            <w:pPr>
              <w:pStyle w:val="ListNumber"/>
              <w:numPr>
                <w:ilvl w:val="0"/>
                <w:numId w:val="0"/>
              </w:numPr>
              <w:jc w:val="center"/>
              <w:rPr>
                <w:ins w:id="275" w:author="Andrea Miller" w:date="2013-05-02T14:24:00Z"/>
                <w:b/>
                <w:rPrChange w:id="276" w:author="Andrea Miller" w:date="2013-05-02T14:28:00Z">
                  <w:rPr>
                    <w:ins w:id="277" w:author="Andrea Miller" w:date="2013-05-02T14:24:00Z"/>
                  </w:rPr>
                </w:rPrChange>
              </w:rPr>
              <w:pPrChange w:id="278" w:author="Andrea Miller" w:date="2013-05-02T14:28:00Z">
                <w:pPr>
                  <w:pStyle w:val="ListNumber"/>
                  <w:numPr>
                    <w:numId w:val="0"/>
                  </w:numPr>
                  <w:tabs>
                    <w:tab w:val="clear" w:pos="360"/>
                  </w:tabs>
                  <w:ind w:left="0" w:firstLine="0"/>
                </w:pPr>
              </w:pPrChange>
            </w:pPr>
            <w:ins w:id="279" w:author="Andrea Miller" w:date="2013-05-02T14:24:00Z">
              <w:r w:rsidRPr="001A1A2B">
                <w:rPr>
                  <w:b/>
                  <w:rPrChange w:id="280" w:author="Andrea Miller" w:date="2013-05-02T14:28:00Z">
                    <w:rPr/>
                  </w:rPrChange>
                </w:rPr>
                <w:t>Images</w:t>
              </w:r>
            </w:ins>
          </w:p>
        </w:tc>
        <w:tc>
          <w:tcPr>
            <w:tcW w:w="1530" w:type="dxa"/>
            <w:tcPrChange w:id="281" w:author="Andrea Miller" w:date="2013-05-02T14:30:00Z">
              <w:tcPr>
                <w:tcW w:w="1710" w:type="dxa"/>
                <w:gridSpan w:val="2"/>
              </w:tcPr>
            </w:tcPrChange>
          </w:tcPr>
          <w:p w:rsidR="001A1A2B" w:rsidRPr="001A1A2B" w:rsidRDefault="001A1A2B" w:rsidP="001A1A2B">
            <w:pPr>
              <w:pStyle w:val="ListNumber"/>
              <w:numPr>
                <w:ilvl w:val="0"/>
                <w:numId w:val="0"/>
              </w:numPr>
              <w:jc w:val="center"/>
              <w:rPr>
                <w:ins w:id="282" w:author="Andrea Miller" w:date="2013-05-02T14:24:00Z"/>
                <w:b/>
                <w:rPrChange w:id="283" w:author="Andrea Miller" w:date="2013-05-02T14:28:00Z">
                  <w:rPr>
                    <w:ins w:id="284" w:author="Andrea Miller" w:date="2013-05-02T14:24:00Z"/>
                  </w:rPr>
                </w:rPrChange>
              </w:rPr>
              <w:pPrChange w:id="285" w:author="Andrea Miller" w:date="2013-05-02T14:28:00Z">
                <w:pPr>
                  <w:pStyle w:val="ListNumber"/>
                  <w:numPr>
                    <w:numId w:val="0"/>
                  </w:numPr>
                  <w:tabs>
                    <w:tab w:val="clear" w:pos="360"/>
                  </w:tabs>
                  <w:ind w:left="0" w:firstLine="0"/>
                </w:pPr>
              </w:pPrChange>
            </w:pPr>
            <w:ins w:id="286" w:author="Andrea Miller" w:date="2013-05-02T14:26:00Z">
              <w:r w:rsidRPr="001A1A2B">
                <w:rPr>
                  <w:b/>
                  <w:rPrChange w:id="287" w:author="Andrea Miller" w:date="2013-05-02T14:28:00Z">
                    <w:rPr/>
                  </w:rPrChange>
                </w:rPr>
                <w:t>Set</w:t>
              </w:r>
            </w:ins>
          </w:p>
        </w:tc>
        <w:tc>
          <w:tcPr>
            <w:tcW w:w="4248" w:type="dxa"/>
            <w:tcPrChange w:id="288" w:author="Andrea Miller" w:date="2013-05-02T14:30:00Z">
              <w:tcPr>
                <w:tcW w:w="4248" w:type="dxa"/>
              </w:tcPr>
            </w:tcPrChange>
          </w:tcPr>
          <w:p w:rsidR="001A1A2B" w:rsidRPr="001A1A2B" w:rsidRDefault="001A1A2B" w:rsidP="001A1A2B">
            <w:pPr>
              <w:pStyle w:val="ListNumber"/>
              <w:numPr>
                <w:ilvl w:val="0"/>
                <w:numId w:val="0"/>
              </w:numPr>
              <w:jc w:val="center"/>
              <w:rPr>
                <w:ins w:id="289" w:author="Andrea Miller" w:date="2013-05-02T14:24:00Z"/>
                <w:b/>
                <w:rPrChange w:id="290" w:author="Andrea Miller" w:date="2013-05-02T14:28:00Z">
                  <w:rPr>
                    <w:ins w:id="291" w:author="Andrea Miller" w:date="2013-05-02T14:24:00Z"/>
                  </w:rPr>
                </w:rPrChange>
              </w:rPr>
              <w:pPrChange w:id="292" w:author="Andrea Miller" w:date="2013-05-02T14:28:00Z">
                <w:pPr>
                  <w:pStyle w:val="ListNumber"/>
                  <w:numPr>
                    <w:numId w:val="0"/>
                  </w:numPr>
                  <w:tabs>
                    <w:tab w:val="clear" w:pos="360"/>
                  </w:tabs>
                  <w:ind w:left="0" w:firstLine="0"/>
                </w:pPr>
              </w:pPrChange>
            </w:pPr>
            <w:ins w:id="293" w:author="Andrea Miller" w:date="2013-05-02T14:26:00Z">
              <w:r w:rsidRPr="001A1A2B">
                <w:rPr>
                  <w:b/>
                  <w:rPrChange w:id="294" w:author="Andrea Miller" w:date="2013-05-02T14:28:00Z">
                    <w:rPr/>
                  </w:rPrChange>
                </w:rPr>
                <w:t>Initial and Date</w:t>
              </w:r>
            </w:ins>
          </w:p>
        </w:tc>
      </w:tr>
      <w:tr w:rsidR="001A1A2B" w:rsidTr="001A1A2B">
        <w:trPr>
          <w:trHeight w:val="432"/>
          <w:ins w:id="295" w:author="Andrea Miller" w:date="2013-05-02T14:24:00Z"/>
        </w:trPr>
        <w:tc>
          <w:tcPr>
            <w:tcW w:w="3438" w:type="dxa"/>
            <w:tcPrChange w:id="296" w:author="Andrea Miller" w:date="2013-05-02T14:28:00Z">
              <w:tcPr>
                <w:tcW w:w="3258" w:type="dxa"/>
                <w:gridSpan w:val="2"/>
              </w:tcPr>
            </w:tcPrChange>
          </w:tcPr>
          <w:p w:rsidR="001A1A2B" w:rsidRDefault="001A1A2B" w:rsidP="001A1A2B">
            <w:pPr>
              <w:pStyle w:val="ListNumber"/>
              <w:numPr>
                <w:ilvl w:val="0"/>
                <w:numId w:val="0"/>
              </w:numPr>
              <w:rPr>
                <w:ins w:id="297" w:author="Andrea Miller" w:date="2013-05-02T14:24:00Z"/>
              </w:rPr>
            </w:pPr>
            <w:ins w:id="298" w:author="Andrea Miller" w:date="2013-05-02T14:26:00Z">
              <w:r>
                <w:t>SN07_01_XX through SN07_10_XX</w:t>
              </w:r>
            </w:ins>
          </w:p>
        </w:tc>
        <w:tc>
          <w:tcPr>
            <w:tcW w:w="1530" w:type="dxa"/>
            <w:tcPrChange w:id="299" w:author="Andrea Miller" w:date="2013-05-02T14:28:00Z">
              <w:tcPr>
                <w:tcW w:w="1710" w:type="dxa"/>
                <w:gridSpan w:val="2"/>
              </w:tcPr>
            </w:tcPrChange>
          </w:tcPr>
          <w:p w:rsidR="001A1A2B" w:rsidRDefault="001A1A2B" w:rsidP="001A1A2B">
            <w:pPr>
              <w:pStyle w:val="ListNumber"/>
              <w:numPr>
                <w:ilvl w:val="0"/>
                <w:numId w:val="0"/>
              </w:numPr>
              <w:rPr>
                <w:ins w:id="300" w:author="Andrea Miller" w:date="2013-05-02T14:24:00Z"/>
              </w:rPr>
            </w:pPr>
            <w:ins w:id="301" w:author="Andrea Miller" w:date="2013-05-02T14:27:00Z">
              <w:r>
                <w:t>1112 Set 1</w:t>
              </w:r>
            </w:ins>
          </w:p>
        </w:tc>
        <w:tc>
          <w:tcPr>
            <w:tcW w:w="4248" w:type="dxa"/>
            <w:tcPrChange w:id="302" w:author="Andrea Miller" w:date="2013-05-02T14:28:00Z">
              <w:tcPr>
                <w:tcW w:w="4248" w:type="dxa"/>
              </w:tcPr>
            </w:tcPrChange>
          </w:tcPr>
          <w:p w:rsidR="001A1A2B" w:rsidRDefault="001A1A2B" w:rsidP="001A1A2B">
            <w:pPr>
              <w:pStyle w:val="ListNumber"/>
              <w:numPr>
                <w:ilvl w:val="0"/>
                <w:numId w:val="0"/>
              </w:numPr>
              <w:rPr>
                <w:ins w:id="303" w:author="Andrea Miller" w:date="2013-05-02T14:24:00Z"/>
              </w:rPr>
            </w:pPr>
          </w:p>
        </w:tc>
      </w:tr>
      <w:tr w:rsidR="001A1A2B" w:rsidTr="001A1A2B">
        <w:trPr>
          <w:trHeight w:val="432"/>
          <w:ins w:id="304" w:author="Andrea Miller" w:date="2013-05-02T14:24:00Z"/>
        </w:trPr>
        <w:tc>
          <w:tcPr>
            <w:tcW w:w="3438" w:type="dxa"/>
            <w:tcPrChange w:id="305" w:author="Andrea Miller" w:date="2013-05-02T14:28:00Z">
              <w:tcPr>
                <w:tcW w:w="3258" w:type="dxa"/>
                <w:gridSpan w:val="2"/>
              </w:tcPr>
            </w:tcPrChange>
          </w:tcPr>
          <w:p w:rsidR="001A1A2B" w:rsidRDefault="001A1A2B" w:rsidP="009C4196">
            <w:pPr>
              <w:pStyle w:val="ListNumber"/>
              <w:numPr>
                <w:ilvl w:val="0"/>
                <w:numId w:val="0"/>
              </w:numPr>
              <w:rPr>
                <w:ins w:id="306" w:author="Andrea Miller" w:date="2013-05-02T14:24:00Z"/>
              </w:rPr>
            </w:pPr>
            <w:ins w:id="307" w:author="Andrea Miller" w:date="2013-05-02T14:27:00Z">
              <w:r>
                <w:t>SN07_11_XX through SN07_20_XX</w:t>
              </w:r>
            </w:ins>
          </w:p>
        </w:tc>
        <w:tc>
          <w:tcPr>
            <w:tcW w:w="1530" w:type="dxa"/>
            <w:tcPrChange w:id="308" w:author="Andrea Miller" w:date="2013-05-02T14:28:00Z">
              <w:tcPr>
                <w:tcW w:w="1710" w:type="dxa"/>
                <w:gridSpan w:val="2"/>
              </w:tcPr>
            </w:tcPrChange>
          </w:tcPr>
          <w:p w:rsidR="001A1A2B" w:rsidRDefault="001A1A2B" w:rsidP="001A1A2B">
            <w:pPr>
              <w:pStyle w:val="ListNumber"/>
              <w:numPr>
                <w:ilvl w:val="0"/>
                <w:numId w:val="0"/>
              </w:numPr>
              <w:rPr>
                <w:ins w:id="309" w:author="Andrea Miller" w:date="2013-05-02T14:24:00Z"/>
              </w:rPr>
            </w:pPr>
            <w:ins w:id="310" w:author="Andrea Miller" w:date="2013-05-02T14:27:00Z">
              <w:r>
                <w:t>1112 Set 2</w:t>
              </w:r>
            </w:ins>
          </w:p>
        </w:tc>
        <w:tc>
          <w:tcPr>
            <w:tcW w:w="4248" w:type="dxa"/>
            <w:tcPrChange w:id="311" w:author="Andrea Miller" w:date="2013-05-02T14:28:00Z">
              <w:tcPr>
                <w:tcW w:w="4248" w:type="dxa"/>
              </w:tcPr>
            </w:tcPrChange>
          </w:tcPr>
          <w:p w:rsidR="001A1A2B" w:rsidRDefault="001A1A2B" w:rsidP="001A1A2B">
            <w:pPr>
              <w:pStyle w:val="ListNumber"/>
              <w:numPr>
                <w:ilvl w:val="0"/>
                <w:numId w:val="0"/>
              </w:numPr>
              <w:rPr>
                <w:ins w:id="312" w:author="Andrea Miller" w:date="2013-05-02T14:24:00Z"/>
              </w:rPr>
            </w:pPr>
          </w:p>
        </w:tc>
      </w:tr>
      <w:tr w:rsidR="001A1A2B" w:rsidTr="001A1A2B">
        <w:trPr>
          <w:trHeight w:val="432"/>
          <w:ins w:id="313" w:author="Andrea Miller" w:date="2013-05-02T14:24:00Z"/>
        </w:trPr>
        <w:tc>
          <w:tcPr>
            <w:tcW w:w="3438" w:type="dxa"/>
            <w:tcPrChange w:id="314" w:author="Andrea Miller" w:date="2013-05-02T14:28:00Z">
              <w:tcPr>
                <w:tcW w:w="3258" w:type="dxa"/>
                <w:gridSpan w:val="2"/>
              </w:tcPr>
            </w:tcPrChange>
          </w:tcPr>
          <w:p w:rsidR="001A1A2B" w:rsidRDefault="001A1A2B" w:rsidP="001A1A2B">
            <w:pPr>
              <w:pStyle w:val="ListNumber"/>
              <w:numPr>
                <w:ilvl w:val="0"/>
                <w:numId w:val="0"/>
              </w:numPr>
              <w:rPr>
                <w:ins w:id="315" w:author="Andrea Miller" w:date="2013-05-02T14:24:00Z"/>
              </w:rPr>
            </w:pPr>
            <w:ins w:id="316" w:author="Andrea Miller" w:date="2013-05-02T14:27:00Z">
              <w:r>
                <w:t>SN07_21_XX through SN07_30_XX</w:t>
              </w:r>
            </w:ins>
          </w:p>
        </w:tc>
        <w:tc>
          <w:tcPr>
            <w:tcW w:w="1530" w:type="dxa"/>
            <w:tcPrChange w:id="317" w:author="Andrea Miller" w:date="2013-05-02T14:28:00Z">
              <w:tcPr>
                <w:tcW w:w="1710" w:type="dxa"/>
                <w:gridSpan w:val="2"/>
              </w:tcPr>
            </w:tcPrChange>
          </w:tcPr>
          <w:p w:rsidR="001A1A2B" w:rsidRDefault="001A1A2B" w:rsidP="001A1A2B">
            <w:pPr>
              <w:pStyle w:val="ListNumber"/>
              <w:numPr>
                <w:ilvl w:val="0"/>
                <w:numId w:val="0"/>
              </w:numPr>
              <w:rPr>
                <w:ins w:id="318" w:author="Andrea Miller" w:date="2013-05-02T14:24:00Z"/>
              </w:rPr>
            </w:pPr>
            <w:ins w:id="319" w:author="Andrea Miller" w:date="2013-05-02T14:27:00Z">
              <w:r>
                <w:t>1112 Set 3</w:t>
              </w:r>
            </w:ins>
          </w:p>
        </w:tc>
        <w:tc>
          <w:tcPr>
            <w:tcW w:w="4248" w:type="dxa"/>
            <w:tcPrChange w:id="320" w:author="Andrea Miller" w:date="2013-05-02T14:28:00Z">
              <w:tcPr>
                <w:tcW w:w="4248" w:type="dxa"/>
              </w:tcPr>
            </w:tcPrChange>
          </w:tcPr>
          <w:p w:rsidR="001A1A2B" w:rsidRDefault="001A1A2B" w:rsidP="001A1A2B">
            <w:pPr>
              <w:pStyle w:val="ListNumber"/>
              <w:numPr>
                <w:ilvl w:val="0"/>
                <w:numId w:val="0"/>
              </w:numPr>
              <w:rPr>
                <w:ins w:id="321" w:author="Andrea Miller" w:date="2013-05-02T14:24:00Z"/>
              </w:rPr>
            </w:pPr>
          </w:p>
        </w:tc>
      </w:tr>
      <w:tr w:rsidR="001A1A2B" w:rsidTr="001A1A2B">
        <w:trPr>
          <w:trHeight w:val="432"/>
          <w:ins w:id="322" w:author="Andrea Miller" w:date="2013-05-02T14:24:00Z"/>
        </w:trPr>
        <w:tc>
          <w:tcPr>
            <w:tcW w:w="3438" w:type="dxa"/>
            <w:tcPrChange w:id="323" w:author="Andrea Miller" w:date="2013-05-02T14:28:00Z">
              <w:tcPr>
                <w:tcW w:w="3258" w:type="dxa"/>
                <w:gridSpan w:val="2"/>
              </w:tcPr>
            </w:tcPrChange>
          </w:tcPr>
          <w:p w:rsidR="001A1A2B" w:rsidRDefault="001A1A2B" w:rsidP="001A1A2B">
            <w:pPr>
              <w:pStyle w:val="ListNumber"/>
              <w:numPr>
                <w:ilvl w:val="0"/>
                <w:numId w:val="0"/>
              </w:numPr>
              <w:rPr>
                <w:ins w:id="324" w:author="Andrea Miller" w:date="2013-05-02T14:24:00Z"/>
              </w:rPr>
            </w:pPr>
            <w:ins w:id="325" w:author="Andrea Miller" w:date="2013-05-02T14:27:00Z">
              <w:r>
                <w:t>SN07_31_XX through SN07_40_XX</w:t>
              </w:r>
            </w:ins>
          </w:p>
        </w:tc>
        <w:tc>
          <w:tcPr>
            <w:tcW w:w="1530" w:type="dxa"/>
            <w:tcPrChange w:id="326" w:author="Andrea Miller" w:date="2013-05-02T14:28:00Z">
              <w:tcPr>
                <w:tcW w:w="1710" w:type="dxa"/>
                <w:gridSpan w:val="2"/>
              </w:tcPr>
            </w:tcPrChange>
          </w:tcPr>
          <w:p w:rsidR="001A1A2B" w:rsidRDefault="001A1A2B" w:rsidP="001A1A2B">
            <w:pPr>
              <w:pStyle w:val="ListNumber"/>
              <w:numPr>
                <w:ilvl w:val="0"/>
                <w:numId w:val="0"/>
              </w:numPr>
              <w:rPr>
                <w:ins w:id="327" w:author="Andrea Miller" w:date="2013-05-02T14:24:00Z"/>
              </w:rPr>
            </w:pPr>
            <w:ins w:id="328" w:author="Andrea Miller" w:date="2013-05-02T14:27:00Z">
              <w:r>
                <w:t>1112 Set 4</w:t>
              </w:r>
            </w:ins>
          </w:p>
        </w:tc>
        <w:tc>
          <w:tcPr>
            <w:tcW w:w="4248" w:type="dxa"/>
            <w:tcPrChange w:id="329" w:author="Andrea Miller" w:date="2013-05-02T14:28:00Z">
              <w:tcPr>
                <w:tcW w:w="4248" w:type="dxa"/>
              </w:tcPr>
            </w:tcPrChange>
          </w:tcPr>
          <w:p w:rsidR="001A1A2B" w:rsidRDefault="001A1A2B" w:rsidP="001A1A2B">
            <w:pPr>
              <w:pStyle w:val="ListNumber"/>
              <w:numPr>
                <w:ilvl w:val="0"/>
                <w:numId w:val="0"/>
              </w:numPr>
              <w:rPr>
                <w:ins w:id="330" w:author="Andrea Miller" w:date="2013-05-02T14:24:00Z"/>
              </w:rPr>
            </w:pPr>
          </w:p>
        </w:tc>
      </w:tr>
      <w:tr w:rsidR="001A1A2B" w:rsidTr="001A1A2B">
        <w:trPr>
          <w:trHeight w:val="432"/>
          <w:ins w:id="331" w:author="Andrea Miller" w:date="2013-05-02T14:24:00Z"/>
        </w:trPr>
        <w:tc>
          <w:tcPr>
            <w:tcW w:w="3438" w:type="dxa"/>
            <w:tcPrChange w:id="332" w:author="Andrea Miller" w:date="2013-05-02T14:28:00Z">
              <w:tcPr>
                <w:tcW w:w="3258" w:type="dxa"/>
                <w:gridSpan w:val="2"/>
              </w:tcPr>
            </w:tcPrChange>
          </w:tcPr>
          <w:p w:rsidR="001A1A2B" w:rsidRDefault="001A1A2B" w:rsidP="001A1A2B">
            <w:pPr>
              <w:pStyle w:val="ListNumber"/>
              <w:numPr>
                <w:ilvl w:val="0"/>
                <w:numId w:val="0"/>
              </w:numPr>
              <w:rPr>
                <w:ins w:id="333" w:author="Andrea Miller" w:date="2013-05-02T14:24:00Z"/>
              </w:rPr>
            </w:pPr>
            <w:ins w:id="334" w:author="Andrea Miller" w:date="2013-05-02T14:27:00Z">
              <w:r>
                <w:t>SN07_41_XX through SN07_50_XX</w:t>
              </w:r>
            </w:ins>
          </w:p>
        </w:tc>
        <w:tc>
          <w:tcPr>
            <w:tcW w:w="1530" w:type="dxa"/>
            <w:tcPrChange w:id="335" w:author="Andrea Miller" w:date="2013-05-02T14:28:00Z">
              <w:tcPr>
                <w:tcW w:w="1710" w:type="dxa"/>
                <w:gridSpan w:val="2"/>
              </w:tcPr>
            </w:tcPrChange>
          </w:tcPr>
          <w:p w:rsidR="001A1A2B" w:rsidRDefault="001A1A2B" w:rsidP="001A1A2B">
            <w:pPr>
              <w:pStyle w:val="ListNumber"/>
              <w:numPr>
                <w:ilvl w:val="0"/>
                <w:numId w:val="0"/>
              </w:numPr>
              <w:rPr>
                <w:ins w:id="336" w:author="Andrea Miller" w:date="2013-05-02T14:24:00Z"/>
              </w:rPr>
            </w:pPr>
            <w:ins w:id="337" w:author="Andrea Miller" w:date="2013-05-02T14:27:00Z">
              <w:r>
                <w:t>1112 Set 5</w:t>
              </w:r>
            </w:ins>
          </w:p>
        </w:tc>
        <w:tc>
          <w:tcPr>
            <w:tcW w:w="4248" w:type="dxa"/>
            <w:tcPrChange w:id="338" w:author="Andrea Miller" w:date="2013-05-02T14:28:00Z">
              <w:tcPr>
                <w:tcW w:w="4248" w:type="dxa"/>
              </w:tcPr>
            </w:tcPrChange>
          </w:tcPr>
          <w:p w:rsidR="001A1A2B" w:rsidRDefault="001A1A2B" w:rsidP="001A1A2B">
            <w:pPr>
              <w:pStyle w:val="ListNumber"/>
              <w:numPr>
                <w:ilvl w:val="0"/>
                <w:numId w:val="0"/>
              </w:numPr>
              <w:rPr>
                <w:ins w:id="339" w:author="Andrea Miller" w:date="2013-05-02T14:24:00Z"/>
              </w:rPr>
            </w:pPr>
          </w:p>
        </w:tc>
      </w:tr>
      <w:tr w:rsidR="001A1A2B" w:rsidTr="001A1A2B">
        <w:trPr>
          <w:trHeight w:val="432"/>
          <w:ins w:id="340" w:author="Andrea Miller" w:date="2013-05-02T14:24:00Z"/>
        </w:trPr>
        <w:tc>
          <w:tcPr>
            <w:tcW w:w="3438" w:type="dxa"/>
            <w:tcPrChange w:id="341" w:author="Andrea Miller" w:date="2013-05-02T14:28:00Z">
              <w:tcPr>
                <w:tcW w:w="3258" w:type="dxa"/>
                <w:gridSpan w:val="2"/>
              </w:tcPr>
            </w:tcPrChange>
          </w:tcPr>
          <w:p w:rsidR="001A1A2B" w:rsidRDefault="001A1A2B" w:rsidP="001A1A2B">
            <w:pPr>
              <w:pStyle w:val="ListNumber"/>
              <w:numPr>
                <w:ilvl w:val="0"/>
                <w:numId w:val="0"/>
              </w:numPr>
              <w:rPr>
                <w:ins w:id="342" w:author="Andrea Miller" w:date="2013-05-02T14:24:00Z"/>
              </w:rPr>
            </w:pPr>
            <w:ins w:id="343" w:author="Andrea Miller" w:date="2013-05-02T14:27:00Z">
              <w:r>
                <w:t>SN07_</w:t>
              </w:r>
            </w:ins>
            <w:ins w:id="344" w:author="Andrea Miller" w:date="2013-05-02T14:28:00Z">
              <w:r>
                <w:t>5</w:t>
              </w:r>
            </w:ins>
            <w:ins w:id="345" w:author="Andrea Miller" w:date="2013-05-02T14:27:00Z">
              <w:r>
                <w:t>1_XX through SN07_</w:t>
              </w:r>
            </w:ins>
            <w:ins w:id="346" w:author="Andrea Miller" w:date="2013-05-02T14:28:00Z">
              <w:r>
                <w:t>6</w:t>
              </w:r>
            </w:ins>
            <w:ins w:id="347" w:author="Andrea Miller" w:date="2013-05-02T14:27:00Z">
              <w:r>
                <w:t>0_XX</w:t>
              </w:r>
            </w:ins>
          </w:p>
        </w:tc>
        <w:tc>
          <w:tcPr>
            <w:tcW w:w="1530" w:type="dxa"/>
            <w:tcPrChange w:id="348" w:author="Andrea Miller" w:date="2013-05-02T14:28:00Z">
              <w:tcPr>
                <w:tcW w:w="1710" w:type="dxa"/>
                <w:gridSpan w:val="2"/>
              </w:tcPr>
            </w:tcPrChange>
          </w:tcPr>
          <w:p w:rsidR="001A1A2B" w:rsidRDefault="001A1A2B" w:rsidP="001A1A2B">
            <w:pPr>
              <w:pStyle w:val="ListNumber"/>
              <w:numPr>
                <w:ilvl w:val="0"/>
                <w:numId w:val="0"/>
              </w:numPr>
              <w:rPr>
                <w:ins w:id="349" w:author="Andrea Miller" w:date="2013-05-02T14:24:00Z"/>
              </w:rPr>
            </w:pPr>
            <w:ins w:id="350" w:author="Andrea Miller" w:date="2013-05-02T14:27:00Z">
              <w:r>
                <w:t xml:space="preserve">1112 Set </w:t>
              </w:r>
            </w:ins>
            <w:ins w:id="351" w:author="Andrea Miller" w:date="2013-05-02T14:28:00Z">
              <w:r>
                <w:t>6</w:t>
              </w:r>
            </w:ins>
          </w:p>
        </w:tc>
        <w:tc>
          <w:tcPr>
            <w:tcW w:w="4248" w:type="dxa"/>
            <w:tcPrChange w:id="352" w:author="Andrea Miller" w:date="2013-05-02T14:28:00Z">
              <w:tcPr>
                <w:tcW w:w="4248" w:type="dxa"/>
              </w:tcPr>
            </w:tcPrChange>
          </w:tcPr>
          <w:p w:rsidR="001A1A2B" w:rsidRDefault="001A1A2B" w:rsidP="001A1A2B">
            <w:pPr>
              <w:pStyle w:val="ListNumber"/>
              <w:numPr>
                <w:ilvl w:val="0"/>
                <w:numId w:val="0"/>
              </w:numPr>
              <w:rPr>
                <w:ins w:id="353" w:author="Andrea Miller" w:date="2013-05-02T14:24:00Z"/>
              </w:rPr>
            </w:pPr>
          </w:p>
        </w:tc>
      </w:tr>
      <w:tr w:rsidR="001A1A2B" w:rsidTr="001A1A2B">
        <w:trPr>
          <w:trHeight w:val="432"/>
          <w:ins w:id="354" w:author="Andrea Miller" w:date="2013-05-02T14:24:00Z"/>
        </w:trPr>
        <w:tc>
          <w:tcPr>
            <w:tcW w:w="3438" w:type="dxa"/>
            <w:tcPrChange w:id="355" w:author="Andrea Miller" w:date="2013-05-02T14:28:00Z">
              <w:tcPr>
                <w:tcW w:w="3258" w:type="dxa"/>
                <w:gridSpan w:val="2"/>
              </w:tcPr>
            </w:tcPrChange>
          </w:tcPr>
          <w:p w:rsidR="001A1A2B" w:rsidRDefault="001A1A2B" w:rsidP="009C4196">
            <w:pPr>
              <w:pStyle w:val="ListNumber"/>
              <w:numPr>
                <w:ilvl w:val="0"/>
                <w:numId w:val="0"/>
              </w:numPr>
              <w:rPr>
                <w:ins w:id="356" w:author="Andrea Miller" w:date="2013-05-02T14:24:00Z"/>
              </w:rPr>
            </w:pPr>
            <w:ins w:id="357" w:author="Andrea Miller" w:date="2013-05-02T14:28:00Z">
              <w:r>
                <w:t>SN09_01_XX through SN09_</w:t>
              </w:r>
            </w:ins>
            <w:ins w:id="358" w:author="Andrea Miller" w:date="2013-05-02T14:29:00Z">
              <w:r>
                <w:t>59</w:t>
              </w:r>
            </w:ins>
            <w:ins w:id="359" w:author="Andrea Miller" w:date="2013-05-02T14:28:00Z">
              <w:r>
                <w:t>_XX</w:t>
              </w:r>
            </w:ins>
          </w:p>
        </w:tc>
        <w:tc>
          <w:tcPr>
            <w:tcW w:w="1530" w:type="dxa"/>
            <w:tcPrChange w:id="360" w:author="Andrea Miller" w:date="2013-05-02T14:28:00Z">
              <w:tcPr>
                <w:tcW w:w="1710" w:type="dxa"/>
                <w:gridSpan w:val="2"/>
              </w:tcPr>
            </w:tcPrChange>
          </w:tcPr>
          <w:p w:rsidR="001A1A2B" w:rsidRDefault="001A1A2B" w:rsidP="001A1A2B">
            <w:pPr>
              <w:pStyle w:val="ListNumber"/>
              <w:numPr>
                <w:ilvl w:val="0"/>
                <w:numId w:val="0"/>
              </w:numPr>
              <w:rPr>
                <w:ins w:id="361" w:author="Andrea Miller" w:date="2013-05-02T14:24:00Z"/>
              </w:rPr>
            </w:pPr>
            <w:ins w:id="362" w:author="Andrea Miller" w:date="2013-05-02T14:28:00Z">
              <w:r>
                <w:t xml:space="preserve">1112 Set </w:t>
              </w:r>
            </w:ins>
            <w:ins w:id="363" w:author="Andrea Miller" w:date="2013-05-02T14:29:00Z">
              <w:r>
                <w:t>7</w:t>
              </w:r>
            </w:ins>
          </w:p>
        </w:tc>
        <w:tc>
          <w:tcPr>
            <w:tcW w:w="4248" w:type="dxa"/>
            <w:tcPrChange w:id="364" w:author="Andrea Miller" w:date="2013-05-02T14:28:00Z">
              <w:tcPr>
                <w:tcW w:w="4248" w:type="dxa"/>
              </w:tcPr>
            </w:tcPrChange>
          </w:tcPr>
          <w:p w:rsidR="001A1A2B" w:rsidRDefault="001A1A2B" w:rsidP="001A1A2B">
            <w:pPr>
              <w:pStyle w:val="ListNumber"/>
              <w:numPr>
                <w:ilvl w:val="0"/>
                <w:numId w:val="0"/>
              </w:numPr>
              <w:rPr>
                <w:ins w:id="365" w:author="Andrea Miller" w:date="2013-05-02T14:24:00Z"/>
              </w:rPr>
            </w:pPr>
          </w:p>
        </w:tc>
      </w:tr>
      <w:tr w:rsidR="001A1A2B" w:rsidTr="001A1A2B">
        <w:trPr>
          <w:trHeight w:val="432"/>
          <w:ins w:id="366" w:author="Andrea Miller" w:date="2013-05-02T14:28:00Z"/>
        </w:trPr>
        <w:tc>
          <w:tcPr>
            <w:tcW w:w="3438" w:type="dxa"/>
            <w:tcPrChange w:id="367" w:author="Andrea Miller" w:date="2013-05-02T14:28:00Z">
              <w:tcPr>
                <w:tcW w:w="2268" w:type="dxa"/>
              </w:tcPr>
            </w:tcPrChange>
          </w:tcPr>
          <w:p w:rsidR="001A1A2B" w:rsidRDefault="001A1A2B" w:rsidP="009C4196">
            <w:pPr>
              <w:pStyle w:val="ListNumber"/>
              <w:numPr>
                <w:ilvl w:val="0"/>
                <w:numId w:val="0"/>
              </w:numPr>
              <w:rPr>
                <w:ins w:id="368" w:author="Andrea Miller" w:date="2013-05-02T14:28:00Z"/>
              </w:rPr>
            </w:pPr>
            <w:ins w:id="369" w:author="Andrea Miller" w:date="2013-05-02T14:29:00Z">
              <w:r>
                <w:t>SN25_02_XX through SN25_15_XX</w:t>
              </w:r>
            </w:ins>
          </w:p>
        </w:tc>
        <w:tc>
          <w:tcPr>
            <w:tcW w:w="1530" w:type="dxa"/>
            <w:tcPrChange w:id="370" w:author="Andrea Miller" w:date="2013-05-02T14:28:00Z">
              <w:tcPr>
                <w:tcW w:w="1350" w:type="dxa"/>
                <w:gridSpan w:val="2"/>
              </w:tcPr>
            </w:tcPrChange>
          </w:tcPr>
          <w:p w:rsidR="001A1A2B" w:rsidRDefault="001A1A2B" w:rsidP="001A1A2B">
            <w:pPr>
              <w:pStyle w:val="ListNumber"/>
              <w:numPr>
                <w:ilvl w:val="0"/>
                <w:numId w:val="0"/>
              </w:numPr>
              <w:rPr>
                <w:ins w:id="371" w:author="Andrea Miller" w:date="2013-05-02T14:28:00Z"/>
              </w:rPr>
            </w:pPr>
            <w:ins w:id="372" w:author="Andrea Miller" w:date="2013-05-02T14:29:00Z">
              <w:r>
                <w:t xml:space="preserve">1112 Set </w:t>
              </w:r>
            </w:ins>
            <w:ins w:id="373" w:author="Andrea Miller" w:date="2013-05-02T14:30:00Z">
              <w:r>
                <w:t>8</w:t>
              </w:r>
            </w:ins>
          </w:p>
        </w:tc>
        <w:tc>
          <w:tcPr>
            <w:tcW w:w="4248" w:type="dxa"/>
            <w:tcPrChange w:id="374" w:author="Andrea Miller" w:date="2013-05-02T14:28:00Z">
              <w:tcPr>
                <w:tcW w:w="5598" w:type="dxa"/>
                <w:gridSpan w:val="2"/>
              </w:tcPr>
            </w:tcPrChange>
          </w:tcPr>
          <w:p w:rsidR="001A1A2B" w:rsidRDefault="001A1A2B" w:rsidP="001A1A2B">
            <w:pPr>
              <w:pStyle w:val="ListNumber"/>
              <w:numPr>
                <w:ilvl w:val="0"/>
                <w:numId w:val="0"/>
              </w:numPr>
              <w:rPr>
                <w:ins w:id="375" w:author="Andrea Miller" w:date="2013-05-02T14:28:00Z"/>
              </w:rPr>
            </w:pPr>
          </w:p>
        </w:tc>
      </w:tr>
      <w:tr w:rsidR="001A1A2B" w:rsidTr="001A1A2B">
        <w:trPr>
          <w:trHeight w:val="432"/>
          <w:ins w:id="376" w:author="Andrea Miller" w:date="2013-05-02T14:28:00Z"/>
        </w:trPr>
        <w:tc>
          <w:tcPr>
            <w:tcW w:w="3438" w:type="dxa"/>
            <w:tcPrChange w:id="377" w:author="Andrea Miller" w:date="2013-05-02T14:28:00Z">
              <w:tcPr>
                <w:tcW w:w="2268" w:type="dxa"/>
              </w:tcPr>
            </w:tcPrChange>
          </w:tcPr>
          <w:p w:rsidR="001A1A2B" w:rsidRDefault="001A1A2B" w:rsidP="009C4196">
            <w:pPr>
              <w:pStyle w:val="ListNumber"/>
              <w:numPr>
                <w:ilvl w:val="0"/>
                <w:numId w:val="0"/>
              </w:numPr>
              <w:rPr>
                <w:ins w:id="378" w:author="Andrea Miller" w:date="2013-05-02T14:28:00Z"/>
              </w:rPr>
            </w:pPr>
            <w:ins w:id="379" w:author="Andrea Miller" w:date="2013-05-02T14:30:00Z">
              <w:r>
                <w:t>SN25_17_XX through SN25_29_XX</w:t>
              </w:r>
            </w:ins>
          </w:p>
        </w:tc>
        <w:tc>
          <w:tcPr>
            <w:tcW w:w="1530" w:type="dxa"/>
            <w:tcPrChange w:id="380" w:author="Andrea Miller" w:date="2013-05-02T14:28:00Z">
              <w:tcPr>
                <w:tcW w:w="1350" w:type="dxa"/>
                <w:gridSpan w:val="2"/>
              </w:tcPr>
            </w:tcPrChange>
          </w:tcPr>
          <w:p w:rsidR="001A1A2B" w:rsidRDefault="001A1A2B" w:rsidP="001A1A2B">
            <w:pPr>
              <w:pStyle w:val="ListNumber"/>
              <w:numPr>
                <w:ilvl w:val="0"/>
                <w:numId w:val="0"/>
              </w:numPr>
              <w:rPr>
                <w:ins w:id="381" w:author="Andrea Miller" w:date="2013-05-02T14:28:00Z"/>
              </w:rPr>
            </w:pPr>
            <w:ins w:id="382" w:author="Andrea Miller" w:date="2013-05-02T14:30:00Z">
              <w:r>
                <w:t>1112 Set 9</w:t>
              </w:r>
            </w:ins>
          </w:p>
        </w:tc>
        <w:tc>
          <w:tcPr>
            <w:tcW w:w="4248" w:type="dxa"/>
            <w:tcPrChange w:id="383" w:author="Andrea Miller" w:date="2013-05-02T14:28:00Z">
              <w:tcPr>
                <w:tcW w:w="5598" w:type="dxa"/>
                <w:gridSpan w:val="2"/>
              </w:tcPr>
            </w:tcPrChange>
          </w:tcPr>
          <w:p w:rsidR="001A1A2B" w:rsidRDefault="001A1A2B" w:rsidP="001A1A2B">
            <w:pPr>
              <w:pStyle w:val="ListNumber"/>
              <w:numPr>
                <w:ilvl w:val="0"/>
                <w:numId w:val="0"/>
              </w:numPr>
              <w:rPr>
                <w:ins w:id="384" w:author="Andrea Miller" w:date="2013-05-02T14:28:00Z"/>
              </w:rPr>
            </w:pPr>
          </w:p>
        </w:tc>
      </w:tr>
      <w:tr w:rsidR="001A1A2B" w:rsidTr="001A1A2B">
        <w:trPr>
          <w:trHeight w:val="432"/>
          <w:ins w:id="385" w:author="Andrea Miller" w:date="2013-05-02T14:28:00Z"/>
        </w:trPr>
        <w:tc>
          <w:tcPr>
            <w:tcW w:w="3438" w:type="dxa"/>
            <w:tcPrChange w:id="386" w:author="Andrea Miller" w:date="2013-05-02T14:28:00Z">
              <w:tcPr>
                <w:tcW w:w="2268" w:type="dxa"/>
              </w:tcPr>
            </w:tcPrChange>
          </w:tcPr>
          <w:p w:rsidR="001A1A2B" w:rsidRDefault="001A1A2B" w:rsidP="009C4196">
            <w:pPr>
              <w:pStyle w:val="ListNumber"/>
              <w:numPr>
                <w:ilvl w:val="0"/>
                <w:numId w:val="0"/>
              </w:numPr>
              <w:rPr>
                <w:ins w:id="387" w:author="Andrea Miller" w:date="2013-05-02T14:28:00Z"/>
              </w:rPr>
            </w:pPr>
            <w:ins w:id="388" w:author="Andrea Miller" w:date="2013-05-02T14:30:00Z">
              <w:r>
                <w:t>SN25_32_XX through SN25_58_XX</w:t>
              </w:r>
            </w:ins>
          </w:p>
        </w:tc>
        <w:tc>
          <w:tcPr>
            <w:tcW w:w="1530" w:type="dxa"/>
            <w:tcPrChange w:id="389" w:author="Andrea Miller" w:date="2013-05-02T14:28:00Z">
              <w:tcPr>
                <w:tcW w:w="1350" w:type="dxa"/>
                <w:gridSpan w:val="2"/>
              </w:tcPr>
            </w:tcPrChange>
          </w:tcPr>
          <w:p w:rsidR="001A1A2B" w:rsidRDefault="001A1A2B" w:rsidP="001A1A2B">
            <w:pPr>
              <w:pStyle w:val="ListNumber"/>
              <w:numPr>
                <w:ilvl w:val="0"/>
                <w:numId w:val="0"/>
              </w:numPr>
              <w:rPr>
                <w:ins w:id="390" w:author="Andrea Miller" w:date="2013-05-02T14:28:00Z"/>
              </w:rPr>
            </w:pPr>
            <w:ins w:id="391" w:author="Andrea Miller" w:date="2013-05-02T14:30:00Z">
              <w:r>
                <w:t>1112 Set 10</w:t>
              </w:r>
            </w:ins>
          </w:p>
        </w:tc>
        <w:tc>
          <w:tcPr>
            <w:tcW w:w="4248" w:type="dxa"/>
            <w:tcPrChange w:id="392" w:author="Andrea Miller" w:date="2013-05-02T14:28:00Z">
              <w:tcPr>
                <w:tcW w:w="5598" w:type="dxa"/>
                <w:gridSpan w:val="2"/>
              </w:tcPr>
            </w:tcPrChange>
          </w:tcPr>
          <w:p w:rsidR="001A1A2B" w:rsidRDefault="001A1A2B" w:rsidP="001A1A2B">
            <w:pPr>
              <w:pStyle w:val="ListNumber"/>
              <w:numPr>
                <w:ilvl w:val="0"/>
                <w:numId w:val="0"/>
              </w:numPr>
              <w:rPr>
                <w:ins w:id="393" w:author="Andrea Miller" w:date="2013-05-02T14:28:00Z"/>
              </w:rPr>
            </w:pPr>
          </w:p>
        </w:tc>
      </w:tr>
    </w:tbl>
    <w:p w:rsidR="001A1A2B" w:rsidRDefault="001A1A2B" w:rsidP="001A1A2B">
      <w:pPr>
        <w:pStyle w:val="ListNumber"/>
        <w:numPr>
          <w:ilvl w:val="0"/>
          <w:numId w:val="0"/>
        </w:numPr>
        <w:ind w:left="360"/>
        <w:rPr>
          <w:ins w:id="394" w:author="Andrea Miller" w:date="2013-05-02T14:23:00Z"/>
        </w:rPr>
        <w:pPrChange w:id="395" w:author="Andrea Miller" w:date="2013-05-02T14:23:00Z">
          <w:pPr>
            <w:pStyle w:val="ListNumber"/>
          </w:pPr>
        </w:pPrChange>
      </w:pPr>
    </w:p>
    <w:p w:rsidR="002612A1" w:rsidDel="00A76C9B" w:rsidRDefault="001A1A2B" w:rsidP="009C4196">
      <w:pPr>
        <w:pStyle w:val="ListNumber"/>
        <w:rPr>
          <w:del w:id="396" w:author="Andrea Miller" w:date="2013-05-02T14:48:00Z"/>
        </w:rPr>
      </w:pPr>
      <w:bookmarkStart w:id="397" w:name="_Ref355269417"/>
      <w:ins w:id="398" w:author="Andrea Miller" w:date="2013-05-02T14:30:00Z">
        <w:r>
          <w:t xml:space="preserve">Locate the saved calibration data sets.  </w:t>
        </w:r>
      </w:ins>
      <w:r w:rsidR="002612A1">
        <w:t>Compile all of the results in to a single spreadsheet.</w:t>
      </w:r>
      <w:ins w:id="399" w:author="Andrea Miller" w:date="2013-05-02T14:31:00Z">
        <w:r>
          <w:t xml:space="preserve">  </w:t>
        </w:r>
      </w:ins>
      <w:bookmarkEnd w:id="397"/>
    </w:p>
    <w:p w:rsidR="002612A1" w:rsidDel="00A76C9B" w:rsidRDefault="002612A1" w:rsidP="00A76C9B">
      <w:pPr>
        <w:pStyle w:val="ListNumber"/>
        <w:rPr>
          <w:del w:id="400" w:author="Andrea Miller" w:date="2013-05-02T14:48:00Z"/>
        </w:rPr>
        <w:pPrChange w:id="401" w:author="Andrea Miller" w:date="2013-05-02T14:48:00Z">
          <w:pPr>
            <w:pStyle w:val="ListNumber"/>
            <w:numPr>
              <w:numId w:val="0"/>
            </w:numPr>
            <w:tabs>
              <w:tab w:val="clear" w:pos="360"/>
            </w:tabs>
            <w:ind w:left="0" w:firstLine="0"/>
          </w:pPr>
        </w:pPrChange>
      </w:pPr>
    </w:p>
    <w:p w:rsidR="002612A1" w:rsidDel="001A1A2B" w:rsidRDefault="002612A1" w:rsidP="00A76C9B">
      <w:pPr>
        <w:pStyle w:val="ListNumber"/>
        <w:rPr>
          <w:del w:id="402" w:author="Andrea Miller" w:date="2013-05-02T14:31:00Z"/>
        </w:rPr>
        <w:pPrChange w:id="403" w:author="Andrea Miller" w:date="2013-05-02T14:48:00Z">
          <w:pPr>
            <w:pStyle w:val="ListNumber"/>
            <w:numPr>
              <w:numId w:val="0"/>
            </w:numPr>
            <w:tabs>
              <w:tab w:val="clear" w:pos="360"/>
              <w:tab w:val="left" w:leader="underscore" w:pos="1800"/>
              <w:tab w:val="left" w:leader="underscore" w:pos="3600"/>
              <w:tab w:val="left" w:pos="5130"/>
              <w:tab w:val="left" w:leader="underscore" w:pos="8640"/>
            </w:tabs>
          </w:pPr>
        </w:pPrChange>
      </w:pPr>
      <w:del w:id="404" w:author="Andrea Miller" w:date="2013-05-02T14:31:00Z">
        <w:r w:rsidDel="001A1A2B">
          <w:tab/>
        </w:r>
        <w:r w:rsidDel="001A1A2B">
          <w:tab/>
          <w:delText xml:space="preserve"> </w:delText>
        </w:r>
        <w:r w:rsidRPr="00C34705" w:rsidDel="001A1A2B">
          <w:delText>Verified</w:delText>
        </w:r>
        <w:r w:rsidDel="001A1A2B">
          <w:tab/>
        </w:r>
        <w:r w:rsidRPr="00C34705" w:rsidDel="001A1A2B">
          <w:delText xml:space="preserve"> Not Verified</w:delText>
        </w:r>
        <w:r w:rsidDel="001A1A2B">
          <w:tab/>
          <w:delText>Non-Conformance Ref. No.</w:delText>
        </w:r>
        <w:r w:rsidDel="001A1A2B">
          <w:tab/>
        </w:r>
      </w:del>
    </w:p>
    <w:p w:rsidR="002612A1" w:rsidDel="00A76C9B" w:rsidRDefault="002612A1" w:rsidP="00A76C9B">
      <w:pPr>
        <w:pStyle w:val="ListNumber"/>
        <w:rPr>
          <w:del w:id="405" w:author="Andrea Miller" w:date="2013-05-02T14:48:00Z"/>
        </w:rPr>
        <w:pPrChange w:id="406" w:author="Andrea Miller" w:date="2013-05-02T14:48:00Z">
          <w:pPr>
            <w:pStyle w:val="ListNumber"/>
            <w:numPr>
              <w:numId w:val="0"/>
            </w:numPr>
            <w:tabs>
              <w:tab w:val="clear" w:pos="360"/>
              <w:tab w:val="left" w:leader="underscore" w:pos="1800"/>
              <w:tab w:val="left" w:leader="underscore" w:pos="3600"/>
              <w:tab w:val="left" w:pos="5130"/>
              <w:tab w:val="left" w:leader="underscore" w:pos="8640"/>
            </w:tabs>
          </w:pPr>
        </w:pPrChange>
      </w:pPr>
    </w:p>
    <w:p w:rsidR="002612A1" w:rsidRDefault="002612A1" w:rsidP="002612A1">
      <w:pPr>
        <w:pStyle w:val="ListNumber"/>
      </w:pPr>
      <w:bookmarkStart w:id="407" w:name="_Ref355269500"/>
      <w:r>
        <w:t>Remove the extra columns so the spreadsheet</w:t>
      </w:r>
      <w:ins w:id="408" w:author="Andrea Miller" w:date="2013-05-02T14:35:00Z">
        <w:r w:rsidR="00D20C50">
          <w:t xml:space="preserve"> displays only the failed calibration data</w:t>
        </w:r>
      </w:ins>
      <w:del w:id="409" w:author="Andrea Miller" w:date="2013-05-02T14:35:00Z">
        <w:r w:rsidDel="00D20C50">
          <w:delText xml:space="preserve"> loo</w:delText>
        </w:r>
      </w:del>
      <w:ins w:id="410" w:author="Andrea Miller" w:date="2013-05-02T14:35:00Z">
        <w:r w:rsidR="00D20C50">
          <w:t>.  An example of the spreadsheet loo</w:t>
        </w:r>
      </w:ins>
      <w:r>
        <w:t>ks like this:</w:t>
      </w:r>
      <w:bookmarkEnd w:id="407"/>
    </w:p>
    <w:p w:rsidR="00E91CA5" w:rsidRDefault="00E91CA5" w:rsidP="005E6CDE">
      <w:pPr>
        <w:pStyle w:val="BodyText"/>
      </w:pPr>
    </w:p>
    <w:tbl>
      <w:tblPr>
        <w:tblStyle w:val="TableGrid"/>
        <w:tblW w:w="0" w:type="auto"/>
        <w:tblInd w:w="468" w:type="dxa"/>
        <w:tblLook w:val="04A0" w:firstRow="1" w:lastRow="0" w:firstColumn="1" w:lastColumn="0" w:noHBand="0" w:noVBand="1"/>
      </w:tblPr>
      <w:tblGrid>
        <w:gridCol w:w="3885"/>
        <w:gridCol w:w="960"/>
        <w:gridCol w:w="960"/>
      </w:tblGrid>
      <w:tr w:rsidR="005E6CDE" w:rsidRPr="00395540" w:rsidTr="00A76C9B">
        <w:trPr>
          <w:trHeight w:val="300"/>
        </w:trPr>
        <w:tc>
          <w:tcPr>
            <w:tcW w:w="3090" w:type="dxa"/>
            <w:noWrap/>
            <w:hideMark/>
          </w:tcPr>
          <w:p w:rsidR="005E6CDE" w:rsidRPr="00395540" w:rsidRDefault="005E6CDE" w:rsidP="00C34705">
            <w:pPr>
              <w:pStyle w:val="BodyText"/>
            </w:pPr>
            <w:r w:rsidRPr="00395540">
              <w:t>Image Filename</w:t>
            </w:r>
          </w:p>
        </w:tc>
        <w:tc>
          <w:tcPr>
            <w:tcW w:w="960" w:type="dxa"/>
            <w:noWrap/>
            <w:hideMark/>
          </w:tcPr>
          <w:p w:rsidR="005E6CDE" w:rsidRPr="00395540" w:rsidRDefault="005E6CDE" w:rsidP="00C34705">
            <w:pPr>
              <w:pStyle w:val="BodyText"/>
            </w:pPr>
            <w:r w:rsidRPr="00395540">
              <w:t>Failed Pixels</w:t>
            </w:r>
          </w:p>
        </w:tc>
        <w:tc>
          <w:tcPr>
            <w:tcW w:w="960" w:type="dxa"/>
            <w:noWrap/>
            <w:hideMark/>
          </w:tcPr>
          <w:p w:rsidR="005E6CDE" w:rsidRPr="00395540" w:rsidRDefault="005E6CDE" w:rsidP="00C34705">
            <w:pPr>
              <w:pStyle w:val="BodyText"/>
            </w:pPr>
            <w:r w:rsidRPr="00395540">
              <w:t>Status</w:t>
            </w:r>
          </w:p>
        </w:tc>
      </w:tr>
      <w:tr w:rsidR="005E6CDE" w:rsidRPr="00395540" w:rsidTr="00A76C9B">
        <w:trPr>
          <w:trHeight w:val="300"/>
        </w:trPr>
        <w:tc>
          <w:tcPr>
            <w:tcW w:w="3090" w:type="dxa"/>
            <w:noWrap/>
            <w:hideMark/>
          </w:tcPr>
          <w:p w:rsidR="005E6CDE" w:rsidRPr="00395540" w:rsidRDefault="005E6CDE" w:rsidP="00C34705">
            <w:pPr>
              <w:pStyle w:val="BodyText"/>
            </w:pPr>
            <w:del w:id="411" w:author="Andrea Miller" w:date="2013-05-01T15:16:00Z">
              <w:r w:rsidRPr="00395540" w:rsidDel="001541F6">
                <w:delText>Calibration</w:delText>
              </w:r>
            </w:del>
            <w:ins w:id="412" w:author="Andrea Miller" w:date="2013-05-02T14:31:00Z">
              <w:r w:rsidR="001A1A2B">
                <w:t>Image</w:t>
              </w:r>
            </w:ins>
            <w:del w:id="413" w:author="Andrea Miller" w:date="2013-05-02T14:31:00Z">
              <w:r w:rsidRPr="00395540" w:rsidDel="001A1A2B">
                <w:delText>Image</w:delText>
              </w:r>
            </w:del>
            <w:r w:rsidRPr="00395540">
              <w:t>#</w:t>
            </w:r>
            <w:ins w:id="414" w:author="Andrea Miller" w:date="2013-05-02T14:31:00Z">
              <w:r w:rsidR="001A1A2B">
                <w:t>X</w:t>
              </w:r>
            </w:ins>
            <w:del w:id="415" w:author="Andrea Miller" w:date="2013-05-02T14:31:00Z">
              <w:r w:rsidRPr="00395540" w:rsidDel="001A1A2B">
                <w:delText>0</w:delText>
              </w:r>
            </w:del>
            <w:r w:rsidRPr="00395540">
              <w:t>.bmp</w:t>
            </w:r>
          </w:p>
        </w:tc>
        <w:tc>
          <w:tcPr>
            <w:tcW w:w="960" w:type="dxa"/>
            <w:noWrap/>
            <w:hideMark/>
          </w:tcPr>
          <w:p w:rsidR="005E6CDE" w:rsidRPr="00395540" w:rsidRDefault="005E6CDE" w:rsidP="00C34705">
            <w:pPr>
              <w:pStyle w:val="BodyText"/>
            </w:pPr>
            <w:r w:rsidRPr="00395540">
              <w:t>7622</w:t>
            </w:r>
          </w:p>
        </w:tc>
        <w:tc>
          <w:tcPr>
            <w:tcW w:w="960" w:type="dxa"/>
            <w:noWrap/>
            <w:hideMark/>
          </w:tcPr>
          <w:p w:rsidR="005E6CDE" w:rsidRPr="00395540" w:rsidRDefault="005E6CDE" w:rsidP="00C34705">
            <w:pPr>
              <w:pStyle w:val="BodyText"/>
            </w:pPr>
            <w:r w:rsidRPr="00395540">
              <w:t>Failed</w:t>
            </w:r>
          </w:p>
        </w:tc>
      </w:tr>
      <w:tr w:rsidR="005E6CDE" w:rsidRPr="00395540" w:rsidTr="00A76C9B">
        <w:trPr>
          <w:trHeight w:val="300"/>
        </w:trPr>
        <w:tc>
          <w:tcPr>
            <w:tcW w:w="3090" w:type="dxa"/>
            <w:noWrap/>
          </w:tcPr>
          <w:p w:rsidR="005E6CDE" w:rsidRPr="00395540" w:rsidRDefault="005E6CDE" w:rsidP="00C34705">
            <w:pPr>
              <w:pStyle w:val="BodyText"/>
            </w:pPr>
            <w:r>
              <w:t>…</w:t>
            </w:r>
          </w:p>
        </w:tc>
        <w:tc>
          <w:tcPr>
            <w:tcW w:w="960" w:type="dxa"/>
            <w:noWrap/>
          </w:tcPr>
          <w:p w:rsidR="005E6CDE" w:rsidRPr="00395540" w:rsidRDefault="005E6CDE" w:rsidP="00C34705">
            <w:pPr>
              <w:pStyle w:val="BodyText"/>
            </w:pPr>
            <w:r>
              <w:t>…</w:t>
            </w:r>
          </w:p>
        </w:tc>
        <w:tc>
          <w:tcPr>
            <w:tcW w:w="960" w:type="dxa"/>
            <w:noWrap/>
          </w:tcPr>
          <w:p w:rsidR="005E6CDE" w:rsidRPr="00395540" w:rsidRDefault="005E6CDE" w:rsidP="00C34705">
            <w:pPr>
              <w:pStyle w:val="BodyText"/>
            </w:pPr>
            <w:r>
              <w:t>…</w:t>
            </w:r>
          </w:p>
        </w:tc>
      </w:tr>
      <w:tr w:rsidR="00A76C9B" w:rsidRPr="00395540" w:rsidTr="00A76C9B">
        <w:trPr>
          <w:trHeight w:val="300"/>
        </w:trPr>
        <w:tc>
          <w:tcPr>
            <w:tcW w:w="3090" w:type="dxa"/>
            <w:noWrap/>
          </w:tcPr>
          <w:p w:rsidR="00A76C9B" w:rsidRDefault="00A76C9B" w:rsidP="00C34705">
            <w:pPr>
              <w:pStyle w:val="BodyText"/>
            </w:pPr>
            <w:ins w:id="416" w:author="Andrea Miller" w:date="2013-05-02T14:52:00Z">
              <w:r>
                <w:t>Image</w:t>
              </w:r>
              <w:r w:rsidRPr="00395540">
                <w:t>#</w:t>
              </w:r>
              <w:r>
                <w:t>X</w:t>
              </w:r>
              <w:r w:rsidRPr="00395540">
                <w:t>.bmp</w:t>
              </w:r>
            </w:ins>
            <w:del w:id="417" w:author="Andrea Miller" w:date="2013-05-01T15:16:00Z">
              <w:r w:rsidRPr="00395540" w:rsidDel="001541F6">
                <w:delText>Calibration</w:delText>
              </w:r>
            </w:del>
            <w:del w:id="418" w:author="Andrea Miller" w:date="2013-05-02T14:52:00Z">
              <w:r w:rsidRPr="00395540" w:rsidDel="00B12813">
                <w:delText>Image#</w:delText>
              </w:r>
              <w:r w:rsidDel="00B12813">
                <w:delText>10</w:delText>
              </w:r>
              <w:r w:rsidRPr="00395540" w:rsidDel="00B12813">
                <w:delText>0.bmp</w:delText>
              </w:r>
            </w:del>
          </w:p>
        </w:tc>
        <w:tc>
          <w:tcPr>
            <w:tcW w:w="960" w:type="dxa"/>
            <w:noWrap/>
          </w:tcPr>
          <w:p w:rsidR="00A76C9B" w:rsidRPr="00395540" w:rsidRDefault="00A76C9B" w:rsidP="00C34705">
            <w:pPr>
              <w:rPr>
                <w:color w:val="000000"/>
              </w:rPr>
            </w:pPr>
            <w:r>
              <w:rPr>
                <w:color w:val="000000"/>
              </w:rPr>
              <w:t>6993</w:t>
            </w:r>
          </w:p>
        </w:tc>
        <w:tc>
          <w:tcPr>
            <w:tcW w:w="960" w:type="dxa"/>
            <w:noWrap/>
          </w:tcPr>
          <w:p w:rsidR="00A76C9B" w:rsidRDefault="00A76C9B" w:rsidP="00C34705">
            <w:pPr>
              <w:pStyle w:val="BodyText"/>
            </w:pPr>
            <w:r>
              <w:t>Failed</w:t>
            </w:r>
          </w:p>
        </w:tc>
      </w:tr>
    </w:tbl>
    <w:p w:rsidR="002612A1" w:rsidRDefault="002612A1" w:rsidP="002612A1">
      <w:pPr>
        <w:pStyle w:val="ListNumber"/>
        <w:numPr>
          <w:ilvl w:val="0"/>
          <w:numId w:val="0"/>
        </w:numPr>
        <w:rPr>
          <w:ins w:id="419" w:author="Andrea Miller" w:date="2013-05-02T14:48:00Z"/>
        </w:rPr>
      </w:pPr>
    </w:p>
    <w:p w:rsidR="00A76C9B" w:rsidRDefault="00A76C9B" w:rsidP="00A76C9B">
      <w:pPr>
        <w:pStyle w:val="ListNumber"/>
        <w:numPr>
          <w:ilvl w:val="0"/>
          <w:numId w:val="0"/>
        </w:numPr>
        <w:ind w:left="360"/>
        <w:rPr>
          <w:ins w:id="420" w:author="Andrea Miller" w:date="2013-05-02T14:48:00Z"/>
        </w:rPr>
        <w:pPrChange w:id="421" w:author="Andrea Miller" w:date="2013-05-02T14:48:00Z">
          <w:pPr>
            <w:pStyle w:val="ListNumber"/>
          </w:pPr>
        </w:pPrChange>
      </w:pPr>
      <w:ins w:id="422" w:author="Andrea Miller" w:date="2013-05-02T14:48:00Z">
        <w:r>
          <w:t>Print out a final version of the results, sign and date the printout and attach them to this protocol.</w:t>
        </w:r>
      </w:ins>
    </w:p>
    <w:p w:rsidR="00A76C9B" w:rsidRDefault="00A76C9B" w:rsidP="00A76C9B">
      <w:pPr>
        <w:pStyle w:val="ListNumber"/>
        <w:numPr>
          <w:ilvl w:val="0"/>
          <w:numId w:val="0"/>
        </w:numPr>
        <w:rPr>
          <w:ins w:id="423" w:author="Andrea Miller" w:date="2013-05-02T14:48:00Z"/>
        </w:rPr>
      </w:pPr>
    </w:p>
    <w:p w:rsidR="00A76C9B" w:rsidRPr="0071534D" w:rsidRDefault="00A76C9B" w:rsidP="00A76C9B">
      <w:pPr>
        <w:pStyle w:val="ListNumber"/>
        <w:numPr>
          <w:ilvl w:val="0"/>
          <w:numId w:val="0"/>
        </w:numPr>
        <w:ind w:left="360"/>
        <w:rPr>
          <w:ins w:id="424" w:author="Andrea Miller" w:date="2013-05-02T14:48:00Z"/>
          <w:u w:val="single"/>
        </w:rPr>
      </w:pPr>
      <w:ins w:id="425" w:author="Andrea Miller" w:date="2013-05-02T14:48:00Z">
        <w:r>
          <w:t xml:space="preserve">Attached by: </w:t>
        </w:r>
        <w:r>
          <w:rPr>
            <w:u w:val="single"/>
          </w:rPr>
          <w:tab/>
        </w:r>
        <w:r>
          <w:rPr>
            <w:u w:val="single"/>
          </w:rPr>
          <w:tab/>
        </w:r>
        <w:r>
          <w:rPr>
            <w:u w:val="single"/>
          </w:rPr>
          <w:tab/>
        </w:r>
        <w:r>
          <w:rPr>
            <w:u w:val="single"/>
          </w:rPr>
          <w:tab/>
        </w:r>
        <w:r>
          <w:rPr>
            <w:u w:val="single"/>
          </w:rPr>
          <w:tab/>
        </w:r>
        <w:r>
          <w:tab/>
          <w:t xml:space="preserve">Date: </w:t>
        </w:r>
        <w:r>
          <w:rPr>
            <w:u w:val="single"/>
          </w:rPr>
          <w:tab/>
        </w:r>
        <w:r>
          <w:rPr>
            <w:u w:val="single"/>
          </w:rPr>
          <w:tab/>
        </w:r>
        <w:r>
          <w:rPr>
            <w:u w:val="single"/>
          </w:rPr>
          <w:tab/>
        </w:r>
        <w:r>
          <w:rPr>
            <w:u w:val="single"/>
          </w:rPr>
          <w:tab/>
        </w:r>
      </w:ins>
    </w:p>
    <w:p w:rsidR="00A76C9B" w:rsidRDefault="00A76C9B" w:rsidP="002612A1">
      <w:pPr>
        <w:pStyle w:val="ListNumber"/>
        <w:numPr>
          <w:ilvl w:val="0"/>
          <w:numId w:val="0"/>
        </w:numPr>
      </w:pPr>
    </w:p>
    <w:p w:rsidR="002612A1" w:rsidDel="00A76C9B" w:rsidRDefault="002612A1" w:rsidP="002612A1">
      <w:pPr>
        <w:pStyle w:val="ListNumber"/>
        <w:numPr>
          <w:ilvl w:val="0"/>
          <w:numId w:val="0"/>
        </w:numPr>
        <w:tabs>
          <w:tab w:val="left" w:leader="underscore" w:pos="1800"/>
          <w:tab w:val="left" w:leader="underscore" w:pos="3600"/>
          <w:tab w:val="left" w:pos="5130"/>
          <w:tab w:val="left" w:leader="underscore" w:pos="8640"/>
        </w:tabs>
        <w:ind w:left="360" w:hanging="360"/>
        <w:rPr>
          <w:del w:id="426" w:author="Andrea Miller" w:date="2013-05-02T14:48:00Z"/>
        </w:rPr>
      </w:pPr>
      <w:del w:id="427" w:author="Andrea Miller" w:date="2013-05-02T14:48:00Z">
        <w:r w:rsidDel="00A76C9B">
          <w:tab/>
        </w:r>
        <w:r w:rsidDel="00A76C9B">
          <w:tab/>
          <w:delText xml:space="preserve"> </w:delText>
        </w:r>
        <w:r w:rsidRPr="00C34705" w:rsidDel="00A76C9B">
          <w:delText>Verified</w:delText>
        </w:r>
        <w:r w:rsidDel="00A76C9B">
          <w:tab/>
        </w:r>
        <w:r w:rsidRPr="00C34705" w:rsidDel="00A76C9B">
          <w:delText xml:space="preserve"> Not Verified</w:delText>
        </w:r>
        <w:r w:rsidDel="00A76C9B">
          <w:tab/>
          <w:delText>Non-Conformance Ref. No.</w:delText>
        </w:r>
        <w:r w:rsidDel="00A76C9B">
          <w:tab/>
        </w:r>
      </w:del>
    </w:p>
    <w:p w:rsidR="002612A1" w:rsidDel="00A76C9B" w:rsidRDefault="002612A1" w:rsidP="002612A1">
      <w:pPr>
        <w:pStyle w:val="ListNumber"/>
        <w:numPr>
          <w:ilvl w:val="0"/>
          <w:numId w:val="0"/>
        </w:numPr>
        <w:tabs>
          <w:tab w:val="left" w:leader="underscore" w:pos="1800"/>
          <w:tab w:val="left" w:leader="underscore" w:pos="3600"/>
          <w:tab w:val="left" w:pos="5130"/>
          <w:tab w:val="left" w:leader="underscore" w:pos="8640"/>
        </w:tabs>
        <w:ind w:left="360" w:hanging="360"/>
        <w:rPr>
          <w:del w:id="428" w:author="Andrea Miller" w:date="2013-05-02T14:48:00Z"/>
        </w:rPr>
      </w:pPr>
    </w:p>
    <w:p w:rsidR="00D20C50" w:rsidRDefault="00D20C50" w:rsidP="00D20C50">
      <w:pPr>
        <w:pStyle w:val="ListNumber"/>
        <w:rPr>
          <w:ins w:id="429" w:author="Andrea Miller" w:date="2013-05-02T14:38:00Z"/>
        </w:rPr>
      </w:pPr>
      <w:ins w:id="430" w:author="Andrea Miller" w:date="2013-05-02T14:37:00Z">
        <w:r>
          <w:t xml:space="preserve">Repeat steps </w:t>
        </w:r>
        <w:r>
          <w:fldChar w:fldCharType="begin"/>
        </w:r>
        <w:r>
          <w:instrText xml:space="preserve"> REF _Ref355267923 \r \h </w:instrText>
        </w:r>
        <w:r>
          <w:fldChar w:fldCharType="separate"/>
        </w:r>
        <w:r>
          <w:t>3</w:t>
        </w:r>
        <w:r>
          <w:fldChar w:fldCharType="end"/>
        </w:r>
        <w:r>
          <w:t xml:space="preserve"> through </w:t>
        </w:r>
        <w:r>
          <w:fldChar w:fldCharType="begin"/>
        </w:r>
        <w:r>
          <w:instrText xml:space="preserve"> REF _Ref355267930 \r \h </w:instrText>
        </w:r>
        <w:r>
          <w:fldChar w:fldCharType="separate"/>
        </w:r>
        <w:r>
          <w:t>5</w:t>
        </w:r>
        <w:r>
          <w:fldChar w:fldCharType="end"/>
        </w:r>
        <w:r>
          <w:t xml:space="preserve"> f</w:t>
        </w:r>
        <w:r>
          <w:t>or all 8</w:t>
        </w:r>
        <w:r>
          <w:t xml:space="preserve">0 </w:t>
        </w:r>
        <w:r>
          <w:t xml:space="preserve">known passing </w:t>
        </w:r>
        <w:r>
          <w:t>images (</w:t>
        </w:r>
        <w:r>
          <w:t>eight</w:t>
        </w:r>
        <w:r>
          <w:t xml:space="preserve"> sets of ten images) </w:t>
        </w:r>
      </w:ins>
      <w:ins w:id="431" w:author="Andrea Miller" w:date="2013-05-02T14:38:00Z">
        <w:r>
          <w:t>from the folder:</w:t>
        </w:r>
      </w:ins>
    </w:p>
    <w:p w:rsidR="00D20C50" w:rsidRDefault="00D20C50" w:rsidP="00D20C50">
      <w:pPr>
        <w:pStyle w:val="ListNumber"/>
        <w:numPr>
          <w:ilvl w:val="0"/>
          <w:numId w:val="0"/>
        </w:numPr>
        <w:ind w:left="360"/>
        <w:rPr>
          <w:ins w:id="432" w:author="Andrea Miller" w:date="2013-05-02T14:37:00Z"/>
        </w:rPr>
        <w:pPrChange w:id="433" w:author="Andrea Miller" w:date="2013-05-02T14:38:00Z">
          <w:pPr>
            <w:pStyle w:val="ListNumber"/>
          </w:pPr>
        </w:pPrChange>
      </w:pPr>
      <w:ins w:id="434" w:author="Andrea Miller" w:date="2013-05-02T14:38:00Z">
        <w:r>
          <w:t>I</w:t>
        </w:r>
        <w:r w:rsidRPr="002612A1">
          <w:t>:\</w:t>
        </w:r>
      </w:ins>
      <w:ins w:id="435" w:author="Andrea Miller" w:date="2013-05-02T14:39:00Z">
        <w:r>
          <w:t>Calibration</w:t>
        </w:r>
      </w:ins>
      <w:ins w:id="436" w:author="Andrea Miller" w:date="2013-05-02T14:38:00Z">
        <w:r w:rsidRPr="002612A1">
          <w:t>_Testing\APR2</w:t>
        </w:r>
        <w:r>
          <w:t>011\NewCal_Images\NewCalAndyPass</w:t>
        </w:r>
        <w:r>
          <w:t>.  L</w:t>
        </w:r>
      </w:ins>
      <w:ins w:id="437" w:author="Andrea Miller" w:date="2013-05-02T14:37:00Z">
        <w:r>
          <w:t>abel each set with the next sequential number.  Record your initials and date for each set after all data is saved locally.</w:t>
        </w:r>
      </w:ins>
    </w:p>
    <w:p w:rsidR="00D20C50" w:rsidRDefault="00D20C50" w:rsidP="00D20C50">
      <w:pPr>
        <w:pStyle w:val="ListNumber"/>
        <w:numPr>
          <w:ilvl w:val="0"/>
          <w:numId w:val="0"/>
        </w:numPr>
        <w:ind w:left="360"/>
        <w:rPr>
          <w:ins w:id="438" w:author="Andrea Miller" w:date="2013-05-02T14:37:00Z"/>
        </w:rPr>
      </w:pPr>
    </w:p>
    <w:tbl>
      <w:tblPr>
        <w:tblStyle w:val="TableGrid"/>
        <w:tblW w:w="0" w:type="auto"/>
        <w:tblInd w:w="360" w:type="dxa"/>
        <w:tblLook w:val="04A0" w:firstRow="1" w:lastRow="0" w:firstColumn="1" w:lastColumn="0" w:noHBand="0" w:noVBand="1"/>
      </w:tblPr>
      <w:tblGrid>
        <w:gridCol w:w="3438"/>
        <w:gridCol w:w="1530"/>
        <w:gridCol w:w="4248"/>
      </w:tblGrid>
      <w:tr w:rsidR="00D20C50" w:rsidTr="0071534D">
        <w:trPr>
          <w:tblHeader/>
          <w:ins w:id="439" w:author="Andrea Miller" w:date="2013-05-02T14:37:00Z"/>
        </w:trPr>
        <w:tc>
          <w:tcPr>
            <w:tcW w:w="3438" w:type="dxa"/>
          </w:tcPr>
          <w:p w:rsidR="00D20C50" w:rsidRPr="0071534D" w:rsidRDefault="00D20C50" w:rsidP="0071534D">
            <w:pPr>
              <w:pStyle w:val="ListNumber"/>
              <w:numPr>
                <w:ilvl w:val="0"/>
                <w:numId w:val="0"/>
              </w:numPr>
              <w:jc w:val="center"/>
              <w:rPr>
                <w:ins w:id="440" w:author="Andrea Miller" w:date="2013-05-02T14:37:00Z"/>
                <w:b/>
              </w:rPr>
            </w:pPr>
            <w:ins w:id="441" w:author="Andrea Miller" w:date="2013-05-02T14:37:00Z">
              <w:r w:rsidRPr="0071534D">
                <w:rPr>
                  <w:b/>
                </w:rPr>
                <w:t>Images</w:t>
              </w:r>
            </w:ins>
          </w:p>
        </w:tc>
        <w:tc>
          <w:tcPr>
            <w:tcW w:w="1530" w:type="dxa"/>
          </w:tcPr>
          <w:p w:rsidR="00D20C50" w:rsidRPr="0071534D" w:rsidRDefault="00D20C50" w:rsidP="0071534D">
            <w:pPr>
              <w:pStyle w:val="ListNumber"/>
              <w:numPr>
                <w:ilvl w:val="0"/>
                <w:numId w:val="0"/>
              </w:numPr>
              <w:jc w:val="center"/>
              <w:rPr>
                <w:ins w:id="442" w:author="Andrea Miller" w:date="2013-05-02T14:37:00Z"/>
                <w:b/>
              </w:rPr>
            </w:pPr>
            <w:ins w:id="443" w:author="Andrea Miller" w:date="2013-05-02T14:37:00Z">
              <w:r w:rsidRPr="0071534D">
                <w:rPr>
                  <w:b/>
                </w:rPr>
                <w:t>Set</w:t>
              </w:r>
            </w:ins>
          </w:p>
        </w:tc>
        <w:tc>
          <w:tcPr>
            <w:tcW w:w="4248" w:type="dxa"/>
          </w:tcPr>
          <w:p w:rsidR="00D20C50" w:rsidRPr="0071534D" w:rsidRDefault="00D20C50" w:rsidP="0071534D">
            <w:pPr>
              <w:pStyle w:val="ListNumber"/>
              <w:numPr>
                <w:ilvl w:val="0"/>
                <w:numId w:val="0"/>
              </w:numPr>
              <w:jc w:val="center"/>
              <w:rPr>
                <w:ins w:id="444" w:author="Andrea Miller" w:date="2013-05-02T14:37:00Z"/>
                <w:b/>
              </w:rPr>
            </w:pPr>
            <w:ins w:id="445" w:author="Andrea Miller" w:date="2013-05-02T14:37:00Z">
              <w:r w:rsidRPr="0071534D">
                <w:rPr>
                  <w:b/>
                </w:rPr>
                <w:t>Initial and Date</w:t>
              </w:r>
            </w:ins>
          </w:p>
        </w:tc>
      </w:tr>
      <w:tr w:rsidR="00D20C50" w:rsidTr="0071534D">
        <w:trPr>
          <w:trHeight w:val="432"/>
          <w:ins w:id="446" w:author="Andrea Miller" w:date="2013-05-02T14:37:00Z"/>
        </w:trPr>
        <w:tc>
          <w:tcPr>
            <w:tcW w:w="3438" w:type="dxa"/>
          </w:tcPr>
          <w:p w:rsidR="00D20C50" w:rsidRDefault="00D20C50" w:rsidP="009C4196">
            <w:pPr>
              <w:pStyle w:val="ListNumber"/>
              <w:numPr>
                <w:ilvl w:val="0"/>
                <w:numId w:val="0"/>
              </w:numPr>
              <w:rPr>
                <w:ins w:id="447" w:author="Andrea Miller" w:date="2013-05-02T14:37:00Z"/>
              </w:rPr>
            </w:pPr>
            <w:ins w:id="448" w:author="Andrea Miller" w:date="2013-05-02T14:37:00Z">
              <w:r>
                <w:t>SN0</w:t>
              </w:r>
            </w:ins>
            <w:ins w:id="449" w:author="Andrea Miller" w:date="2013-05-02T14:39:00Z">
              <w:r>
                <w:t>9</w:t>
              </w:r>
            </w:ins>
            <w:ins w:id="450" w:author="Andrea Miller" w:date="2013-05-02T14:37:00Z">
              <w:r>
                <w:t>_0</w:t>
              </w:r>
            </w:ins>
            <w:ins w:id="451" w:author="Andrea Miller" w:date="2013-05-02T14:39:00Z">
              <w:r>
                <w:t>3</w:t>
              </w:r>
            </w:ins>
            <w:ins w:id="452" w:author="Andrea Miller" w:date="2013-05-02T14:37:00Z">
              <w:r>
                <w:t>_XX through SN0</w:t>
              </w:r>
            </w:ins>
            <w:ins w:id="453" w:author="Andrea Miller" w:date="2013-05-02T14:39:00Z">
              <w:r>
                <w:t>9</w:t>
              </w:r>
            </w:ins>
            <w:ins w:id="454" w:author="Andrea Miller" w:date="2013-05-02T14:37:00Z">
              <w:r>
                <w:t>_</w:t>
              </w:r>
            </w:ins>
            <w:ins w:id="455" w:author="Andrea Miller" w:date="2013-05-02T14:39:00Z">
              <w:r>
                <w:t>13</w:t>
              </w:r>
            </w:ins>
            <w:ins w:id="456" w:author="Andrea Miller" w:date="2013-05-02T14:37:00Z">
              <w:r>
                <w:t>_XX</w:t>
              </w:r>
            </w:ins>
          </w:p>
        </w:tc>
        <w:tc>
          <w:tcPr>
            <w:tcW w:w="1530" w:type="dxa"/>
          </w:tcPr>
          <w:p w:rsidR="00D20C50" w:rsidRDefault="00D20C50" w:rsidP="0071534D">
            <w:pPr>
              <w:pStyle w:val="ListNumber"/>
              <w:numPr>
                <w:ilvl w:val="0"/>
                <w:numId w:val="0"/>
              </w:numPr>
              <w:rPr>
                <w:ins w:id="457" w:author="Andrea Miller" w:date="2013-05-02T14:37:00Z"/>
              </w:rPr>
            </w:pPr>
            <w:ins w:id="458" w:author="Andrea Miller" w:date="2013-05-02T14:37:00Z">
              <w:r>
                <w:t>1112 Set 1</w:t>
              </w:r>
            </w:ins>
            <w:ins w:id="459" w:author="Andrea Miller" w:date="2013-05-02T14:38:00Z">
              <w:r>
                <w:t>1</w:t>
              </w:r>
            </w:ins>
          </w:p>
        </w:tc>
        <w:tc>
          <w:tcPr>
            <w:tcW w:w="4248" w:type="dxa"/>
          </w:tcPr>
          <w:p w:rsidR="00D20C50" w:rsidRDefault="00D20C50" w:rsidP="0071534D">
            <w:pPr>
              <w:pStyle w:val="ListNumber"/>
              <w:numPr>
                <w:ilvl w:val="0"/>
                <w:numId w:val="0"/>
              </w:numPr>
              <w:rPr>
                <w:ins w:id="460" w:author="Andrea Miller" w:date="2013-05-02T14:37:00Z"/>
              </w:rPr>
            </w:pPr>
          </w:p>
        </w:tc>
      </w:tr>
      <w:tr w:rsidR="00D20C50" w:rsidTr="0071534D">
        <w:trPr>
          <w:trHeight w:val="432"/>
          <w:ins w:id="461" w:author="Andrea Miller" w:date="2013-05-02T14:37:00Z"/>
        </w:trPr>
        <w:tc>
          <w:tcPr>
            <w:tcW w:w="3438" w:type="dxa"/>
          </w:tcPr>
          <w:p w:rsidR="00D20C50" w:rsidRDefault="00D20C50" w:rsidP="009C4196">
            <w:pPr>
              <w:pStyle w:val="ListNumber"/>
              <w:numPr>
                <w:ilvl w:val="0"/>
                <w:numId w:val="0"/>
              </w:numPr>
              <w:rPr>
                <w:ins w:id="462" w:author="Andrea Miller" w:date="2013-05-02T14:37:00Z"/>
              </w:rPr>
            </w:pPr>
            <w:ins w:id="463" w:author="Andrea Miller" w:date="2013-05-02T14:37:00Z">
              <w:r>
                <w:t>SN0</w:t>
              </w:r>
            </w:ins>
            <w:ins w:id="464" w:author="Andrea Miller" w:date="2013-05-02T14:43:00Z">
              <w:r>
                <w:t>9</w:t>
              </w:r>
            </w:ins>
            <w:ins w:id="465" w:author="Andrea Miller" w:date="2013-05-02T14:37:00Z">
              <w:r>
                <w:t>_1</w:t>
              </w:r>
            </w:ins>
            <w:ins w:id="466" w:author="Andrea Miller" w:date="2013-05-02T14:43:00Z">
              <w:r>
                <w:t>4</w:t>
              </w:r>
            </w:ins>
            <w:ins w:id="467" w:author="Andrea Miller" w:date="2013-05-02T14:37:00Z">
              <w:r>
                <w:t>_XX through SN0</w:t>
              </w:r>
            </w:ins>
            <w:ins w:id="468" w:author="Andrea Miller" w:date="2013-05-02T14:43:00Z">
              <w:r>
                <w:t>9</w:t>
              </w:r>
            </w:ins>
            <w:ins w:id="469" w:author="Andrea Miller" w:date="2013-05-02T14:37:00Z">
              <w:r>
                <w:t>_2</w:t>
              </w:r>
            </w:ins>
            <w:ins w:id="470" w:author="Andrea Miller" w:date="2013-05-02T14:43:00Z">
              <w:r>
                <w:t>6</w:t>
              </w:r>
            </w:ins>
            <w:ins w:id="471" w:author="Andrea Miller" w:date="2013-05-02T14:37:00Z">
              <w:r>
                <w:t>_XX</w:t>
              </w:r>
            </w:ins>
          </w:p>
        </w:tc>
        <w:tc>
          <w:tcPr>
            <w:tcW w:w="1530" w:type="dxa"/>
          </w:tcPr>
          <w:p w:rsidR="00D20C50" w:rsidRDefault="00D20C50" w:rsidP="0071534D">
            <w:pPr>
              <w:pStyle w:val="ListNumber"/>
              <w:numPr>
                <w:ilvl w:val="0"/>
                <w:numId w:val="0"/>
              </w:numPr>
              <w:rPr>
                <w:ins w:id="472" w:author="Andrea Miller" w:date="2013-05-02T14:37:00Z"/>
              </w:rPr>
            </w:pPr>
            <w:ins w:id="473" w:author="Andrea Miller" w:date="2013-05-02T14:37:00Z">
              <w:r>
                <w:t xml:space="preserve">1112 Set </w:t>
              </w:r>
            </w:ins>
            <w:ins w:id="474" w:author="Andrea Miller" w:date="2013-05-02T14:38:00Z">
              <w:r>
                <w:t>1</w:t>
              </w:r>
            </w:ins>
            <w:ins w:id="475" w:author="Andrea Miller" w:date="2013-05-02T14:37:00Z">
              <w:r>
                <w:t>2</w:t>
              </w:r>
            </w:ins>
          </w:p>
        </w:tc>
        <w:tc>
          <w:tcPr>
            <w:tcW w:w="4248" w:type="dxa"/>
          </w:tcPr>
          <w:p w:rsidR="00D20C50" w:rsidRDefault="00D20C50" w:rsidP="0071534D">
            <w:pPr>
              <w:pStyle w:val="ListNumber"/>
              <w:numPr>
                <w:ilvl w:val="0"/>
                <w:numId w:val="0"/>
              </w:numPr>
              <w:rPr>
                <w:ins w:id="476" w:author="Andrea Miller" w:date="2013-05-02T14:37:00Z"/>
              </w:rPr>
            </w:pPr>
          </w:p>
        </w:tc>
      </w:tr>
      <w:tr w:rsidR="00D20C50" w:rsidTr="0071534D">
        <w:trPr>
          <w:trHeight w:val="432"/>
          <w:ins w:id="477" w:author="Andrea Miller" w:date="2013-05-02T14:37:00Z"/>
        </w:trPr>
        <w:tc>
          <w:tcPr>
            <w:tcW w:w="3438" w:type="dxa"/>
          </w:tcPr>
          <w:p w:rsidR="00D20C50" w:rsidRDefault="00D20C50" w:rsidP="009C4196">
            <w:pPr>
              <w:pStyle w:val="ListNumber"/>
              <w:numPr>
                <w:ilvl w:val="0"/>
                <w:numId w:val="0"/>
              </w:numPr>
              <w:rPr>
                <w:ins w:id="478" w:author="Andrea Miller" w:date="2013-05-02T14:37:00Z"/>
              </w:rPr>
            </w:pPr>
            <w:ins w:id="479" w:author="Andrea Miller" w:date="2013-05-02T14:44:00Z">
              <w:r>
                <w:t>SN09_</w:t>
              </w:r>
              <w:r>
                <w:t>27</w:t>
              </w:r>
              <w:r>
                <w:t>_XX through SN09</w:t>
              </w:r>
              <w:r>
                <w:t>_37</w:t>
              </w:r>
              <w:r>
                <w:t>_XX</w:t>
              </w:r>
            </w:ins>
          </w:p>
        </w:tc>
        <w:tc>
          <w:tcPr>
            <w:tcW w:w="1530" w:type="dxa"/>
          </w:tcPr>
          <w:p w:rsidR="00D20C50" w:rsidRDefault="00D20C50" w:rsidP="0071534D">
            <w:pPr>
              <w:pStyle w:val="ListNumber"/>
              <w:numPr>
                <w:ilvl w:val="0"/>
                <w:numId w:val="0"/>
              </w:numPr>
              <w:rPr>
                <w:ins w:id="480" w:author="Andrea Miller" w:date="2013-05-02T14:37:00Z"/>
              </w:rPr>
            </w:pPr>
            <w:ins w:id="481" w:author="Andrea Miller" w:date="2013-05-02T14:37:00Z">
              <w:r>
                <w:t xml:space="preserve">1112 Set </w:t>
              </w:r>
            </w:ins>
            <w:ins w:id="482" w:author="Andrea Miller" w:date="2013-05-02T14:38:00Z">
              <w:r>
                <w:t>1</w:t>
              </w:r>
            </w:ins>
            <w:ins w:id="483" w:author="Andrea Miller" w:date="2013-05-02T14:37:00Z">
              <w:r>
                <w:t>3</w:t>
              </w:r>
            </w:ins>
          </w:p>
        </w:tc>
        <w:tc>
          <w:tcPr>
            <w:tcW w:w="4248" w:type="dxa"/>
          </w:tcPr>
          <w:p w:rsidR="00D20C50" w:rsidRDefault="00D20C50" w:rsidP="0071534D">
            <w:pPr>
              <w:pStyle w:val="ListNumber"/>
              <w:numPr>
                <w:ilvl w:val="0"/>
                <w:numId w:val="0"/>
              </w:numPr>
              <w:rPr>
                <w:ins w:id="484" w:author="Andrea Miller" w:date="2013-05-02T14:37:00Z"/>
              </w:rPr>
            </w:pPr>
          </w:p>
        </w:tc>
      </w:tr>
      <w:tr w:rsidR="00D20C50" w:rsidTr="0071534D">
        <w:trPr>
          <w:trHeight w:val="432"/>
          <w:ins w:id="485" w:author="Andrea Miller" w:date="2013-05-02T14:37:00Z"/>
        </w:trPr>
        <w:tc>
          <w:tcPr>
            <w:tcW w:w="3438" w:type="dxa"/>
          </w:tcPr>
          <w:p w:rsidR="00D20C50" w:rsidRDefault="00D20C50" w:rsidP="009C4196">
            <w:pPr>
              <w:pStyle w:val="ListNumber"/>
              <w:numPr>
                <w:ilvl w:val="0"/>
                <w:numId w:val="0"/>
              </w:numPr>
              <w:rPr>
                <w:ins w:id="486" w:author="Andrea Miller" w:date="2013-05-02T14:37:00Z"/>
              </w:rPr>
            </w:pPr>
            <w:ins w:id="487" w:author="Andrea Miller" w:date="2013-05-02T14:44:00Z">
              <w:r>
                <w:t>SN09_</w:t>
              </w:r>
              <w:r>
                <w:t>38</w:t>
              </w:r>
              <w:r>
                <w:t>_XX through SN09_</w:t>
              </w:r>
            </w:ins>
            <w:ins w:id="488" w:author="Andrea Miller" w:date="2013-05-02T14:45:00Z">
              <w:r>
                <w:t>48</w:t>
              </w:r>
            </w:ins>
            <w:ins w:id="489" w:author="Andrea Miller" w:date="2013-05-02T14:44:00Z">
              <w:r>
                <w:t>_XX</w:t>
              </w:r>
            </w:ins>
          </w:p>
        </w:tc>
        <w:tc>
          <w:tcPr>
            <w:tcW w:w="1530" w:type="dxa"/>
          </w:tcPr>
          <w:p w:rsidR="00D20C50" w:rsidRDefault="00D20C50" w:rsidP="0071534D">
            <w:pPr>
              <w:pStyle w:val="ListNumber"/>
              <w:numPr>
                <w:ilvl w:val="0"/>
                <w:numId w:val="0"/>
              </w:numPr>
              <w:rPr>
                <w:ins w:id="490" w:author="Andrea Miller" w:date="2013-05-02T14:37:00Z"/>
              </w:rPr>
            </w:pPr>
            <w:ins w:id="491" w:author="Andrea Miller" w:date="2013-05-02T14:37:00Z">
              <w:r>
                <w:t xml:space="preserve">1112 Set </w:t>
              </w:r>
            </w:ins>
            <w:ins w:id="492" w:author="Andrea Miller" w:date="2013-05-02T14:38:00Z">
              <w:r>
                <w:t>1</w:t>
              </w:r>
            </w:ins>
            <w:ins w:id="493" w:author="Andrea Miller" w:date="2013-05-02T14:37:00Z">
              <w:r>
                <w:t>4</w:t>
              </w:r>
            </w:ins>
          </w:p>
        </w:tc>
        <w:tc>
          <w:tcPr>
            <w:tcW w:w="4248" w:type="dxa"/>
          </w:tcPr>
          <w:p w:rsidR="00D20C50" w:rsidRDefault="00D20C50" w:rsidP="0071534D">
            <w:pPr>
              <w:pStyle w:val="ListNumber"/>
              <w:numPr>
                <w:ilvl w:val="0"/>
                <w:numId w:val="0"/>
              </w:numPr>
              <w:rPr>
                <w:ins w:id="494" w:author="Andrea Miller" w:date="2013-05-02T14:37:00Z"/>
              </w:rPr>
            </w:pPr>
          </w:p>
        </w:tc>
      </w:tr>
      <w:tr w:rsidR="00D20C50" w:rsidTr="0071534D">
        <w:trPr>
          <w:trHeight w:val="432"/>
          <w:ins w:id="495" w:author="Andrea Miller" w:date="2013-05-02T14:37:00Z"/>
        </w:trPr>
        <w:tc>
          <w:tcPr>
            <w:tcW w:w="3438" w:type="dxa"/>
          </w:tcPr>
          <w:p w:rsidR="00D20C50" w:rsidRDefault="00D20C50" w:rsidP="009C4196">
            <w:pPr>
              <w:pStyle w:val="ListNumber"/>
              <w:numPr>
                <w:ilvl w:val="0"/>
                <w:numId w:val="0"/>
              </w:numPr>
              <w:rPr>
                <w:ins w:id="496" w:author="Andrea Miller" w:date="2013-05-02T14:37:00Z"/>
              </w:rPr>
            </w:pPr>
            <w:ins w:id="497" w:author="Andrea Miller" w:date="2013-05-02T14:45:00Z">
              <w:r>
                <w:t>SN09_</w:t>
              </w:r>
              <w:r>
                <w:t>49</w:t>
              </w:r>
              <w:r>
                <w:t>_XX through SN09_</w:t>
              </w:r>
              <w:r w:rsidR="00A76C9B">
                <w:t>60</w:t>
              </w:r>
              <w:r>
                <w:t>_XX</w:t>
              </w:r>
            </w:ins>
          </w:p>
        </w:tc>
        <w:tc>
          <w:tcPr>
            <w:tcW w:w="1530" w:type="dxa"/>
          </w:tcPr>
          <w:p w:rsidR="00D20C50" w:rsidRDefault="00D20C50" w:rsidP="0071534D">
            <w:pPr>
              <w:pStyle w:val="ListNumber"/>
              <w:numPr>
                <w:ilvl w:val="0"/>
                <w:numId w:val="0"/>
              </w:numPr>
              <w:rPr>
                <w:ins w:id="498" w:author="Andrea Miller" w:date="2013-05-02T14:37:00Z"/>
              </w:rPr>
            </w:pPr>
            <w:ins w:id="499" w:author="Andrea Miller" w:date="2013-05-02T14:37:00Z">
              <w:r>
                <w:t xml:space="preserve">1112 Set </w:t>
              </w:r>
            </w:ins>
            <w:ins w:id="500" w:author="Andrea Miller" w:date="2013-05-02T14:38:00Z">
              <w:r>
                <w:t>1</w:t>
              </w:r>
            </w:ins>
            <w:ins w:id="501" w:author="Andrea Miller" w:date="2013-05-02T14:37:00Z">
              <w:r>
                <w:t>5</w:t>
              </w:r>
            </w:ins>
          </w:p>
        </w:tc>
        <w:tc>
          <w:tcPr>
            <w:tcW w:w="4248" w:type="dxa"/>
          </w:tcPr>
          <w:p w:rsidR="00D20C50" w:rsidRDefault="00D20C50" w:rsidP="0071534D">
            <w:pPr>
              <w:pStyle w:val="ListNumber"/>
              <w:numPr>
                <w:ilvl w:val="0"/>
                <w:numId w:val="0"/>
              </w:numPr>
              <w:rPr>
                <w:ins w:id="502" w:author="Andrea Miller" w:date="2013-05-02T14:37:00Z"/>
              </w:rPr>
            </w:pPr>
          </w:p>
        </w:tc>
      </w:tr>
      <w:tr w:rsidR="00D20C50" w:rsidTr="0071534D">
        <w:trPr>
          <w:trHeight w:val="432"/>
          <w:ins w:id="503" w:author="Andrea Miller" w:date="2013-05-02T14:37:00Z"/>
        </w:trPr>
        <w:tc>
          <w:tcPr>
            <w:tcW w:w="3438" w:type="dxa"/>
          </w:tcPr>
          <w:p w:rsidR="00D20C50" w:rsidRDefault="00A76C9B" w:rsidP="009C4196">
            <w:pPr>
              <w:pStyle w:val="ListNumber"/>
              <w:numPr>
                <w:ilvl w:val="0"/>
                <w:numId w:val="0"/>
              </w:numPr>
              <w:rPr>
                <w:ins w:id="504" w:author="Andrea Miller" w:date="2013-05-02T14:37:00Z"/>
              </w:rPr>
            </w:pPr>
            <w:ins w:id="505" w:author="Andrea Miller" w:date="2013-05-02T14:37:00Z">
              <w:r>
                <w:t>SN</w:t>
              </w:r>
            </w:ins>
            <w:ins w:id="506" w:author="Andrea Miller" w:date="2013-05-02T14:45:00Z">
              <w:r>
                <w:t>25</w:t>
              </w:r>
            </w:ins>
            <w:ins w:id="507" w:author="Andrea Miller" w:date="2013-05-02T14:37:00Z">
              <w:r w:rsidR="00D20C50">
                <w:t>_</w:t>
              </w:r>
            </w:ins>
            <w:ins w:id="508" w:author="Andrea Miller" w:date="2013-05-02T14:45:00Z">
              <w:r>
                <w:t>0</w:t>
              </w:r>
            </w:ins>
            <w:ins w:id="509" w:author="Andrea Miller" w:date="2013-05-02T14:37:00Z">
              <w:r w:rsidR="00D20C50">
                <w:t>1_XX through SN</w:t>
              </w:r>
            </w:ins>
            <w:ins w:id="510" w:author="Andrea Miller" w:date="2013-05-02T14:45:00Z">
              <w:r>
                <w:t>25</w:t>
              </w:r>
            </w:ins>
            <w:ins w:id="511" w:author="Andrea Miller" w:date="2013-05-02T14:37:00Z">
              <w:r w:rsidR="00D20C50">
                <w:t>_</w:t>
              </w:r>
            </w:ins>
            <w:ins w:id="512" w:author="Andrea Miller" w:date="2013-05-02T14:45:00Z">
              <w:r>
                <w:t>30</w:t>
              </w:r>
            </w:ins>
            <w:ins w:id="513" w:author="Andrea Miller" w:date="2013-05-02T14:37:00Z">
              <w:r w:rsidR="00D20C50">
                <w:t>_XX</w:t>
              </w:r>
            </w:ins>
          </w:p>
        </w:tc>
        <w:tc>
          <w:tcPr>
            <w:tcW w:w="1530" w:type="dxa"/>
          </w:tcPr>
          <w:p w:rsidR="00D20C50" w:rsidRDefault="00D20C50" w:rsidP="0071534D">
            <w:pPr>
              <w:pStyle w:val="ListNumber"/>
              <w:numPr>
                <w:ilvl w:val="0"/>
                <w:numId w:val="0"/>
              </w:numPr>
              <w:rPr>
                <w:ins w:id="514" w:author="Andrea Miller" w:date="2013-05-02T14:37:00Z"/>
              </w:rPr>
            </w:pPr>
            <w:ins w:id="515" w:author="Andrea Miller" w:date="2013-05-02T14:37:00Z">
              <w:r>
                <w:t xml:space="preserve">1112 Set </w:t>
              </w:r>
            </w:ins>
            <w:ins w:id="516" w:author="Andrea Miller" w:date="2013-05-02T14:38:00Z">
              <w:r>
                <w:t>1</w:t>
              </w:r>
            </w:ins>
            <w:ins w:id="517" w:author="Andrea Miller" w:date="2013-05-02T14:37:00Z">
              <w:r>
                <w:t>6</w:t>
              </w:r>
            </w:ins>
          </w:p>
        </w:tc>
        <w:tc>
          <w:tcPr>
            <w:tcW w:w="4248" w:type="dxa"/>
          </w:tcPr>
          <w:p w:rsidR="00D20C50" w:rsidRDefault="00D20C50" w:rsidP="0071534D">
            <w:pPr>
              <w:pStyle w:val="ListNumber"/>
              <w:numPr>
                <w:ilvl w:val="0"/>
                <w:numId w:val="0"/>
              </w:numPr>
              <w:rPr>
                <w:ins w:id="518" w:author="Andrea Miller" w:date="2013-05-02T14:37:00Z"/>
              </w:rPr>
            </w:pPr>
          </w:p>
        </w:tc>
      </w:tr>
      <w:tr w:rsidR="00D20C50" w:rsidTr="0071534D">
        <w:trPr>
          <w:trHeight w:val="432"/>
          <w:ins w:id="519" w:author="Andrea Miller" w:date="2013-05-02T14:37:00Z"/>
        </w:trPr>
        <w:tc>
          <w:tcPr>
            <w:tcW w:w="3438" w:type="dxa"/>
          </w:tcPr>
          <w:p w:rsidR="00D20C50" w:rsidRDefault="00A76C9B" w:rsidP="009C4196">
            <w:pPr>
              <w:pStyle w:val="ListNumber"/>
              <w:numPr>
                <w:ilvl w:val="0"/>
                <w:numId w:val="0"/>
              </w:numPr>
              <w:rPr>
                <w:ins w:id="520" w:author="Andrea Miller" w:date="2013-05-02T14:37:00Z"/>
              </w:rPr>
            </w:pPr>
            <w:ins w:id="521" w:author="Andrea Miller" w:date="2013-05-02T14:46:00Z">
              <w:r>
                <w:t>SN25_</w:t>
              </w:r>
              <w:r>
                <w:t>3</w:t>
              </w:r>
              <w:r>
                <w:t>1_XX through SN25_</w:t>
              </w:r>
              <w:r>
                <w:t>46</w:t>
              </w:r>
              <w:r>
                <w:t>_XX</w:t>
              </w:r>
            </w:ins>
          </w:p>
        </w:tc>
        <w:tc>
          <w:tcPr>
            <w:tcW w:w="1530" w:type="dxa"/>
          </w:tcPr>
          <w:p w:rsidR="00D20C50" w:rsidRDefault="00D20C50" w:rsidP="0071534D">
            <w:pPr>
              <w:pStyle w:val="ListNumber"/>
              <w:numPr>
                <w:ilvl w:val="0"/>
                <w:numId w:val="0"/>
              </w:numPr>
              <w:rPr>
                <w:ins w:id="522" w:author="Andrea Miller" w:date="2013-05-02T14:37:00Z"/>
              </w:rPr>
            </w:pPr>
            <w:ins w:id="523" w:author="Andrea Miller" w:date="2013-05-02T14:37:00Z">
              <w:r>
                <w:t xml:space="preserve">1112 Set </w:t>
              </w:r>
            </w:ins>
            <w:ins w:id="524" w:author="Andrea Miller" w:date="2013-05-02T14:38:00Z">
              <w:r>
                <w:t>1</w:t>
              </w:r>
            </w:ins>
            <w:ins w:id="525" w:author="Andrea Miller" w:date="2013-05-02T14:37:00Z">
              <w:r>
                <w:t>7</w:t>
              </w:r>
            </w:ins>
          </w:p>
        </w:tc>
        <w:tc>
          <w:tcPr>
            <w:tcW w:w="4248" w:type="dxa"/>
          </w:tcPr>
          <w:p w:rsidR="00D20C50" w:rsidRDefault="00D20C50" w:rsidP="0071534D">
            <w:pPr>
              <w:pStyle w:val="ListNumber"/>
              <w:numPr>
                <w:ilvl w:val="0"/>
                <w:numId w:val="0"/>
              </w:numPr>
              <w:rPr>
                <w:ins w:id="526" w:author="Andrea Miller" w:date="2013-05-02T14:37:00Z"/>
              </w:rPr>
            </w:pPr>
          </w:p>
        </w:tc>
      </w:tr>
      <w:tr w:rsidR="00D20C50" w:rsidTr="0071534D">
        <w:trPr>
          <w:trHeight w:val="432"/>
          <w:ins w:id="527" w:author="Andrea Miller" w:date="2013-05-02T14:37:00Z"/>
        </w:trPr>
        <w:tc>
          <w:tcPr>
            <w:tcW w:w="3438" w:type="dxa"/>
          </w:tcPr>
          <w:p w:rsidR="00D20C50" w:rsidRDefault="00A76C9B" w:rsidP="009C4196">
            <w:pPr>
              <w:pStyle w:val="ListNumber"/>
              <w:numPr>
                <w:ilvl w:val="0"/>
                <w:numId w:val="0"/>
              </w:numPr>
              <w:rPr>
                <w:ins w:id="528" w:author="Andrea Miller" w:date="2013-05-02T14:37:00Z"/>
              </w:rPr>
            </w:pPr>
            <w:ins w:id="529" w:author="Andrea Miller" w:date="2013-05-02T14:46:00Z">
              <w:r>
                <w:t>SN25_</w:t>
              </w:r>
              <w:r>
                <w:t>47</w:t>
              </w:r>
              <w:r>
                <w:t>_XX through SN25_</w:t>
              </w:r>
            </w:ins>
            <w:ins w:id="530" w:author="Andrea Miller" w:date="2013-05-02T14:47:00Z">
              <w:r>
                <w:t>60</w:t>
              </w:r>
            </w:ins>
            <w:ins w:id="531" w:author="Andrea Miller" w:date="2013-05-02T14:46:00Z">
              <w:r>
                <w:t>_XX</w:t>
              </w:r>
            </w:ins>
          </w:p>
        </w:tc>
        <w:tc>
          <w:tcPr>
            <w:tcW w:w="1530" w:type="dxa"/>
          </w:tcPr>
          <w:p w:rsidR="00D20C50" w:rsidRDefault="00D20C50" w:rsidP="0071534D">
            <w:pPr>
              <w:pStyle w:val="ListNumber"/>
              <w:numPr>
                <w:ilvl w:val="0"/>
                <w:numId w:val="0"/>
              </w:numPr>
              <w:rPr>
                <w:ins w:id="532" w:author="Andrea Miller" w:date="2013-05-02T14:37:00Z"/>
              </w:rPr>
            </w:pPr>
            <w:ins w:id="533" w:author="Andrea Miller" w:date="2013-05-02T14:37:00Z">
              <w:r>
                <w:t xml:space="preserve">1112 Set </w:t>
              </w:r>
            </w:ins>
            <w:ins w:id="534" w:author="Andrea Miller" w:date="2013-05-02T14:38:00Z">
              <w:r>
                <w:t>1</w:t>
              </w:r>
            </w:ins>
            <w:ins w:id="535" w:author="Andrea Miller" w:date="2013-05-02T14:37:00Z">
              <w:r>
                <w:t>8</w:t>
              </w:r>
            </w:ins>
          </w:p>
        </w:tc>
        <w:tc>
          <w:tcPr>
            <w:tcW w:w="4248" w:type="dxa"/>
          </w:tcPr>
          <w:p w:rsidR="00D20C50" w:rsidRDefault="00D20C50" w:rsidP="0071534D">
            <w:pPr>
              <w:pStyle w:val="ListNumber"/>
              <w:numPr>
                <w:ilvl w:val="0"/>
                <w:numId w:val="0"/>
              </w:numPr>
              <w:rPr>
                <w:ins w:id="536" w:author="Andrea Miller" w:date="2013-05-02T14:37:00Z"/>
              </w:rPr>
            </w:pPr>
          </w:p>
        </w:tc>
      </w:tr>
    </w:tbl>
    <w:p w:rsidR="00D20C50" w:rsidRDefault="00D20C50" w:rsidP="00D20C50">
      <w:pPr>
        <w:pStyle w:val="ListNumber"/>
        <w:numPr>
          <w:ilvl w:val="0"/>
          <w:numId w:val="0"/>
        </w:numPr>
        <w:ind w:left="360"/>
        <w:rPr>
          <w:ins w:id="537" w:author="Andrea Miller" w:date="2013-05-02T14:37:00Z"/>
        </w:rPr>
      </w:pPr>
    </w:p>
    <w:p w:rsidR="002612A1" w:rsidDel="00D20C50" w:rsidRDefault="002612A1" w:rsidP="002612A1">
      <w:pPr>
        <w:pStyle w:val="ListNumber"/>
        <w:rPr>
          <w:del w:id="538" w:author="Andrea Miller" w:date="2013-05-02T14:38:00Z"/>
        </w:rPr>
      </w:pPr>
      <w:del w:id="539" w:author="Andrea Miller" w:date="2013-05-02T14:38:00Z">
        <w:r w:rsidDel="00D20C50">
          <w:delText>Load all 80 allegedly passing images from the folder:</w:delText>
        </w:r>
      </w:del>
    </w:p>
    <w:p w:rsidR="002612A1" w:rsidDel="00D20C50" w:rsidRDefault="002612A1" w:rsidP="002612A1">
      <w:pPr>
        <w:pStyle w:val="ListNumber"/>
        <w:numPr>
          <w:ilvl w:val="0"/>
          <w:numId w:val="0"/>
        </w:numPr>
        <w:ind w:firstLine="360"/>
        <w:rPr>
          <w:del w:id="540" w:author="Andrea Miller" w:date="2013-05-02T14:38:00Z"/>
        </w:rPr>
      </w:pPr>
      <w:del w:id="541" w:author="Andrea Miller" w:date="2013-05-02T14:38:00Z">
        <w:r w:rsidDel="00D20C50">
          <w:delText>I</w:delText>
        </w:r>
        <w:r w:rsidRPr="002612A1" w:rsidDel="00D20C50">
          <w:delText>:\</w:delText>
        </w:r>
      </w:del>
      <w:del w:id="542" w:author="Andrea Miller" w:date="2013-05-01T15:16:00Z">
        <w:r w:rsidRPr="002612A1" w:rsidDel="001541F6">
          <w:delText>Calibration</w:delText>
        </w:r>
      </w:del>
      <w:del w:id="543" w:author="Andrea Miller" w:date="2013-05-02T14:38:00Z">
        <w:r w:rsidRPr="002612A1" w:rsidDel="00D20C50">
          <w:delText>_Testing\APR2</w:delText>
        </w:r>
        <w:r w:rsidDel="00D20C50">
          <w:delText>011\NewCal_Images\NewCalAndyPass</w:delText>
        </w:r>
      </w:del>
    </w:p>
    <w:p w:rsidR="002612A1" w:rsidDel="00D20C50" w:rsidRDefault="002612A1" w:rsidP="002612A1">
      <w:pPr>
        <w:pStyle w:val="ListNumber"/>
        <w:numPr>
          <w:ilvl w:val="0"/>
          <w:numId w:val="0"/>
        </w:numPr>
        <w:rPr>
          <w:del w:id="544" w:author="Andrea Miller" w:date="2013-05-02T14:38:00Z"/>
        </w:rPr>
      </w:pPr>
    </w:p>
    <w:p w:rsidR="002612A1" w:rsidDel="00D20C50" w:rsidRDefault="002612A1" w:rsidP="002612A1">
      <w:pPr>
        <w:pStyle w:val="ListNumber"/>
        <w:numPr>
          <w:ilvl w:val="0"/>
          <w:numId w:val="0"/>
        </w:numPr>
        <w:tabs>
          <w:tab w:val="left" w:leader="underscore" w:pos="1800"/>
          <w:tab w:val="left" w:leader="underscore" w:pos="3600"/>
          <w:tab w:val="left" w:pos="5130"/>
          <w:tab w:val="left" w:leader="underscore" w:pos="8640"/>
        </w:tabs>
        <w:ind w:left="360" w:hanging="360"/>
        <w:rPr>
          <w:del w:id="545" w:author="Andrea Miller" w:date="2013-05-02T14:38:00Z"/>
        </w:rPr>
      </w:pPr>
      <w:del w:id="546" w:author="Andrea Miller" w:date="2013-05-02T14:38:00Z">
        <w:r w:rsidDel="00D20C50">
          <w:tab/>
        </w:r>
        <w:r w:rsidDel="00D20C50">
          <w:tab/>
          <w:delText xml:space="preserve"> </w:delText>
        </w:r>
        <w:r w:rsidRPr="00C34705" w:rsidDel="00D20C50">
          <w:delText>Verified</w:delText>
        </w:r>
        <w:r w:rsidDel="00D20C50">
          <w:tab/>
        </w:r>
        <w:r w:rsidRPr="00C34705" w:rsidDel="00D20C50">
          <w:delText xml:space="preserve"> Not Verified</w:delText>
        </w:r>
        <w:r w:rsidDel="00D20C50">
          <w:tab/>
          <w:delText>Non-Conformance Ref. No.</w:delText>
        </w:r>
        <w:r w:rsidDel="00D20C50">
          <w:tab/>
        </w:r>
      </w:del>
    </w:p>
    <w:p w:rsidR="002612A1" w:rsidRPr="00C34705" w:rsidRDefault="002612A1" w:rsidP="002612A1">
      <w:pPr>
        <w:pStyle w:val="ListNumber"/>
        <w:numPr>
          <w:ilvl w:val="0"/>
          <w:numId w:val="0"/>
        </w:numPr>
        <w:tabs>
          <w:tab w:val="left" w:leader="underscore" w:pos="1800"/>
          <w:tab w:val="left" w:leader="underscore" w:pos="3600"/>
          <w:tab w:val="left" w:pos="5130"/>
          <w:tab w:val="left" w:leader="underscore" w:pos="8640"/>
        </w:tabs>
        <w:ind w:left="360" w:hanging="360"/>
      </w:pPr>
    </w:p>
    <w:p w:rsidR="008558C5" w:rsidDel="00A76C9B" w:rsidRDefault="008558C5" w:rsidP="008558C5">
      <w:pPr>
        <w:pStyle w:val="ListNumber"/>
        <w:rPr>
          <w:del w:id="547" w:author="Andrea Miller" w:date="2013-05-02T14:47:00Z"/>
        </w:rPr>
      </w:pPr>
      <w:del w:id="548" w:author="Andrea Miller" w:date="2013-05-02T14:47:00Z">
        <w:r w:rsidDel="00A76C9B">
          <w:delText xml:space="preserve">Export the </w:delText>
        </w:r>
      </w:del>
      <w:del w:id="549" w:author="Andrea Miller" w:date="2013-05-01T15:16:00Z">
        <w:r w:rsidDel="001541F6">
          <w:delText>calibration</w:delText>
        </w:r>
      </w:del>
      <w:del w:id="550" w:author="Andrea Miller" w:date="2013-05-02T14:47:00Z">
        <w:r w:rsidDel="00A76C9B">
          <w:delText xml:space="preserve"> data when prompted for each set.</w:delText>
        </w:r>
      </w:del>
    </w:p>
    <w:p w:rsidR="008558C5" w:rsidDel="00A76C9B" w:rsidRDefault="008558C5" w:rsidP="008558C5">
      <w:pPr>
        <w:pStyle w:val="ListNumber"/>
        <w:numPr>
          <w:ilvl w:val="0"/>
          <w:numId w:val="0"/>
        </w:numPr>
        <w:rPr>
          <w:del w:id="551" w:author="Andrea Miller" w:date="2013-05-02T14:47:00Z"/>
        </w:rPr>
      </w:pPr>
    </w:p>
    <w:p w:rsidR="008558C5" w:rsidDel="00A76C9B" w:rsidRDefault="008558C5" w:rsidP="008558C5">
      <w:pPr>
        <w:pStyle w:val="ListNumber"/>
        <w:numPr>
          <w:ilvl w:val="0"/>
          <w:numId w:val="0"/>
        </w:numPr>
        <w:tabs>
          <w:tab w:val="left" w:leader="underscore" w:pos="1800"/>
          <w:tab w:val="left" w:leader="underscore" w:pos="3600"/>
          <w:tab w:val="left" w:pos="5130"/>
          <w:tab w:val="left" w:leader="underscore" w:pos="8640"/>
        </w:tabs>
        <w:ind w:left="360" w:hanging="360"/>
        <w:rPr>
          <w:del w:id="552" w:author="Andrea Miller" w:date="2013-05-02T14:47:00Z"/>
        </w:rPr>
      </w:pPr>
      <w:del w:id="553" w:author="Andrea Miller" w:date="2013-05-02T14:47:00Z">
        <w:r w:rsidDel="00A76C9B">
          <w:tab/>
        </w:r>
        <w:r w:rsidDel="00A76C9B">
          <w:tab/>
          <w:delText xml:space="preserve"> </w:delText>
        </w:r>
        <w:r w:rsidRPr="00C34705" w:rsidDel="00A76C9B">
          <w:delText>Verified</w:delText>
        </w:r>
        <w:r w:rsidDel="00A76C9B">
          <w:tab/>
        </w:r>
        <w:r w:rsidRPr="00C34705" w:rsidDel="00A76C9B">
          <w:delText xml:space="preserve"> Not Verified</w:delText>
        </w:r>
        <w:r w:rsidDel="00A76C9B">
          <w:tab/>
          <w:delText>Non-Conformance Ref. No.</w:delText>
        </w:r>
        <w:r w:rsidDel="00A76C9B">
          <w:tab/>
        </w:r>
      </w:del>
    </w:p>
    <w:p w:rsidR="008558C5" w:rsidDel="00A76C9B" w:rsidRDefault="008558C5" w:rsidP="008558C5">
      <w:pPr>
        <w:pStyle w:val="ListNumber"/>
        <w:numPr>
          <w:ilvl w:val="0"/>
          <w:numId w:val="0"/>
        </w:numPr>
        <w:tabs>
          <w:tab w:val="left" w:leader="underscore" w:pos="1800"/>
          <w:tab w:val="left" w:leader="underscore" w:pos="3600"/>
          <w:tab w:val="left" w:pos="5130"/>
          <w:tab w:val="left" w:leader="underscore" w:pos="8640"/>
        </w:tabs>
        <w:ind w:left="360" w:hanging="360"/>
        <w:rPr>
          <w:del w:id="554" w:author="Andrea Miller" w:date="2013-05-02T14:47:00Z"/>
        </w:rPr>
      </w:pPr>
    </w:p>
    <w:p w:rsidR="00A76C9B" w:rsidRDefault="00A76C9B" w:rsidP="00A76C9B">
      <w:pPr>
        <w:pStyle w:val="ListNumber"/>
        <w:rPr>
          <w:ins w:id="555" w:author="Andrea Miller" w:date="2013-05-02T14:49:00Z"/>
        </w:rPr>
      </w:pPr>
      <w:ins w:id="556" w:author="Andrea Miller" w:date="2013-05-02T14:49:00Z">
        <w:r>
          <w:t xml:space="preserve">Locate the saved calibration data sets.  </w:t>
        </w:r>
        <w:r>
          <w:t>Compile all of the results in</w:t>
        </w:r>
        <w:r>
          <w:t xml:space="preserve">to </w:t>
        </w:r>
        <w:r>
          <w:t>the</w:t>
        </w:r>
        <w:r>
          <w:t xml:space="preserve"> spreadsheet</w:t>
        </w:r>
        <w:r>
          <w:t xml:space="preserve"> generated in step </w:t>
        </w:r>
        <w:r>
          <w:fldChar w:fldCharType="begin"/>
        </w:r>
        <w:r>
          <w:instrText xml:space="preserve"> REF _Ref355269500 \r \h </w:instrText>
        </w:r>
      </w:ins>
      <w:r>
        <w:fldChar w:fldCharType="separate"/>
      </w:r>
      <w:ins w:id="557" w:author="Andrea Miller" w:date="2013-05-02T14:49:00Z">
        <w:r>
          <w:t>6</w:t>
        </w:r>
        <w:r>
          <w:fldChar w:fldCharType="end"/>
        </w:r>
        <w:r>
          <w:t xml:space="preserve"> above</w:t>
        </w:r>
        <w:r>
          <w:t>.  Remove the extra columns so the spreadsheet displays only the failed calibration data.  An example of the spreadsheet looks like this:</w:t>
        </w:r>
      </w:ins>
    </w:p>
    <w:p w:rsidR="00A76C9B" w:rsidRDefault="00A76C9B" w:rsidP="00A76C9B">
      <w:pPr>
        <w:pStyle w:val="BodyText"/>
        <w:rPr>
          <w:ins w:id="558" w:author="Andrea Miller" w:date="2013-05-02T14:49:00Z"/>
        </w:rPr>
      </w:pPr>
    </w:p>
    <w:tbl>
      <w:tblPr>
        <w:tblStyle w:val="TableGrid"/>
        <w:tblW w:w="0" w:type="auto"/>
        <w:tblInd w:w="468" w:type="dxa"/>
        <w:tblLook w:val="04A0" w:firstRow="1" w:lastRow="0" w:firstColumn="1" w:lastColumn="0" w:noHBand="0" w:noVBand="1"/>
      </w:tblPr>
      <w:tblGrid>
        <w:gridCol w:w="2680"/>
        <w:gridCol w:w="960"/>
        <w:gridCol w:w="960"/>
      </w:tblGrid>
      <w:tr w:rsidR="00A76C9B" w:rsidRPr="00395540" w:rsidTr="00A76C9B">
        <w:trPr>
          <w:trHeight w:val="300"/>
          <w:ins w:id="559" w:author="Andrea Miller" w:date="2013-05-02T14:49:00Z"/>
        </w:trPr>
        <w:tc>
          <w:tcPr>
            <w:tcW w:w="2680" w:type="dxa"/>
            <w:noWrap/>
            <w:hideMark/>
          </w:tcPr>
          <w:p w:rsidR="00A76C9B" w:rsidRPr="00395540" w:rsidRDefault="00A76C9B" w:rsidP="0071534D">
            <w:pPr>
              <w:pStyle w:val="BodyText"/>
              <w:rPr>
                <w:ins w:id="560" w:author="Andrea Miller" w:date="2013-05-02T14:49:00Z"/>
              </w:rPr>
            </w:pPr>
            <w:ins w:id="561" w:author="Andrea Miller" w:date="2013-05-02T14:49:00Z">
              <w:r w:rsidRPr="00395540">
                <w:t>Image Filename</w:t>
              </w:r>
            </w:ins>
          </w:p>
        </w:tc>
        <w:tc>
          <w:tcPr>
            <w:tcW w:w="960" w:type="dxa"/>
            <w:noWrap/>
            <w:hideMark/>
          </w:tcPr>
          <w:p w:rsidR="00A76C9B" w:rsidRPr="00395540" w:rsidRDefault="00A76C9B" w:rsidP="0071534D">
            <w:pPr>
              <w:pStyle w:val="BodyText"/>
              <w:rPr>
                <w:ins w:id="562" w:author="Andrea Miller" w:date="2013-05-02T14:49:00Z"/>
              </w:rPr>
            </w:pPr>
            <w:ins w:id="563" w:author="Andrea Miller" w:date="2013-05-02T14:49:00Z">
              <w:r w:rsidRPr="00395540">
                <w:t>Failed Pixels</w:t>
              </w:r>
            </w:ins>
          </w:p>
        </w:tc>
        <w:tc>
          <w:tcPr>
            <w:tcW w:w="960" w:type="dxa"/>
            <w:noWrap/>
            <w:hideMark/>
          </w:tcPr>
          <w:p w:rsidR="00A76C9B" w:rsidRPr="00395540" w:rsidRDefault="00A76C9B" w:rsidP="0071534D">
            <w:pPr>
              <w:pStyle w:val="BodyText"/>
              <w:rPr>
                <w:ins w:id="564" w:author="Andrea Miller" w:date="2013-05-02T14:49:00Z"/>
              </w:rPr>
            </w:pPr>
            <w:ins w:id="565" w:author="Andrea Miller" w:date="2013-05-02T14:49:00Z">
              <w:r w:rsidRPr="00395540">
                <w:t>Status</w:t>
              </w:r>
            </w:ins>
          </w:p>
        </w:tc>
      </w:tr>
      <w:tr w:rsidR="00A76C9B" w:rsidRPr="00395540" w:rsidTr="00A76C9B">
        <w:trPr>
          <w:trHeight w:val="300"/>
          <w:ins w:id="566" w:author="Andrea Miller" w:date="2013-05-02T14:49:00Z"/>
        </w:trPr>
        <w:tc>
          <w:tcPr>
            <w:tcW w:w="2680" w:type="dxa"/>
            <w:noWrap/>
            <w:hideMark/>
          </w:tcPr>
          <w:p w:rsidR="00A76C9B" w:rsidRPr="00395540" w:rsidRDefault="00A76C9B" w:rsidP="0071534D">
            <w:pPr>
              <w:pStyle w:val="BodyText"/>
              <w:rPr>
                <w:ins w:id="567" w:author="Andrea Miller" w:date="2013-05-02T14:49:00Z"/>
              </w:rPr>
            </w:pPr>
            <w:ins w:id="568" w:author="Andrea Miller" w:date="2013-05-02T14:49:00Z">
              <w:r>
                <w:t>Image</w:t>
              </w:r>
              <w:r w:rsidRPr="00395540">
                <w:t>#</w:t>
              </w:r>
              <w:r>
                <w:t>X</w:t>
              </w:r>
              <w:r w:rsidRPr="00395540">
                <w:t>.bmp</w:t>
              </w:r>
            </w:ins>
          </w:p>
        </w:tc>
        <w:tc>
          <w:tcPr>
            <w:tcW w:w="960" w:type="dxa"/>
            <w:noWrap/>
            <w:hideMark/>
          </w:tcPr>
          <w:p w:rsidR="00A76C9B" w:rsidRPr="00395540" w:rsidRDefault="00A76C9B" w:rsidP="0071534D">
            <w:pPr>
              <w:pStyle w:val="BodyText"/>
              <w:rPr>
                <w:ins w:id="569" w:author="Andrea Miller" w:date="2013-05-02T14:49:00Z"/>
              </w:rPr>
            </w:pPr>
            <w:ins w:id="570" w:author="Andrea Miller" w:date="2013-05-02T14:49:00Z">
              <w:r w:rsidRPr="00395540">
                <w:t>7622</w:t>
              </w:r>
            </w:ins>
          </w:p>
        </w:tc>
        <w:tc>
          <w:tcPr>
            <w:tcW w:w="960" w:type="dxa"/>
            <w:noWrap/>
            <w:hideMark/>
          </w:tcPr>
          <w:p w:rsidR="00A76C9B" w:rsidRPr="00395540" w:rsidRDefault="00A76C9B" w:rsidP="0071534D">
            <w:pPr>
              <w:pStyle w:val="BodyText"/>
              <w:rPr>
                <w:ins w:id="571" w:author="Andrea Miller" w:date="2013-05-02T14:49:00Z"/>
              </w:rPr>
            </w:pPr>
            <w:ins w:id="572" w:author="Andrea Miller" w:date="2013-05-02T14:49:00Z">
              <w:r w:rsidRPr="00395540">
                <w:t>Failed</w:t>
              </w:r>
            </w:ins>
          </w:p>
        </w:tc>
      </w:tr>
      <w:tr w:rsidR="00A76C9B" w:rsidRPr="00395540" w:rsidTr="00A76C9B">
        <w:trPr>
          <w:trHeight w:val="300"/>
          <w:ins w:id="573" w:author="Andrea Miller" w:date="2013-05-02T14:49:00Z"/>
        </w:trPr>
        <w:tc>
          <w:tcPr>
            <w:tcW w:w="2680" w:type="dxa"/>
            <w:noWrap/>
          </w:tcPr>
          <w:p w:rsidR="00A76C9B" w:rsidRPr="00395540" w:rsidRDefault="00A76C9B" w:rsidP="0071534D">
            <w:pPr>
              <w:pStyle w:val="BodyText"/>
              <w:rPr>
                <w:ins w:id="574" w:author="Andrea Miller" w:date="2013-05-02T14:49:00Z"/>
              </w:rPr>
            </w:pPr>
            <w:ins w:id="575" w:author="Andrea Miller" w:date="2013-05-02T14:49:00Z">
              <w:r>
                <w:t>…</w:t>
              </w:r>
            </w:ins>
          </w:p>
        </w:tc>
        <w:tc>
          <w:tcPr>
            <w:tcW w:w="960" w:type="dxa"/>
            <w:noWrap/>
          </w:tcPr>
          <w:p w:rsidR="00A76C9B" w:rsidRPr="00395540" w:rsidRDefault="00A76C9B" w:rsidP="0071534D">
            <w:pPr>
              <w:pStyle w:val="BodyText"/>
              <w:rPr>
                <w:ins w:id="576" w:author="Andrea Miller" w:date="2013-05-02T14:49:00Z"/>
              </w:rPr>
            </w:pPr>
            <w:ins w:id="577" w:author="Andrea Miller" w:date="2013-05-02T14:49:00Z">
              <w:r>
                <w:t>…</w:t>
              </w:r>
            </w:ins>
          </w:p>
        </w:tc>
        <w:tc>
          <w:tcPr>
            <w:tcW w:w="960" w:type="dxa"/>
            <w:noWrap/>
          </w:tcPr>
          <w:p w:rsidR="00A76C9B" w:rsidRPr="00395540" w:rsidRDefault="00A76C9B" w:rsidP="0071534D">
            <w:pPr>
              <w:pStyle w:val="BodyText"/>
              <w:rPr>
                <w:ins w:id="578" w:author="Andrea Miller" w:date="2013-05-02T14:49:00Z"/>
              </w:rPr>
            </w:pPr>
            <w:ins w:id="579" w:author="Andrea Miller" w:date="2013-05-02T14:49:00Z">
              <w:r>
                <w:t>…</w:t>
              </w:r>
            </w:ins>
          </w:p>
        </w:tc>
      </w:tr>
      <w:tr w:rsidR="00A76C9B" w:rsidRPr="00395540" w:rsidTr="00A76C9B">
        <w:trPr>
          <w:trHeight w:val="300"/>
          <w:ins w:id="580" w:author="Andrea Miller" w:date="2013-05-02T14:49:00Z"/>
        </w:trPr>
        <w:tc>
          <w:tcPr>
            <w:tcW w:w="2680" w:type="dxa"/>
            <w:noWrap/>
          </w:tcPr>
          <w:p w:rsidR="00A76C9B" w:rsidRDefault="00A76C9B" w:rsidP="0071534D">
            <w:pPr>
              <w:pStyle w:val="BodyText"/>
              <w:rPr>
                <w:ins w:id="581" w:author="Andrea Miller" w:date="2013-05-02T14:49:00Z"/>
              </w:rPr>
            </w:pPr>
            <w:ins w:id="582" w:author="Andrea Miller" w:date="2013-05-02T14:52:00Z">
              <w:r>
                <w:t>Image</w:t>
              </w:r>
              <w:r w:rsidRPr="00395540">
                <w:t>#</w:t>
              </w:r>
              <w:r>
                <w:t>X</w:t>
              </w:r>
              <w:r w:rsidRPr="00395540">
                <w:t>.bmp</w:t>
              </w:r>
            </w:ins>
          </w:p>
        </w:tc>
        <w:tc>
          <w:tcPr>
            <w:tcW w:w="960" w:type="dxa"/>
            <w:noWrap/>
          </w:tcPr>
          <w:p w:rsidR="00A76C9B" w:rsidRPr="00395540" w:rsidRDefault="00A76C9B" w:rsidP="0071534D">
            <w:pPr>
              <w:rPr>
                <w:ins w:id="583" w:author="Andrea Miller" w:date="2013-05-02T14:49:00Z"/>
                <w:color w:val="000000"/>
              </w:rPr>
            </w:pPr>
            <w:ins w:id="584" w:author="Andrea Miller" w:date="2013-05-02T14:49:00Z">
              <w:r>
                <w:rPr>
                  <w:color w:val="000000"/>
                </w:rPr>
                <w:t>6993</w:t>
              </w:r>
            </w:ins>
          </w:p>
        </w:tc>
        <w:tc>
          <w:tcPr>
            <w:tcW w:w="960" w:type="dxa"/>
            <w:noWrap/>
          </w:tcPr>
          <w:p w:rsidR="00A76C9B" w:rsidRDefault="00A76C9B" w:rsidP="0071534D">
            <w:pPr>
              <w:pStyle w:val="BodyText"/>
              <w:rPr>
                <w:ins w:id="585" w:author="Andrea Miller" w:date="2013-05-02T14:49:00Z"/>
              </w:rPr>
            </w:pPr>
            <w:ins w:id="586" w:author="Andrea Miller" w:date="2013-05-02T14:49:00Z">
              <w:r>
                <w:t>Failed</w:t>
              </w:r>
            </w:ins>
          </w:p>
        </w:tc>
      </w:tr>
    </w:tbl>
    <w:p w:rsidR="00A76C9B" w:rsidRDefault="00A76C9B" w:rsidP="00A76C9B">
      <w:pPr>
        <w:pStyle w:val="ListNumber"/>
        <w:numPr>
          <w:ilvl w:val="0"/>
          <w:numId w:val="0"/>
        </w:numPr>
        <w:rPr>
          <w:ins w:id="587" w:author="Andrea Miller" w:date="2013-05-02T14:49:00Z"/>
        </w:rPr>
      </w:pPr>
    </w:p>
    <w:p w:rsidR="00A76C9B" w:rsidRDefault="00A76C9B" w:rsidP="00A76C9B">
      <w:pPr>
        <w:pStyle w:val="ListNumber"/>
        <w:numPr>
          <w:ilvl w:val="0"/>
          <w:numId w:val="0"/>
        </w:numPr>
        <w:ind w:left="360"/>
        <w:rPr>
          <w:ins w:id="588" w:author="Andrea Miller" w:date="2013-05-02T14:49:00Z"/>
        </w:rPr>
      </w:pPr>
      <w:ins w:id="589" w:author="Andrea Miller" w:date="2013-05-02T14:49:00Z">
        <w:r>
          <w:t>Print out a final version of the results, sign and date the printout and attach them to this protocol.</w:t>
        </w:r>
      </w:ins>
    </w:p>
    <w:p w:rsidR="00A76C9B" w:rsidRDefault="00A76C9B" w:rsidP="00A76C9B">
      <w:pPr>
        <w:pStyle w:val="ListNumber"/>
        <w:numPr>
          <w:ilvl w:val="0"/>
          <w:numId w:val="0"/>
        </w:numPr>
        <w:rPr>
          <w:ins w:id="590" w:author="Andrea Miller" w:date="2013-05-02T14:49:00Z"/>
        </w:rPr>
      </w:pPr>
    </w:p>
    <w:p w:rsidR="00A76C9B" w:rsidRPr="0071534D" w:rsidRDefault="00A76C9B" w:rsidP="00A76C9B">
      <w:pPr>
        <w:pStyle w:val="ListNumber"/>
        <w:numPr>
          <w:ilvl w:val="0"/>
          <w:numId w:val="0"/>
        </w:numPr>
        <w:ind w:left="360"/>
        <w:rPr>
          <w:ins w:id="591" w:author="Andrea Miller" w:date="2013-05-02T14:49:00Z"/>
          <w:u w:val="single"/>
        </w:rPr>
      </w:pPr>
      <w:ins w:id="592" w:author="Andrea Miller" w:date="2013-05-02T14:49:00Z">
        <w:r>
          <w:t xml:space="preserve">Attached by: </w:t>
        </w:r>
        <w:r>
          <w:rPr>
            <w:u w:val="single"/>
          </w:rPr>
          <w:tab/>
        </w:r>
        <w:r>
          <w:rPr>
            <w:u w:val="single"/>
          </w:rPr>
          <w:tab/>
        </w:r>
        <w:r>
          <w:rPr>
            <w:u w:val="single"/>
          </w:rPr>
          <w:tab/>
        </w:r>
        <w:r>
          <w:rPr>
            <w:u w:val="single"/>
          </w:rPr>
          <w:tab/>
        </w:r>
        <w:r>
          <w:rPr>
            <w:u w:val="single"/>
          </w:rPr>
          <w:tab/>
        </w:r>
        <w:r>
          <w:tab/>
          <w:t xml:space="preserve">Date: </w:t>
        </w:r>
        <w:r>
          <w:rPr>
            <w:u w:val="single"/>
          </w:rPr>
          <w:tab/>
        </w:r>
        <w:r>
          <w:rPr>
            <w:u w:val="single"/>
          </w:rPr>
          <w:tab/>
        </w:r>
        <w:r>
          <w:rPr>
            <w:u w:val="single"/>
          </w:rPr>
          <w:tab/>
        </w:r>
        <w:r>
          <w:rPr>
            <w:u w:val="single"/>
          </w:rPr>
          <w:tab/>
        </w:r>
      </w:ins>
    </w:p>
    <w:p w:rsidR="008558C5" w:rsidDel="00A76C9B" w:rsidRDefault="008558C5" w:rsidP="008558C5">
      <w:pPr>
        <w:pStyle w:val="ListNumber"/>
        <w:rPr>
          <w:del w:id="593" w:author="Andrea Miller" w:date="2013-05-02T14:47:00Z"/>
        </w:rPr>
      </w:pPr>
      <w:del w:id="594" w:author="Andrea Miller" w:date="2013-05-02T14:47:00Z">
        <w:r w:rsidDel="00A76C9B">
          <w:delText>Compile all of the results in to a single spreadsheet.</w:delText>
        </w:r>
      </w:del>
    </w:p>
    <w:p w:rsidR="008558C5" w:rsidDel="00A76C9B" w:rsidRDefault="008558C5" w:rsidP="008558C5">
      <w:pPr>
        <w:pStyle w:val="ListNumber"/>
        <w:numPr>
          <w:ilvl w:val="0"/>
          <w:numId w:val="0"/>
        </w:numPr>
        <w:rPr>
          <w:del w:id="595" w:author="Andrea Miller" w:date="2013-05-02T14:47:00Z"/>
        </w:rPr>
      </w:pPr>
    </w:p>
    <w:p w:rsidR="008558C5" w:rsidDel="00A76C9B" w:rsidRDefault="008558C5" w:rsidP="008558C5">
      <w:pPr>
        <w:pStyle w:val="ListNumber"/>
        <w:numPr>
          <w:ilvl w:val="0"/>
          <w:numId w:val="0"/>
        </w:numPr>
        <w:tabs>
          <w:tab w:val="left" w:leader="underscore" w:pos="1800"/>
          <w:tab w:val="left" w:leader="underscore" w:pos="3600"/>
          <w:tab w:val="left" w:pos="5130"/>
          <w:tab w:val="left" w:leader="underscore" w:pos="8640"/>
        </w:tabs>
        <w:ind w:left="360" w:hanging="360"/>
        <w:rPr>
          <w:del w:id="596" w:author="Andrea Miller" w:date="2013-05-02T14:47:00Z"/>
        </w:rPr>
      </w:pPr>
      <w:del w:id="597" w:author="Andrea Miller" w:date="2013-05-02T14:47:00Z">
        <w:r w:rsidDel="00A76C9B">
          <w:tab/>
        </w:r>
        <w:r w:rsidDel="00A76C9B">
          <w:tab/>
          <w:delText xml:space="preserve"> </w:delText>
        </w:r>
        <w:r w:rsidRPr="00C34705" w:rsidDel="00A76C9B">
          <w:delText>Verified</w:delText>
        </w:r>
        <w:r w:rsidDel="00A76C9B">
          <w:tab/>
        </w:r>
        <w:r w:rsidRPr="00C34705" w:rsidDel="00A76C9B">
          <w:delText xml:space="preserve"> Not Verified</w:delText>
        </w:r>
        <w:r w:rsidDel="00A76C9B">
          <w:tab/>
          <w:delText>Non-Conformance Ref. No.</w:delText>
        </w:r>
        <w:r w:rsidDel="00A76C9B">
          <w:tab/>
        </w:r>
      </w:del>
    </w:p>
    <w:p w:rsidR="008558C5" w:rsidDel="00A76C9B" w:rsidRDefault="008558C5" w:rsidP="008558C5">
      <w:pPr>
        <w:pStyle w:val="ListNumber"/>
        <w:numPr>
          <w:ilvl w:val="0"/>
          <w:numId w:val="0"/>
        </w:numPr>
        <w:tabs>
          <w:tab w:val="left" w:leader="underscore" w:pos="1800"/>
          <w:tab w:val="left" w:leader="underscore" w:pos="3600"/>
          <w:tab w:val="left" w:pos="5130"/>
          <w:tab w:val="left" w:leader="underscore" w:pos="8640"/>
        </w:tabs>
        <w:ind w:left="360" w:hanging="360"/>
        <w:rPr>
          <w:del w:id="598" w:author="Andrea Miller" w:date="2013-05-02T14:47:00Z"/>
        </w:rPr>
      </w:pPr>
    </w:p>
    <w:p w:rsidR="008558C5" w:rsidDel="00A76C9B" w:rsidRDefault="008558C5" w:rsidP="008558C5">
      <w:pPr>
        <w:pStyle w:val="ListNumber"/>
        <w:rPr>
          <w:del w:id="599" w:author="Andrea Miller" w:date="2013-05-02T14:47:00Z"/>
        </w:rPr>
      </w:pPr>
      <w:del w:id="600" w:author="Andrea Miller" w:date="2013-05-02T14:47:00Z">
        <w:r w:rsidDel="00A76C9B">
          <w:delText>Remove the extra columns so the spreadsheet looks like this:</w:delText>
        </w:r>
      </w:del>
    </w:p>
    <w:p w:rsidR="008558C5" w:rsidDel="00A76C9B" w:rsidRDefault="008558C5" w:rsidP="008558C5">
      <w:pPr>
        <w:pStyle w:val="BodyText"/>
        <w:rPr>
          <w:del w:id="601" w:author="Andrea Miller" w:date="2013-05-02T14:47:00Z"/>
        </w:rPr>
      </w:pPr>
    </w:p>
    <w:tbl>
      <w:tblPr>
        <w:tblStyle w:val="TableGrid"/>
        <w:tblW w:w="0" w:type="auto"/>
        <w:tblInd w:w="468" w:type="dxa"/>
        <w:tblLook w:val="04A0" w:firstRow="1" w:lastRow="0" w:firstColumn="1" w:lastColumn="0" w:noHBand="0" w:noVBand="1"/>
      </w:tblPr>
      <w:tblGrid>
        <w:gridCol w:w="2650"/>
        <w:gridCol w:w="960"/>
        <w:gridCol w:w="960"/>
      </w:tblGrid>
      <w:tr w:rsidR="008558C5" w:rsidRPr="00395540" w:rsidDel="00A76C9B" w:rsidTr="001A1A2B">
        <w:trPr>
          <w:trHeight w:val="300"/>
          <w:del w:id="602" w:author="Andrea Miller" w:date="2013-05-02T14:47:00Z"/>
        </w:trPr>
        <w:tc>
          <w:tcPr>
            <w:tcW w:w="2650" w:type="dxa"/>
            <w:noWrap/>
            <w:hideMark/>
          </w:tcPr>
          <w:p w:rsidR="008558C5" w:rsidRPr="00395540" w:rsidDel="00A76C9B" w:rsidRDefault="008558C5" w:rsidP="001A1A2B">
            <w:pPr>
              <w:pStyle w:val="BodyText"/>
              <w:rPr>
                <w:del w:id="603" w:author="Andrea Miller" w:date="2013-05-02T14:47:00Z"/>
              </w:rPr>
            </w:pPr>
            <w:del w:id="604" w:author="Andrea Miller" w:date="2013-05-02T14:47:00Z">
              <w:r w:rsidRPr="00395540" w:rsidDel="00A76C9B">
                <w:delText>Image Filename</w:delText>
              </w:r>
            </w:del>
          </w:p>
        </w:tc>
        <w:tc>
          <w:tcPr>
            <w:tcW w:w="960" w:type="dxa"/>
            <w:noWrap/>
            <w:hideMark/>
          </w:tcPr>
          <w:p w:rsidR="008558C5" w:rsidRPr="00395540" w:rsidDel="00A76C9B" w:rsidRDefault="008558C5" w:rsidP="001A1A2B">
            <w:pPr>
              <w:pStyle w:val="BodyText"/>
              <w:rPr>
                <w:del w:id="605" w:author="Andrea Miller" w:date="2013-05-02T14:47:00Z"/>
              </w:rPr>
            </w:pPr>
            <w:del w:id="606" w:author="Andrea Miller" w:date="2013-05-02T14:47:00Z">
              <w:r w:rsidRPr="00395540" w:rsidDel="00A76C9B">
                <w:delText>Failed Pixels</w:delText>
              </w:r>
            </w:del>
          </w:p>
        </w:tc>
        <w:tc>
          <w:tcPr>
            <w:tcW w:w="960" w:type="dxa"/>
            <w:noWrap/>
            <w:hideMark/>
          </w:tcPr>
          <w:p w:rsidR="008558C5" w:rsidRPr="00395540" w:rsidDel="00A76C9B" w:rsidRDefault="008558C5" w:rsidP="001A1A2B">
            <w:pPr>
              <w:pStyle w:val="BodyText"/>
              <w:rPr>
                <w:del w:id="607" w:author="Andrea Miller" w:date="2013-05-02T14:47:00Z"/>
              </w:rPr>
            </w:pPr>
            <w:del w:id="608" w:author="Andrea Miller" w:date="2013-05-02T14:47:00Z">
              <w:r w:rsidRPr="00395540" w:rsidDel="00A76C9B">
                <w:delText>Status</w:delText>
              </w:r>
            </w:del>
          </w:p>
        </w:tc>
      </w:tr>
      <w:tr w:rsidR="008558C5" w:rsidRPr="00395540" w:rsidDel="00A76C9B" w:rsidTr="001A1A2B">
        <w:trPr>
          <w:trHeight w:val="300"/>
          <w:del w:id="609" w:author="Andrea Miller" w:date="2013-05-02T14:47:00Z"/>
        </w:trPr>
        <w:tc>
          <w:tcPr>
            <w:tcW w:w="2650" w:type="dxa"/>
            <w:noWrap/>
            <w:hideMark/>
          </w:tcPr>
          <w:p w:rsidR="008558C5" w:rsidRPr="00395540" w:rsidDel="00A76C9B" w:rsidRDefault="008558C5" w:rsidP="001A1A2B">
            <w:pPr>
              <w:pStyle w:val="BodyText"/>
              <w:rPr>
                <w:del w:id="610" w:author="Andrea Miller" w:date="2013-05-02T14:47:00Z"/>
              </w:rPr>
            </w:pPr>
            <w:del w:id="611" w:author="Andrea Miller" w:date="2013-05-01T15:16:00Z">
              <w:r w:rsidRPr="00395540" w:rsidDel="001541F6">
                <w:delText>Calibration</w:delText>
              </w:r>
            </w:del>
            <w:del w:id="612" w:author="Andrea Miller" w:date="2013-05-02T14:47:00Z">
              <w:r w:rsidRPr="00395540" w:rsidDel="00A76C9B">
                <w:delText>Image#0.bmp</w:delText>
              </w:r>
            </w:del>
          </w:p>
        </w:tc>
        <w:tc>
          <w:tcPr>
            <w:tcW w:w="960" w:type="dxa"/>
            <w:noWrap/>
            <w:hideMark/>
          </w:tcPr>
          <w:p w:rsidR="008558C5" w:rsidRPr="00395540" w:rsidDel="00A76C9B" w:rsidRDefault="008558C5" w:rsidP="001A1A2B">
            <w:pPr>
              <w:pStyle w:val="BodyText"/>
              <w:rPr>
                <w:del w:id="613" w:author="Andrea Miller" w:date="2013-05-02T14:47:00Z"/>
              </w:rPr>
            </w:pPr>
            <w:del w:id="614" w:author="Andrea Miller" w:date="2013-05-02T14:47:00Z">
              <w:r w:rsidRPr="00395540" w:rsidDel="00A76C9B">
                <w:delText>7622</w:delText>
              </w:r>
            </w:del>
          </w:p>
        </w:tc>
        <w:tc>
          <w:tcPr>
            <w:tcW w:w="960" w:type="dxa"/>
            <w:noWrap/>
            <w:hideMark/>
          </w:tcPr>
          <w:p w:rsidR="008558C5" w:rsidRPr="00395540" w:rsidDel="00A76C9B" w:rsidRDefault="008558C5" w:rsidP="001A1A2B">
            <w:pPr>
              <w:pStyle w:val="BodyText"/>
              <w:rPr>
                <w:del w:id="615" w:author="Andrea Miller" w:date="2013-05-02T14:47:00Z"/>
              </w:rPr>
            </w:pPr>
            <w:del w:id="616" w:author="Andrea Miller" w:date="2013-05-02T14:47:00Z">
              <w:r w:rsidRPr="00395540" w:rsidDel="00A76C9B">
                <w:delText>Failed</w:delText>
              </w:r>
            </w:del>
          </w:p>
        </w:tc>
      </w:tr>
      <w:tr w:rsidR="008558C5" w:rsidRPr="00395540" w:rsidDel="00A76C9B" w:rsidTr="001A1A2B">
        <w:trPr>
          <w:trHeight w:val="300"/>
          <w:del w:id="617" w:author="Andrea Miller" w:date="2013-05-02T14:47:00Z"/>
        </w:trPr>
        <w:tc>
          <w:tcPr>
            <w:tcW w:w="2650" w:type="dxa"/>
            <w:noWrap/>
          </w:tcPr>
          <w:p w:rsidR="008558C5" w:rsidRPr="00395540" w:rsidDel="00A76C9B" w:rsidRDefault="008558C5" w:rsidP="001A1A2B">
            <w:pPr>
              <w:pStyle w:val="BodyText"/>
              <w:rPr>
                <w:del w:id="618" w:author="Andrea Miller" w:date="2013-05-02T14:47:00Z"/>
              </w:rPr>
            </w:pPr>
            <w:del w:id="619" w:author="Andrea Miller" w:date="2013-05-02T14:47:00Z">
              <w:r w:rsidDel="00A76C9B">
                <w:delText>…</w:delText>
              </w:r>
            </w:del>
          </w:p>
        </w:tc>
        <w:tc>
          <w:tcPr>
            <w:tcW w:w="960" w:type="dxa"/>
            <w:noWrap/>
          </w:tcPr>
          <w:p w:rsidR="008558C5" w:rsidRPr="00395540" w:rsidDel="00A76C9B" w:rsidRDefault="008558C5" w:rsidP="001A1A2B">
            <w:pPr>
              <w:pStyle w:val="BodyText"/>
              <w:rPr>
                <w:del w:id="620" w:author="Andrea Miller" w:date="2013-05-02T14:47:00Z"/>
              </w:rPr>
            </w:pPr>
            <w:del w:id="621" w:author="Andrea Miller" w:date="2013-05-02T14:47:00Z">
              <w:r w:rsidDel="00A76C9B">
                <w:delText>…</w:delText>
              </w:r>
            </w:del>
          </w:p>
        </w:tc>
        <w:tc>
          <w:tcPr>
            <w:tcW w:w="960" w:type="dxa"/>
            <w:noWrap/>
          </w:tcPr>
          <w:p w:rsidR="008558C5" w:rsidRPr="00395540" w:rsidDel="00A76C9B" w:rsidRDefault="008558C5" w:rsidP="001A1A2B">
            <w:pPr>
              <w:pStyle w:val="BodyText"/>
              <w:rPr>
                <w:del w:id="622" w:author="Andrea Miller" w:date="2013-05-02T14:47:00Z"/>
              </w:rPr>
            </w:pPr>
            <w:del w:id="623" w:author="Andrea Miller" w:date="2013-05-02T14:47:00Z">
              <w:r w:rsidDel="00A76C9B">
                <w:delText>…</w:delText>
              </w:r>
            </w:del>
          </w:p>
        </w:tc>
      </w:tr>
      <w:tr w:rsidR="008558C5" w:rsidRPr="00395540" w:rsidDel="00A76C9B" w:rsidTr="001A1A2B">
        <w:trPr>
          <w:trHeight w:val="300"/>
          <w:del w:id="624" w:author="Andrea Miller" w:date="2013-05-02T14:47:00Z"/>
        </w:trPr>
        <w:tc>
          <w:tcPr>
            <w:tcW w:w="2650" w:type="dxa"/>
            <w:noWrap/>
          </w:tcPr>
          <w:p w:rsidR="008558C5" w:rsidDel="00A76C9B" w:rsidRDefault="008558C5" w:rsidP="001A1A2B">
            <w:pPr>
              <w:pStyle w:val="BodyText"/>
              <w:rPr>
                <w:del w:id="625" w:author="Andrea Miller" w:date="2013-05-02T14:47:00Z"/>
              </w:rPr>
            </w:pPr>
            <w:del w:id="626" w:author="Andrea Miller" w:date="2013-05-01T15:16:00Z">
              <w:r w:rsidRPr="00395540" w:rsidDel="001541F6">
                <w:delText>Calibration</w:delText>
              </w:r>
            </w:del>
            <w:del w:id="627" w:author="Andrea Miller" w:date="2013-05-02T14:47:00Z">
              <w:r w:rsidRPr="00395540" w:rsidDel="00A76C9B">
                <w:delText>Image#</w:delText>
              </w:r>
              <w:r w:rsidDel="00A76C9B">
                <w:delText>10</w:delText>
              </w:r>
              <w:r w:rsidRPr="00395540" w:rsidDel="00A76C9B">
                <w:delText>0.bmp</w:delText>
              </w:r>
            </w:del>
          </w:p>
        </w:tc>
        <w:tc>
          <w:tcPr>
            <w:tcW w:w="960" w:type="dxa"/>
            <w:noWrap/>
          </w:tcPr>
          <w:p w:rsidR="008558C5" w:rsidRPr="00395540" w:rsidDel="00A76C9B" w:rsidRDefault="008558C5" w:rsidP="001A1A2B">
            <w:pPr>
              <w:rPr>
                <w:del w:id="628" w:author="Andrea Miller" w:date="2013-05-02T14:47:00Z"/>
                <w:color w:val="000000"/>
              </w:rPr>
            </w:pPr>
            <w:del w:id="629" w:author="Andrea Miller" w:date="2013-05-02T14:47:00Z">
              <w:r w:rsidDel="00A76C9B">
                <w:rPr>
                  <w:color w:val="000000"/>
                </w:rPr>
                <w:delText>6993</w:delText>
              </w:r>
            </w:del>
          </w:p>
        </w:tc>
        <w:tc>
          <w:tcPr>
            <w:tcW w:w="960" w:type="dxa"/>
            <w:noWrap/>
          </w:tcPr>
          <w:p w:rsidR="008558C5" w:rsidDel="00A76C9B" w:rsidRDefault="008558C5" w:rsidP="001A1A2B">
            <w:pPr>
              <w:pStyle w:val="BodyText"/>
              <w:rPr>
                <w:del w:id="630" w:author="Andrea Miller" w:date="2013-05-02T14:47:00Z"/>
              </w:rPr>
            </w:pPr>
            <w:del w:id="631" w:author="Andrea Miller" w:date="2013-05-02T14:47:00Z">
              <w:r w:rsidDel="00A76C9B">
                <w:delText>Failed</w:delText>
              </w:r>
            </w:del>
          </w:p>
        </w:tc>
      </w:tr>
    </w:tbl>
    <w:p w:rsidR="008558C5" w:rsidDel="00A76C9B" w:rsidRDefault="008558C5" w:rsidP="008558C5">
      <w:pPr>
        <w:pStyle w:val="ListNumber"/>
        <w:numPr>
          <w:ilvl w:val="0"/>
          <w:numId w:val="0"/>
        </w:numPr>
        <w:rPr>
          <w:del w:id="632" w:author="Andrea Miller" w:date="2013-05-02T14:47:00Z"/>
        </w:rPr>
      </w:pPr>
    </w:p>
    <w:p w:rsidR="008558C5" w:rsidDel="00A76C9B" w:rsidRDefault="008558C5" w:rsidP="008558C5">
      <w:pPr>
        <w:pStyle w:val="ListNumber"/>
        <w:numPr>
          <w:ilvl w:val="0"/>
          <w:numId w:val="0"/>
        </w:numPr>
        <w:tabs>
          <w:tab w:val="left" w:leader="underscore" w:pos="1800"/>
          <w:tab w:val="left" w:leader="underscore" w:pos="3600"/>
          <w:tab w:val="left" w:pos="5130"/>
          <w:tab w:val="left" w:leader="underscore" w:pos="8640"/>
        </w:tabs>
        <w:ind w:left="360" w:hanging="360"/>
        <w:rPr>
          <w:del w:id="633" w:author="Andrea Miller" w:date="2013-05-02T14:47:00Z"/>
        </w:rPr>
      </w:pPr>
      <w:del w:id="634" w:author="Andrea Miller" w:date="2013-05-02T14:47:00Z">
        <w:r w:rsidDel="00A76C9B">
          <w:tab/>
        </w:r>
        <w:r w:rsidDel="00A76C9B">
          <w:tab/>
          <w:delText xml:space="preserve"> </w:delText>
        </w:r>
        <w:r w:rsidRPr="00C34705" w:rsidDel="00A76C9B">
          <w:delText>Verified</w:delText>
        </w:r>
        <w:r w:rsidDel="00A76C9B">
          <w:tab/>
        </w:r>
        <w:r w:rsidRPr="00C34705" w:rsidDel="00A76C9B">
          <w:delText xml:space="preserve"> Not Verified</w:delText>
        </w:r>
        <w:r w:rsidDel="00A76C9B">
          <w:tab/>
          <w:delText>Non-Conformance Ref. No.</w:delText>
        </w:r>
        <w:r w:rsidDel="00A76C9B">
          <w:tab/>
        </w:r>
      </w:del>
    </w:p>
    <w:p w:rsidR="008558C5" w:rsidDel="00A76C9B" w:rsidRDefault="008558C5" w:rsidP="008558C5">
      <w:pPr>
        <w:pStyle w:val="ListNumber"/>
        <w:numPr>
          <w:ilvl w:val="0"/>
          <w:numId w:val="0"/>
        </w:numPr>
        <w:tabs>
          <w:tab w:val="left" w:leader="underscore" w:pos="1800"/>
          <w:tab w:val="left" w:leader="underscore" w:pos="3600"/>
          <w:tab w:val="left" w:pos="5130"/>
          <w:tab w:val="left" w:leader="underscore" w:pos="8640"/>
        </w:tabs>
        <w:ind w:left="360" w:hanging="360"/>
        <w:rPr>
          <w:del w:id="635" w:author="Andrea Miller" w:date="2013-05-02T14:47:00Z"/>
        </w:rPr>
      </w:pPr>
    </w:p>
    <w:p w:rsidR="00855733" w:rsidDel="00A76C9B" w:rsidRDefault="00855733" w:rsidP="00855733">
      <w:pPr>
        <w:pStyle w:val="ListNumber"/>
        <w:rPr>
          <w:del w:id="636" w:author="Andrea Miller" w:date="2013-05-02T14:49:00Z"/>
        </w:rPr>
      </w:pPr>
      <w:del w:id="637" w:author="Andrea Miller" w:date="2013-05-02T14:49:00Z">
        <w:r w:rsidDel="00A76C9B">
          <w:delText>Print the spreadsheet and attach to a completed copy of this procedure.</w:delText>
        </w:r>
      </w:del>
    </w:p>
    <w:p w:rsidR="00855733" w:rsidDel="00A76C9B" w:rsidRDefault="00855733" w:rsidP="00855733">
      <w:pPr>
        <w:pStyle w:val="ListNumber"/>
        <w:numPr>
          <w:ilvl w:val="0"/>
          <w:numId w:val="0"/>
        </w:numPr>
        <w:rPr>
          <w:del w:id="638" w:author="Andrea Miller" w:date="2013-05-02T14:49:00Z"/>
        </w:rPr>
      </w:pPr>
    </w:p>
    <w:p w:rsidR="00855733" w:rsidDel="00A76C9B" w:rsidRDefault="00855733" w:rsidP="00855733">
      <w:pPr>
        <w:pStyle w:val="ListNumber"/>
        <w:numPr>
          <w:ilvl w:val="0"/>
          <w:numId w:val="0"/>
        </w:numPr>
        <w:tabs>
          <w:tab w:val="left" w:leader="underscore" w:pos="1800"/>
          <w:tab w:val="left" w:leader="underscore" w:pos="3600"/>
          <w:tab w:val="left" w:pos="5130"/>
          <w:tab w:val="left" w:leader="underscore" w:pos="8640"/>
        </w:tabs>
        <w:ind w:left="360" w:hanging="360"/>
        <w:rPr>
          <w:del w:id="639" w:author="Andrea Miller" w:date="2013-05-02T14:49:00Z"/>
        </w:rPr>
      </w:pPr>
      <w:del w:id="640" w:author="Andrea Miller" w:date="2013-05-02T14:49:00Z">
        <w:r w:rsidDel="00A76C9B">
          <w:tab/>
        </w:r>
        <w:r w:rsidDel="00A76C9B">
          <w:tab/>
          <w:delText xml:space="preserve"> </w:delText>
        </w:r>
        <w:r w:rsidRPr="00C34705" w:rsidDel="00A76C9B">
          <w:delText>Verified</w:delText>
        </w:r>
        <w:r w:rsidDel="00A76C9B">
          <w:tab/>
        </w:r>
        <w:r w:rsidRPr="00C34705" w:rsidDel="00A76C9B">
          <w:delText xml:space="preserve"> Not Verified</w:delText>
        </w:r>
        <w:r w:rsidDel="00A76C9B">
          <w:tab/>
          <w:delText>Non-Conformance Ref. No.</w:delText>
        </w:r>
        <w:r w:rsidDel="00A76C9B">
          <w:tab/>
        </w:r>
      </w:del>
    </w:p>
    <w:p w:rsidR="00855733" w:rsidDel="00A76C9B" w:rsidRDefault="00855733" w:rsidP="00855733">
      <w:pPr>
        <w:pStyle w:val="ListNumber"/>
        <w:numPr>
          <w:ilvl w:val="0"/>
          <w:numId w:val="0"/>
        </w:numPr>
        <w:tabs>
          <w:tab w:val="left" w:leader="underscore" w:pos="1800"/>
          <w:tab w:val="left" w:leader="underscore" w:pos="3600"/>
          <w:tab w:val="left" w:pos="5130"/>
          <w:tab w:val="left" w:leader="underscore" w:pos="8640"/>
        </w:tabs>
        <w:ind w:left="360" w:hanging="360"/>
        <w:rPr>
          <w:del w:id="641" w:author="Andrea Miller" w:date="2013-05-02T14:49:00Z"/>
        </w:rPr>
      </w:pPr>
    </w:p>
    <w:p w:rsidR="005E6CDE" w:rsidRDefault="005E6CDE" w:rsidP="005E6CDE">
      <w:pPr>
        <w:pStyle w:val="Heading2"/>
      </w:pPr>
      <w:del w:id="642" w:author="Andrea Miller" w:date="2013-05-02T14:52:00Z">
        <w:r w:rsidDel="00A76C9B">
          <w:delText xml:space="preserve">Load passing and failing images in new </w:delText>
        </w:r>
      </w:del>
      <w:del w:id="643" w:author="Andrea Miller" w:date="2013-05-01T15:16:00Z">
        <w:r w:rsidDel="001541F6">
          <w:delText>calibration</w:delText>
        </w:r>
      </w:del>
      <w:ins w:id="644" w:author="Andrea Miller" w:date="2013-05-02T14:52:00Z">
        <w:r w:rsidR="00A76C9B">
          <w:t xml:space="preserve">Version 2.1 </w:t>
        </w:r>
      </w:ins>
      <w:ins w:id="645" w:author="Andrea Miller" w:date="2013-05-02T14:53:00Z">
        <w:r w:rsidR="00A76C9B">
          <w:t>Data Collection</w:t>
        </w:r>
      </w:ins>
    </w:p>
    <w:p w:rsidR="00A76C9B" w:rsidRDefault="00A76C9B" w:rsidP="00A76C9B">
      <w:pPr>
        <w:pStyle w:val="ListNumber"/>
        <w:numPr>
          <w:ilvl w:val="0"/>
          <w:numId w:val="16"/>
        </w:numPr>
        <w:rPr>
          <w:ins w:id="646" w:author="Andrea Miller" w:date="2013-05-02T14:53:00Z"/>
        </w:rPr>
        <w:pPrChange w:id="647" w:author="Andrea Miller" w:date="2013-05-02T14:53:00Z">
          <w:pPr>
            <w:pStyle w:val="ListNumber"/>
            <w:tabs>
              <w:tab w:val="clear" w:pos="360"/>
            </w:tabs>
          </w:pPr>
        </w:pPrChange>
      </w:pPr>
      <w:ins w:id="648" w:author="Andrea Miller" w:date="2013-05-02T14:53:00Z">
        <w:r>
          <w:t>IT will load a version of ClearView 2</w:t>
        </w:r>
        <w:r>
          <w:t>.1</w:t>
        </w:r>
        <w:r>
          <w:t xml:space="preserve"> and document the installation per the appropriate quality system procedures.  The appropriate installation documentation will be attached to this protocol. </w:t>
        </w:r>
      </w:ins>
    </w:p>
    <w:p w:rsidR="00A76C9B" w:rsidRDefault="00A76C9B" w:rsidP="00A76C9B">
      <w:pPr>
        <w:pStyle w:val="ListNumber"/>
        <w:numPr>
          <w:ilvl w:val="0"/>
          <w:numId w:val="0"/>
        </w:numPr>
        <w:ind w:left="360"/>
        <w:rPr>
          <w:ins w:id="649" w:author="Andrea Miller" w:date="2013-05-02T14:53:00Z"/>
        </w:rPr>
      </w:pPr>
    </w:p>
    <w:p w:rsidR="00A76C9B" w:rsidRPr="0071534D" w:rsidRDefault="00A76C9B" w:rsidP="00A76C9B">
      <w:pPr>
        <w:pStyle w:val="ListNumber"/>
        <w:numPr>
          <w:ilvl w:val="0"/>
          <w:numId w:val="0"/>
        </w:numPr>
        <w:ind w:left="360"/>
        <w:rPr>
          <w:ins w:id="650" w:author="Andrea Miller" w:date="2013-05-02T14:53:00Z"/>
          <w:u w:val="single"/>
        </w:rPr>
      </w:pPr>
      <w:ins w:id="651" w:author="Andrea Miller" w:date="2013-05-02T14:53:00Z">
        <w:r>
          <w:t xml:space="preserve">Attached by: </w:t>
        </w:r>
        <w:r>
          <w:rPr>
            <w:u w:val="single"/>
          </w:rPr>
          <w:tab/>
        </w:r>
        <w:r>
          <w:rPr>
            <w:u w:val="single"/>
          </w:rPr>
          <w:tab/>
        </w:r>
        <w:r>
          <w:rPr>
            <w:u w:val="single"/>
          </w:rPr>
          <w:tab/>
        </w:r>
        <w:r>
          <w:rPr>
            <w:u w:val="single"/>
          </w:rPr>
          <w:tab/>
        </w:r>
        <w:r>
          <w:rPr>
            <w:u w:val="single"/>
          </w:rPr>
          <w:tab/>
        </w:r>
        <w:r>
          <w:tab/>
          <w:t xml:space="preserve">Date: </w:t>
        </w:r>
        <w:r>
          <w:rPr>
            <w:u w:val="single"/>
          </w:rPr>
          <w:tab/>
        </w:r>
        <w:r>
          <w:rPr>
            <w:u w:val="single"/>
          </w:rPr>
          <w:tab/>
        </w:r>
        <w:r>
          <w:rPr>
            <w:u w:val="single"/>
          </w:rPr>
          <w:tab/>
        </w:r>
        <w:r>
          <w:rPr>
            <w:u w:val="single"/>
          </w:rPr>
          <w:tab/>
        </w:r>
      </w:ins>
    </w:p>
    <w:p w:rsidR="00A76C9B" w:rsidRDefault="00A76C9B" w:rsidP="00A76C9B">
      <w:pPr>
        <w:pStyle w:val="ListNumber"/>
        <w:numPr>
          <w:ilvl w:val="0"/>
          <w:numId w:val="0"/>
        </w:numPr>
        <w:ind w:left="360"/>
        <w:rPr>
          <w:ins w:id="652" w:author="Andrea Miller" w:date="2013-05-02T14:53:00Z"/>
        </w:rPr>
        <w:pPrChange w:id="653" w:author="Andrea Miller" w:date="2013-05-02T14:53:00Z">
          <w:pPr>
            <w:pStyle w:val="ListNumber"/>
            <w:numPr>
              <w:numId w:val="14"/>
            </w:numPr>
          </w:pPr>
        </w:pPrChange>
      </w:pPr>
    </w:p>
    <w:p w:rsidR="005E6CDE" w:rsidRDefault="005E6CDE" w:rsidP="00A76C9B">
      <w:pPr>
        <w:pStyle w:val="ListNumber"/>
        <w:numPr>
          <w:ilvl w:val="0"/>
          <w:numId w:val="16"/>
        </w:numPr>
        <w:pPrChange w:id="654" w:author="Andrea Miller" w:date="2013-05-02T14:53:00Z">
          <w:pPr>
            <w:pStyle w:val="ListNumber"/>
            <w:numPr>
              <w:numId w:val="14"/>
            </w:numPr>
          </w:pPr>
        </w:pPrChange>
      </w:pPr>
      <w:del w:id="655" w:author="Andrea Miller" w:date="2013-05-02T14:54:00Z">
        <w:r w:rsidDel="00A76C9B">
          <w:delText>Using an installation of</w:delText>
        </w:r>
      </w:del>
      <w:ins w:id="656" w:author="Andrea Miller" w:date="2013-05-02T14:54:00Z">
        <w:r w:rsidR="00A76C9B">
          <w:t>Log into the</w:t>
        </w:r>
      </w:ins>
      <w:r>
        <w:t xml:space="preserve"> ClearView </w:t>
      </w:r>
      <w:ins w:id="657" w:author="Andrea Miller" w:date="2013-05-02T14:54:00Z">
        <w:r w:rsidR="00A76C9B">
          <w:t xml:space="preserve">v. </w:t>
        </w:r>
      </w:ins>
      <w:r>
        <w:t>2.1</w:t>
      </w:r>
      <w:del w:id="658" w:author="Andrea Miller" w:date="2013-05-02T14:54:00Z">
        <w:r w:rsidR="00B83C42" w:rsidDel="00A76C9B">
          <w:delText xml:space="preserve"> log in</w:delText>
        </w:r>
      </w:del>
      <w:r w:rsidR="00B83C42">
        <w:t xml:space="preserve"> as administrator.</w:t>
      </w:r>
    </w:p>
    <w:p w:rsidR="00B83C42" w:rsidRDefault="00B83C42" w:rsidP="00B83C42">
      <w:pPr>
        <w:pStyle w:val="ListNumber"/>
        <w:numPr>
          <w:ilvl w:val="0"/>
          <w:numId w:val="0"/>
        </w:numPr>
      </w:pPr>
    </w:p>
    <w:p w:rsidR="00B83C42" w:rsidRDefault="00B83C42" w:rsidP="00B83C42">
      <w:pPr>
        <w:pStyle w:val="ListNumber"/>
        <w:numPr>
          <w:ilvl w:val="0"/>
          <w:numId w:val="0"/>
        </w:numPr>
        <w:tabs>
          <w:tab w:val="left" w:leader="underscore" w:pos="1800"/>
          <w:tab w:val="left" w:leader="underscore" w:pos="3600"/>
          <w:tab w:val="left" w:pos="5130"/>
          <w:tab w:val="left" w:leader="underscore" w:pos="8640"/>
        </w:tabs>
        <w:ind w:left="360" w:hanging="360"/>
      </w:pPr>
      <w:r>
        <w:tab/>
      </w:r>
      <w:r>
        <w:tab/>
        <w:t xml:space="preserve"> </w:t>
      </w:r>
      <w:r w:rsidRPr="00C34705">
        <w:t>Verified</w:t>
      </w:r>
      <w:r>
        <w:tab/>
      </w:r>
      <w:r w:rsidRPr="00C34705">
        <w:t xml:space="preserve"> Not Verified</w:t>
      </w:r>
      <w:r>
        <w:tab/>
        <w:t>Non-Conformance Ref. No.</w:t>
      </w:r>
      <w:r>
        <w:tab/>
      </w:r>
    </w:p>
    <w:p w:rsidR="003E1AA1" w:rsidRDefault="003E1AA1" w:rsidP="00B83C42">
      <w:pPr>
        <w:pStyle w:val="ListNumber"/>
        <w:numPr>
          <w:ilvl w:val="0"/>
          <w:numId w:val="0"/>
        </w:numPr>
        <w:tabs>
          <w:tab w:val="left" w:leader="underscore" w:pos="1800"/>
          <w:tab w:val="left" w:leader="underscore" w:pos="3600"/>
          <w:tab w:val="left" w:pos="5130"/>
          <w:tab w:val="left" w:leader="underscore" w:pos="8640"/>
        </w:tabs>
        <w:ind w:left="360" w:hanging="360"/>
      </w:pPr>
    </w:p>
    <w:p w:rsidR="009C4196" w:rsidRDefault="009C4196" w:rsidP="009C4196">
      <w:pPr>
        <w:pStyle w:val="ListNumber"/>
        <w:rPr>
          <w:ins w:id="659" w:author="Andrea Miller" w:date="2013-05-02T14:55:00Z"/>
        </w:rPr>
      </w:pPr>
      <w:ins w:id="660" w:author="Andrea Miller" w:date="2013-05-02T14:55:00Z">
        <w:r>
          <w:t>Open the Calibration window and load the first ten (10) of the known failing images from the folder: I</w:t>
        </w:r>
        <w:r w:rsidRPr="002612A1">
          <w:t>:\</w:t>
        </w:r>
        <w:r>
          <w:t>Calibration</w:t>
        </w:r>
        <w:r w:rsidRPr="002612A1">
          <w:t>_Testing\APR2011\NewCal_Images\</w:t>
        </w:r>
        <w:proofErr w:type="gramStart"/>
        <w:r w:rsidRPr="002612A1">
          <w:t>NewCalAndyFail</w:t>
        </w:r>
        <w:r>
          <w:t xml:space="preserve"> .</w:t>
        </w:r>
        <w:proofErr w:type="gramEnd"/>
        <w:r>
          <w:t xml:space="preserve">  Initiate the calibration analysis.</w:t>
        </w:r>
      </w:ins>
    </w:p>
    <w:p w:rsidR="009C4196" w:rsidRDefault="009C4196" w:rsidP="009C4196">
      <w:pPr>
        <w:pStyle w:val="ListNumber"/>
        <w:numPr>
          <w:ilvl w:val="0"/>
          <w:numId w:val="0"/>
        </w:numPr>
        <w:rPr>
          <w:ins w:id="661" w:author="Andrea Miller" w:date="2013-05-02T14:55:00Z"/>
        </w:rPr>
      </w:pPr>
    </w:p>
    <w:p w:rsidR="009C4196" w:rsidRDefault="009C4196" w:rsidP="009C4196">
      <w:pPr>
        <w:pStyle w:val="ListNumber"/>
        <w:numPr>
          <w:ilvl w:val="0"/>
          <w:numId w:val="0"/>
        </w:numPr>
        <w:tabs>
          <w:tab w:val="left" w:leader="underscore" w:pos="1800"/>
          <w:tab w:val="left" w:leader="underscore" w:pos="3600"/>
          <w:tab w:val="left" w:pos="5130"/>
          <w:tab w:val="left" w:leader="underscore" w:pos="8640"/>
        </w:tabs>
        <w:ind w:left="360" w:hanging="360"/>
        <w:rPr>
          <w:ins w:id="662" w:author="Andrea Miller" w:date="2013-05-02T14:55:00Z"/>
        </w:rPr>
      </w:pPr>
      <w:ins w:id="663" w:author="Andrea Miller" w:date="2013-05-02T14:55:00Z">
        <w:r>
          <w:tab/>
        </w:r>
        <w:r>
          <w:tab/>
          <w:t xml:space="preserve"> </w:t>
        </w:r>
        <w:r w:rsidRPr="00C34705">
          <w:t>Verified</w:t>
        </w:r>
        <w:r>
          <w:tab/>
        </w:r>
        <w:r w:rsidRPr="00C34705">
          <w:t xml:space="preserve"> Not Verified</w:t>
        </w:r>
        <w:r>
          <w:tab/>
          <w:t>Non-Conformance Ref. No.</w:t>
        </w:r>
        <w:r>
          <w:tab/>
        </w:r>
      </w:ins>
    </w:p>
    <w:p w:rsidR="003E1AA1" w:rsidDel="009C4196" w:rsidRDefault="003E1AA1" w:rsidP="003E1AA1">
      <w:pPr>
        <w:pStyle w:val="ListNumber"/>
        <w:rPr>
          <w:del w:id="664" w:author="Andrea Miller" w:date="2013-05-02T14:55:00Z"/>
        </w:rPr>
      </w:pPr>
      <w:del w:id="665" w:author="Andrea Miller" w:date="2013-05-02T14:55:00Z">
        <w:r w:rsidDel="009C4196">
          <w:delText xml:space="preserve">Open the </w:delText>
        </w:r>
      </w:del>
      <w:del w:id="666" w:author="Andrea Miller" w:date="2013-05-01T15:16:00Z">
        <w:r w:rsidDel="001541F6">
          <w:delText>Calibration</w:delText>
        </w:r>
      </w:del>
      <w:del w:id="667" w:author="Andrea Miller" w:date="2013-05-02T14:55:00Z">
        <w:r w:rsidDel="009C4196">
          <w:delText xml:space="preserve"> window and manually load images by right clicking each box below the preview.</w:delText>
        </w:r>
      </w:del>
    </w:p>
    <w:p w:rsidR="003E1AA1" w:rsidDel="009C4196" w:rsidRDefault="003E1AA1" w:rsidP="003E1AA1">
      <w:pPr>
        <w:pStyle w:val="ListNumber"/>
        <w:numPr>
          <w:ilvl w:val="0"/>
          <w:numId w:val="0"/>
        </w:numPr>
        <w:rPr>
          <w:del w:id="668" w:author="Andrea Miller" w:date="2013-05-02T14:55:00Z"/>
        </w:rPr>
      </w:pPr>
    </w:p>
    <w:p w:rsidR="003E1AA1" w:rsidRPr="00C34705"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669" w:author="Andrea Miller" w:date="2013-05-02T14:55:00Z"/>
        </w:rPr>
      </w:pPr>
      <w:del w:id="670" w:author="Andrea Miller" w:date="2013-05-02T14:55:00Z">
        <w:r w:rsidDel="009C4196">
          <w:tab/>
        </w:r>
        <w:r w:rsidDel="009C4196">
          <w:tab/>
          <w:delText xml:space="preserve"> </w:delText>
        </w:r>
        <w:r w:rsidRPr="00C34705" w:rsidDel="009C4196">
          <w:delText>Verified</w:delText>
        </w:r>
        <w:r w:rsidDel="009C4196">
          <w:tab/>
        </w:r>
        <w:r w:rsidRPr="00C34705" w:rsidDel="009C4196">
          <w:delText xml:space="preserve"> Not Verified</w:delText>
        </w:r>
        <w:r w:rsidDel="009C4196">
          <w:tab/>
          <w:delText>Non-Conformance Ref. No.</w:delText>
        </w:r>
        <w:r w:rsidDel="009C4196">
          <w:tab/>
        </w:r>
      </w:del>
    </w:p>
    <w:p w:rsidR="003E1AA1" w:rsidRPr="00D73B7B" w:rsidDel="009C4196" w:rsidRDefault="003E1AA1" w:rsidP="003E1AA1">
      <w:pPr>
        <w:pStyle w:val="ListNumber"/>
        <w:numPr>
          <w:ilvl w:val="0"/>
          <w:numId w:val="0"/>
        </w:numPr>
        <w:rPr>
          <w:del w:id="671" w:author="Andrea Miller" w:date="2013-05-02T14:55:00Z"/>
          <w:u w:val="single"/>
        </w:rPr>
      </w:pPr>
    </w:p>
    <w:p w:rsidR="003E1AA1" w:rsidDel="009C4196" w:rsidRDefault="003E1AA1" w:rsidP="003E1AA1">
      <w:pPr>
        <w:pStyle w:val="ListNumber"/>
        <w:rPr>
          <w:del w:id="672" w:author="Andrea Miller" w:date="2013-05-02T14:55:00Z"/>
        </w:rPr>
      </w:pPr>
      <w:del w:id="673" w:author="Andrea Miller" w:date="2013-05-02T14:55:00Z">
        <w:r w:rsidDel="009C4196">
          <w:delText>Load all 100 of the allegedly failing images from the folder: I</w:delText>
        </w:r>
        <w:r w:rsidRPr="002612A1" w:rsidDel="009C4196">
          <w:delText>:\</w:delText>
        </w:r>
      </w:del>
      <w:del w:id="674" w:author="Andrea Miller" w:date="2013-05-01T15:16:00Z">
        <w:r w:rsidRPr="002612A1" w:rsidDel="001541F6">
          <w:delText>Calibration</w:delText>
        </w:r>
      </w:del>
      <w:del w:id="675" w:author="Andrea Miller" w:date="2013-05-02T14:55:00Z">
        <w:r w:rsidRPr="002612A1" w:rsidDel="009C4196">
          <w:delText>_Testing\APR2011\NewCal_Images\NewCalAndyFail</w:delText>
        </w:r>
        <w:r w:rsidDel="009C4196">
          <w:delText xml:space="preserve"> </w:delText>
        </w:r>
      </w:del>
    </w:p>
    <w:p w:rsidR="003E1AA1" w:rsidDel="009C4196" w:rsidRDefault="003E1AA1" w:rsidP="003E1AA1">
      <w:pPr>
        <w:pStyle w:val="ListNumber"/>
        <w:numPr>
          <w:ilvl w:val="0"/>
          <w:numId w:val="0"/>
        </w:numPr>
        <w:rPr>
          <w:del w:id="676" w:author="Andrea Miller" w:date="2013-05-02T14:55:00Z"/>
        </w:rPr>
      </w:pPr>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677" w:author="Andrea Miller" w:date="2013-05-02T14:55:00Z"/>
        </w:rPr>
      </w:pPr>
      <w:del w:id="678" w:author="Andrea Miller" w:date="2013-05-02T14:55:00Z">
        <w:r w:rsidDel="009C4196">
          <w:tab/>
        </w:r>
        <w:r w:rsidDel="009C4196">
          <w:tab/>
          <w:delText xml:space="preserve"> </w:delText>
        </w:r>
        <w:r w:rsidRPr="00C34705" w:rsidDel="009C4196">
          <w:delText>Verified</w:delText>
        </w:r>
        <w:r w:rsidDel="009C4196">
          <w:tab/>
        </w:r>
        <w:r w:rsidRPr="00C34705" w:rsidDel="009C4196">
          <w:delText xml:space="preserve"> Not Verified</w:delText>
        </w:r>
        <w:r w:rsidDel="009C4196">
          <w:tab/>
          <w:delText>Non-Conformance Ref. No.</w:delText>
        </w:r>
        <w:r w:rsidDel="009C4196">
          <w:tab/>
        </w:r>
      </w:del>
    </w:p>
    <w:p w:rsidR="003E1AA1" w:rsidRPr="00C34705"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pPr>
    </w:p>
    <w:p w:rsidR="009C4196" w:rsidRDefault="009C4196" w:rsidP="009C4196">
      <w:pPr>
        <w:pStyle w:val="ListNumber"/>
        <w:rPr>
          <w:ins w:id="679" w:author="Andrea Miller" w:date="2013-05-02T14:56:00Z"/>
        </w:rPr>
      </w:pPr>
      <w:ins w:id="680" w:author="Andrea Miller" w:date="2013-05-02T14:56:00Z">
        <w:r>
          <w:t>Upon completion of the calibration analysis, export the calibration data when prompted and label “</w:t>
        </w:r>
        <w:r>
          <w:t>21</w:t>
        </w:r>
        <w:r>
          <w:t xml:space="preserve"> Set 1”.</w:t>
        </w:r>
        <w:r w:rsidDel="001A1A2B">
          <w:t xml:space="preserve"> </w:t>
        </w:r>
        <w:r>
          <w:t xml:space="preserve">  Repeat steps </w:t>
        </w:r>
        <w:r>
          <w:fldChar w:fldCharType="begin"/>
        </w:r>
        <w:r>
          <w:instrText xml:space="preserve"> REF _Ref355267923 \r \h </w:instrText>
        </w:r>
        <w:r>
          <w:fldChar w:fldCharType="separate"/>
        </w:r>
        <w:r>
          <w:t>3</w:t>
        </w:r>
        <w:r>
          <w:fldChar w:fldCharType="end"/>
        </w:r>
        <w:r>
          <w:t xml:space="preserve"> through </w:t>
        </w:r>
        <w:r>
          <w:fldChar w:fldCharType="begin"/>
        </w:r>
        <w:r>
          <w:instrText xml:space="preserve"> REF _Ref355267930 \r \h </w:instrText>
        </w:r>
        <w:r>
          <w:fldChar w:fldCharType="separate"/>
        </w:r>
        <w:r>
          <w:t>5</w:t>
        </w:r>
        <w:r>
          <w:fldChar w:fldCharType="end"/>
        </w:r>
        <w:r>
          <w:t xml:space="preserve"> for all 100 images (ten sets of ten images) labeling each set with the next sequential number.  Record your initials and date for each set after all data is saved locally.</w:t>
        </w:r>
      </w:ins>
    </w:p>
    <w:p w:rsidR="009C4196" w:rsidRDefault="009C4196" w:rsidP="009C4196">
      <w:pPr>
        <w:pStyle w:val="ListNumber"/>
        <w:numPr>
          <w:ilvl w:val="0"/>
          <w:numId w:val="0"/>
        </w:numPr>
        <w:ind w:left="360"/>
        <w:rPr>
          <w:ins w:id="681" w:author="Andrea Miller" w:date="2013-05-02T14:56:00Z"/>
        </w:rPr>
      </w:pPr>
    </w:p>
    <w:tbl>
      <w:tblPr>
        <w:tblStyle w:val="TableGrid"/>
        <w:tblW w:w="0" w:type="auto"/>
        <w:tblInd w:w="360" w:type="dxa"/>
        <w:tblLook w:val="04A0" w:firstRow="1" w:lastRow="0" w:firstColumn="1" w:lastColumn="0" w:noHBand="0" w:noVBand="1"/>
      </w:tblPr>
      <w:tblGrid>
        <w:gridCol w:w="3438"/>
        <w:gridCol w:w="1530"/>
        <w:gridCol w:w="4248"/>
      </w:tblGrid>
      <w:tr w:rsidR="009C4196" w:rsidTr="0071534D">
        <w:trPr>
          <w:tblHeader/>
          <w:ins w:id="682" w:author="Andrea Miller" w:date="2013-05-02T14:56:00Z"/>
        </w:trPr>
        <w:tc>
          <w:tcPr>
            <w:tcW w:w="3438" w:type="dxa"/>
          </w:tcPr>
          <w:p w:rsidR="009C4196" w:rsidRPr="0071534D" w:rsidRDefault="009C4196" w:rsidP="0071534D">
            <w:pPr>
              <w:pStyle w:val="ListNumber"/>
              <w:numPr>
                <w:ilvl w:val="0"/>
                <w:numId w:val="0"/>
              </w:numPr>
              <w:jc w:val="center"/>
              <w:rPr>
                <w:ins w:id="683" w:author="Andrea Miller" w:date="2013-05-02T14:56:00Z"/>
                <w:b/>
              </w:rPr>
            </w:pPr>
            <w:ins w:id="684" w:author="Andrea Miller" w:date="2013-05-02T14:56:00Z">
              <w:r w:rsidRPr="0071534D">
                <w:rPr>
                  <w:b/>
                </w:rPr>
                <w:t>Images</w:t>
              </w:r>
            </w:ins>
          </w:p>
        </w:tc>
        <w:tc>
          <w:tcPr>
            <w:tcW w:w="1530" w:type="dxa"/>
          </w:tcPr>
          <w:p w:rsidR="009C4196" w:rsidRPr="0071534D" w:rsidRDefault="009C4196" w:rsidP="0071534D">
            <w:pPr>
              <w:pStyle w:val="ListNumber"/>
              <w:numPr>
                <w:ilvl w:val="0"/>
                <w:numId w:val="0"/>
              </w:numPr>
              <w:jc w:val="center"/>
              <w:rPr>
                <w:ins w:id="685" w:author="Andrea Miller" w:date="2013-05-02T14:56:00Z"/>
                <w:b/>
              </w:rPr>
            </w:pPr>
            <w:ins w:id="686" w:author="Andrea Miller" w:date="2013-05-02T14:56:00Z">
              <w:r w:rsidRPr="0071534D">
                <w:rPr>
                  <w:b/>
                </w:rPr>
                <w:t>Set</w:t>
              </w:r>
            </w:ins>
          </w:p>
        </w:tc>
        <w:tc>
          <w:tcPr>
            <w:tcW w:w="4248" w:type="dxa"/>
          </w:tcPr>
          <w:p w:rsidR="009C4196" w:rsidRPr="0071534D" w:rsidRDefault="009C4196" w:rsidP="0071534D">
            <w:pPr>
              <w:pStyle w:val="ListNumber"/>
              <w:numPr>
                <w:ilvl w:val="0"/>
                <w:numId w:val="0"/>
              </w:numPr>
              <w:jc w:val="center"/>
              <w:rPr>
                <w:ins w:id="687" w:author="Andrea Miller" w:date="2013-05-02T14:56:00Z"/>
                <w:b/>
              </w:rPr>
            </w:pPr>
            <w:ins w:id="688" w:author="Andrea Miller" w:date="2013-05-02T14:56:00Z">
              <w:r w:rsidRPr="0071534D">
                <w:rPr>
                  <w:b/>
                </w:rPr>
                <w:t>Initial and Date</w:t>
              </w:r>
            </w:ins>
          </w:p>
        </w:tc>
      </w:tr>
      <w:tr w:rsidR="009C4196" w:rsidTr="0071534D">
        <w:trPr>
          <w:trHeight w:val="432"/>
          <w:ins w:id="689" w:author="Andrea Miller" w:date="2013-05-02T14:56:00Z"/>
        </w:trPr>
        <w:tc>
          <w:tcPr>
            <w:tcW w:w="3438" w:type="dxa"/>
          </w:tcPr>
          <w:p w:rsidR="009C4196" w:rsidRDefault="009C4196" w:rsidP="0071534D">
            <w:pPr>
              <w:pStyle w:val="ListNumber"/>
              <w:numPr>
                <w:ilvl w:val="0"/>
                <w:numId w:val="0"/>
              </w:numPr>
              <w:rPr>
                <w:ins w:id="690" w:author="Andrea Miller" w:date="2013-05-02T14:56:00Z"/>
              </w:rPr>
            </w:pPr>
            <w:ins w:id="691" w:author="Andrea Miller" w:date="2013-05-02T14:56:00Z">
              <w:r>
                <w:t>SN07_01_XX through SN07_10_XX</w:t>
              </w:r>
            </w:ins>
          </w:p>
        </w:tc>
        <w:tc>
          <w:tcPr>
            <w:tcW w:w="1530" w:type="dxa"/>
          </w:tcPr>
          <w:p w:rsidR="009C4196" w:rsidRDefault="009C4196" w:rsidP="0071534D">
            <w:pPr>
              <w:pStyle w:val="ListNumber"/>
              <w:numPr>
                <w:ilvl w:val="0"/>
                <w:numId w:val="0"/>
              </w:numPr>
              <w:rPr>
                <w:ins w:id="692" w:author="Andrea Miller" w:date="2013-05-02T14:56:00Z"/>
              </w:rPr>
            </w:pPr>
            <w:ins w:id="693" w:author="Andrea Miller" w:date="2013-05-02T14:56:00Z">
              <w:r>
                <w:t>21</w:t>
              </w:r>
              <w:r>
                <w:t xml:space="preserve"> Set 1</w:t>
              </w:r>
            </w:ins>
          </w:p>
        </w:tc>
        <w:tc>
          <w:tcPr>
            <w:tcW w:w="4248" w:type="dxa"/>
          </w:tcPr>
          <w:p w:rsidR="009C4196" w:rsidRDefault="009C4196" w:rsidP="0071534D">
            <w:pPr>
              <w:pStyle w:val="ListNumber"/>
              <w:numPr>
                <w:ilvl w:val="0"/>
                <w:numId w:val="0"/>
              </w:numPr>
              <w:rPr>
                <w:ins w:id="694" w:author="Andrea Miller" w:date="2013-05-02T14:56:00Z"/>
              </w:rPr>
            </w:pPr>
          </w:p>
        </w:tc>
      </w:tr>
      <w:tr w:rsidR="009C4196" w:rsidTr="0071534D">
        <w:trPr>
          <w:trHeight w:val="432"/>
          <w:ins w:id="695" w:author="Andrea Miller" w:date="2013-05-02T14:56:00Z"/>
        </w:trPr>
        <w:tc>
          <w:tcPr>
            <w:tcW w:w="3438" w:type="dxa"/>
          </w:tcPr>
          <w:p w:rsidR="009C4196" w:rsidRDefault="009C4196" w:rsidP="0071534D">
            <w:pPr>
              <w:pStyle w:val="ListNumber"/>
              <w:numPr>
                <w:ilvl w:val="0"/>
                <w:numId w:val="0"/>
              </w:numPr>
              <w:rPr>
                <w:ins w:id="696" w:author="Andrea Miller" w:date="2013-05-02T14:56:00Z"/>
              </w:rPr>
            </w:pPr>
            <w:ins w:id="697" w:author="Andrea Miller" w:date="2013-05-02T14:56:00Z">
              <w:r>
                <w:t>SN07_11_XX through SN07_20_XX</w:t>
              </w:r>
            </w:ins>
          </w:p>
        </w:tc>
        <w:tc>
          <w:tcPr>
            <w:tcW w:w="1530" w:type="dxa"/>
          </w:tcPr>
          <w:p w:rsidR="009C4196" w:rsidRDefault="009C4196" w:rsidP="0071534D">
            <w:pPr>
              <w:pStyle w:val="ListNumber"/>
              <w:numPr>
                <w:ilvl w:val="0"/>
                <w:numId w:val="0"/>
              </w:numPr>
              <w:rPr>
                <w:ins w:id="698" w:author="Andrea Miller" w:date="2013-05-02T14:56:00Z"/>
              </w:rPr>
            </w:pPr>
            <w:ins w:id="699" w:author="Andrea Miller" w:date="2013-05-02T14:56:00Z">
              <w:r>
                <w:t>21</w:t>
              </w:r>
              <w:r>
                <w:t xml:space="preserve"> Set 2</w:t>
              </w:r>
            </w:ins>
          </w:p>
        </w:tc>
        <w:tc>
          <w:tcPr>
            <w:tcW w:w="4248" w:type="dxa"/>
          </w:tcPr>
          <w:p w:rsidR="009C4196" w:rsidRDefault="009C4196" w:rsidP="0071534D">
            <w:pPr>
              <w:pStyle w:val="ListNumber"/>
              <w:numPr>
                <w:ilvl w:val="0"/>
                <w:numId w:val="0"/>
              </w:numPr>
              <w:rPr>
                <w:ins w:id="700" w:author="Andrea Miller" w:date="2013-05-02T14:56:00Z"/>
              </w:rPr>
            </w:pPr>
          </w:p>
        </w:tc>
      </w:tr>
      <w:tr w:rsidR="009C4196" w:rsidTr="0071534D">
        <w:trPr>
          <w:trHeight w:val="432"/>
          <w:ins w:id="701" w:author="Andrea Miller" w:date="2013-05-02T14:56:00Z"/>
        </w:trPr>
        <w:tc>
          <w:tcPr>
            <w:tcW w:w="3438" w:type="dxa"/>
          </w:tcPr>
          <w:p w:rsidR="009C4196" w:rsidRDefault="009C4196" w:rsidP="0071534D">
            <w:pPr>
              <w:pStyle w:val="ListNumber"/>
              <w:numPr>
                <w:ilvl w:val="0"/>
                <w:numId w:val="0"/>
              </w:numPr>
              <w:rPr>
                <w:ins w:id="702" w:author="Andrea Miller" w:date="2013-05-02T14:56:00Z"/>
              </w:rPr>
            </w:pPr>
            <w:ins w:id="703" w:author="Andrea Miller" w:date="2013-05-02T14:56:00Z">
              <w:r>
                <w:t>SN07_21_XX through SN07_30_XX</w:t>
              </w:r>
            </w:ins>
          </w:p>
        </w:tc>
        <w:tc>
          <w:tcPr>
            <w:tcW w:w="1530" w:type="dxa"/>
          </w:tcPr>
          <w:p w:rsidR="009C4196" w:rsidRDefault="009C4196" w:rsidP="0071534D">
            <w:pPr>
              <w:pStyle w:val="ListNumber"/>
              <w:numPr>
                <w:ilvl w:val="0"/>
                <w:numId w:val="0"/>
              </w:numPr>
              <w:rPr>
                <w:ins w:id="704" w:author="Andrea Miller" w:date="2013-05-02T14:56:00Z"/>
              </w:rPr>
            </w:pPr>
            <w:ins w:id="705" w:author="Andrea Miller" w:date="2013-05-02T14:56:00Z">
              <w:r>
                <w:t>21</w:t>
              </w:r>
              <w:r>
                <w:t xml:space="preserve"> Set 3</w:t>
              </w:r>
            </w:ins>
          </w:p>
        </w:tc>
        <w:tc>
          <w:tcPr>
            <w:tcW w:w="4248" w:type="dxa"/>
          </w:tcPr>
          <w:p w:rsidR="009C4196" w:rsidRDefault="009C4196" w:rsidP="0071534D">
            <w:pPr>
              <w:pStyle w:val="ListNumber"/>
              <w:numPr>
                <w:ilvl w:val="0"/>
                <w:numId w:val="0"/>
              </w:numPr>
              <w:rPr>
                <w:ins w:id="706" w:author="Andrea Miller" w:date="2013-05-02T14:56:00Z"/>
              </w:rPr>
            </w:pPr>
          </w:p>
        </w:tc>
      </w:tr>
      <w:tr w:rsidR="009C4196" w:rsidTr="0071534D">
        <w:trPr>
          <w:trHeight w:val="432"/>
          <w:ins w:id="707" w:author="Andrea Miller" w:date="2013-05-02T14:56:00Z"/>
        </w:trPr>
        <w:tc>
          <w:tcPr>
            <w:tcW w:w="3438" w:type="dxa"/>
          </w:tcPr>
          <w:p w:rsidR="009C4196" w:rsidRDefault="009C4196" w:rsidP="0071534D">
            <w:pPr>
              <w:pStyle w:val="ListNumber"/>
              <w:numPr>
                <w:ilvl w:val="0"/>
                <w:numId w:val="0"/>
              </w:numPr>
              <w:rPr>
                <w:ins w:id="708" w:author="Andrea Miller" w:date="2013-05-02T14:56:00Z"/>
              </w:rPr>
            </w:pPr>
            <w:ins w:id="709" w:author="Andrea Miller" w:date="2013-05-02T14:56:00Z">
              <w:r>
                <w:t>SN07_31_XX through SN07_40_XX</w:t>
              </w:r>
            </w:ins>
          </w:p>
        </w:tc>
        <w:tc>
          <w:tcPr>
            <w:tcW w:w="1530" w:type="dxa"/>
          </w:tcPr>
          <w:p w:rsidR="009C4196" w:rsidRDefault="009C4196" w:rsidP="0071534D">
            <w:pPr>
              <w:pStyle w:val="ListNumber"/>
              <w:numPr>
                <w:ilvl w:val="0"/>
                <w:numId w:val="0"/>
              </w:numPr>
              <w:rPr>
                <w:ins w:id="710" w:author="Andrea Miller" w:date="2013-05-02T14:56:00Z"/>
              </w:rPr>
            </w:pPr>
            <w:ins w:id="711" w:author="Andrea Miller" w:date="2013-05-02T14:56:00Z">
              <w:r>
                <w:t>21</w:t>
              </w:r>
              <w:r>
                <w:t xml:space="preserve"> Set 4</w:t>
              </w:r>
            </w:ins>
          </w:p>
        </w:tc>
        <w:tc>
          <w:tcPr>
            <w:tcW w:w="4248" w:type="dxa"/>
          </w:tcPr>
          <w:p w:rsidR="009C4196" w:rsidRDefault="009C4196" w:rsidP="0071534D">
            <w:pPr>
              <w:pStyle w:val="ListNumber"/>
              <w:numPr>
                <w:ilvl w:val="0"/>
                <w:numId w:val="0"/>
              </w:numPr>
              <w:rPr>
                <w:ins w:id="712" w:author="Andrea Miller" w:date="2013-05-02T14:56:00Z"/>
              </w:rPr>
            </w:pPr>
          </w:p>
        </w:tc>
      </w:tr>
      <w:tr w:rsidR="009C4196" w:rsidTr="0071534D">
        <w:trPr>
          <w:trHeight w:val="432"/>
          <w:ins w:id="713" w:author="Andrea Miller" w:date="2013-05-02T14:56:00Z"/>
        </w:trPr>
        <w:tc>
          <w:tcPr>
            <w:tcW w:w="3438" w:type="dxa"/>
          </w:tcPr>
          <w:p w:rsidR="009C4196" w:rsidRDefault="009C4196" w:rsidP="0071534D">
            <w:pPr>
              <w:pStyle w:val="ListNumber"/>
              <w:numPr>
                <w:ilvl w:val="0"/>
                <w:numId w:val="0"/>
              </w:numPr>
              <w:rPr>
                <w:ins w:id="714" w:author="Andrea Miller" w:date="2013-05-02T14:56:00Z"/>
              </w:rPr>
            </w:pPr>
            <w:ins w:id="715" w:author="Andrea Miller" w:date="2013-05-02T14:56:00Z">
              <w:r>
                <w:t>SN07_41_XX through SN07_50_XX</w:t>
              </w:r>
            </w:ins>
          </w:p>
        </w:tc>
        <w:tc>
          <w:tcPr>
            <w:tcW w:w="1530" w:type="dxa"/>
          </w:tcPr>
          <w:p w:rsidR="009C4196" w:rsidRDefault="009C4196" w:rsidP="0071534D">
            <w:pPr>
              <w:pStyle w:val="ListNumber"/>
              <w:numPr>
                <w:ilvl w:val="0"/>
                <w:numId w:val="0"/>
              </w:numPr>
              <w:rPr>
                <w:ins w:id="716" w:author="Andrea Miller" w:date="2013-05-02T14:56:00Z"/>
              </w:rPr>
            </w:pPr>
            <w:ins w:id="717" w:author="Andrea Miller" w:date="2013-05-02T14:56:00Z">
              <w:r>
                <w:t>21</w:t>
              </w:r>
              <w:r>
                <w:t xml:space="preserve"> Set 5</w:t>
              </w:r>
            </w:ins>
          </w:p>
        </w:tc>
        <w:tc>
          <w:tcPr>
            <w:tcW w:w="4248" w:type="dxa"/>
          </w:tcPr>
          <w:p w:rsidR="009C4196" w:rsidRDefault="009C4196" w:rsidP="0071534D">
            <w:pPr>
              <w:pStyle w:val="ListNumber"/>
              <w:numPr>
                <w:ilvl w:val="0"/>
                <w:numId w:val="0"/>
              </w:numPr>
              <w:rPr>
                <w:ins w:id="718" w:author="Andrea Miller" w:date="2013-05-02T14:56:00Z"/>
              </w:rPr>
            </w:pPr>
          </w:p>
        </w:tc>
      </w:tr>
      <w:tr w:rsidR="009C4196" w:rsidTr="0071534D">
        <w:trPr>
          <w:trHeight w:val="432"/>
          <w:ins w:id="719" w:author="Andrea Miller" w:date="2013-05-02T14:56:00Z"/>
        </w:trPr>
        <w:tc>
          <w:tcPr>
            <w:tcW w:w="3438" w:type="dxa"/>
          </w:tcPr>
          <w:p w:rsidR="009C4196" w:rsidRDefault="009C4196" w:rsidP="0071534D">
            <w:pPr>
              <w:pStyle w:val="ListNumber"/>
              <w:numPr>
                <w:ilvl w:val="0"/>
                <w:numId w:val="0"/>
              </w:numPr>
              <w:rPr>
                <w:ins w:id="720" w:author="Andrea Miller" w:date="2013-05-02T14:56:00Z"/>
              </w:rPr>
            </w:pPr>
            <w:ins w:id="721" w:author="Andrea Miller" w:date="2013-05-02T14:56:00Z">
              <w:r>
                <w:t>SN07_51_XX through SN07_60_XX</w:t>
              </w:r>
            </w:ins>
          </w:p>
        </w:tc>
        <w:tc>
          <w:tcPr>
            <w:tcW w:w="1530" w:type="dxa"/>
          </w:tcPr>
          <w:p w:rsidR="009C4196" w:rsidRDefault="009C4196" w:rsidP="0071534D">
            <w:pPr>
              <w:pStyle w:val="ListNumber"/>
              <w:numPr>
                <w:ilvl w:val="0"/>
                <w:numId w:val="0"/>
              </w:numPr>
              <w:rPr>
                <w:ins w:id="722" w:author="Andrea Miller" w:date="2013-05-02T14:56:00Z"/>
              </w:rPr>
            </w:pPr>
            <w:ins w:id="723" w:author="Andrea Miller" w:date="2013-05-02T14:56:00Z">
              <w:r>
                <w:t>21</w:t>
              </w:r>
              <w:r>
                <w:t xml:space="preserve"> Set 6</w:t>
              </w:r>
            </w:ins>
          </w:p>
        </w:tc>
        <w:tc>
          <w:tcPr>
            <w:tcW w:w="4248" w:type="dxa"/>
          </w:tcPr>
          <w:p w:rsidR="009C4196" w:rsidRDefault="009C4196" w:rsidP="0071534D">
            <w:pPr>
              <w:pStyle w:val="ListNumber"/>
              <w:numPr>
                <w:ilvl w:val="0"/>
                <w:numId w:val="0"/>
              </w:numPr>
              <w:rPr>
                <w:ins w:id="724" w:author="Andrea Miller" w:date="2013-05-02T14:56:00Z"/>
              </w:rPr>
            </w:pPr>
          </w:p>
        </w:tc>
      </w:tr>
      <w:tr w:rsidR="009C4196" w:rsidTr="0071534D">
        <w:trPr>
          <w:trHeight w:val="432"/>
          <w:ins w:id="725" w:author="Andrea Miller" w:date="2013-05-02T14:56:00Z"/>
        </w:trPr>
        <w:tc>
          <w:tcPr>
            <w:tcW w:w="3438" w:type="dxa"/>
          </w:tcPr>
          <w:p w:rsidR="009C4196" w:rsidRDefault="009C4196" w:rsidP="0071534D">
            <w:pPr>
              <w:pStyle w:val="ListNumber"/>
              <w:numPr>
                <w:ilvl w:val="0"/>
                <w:numId w:val="0"/>
              </w:numPr>
              <w:rPr>
                <w:ins w:id="726" w:author="Andrea Miller" w:date="2013-05-02T14:56:00Z"/>
              </w:rPr>
            </w:pPr>
            <w:ins w:id="727" w:author="Andrea Miller" w:date="2013-05-02T14:56:00Z">
              <w:r>
                <w:t>SN09_01_XX through SN09_59_XX</w:t>
              </w:r>
            </w:ins>
          </w:p>
        </w:tc>
        <w:tc>
          <w:tcPr>
            <w:tcW w:w="1530" w:type="dxa"/>
          </w:tcPr>
          <w:p w:rsidR="009C4196" w:rsidRDefault="009C4196" w:rsidP="0071534D">
            <w:pPr>
              <w:pStyle w:val="ListNumber"/>
              <w:numPr>
                <w:ilvl w:val="0"/>
                <w:numId w:val="0"/>
              </w:numPr>
              <w:rPr>
                <w:ins w:id="728" w:author="Andrea Miller" w:date="2013-05-02T14:56:00Z"/>
              </w:rPr>
            </w:pPr>
            <w:ins w:id="729" w:author="Andrea Miller" w:date="2013-05-02T14:56:00Z">
              <w:r>
                <w:t xml:space="preserve">21 </w:t>
              </w:r>
              <w:r>
                <w:t>Set 7</w:t>
              </w:r>
            </w:ins>
          </w:p>
        </w:tc>
        <w:tc>
          <w:tcPr>
            <w:tcW w:w="4248" w:type="dxa"/>
          </w:tcPr>
          <w:p w:rsidR="009C4196" w:rsidRDefault="009C4196" w:rsidP="0071534D">
            <w:pPr>
              <w:pStyle w:val="ListNumber"/>
              <w:numPr>
                <w:ilvl w:val="0"/>
                <w:numId w:val="0"/>
              </w:numPr>
              <w:rPr>
                <w:ins w:id="730" w:author="Andrea Miller" w:date="2013-05-02T14:56:00Z"/>
              </w:rPr>
            </w:pPr>
          </w:p>
        </w:tc>
      </w:tr>
      <w:tr w:rsidR="009C4196" w:rsidTr="0071534D">
        <w:trPr>
          <w:trHeight w:val="432"/>
          <w:ins w:id="731" w:author="Andrea Miller" w:date="2013-05-02T14:56:00Z"/>
        </w:trPr>
        <w:tc>
          <w:tcPr>
            <w:tcW w:w="3438" w:type="dxa"/>
          </w:tcPr>
          <w:p w:rsidR="009C4196" w:rsidRDefault="009C4196" w:rsidP="0071534D">
            <w:pPr>
              <w:pStyle w:val="ListNumber"/>
              <w:numPr>
                <w:ilvl w:val="0"/>
                <w:numId w:val="0"/>
              </w:numPr>
              <w:rPr>
                <w:ins w:id="732" w:author="Andrea Miller" w:date="2013-05-02T14:56:00Z"/>
              </w:rPr>
            </w:pPr>
            <w:ins w:id="733" w:author="Andrea Miller" w:date="2013-05-02T14:56:00Z">
              <w:r>
                <w:t>SN25_02_XX through SN25_15_XX</w:t>
              </w:r>
            </w:ins>
          </w:p>
        </w:tc>
        <w:tc>
          <w:tcPr>
            <w:tcW w:w="1530" w:type="dxa"/>
          </w:tcPr>
          <w:p w:rsidR="009C4196" w:rsidRDefault="009C4196" w:rsidP="0071534D">
            <w:pPr>
              <w:pStyle w:val="ListNumber"/>
              <w:numPr>
                <w:ilvl w:val="0"/>
                <w:numId w:val="0"/>
              </w:numPr>
              <w:rPr>
                <w:ins w:id="734" w:author="Andrea Miller" w:date="2013-05-02T14:56:00Z"/>
              </w:rPr>
            </w:pPr>
            <w:ins w:id="735" w:author="Andrea Miller" w:date="2013-05-02T14:56:00Z">
              <w:r>
                <w:t>21</w:t>
              </w:r>
              <w:r>
                <w:t xml:space="preserve"> Set 8</w:t>
              </w:r>
            </w:ins>
          </w:p>
        </w:tc>
        <w:tc>
          <w:tcPr>
            <w:tcW w:w="4248" w:type="dxa"/>
          </w:tcPr>
          <w:p w:rsidR="009C4196" w:rsidRDefault="009C4196" w:rsidP="0071534D">
            <w:pPr>
              <w:pStyle w:val="ListNumber"/>
              <w:numPr>
                <w:ilvl w:val="0"/>
                <w:numId w:val="0"/>
              </w:numPr>
              <w:rPr>
                <w:ins w:id="736" w:author="Andrea Miller" w:date="2013-05-02T14:56:00Z"/>
              </w:rPr>
            </w:pPr>
          </w:p>
        </w:tc>
      </w:tr>
      <w:tr w:rsidR="009C4196" w:rsidTr="0071534D">
        <w:trPr>
          <w:trHeight w:val="432"/>
          <w:ins w:id="737" w:author="Andrea Miller" w:date="2013-05-02T14:56:00Z"/>
        </w:trPr>
        <w:tc>
          <w:tcPr>
            <w:tcW w:w="3438" w:type="dxa"/>
          </w:tcPr>
          <w:p w:rsidR="009C4196" w:rsidRDefault="009C4196" w:rsidP="0071534D">
            <w:pPr>
              <w:pStyle w:val="ListNumber"/>
              <w:numPr>
                <w:ilvl w:val="0"/>
                <w:numId w:val="0"/>
              </w:numPr>
              <w:rPr>
                <w:ins w:id="738" w:author="Andrea Miller" w:date="2013-05-02T14:56:00Z"/>
              </w:rPr>
            </w:pPr>
            <w:ins w:id="739" w:author="Andrea Miller" w:date="2013-05-02T14:56:00Z">
              <w:r>
                <w:t>SN25_17_XX through SN25_29_XX</w:t>
              </w:r>
            </w:ins>
          </w:p>
        </w:tc>
        <w:tc>
          <w:tcPr>
            <w:tcW w:w="1530" w:type="dxa"/>
          </w:tcPr>
          <w:p w:rsidR="009C4196" w:rsidRDefault="009C4196" w:rsidP="0071534D">
            <w:pPr>
              <w:pStyle w:val="ListNumber"/>
              <w:numPr>
                <w:ilvl w:val="0"/>
                <w:numId w:val="0"/>
              </w:numPr>
              <w:rPr>
                <w:ins w:id="740" w:author="Andrea Miller" w:date="2013-05-02T14:56:00Z"/>
              </w:rPr>
            </w:pPr>
            <w:ins w:id="741" w:author="Andrea Miller" w:date="2013-05-02T14:56:00Z">
              <w:r>
                <w:t>21</w:t>
              </w:r>
              <w:r>
                <w:t xml:space="preserve"> Set 9</w:t>
              </w:r>
            </w:ins>
          </w:p>
        </w:tc>
        <w:tc>
          <w:tcPr>
            <w:tcW w:w="4248" w:type="dxa"/>
          </w:tcPr>
          <w:p w:rsidR="009C4196" w:rsidRDefault="009C4196" w:rsidP="0071534D">
            <w:pPr>
              <w:pStyle w:val="ListNumber"/>
              <w:numPr>
                <w:ilvl w:val="0"/>
                <w:numId w:val="0"/>
              </w:numPr>
              <w:rPr>
                <w:ins w:id="742" w:author="Andrea Miller" w:date="2013-05-02T14:56:00Z"/>
              </w:rPr>
            </w:pPr>
          </w:p>
        </w:tc>
      </w:tr>
      <w:tr w:rsidR="009C4196" w:rsidTr="0071534D">
        <w:trPr>
          <w:trHeight w:val="432"/>
          <w:ins w:id="743" w:author="Andrea Miller" w:date="2013-05-02T14:56:00Z"/>
        </w:trPr>
        <w:tc>
          <w:tcPr>
            <w:tcW w:w="3438" w:type="dxa"/>
          </w:tcPr>
          <w:p w:rsidR="009C4196" w:rsidRDefault="009C4196" w:rsidP="0071534D">
            <w:pPr>
              <w:pStyle w:val="ListNumber"/>
              <w:numPr>
                <w:ilvl w:val="0"/>
                <w:numId w:val="0"/>
              </w:numPr>
              <w:rPr>
                <w:ins w:id="744" w:author="Andrea Miller" w:date="2013-05-02T14:56:00Z"/>
              </w:rPr>
            </w:pPr>
            <w:ins w:id="745" w:author="Andrea Miller" w:date="2013-05-02T14:56:00Z">
              <w:r>
                <w:t>SN25_32_XX through SN25_58_XX</w:t>
              </w:r>
            </w:ins>
          </w:p>
        </w:tc>
        <w:tc>
          <w:tcPr>
            <w:tcW w:w="1530" w:type="dxa"/>
          </w:tcPr>
          <w:p w:rsidR="009C4196" w:rsidRDefault="009C4196" w:rsidP="0071534D">
            <w:pPr>
              <w:pStyle w:val="ListNumber"/>
              <w:numPr>
                <w:ilvl w:val="0"/>
                <w:numId w:val="0"/>
              </w:numPr>
              <w:rPr>
                <w:ins w:id="746" w:author="Andrea Miller" w:date="2013-05-02T14:56:00Z"/>
              </w:rPr>
            </w:pPr>
            <w:ins w:id="747" w:author="Andrea Miller" w:date="2013-05-02T14:56:00Z">
              <w:r>
                <w:t>21</w:t>
              </w:r>
              <w:r>
                <w:t xml:space="preserve"> Set 10</w:t>
              </w:r>
            </w:ins>
          </w:p>
        </w:tc>
        <w:tc>
          <w:tcPr>
            <w:tcW w:w="4248" w:type="dxa"/>
          </w:tcPr>
          <w:p w:rsidR="009C4196" w:rsidRDefault="009C4196" w:rsidP="0071534D">
            <w:pPr>
              <w:pStyle w:val="ListNumber"/>
              <w:numPr>
                <w:ilvl w:val="0"/>
                <w:numId w:val="0"/>
              </w:numPr>
              <w:rPr>
                <w:ins w:id="748" w:author="Andrea Miller" w:date="2013-05-02T14:56:00Z"/>
              </w:rPr>
            </w:pPr>
          </w:p>
        </w:tc>
      </w:tr>
    </w:tbl>
    <w:p w:rsidR="009C4196" w:rsidRDefault="009C4196" w:rsidP="009C4196">
      <w:pPr>
        <w:pStyle w:val="ListNumber"/>
        <w:numPr>
          <w:ilvl w:val="0"/>
          <w:numId w:val="0"/>
        </w:numPr>
        <w:ind w:left="360"/>
        <w:rPr>
          <w:ins w:id="749" w:author="Andrea Miller" w:date="2013-05-02T14:56:00Z"/>
        </w:rPr>
      </w:pPr>
    </w:p>
    <w:p w:rsidR="009C4196" w:rsidRDefault="009C4196" w:rsidP="009C4196">
      <w:pPr>
        <w:pStyle w:val="ListNumber"/>
        <w:rPr>
          <w:ins w:id="750" w:author="Andrea Miller" w:date="2013-05-02T14:56:00Z"/>
        </w:rPr>
      </w:pPr>
      <w:ins w:id="751" w:author="Andrea Miller" w:date="2013-05-02T14:56:00Z">
        <w:r>
          <w:t>Locate the saved calibration data sets.  Compile all of the results in to a single spreadsheet.  Remove the extra columns so the spreadsheet displays only the failed calibration data.  An example of the spreadsheet looks like this:</w:t>
        </w:r>
      </w:ins>
    </w:p>
    <w:p w:rsidR="009C4196" w:rsidRDefault="009C4196" w:rsidP="009C4196">
      <w:pPr>
        <w:pStyle w:val="BodyText"/>
        <w:rPr>
          <w:ins w:id="752" w:author="Andrea Miller" w:date="2013-05-02T14:56:00Z"/>
        </w:rPr>
      </w:pPr>
    </w:p>
    <w:tbl>
      <w:tblPr>
        <w:tblStyle w:val="TableGrid"/>
        <w:tblW w:w="0" w:type="auto"/>
        <w:tblInd w:w="468" w:type="dxa"/>
        <w:tblLook w:val="04A0" w:firstRow="1" w:lastRow="0" w:firstColumn="1" w:lastColumn="0" w:noHBand="0" w:noVBand="1"/>
      </w:tblPr>
      <w:tblGrid>
        <w:gridCol w:w="3090"/>
        <w:gridCol w:w="960"/>
        <w:gridCol w:w="960"/>
      </w:tblGrid>
      <w:tr w:rsidR="009C4196" w:rsidRPr="00395540" w:rsidTr="0071534D">
        <w:trPr>
          <w:trHeight w:val="300"/>
          <w:ins w:id="753" w:author="Andrea Miller" w:date="2013-05-02T14:56:00Z"/>
        </w:trPr>
        <w:tc>
          <w:tcPr>
            <w:tcW w:w="3090" w:type="dxa"/>
            <w:noWrap/>
            <w:hideMark/>
          </w:tcPr>
          <w:p w:rsidR="009C4196" w:rsidRPr="00395540" w:rsidRDefault="009C4196" w:rsidP="0071534D">
            <w:pPr>
              <w:pStyle w:val="BodyText"/>
              <w:rPr>
                <w:ins w:id="754" w:author="Andrea Miller" w:date="2013-05-02T14:56:00Z"/>
              </w:rPr>
            </w:pPr>
            <w:ins w:id="755" w:author="Andrea Miller" w:date="2013-05-02T14:56:00Z">
              <w:r w:rsidRPr="00395540">
                <w:t>Image Filename</w:t>
              </w:r>
            </w:ins>
          </w:p>
        </w:tc>
        <w:tc>
          <w:tcPr>
            <w:tcW w:w="960" w:type="dxa"/>
            <w:noWrap/>
            <w:hideMark/>
          </w:tcPr>
          <w:p w:rsidR="009C4196" w:rsidRPr="00395540" w:rsidRDefault="009C4196" w:rsidP="0071534D">
            <w:pPr>
              <w:pStyle w:val="BodyText"/>
              <w:rPr>
                <w:ins w:id="756" w:author="Andrea Miller" w:date="2013-05-02T14:56:00Z"/>
              </w:rPr>
            </w:pPr>
            <w:ins w:id="757" w:author="Andrea Miller" w:date="2013-05-02T14:56:00Z">
              <w:r w:rsidRPr="00395540">
                <w:t>Failed Pixels</w:t>
              </w:r>
            </w:ins>
          </w:p>
        </w:tc>
        <w:tc>
          <w:tcPr>
            <w:tcW w:w="960" w:type="dxa"/>
            <w:noWrap/>
            <w:hideMark/>
          </w:tcPr>
          <w:p w:rsidR="009C4196" w:rsidRPr="00395540" w:rsidRDefault="009C4196" w:rsidP="0071534D">
            <w:pPr>
              <w:pStyle w:val="BodyText"/>
              <w:rPr>
                <w:ins w:id="758" w:author="Andrea Miller" w:date="2013-05-02T14:56:00Z"/>
              </w:rPr>
            </w:pPr>
            <w:ins w:id="759" w:author="Andrea Miller" w:date="2013-05-02T14:56:00Z">
              <w:r w:rsidRPr="00395540">
                <w:t>Status</w:t>
              </w:r>
            </w:ins>
          </w:p>
        </w:tc>
      </w:tr>
      <w:tr w:rsidR="009C4196" w:rsidRPr="00395540" w:rsidTr="0071534D">
        <w:trPr>
          <w:trHeight w:val="300"/>
          <w:ins w:id="760" w:author="Andrea Miller" w:date="2013-05-02T14:56:00Z"/>
        </w:trPr>
        <w:tc>
          <w:tcPr>
            <w:tcW w:w="3090" w:type="dxa"/>
            <w:noWrap/>
            <w:hideMark/>
          </w:tcPr>
          <w:p w:rsidR="009C4196" w:rsidRPr="00395540" w:rsidRDefault="009C4196" w:rsidP="0071534D">
            <w:pPr>
              <w:pStyle w:val="BodyText"/>
              <w:rPr>
                <w:ins w:id="761" w:author="Andrea Miller" w:date="2013-05-02T14:56:00Z"/>
              </w:rPr>
            </w:pPr>
            <w:ins w:id="762" w:author="Andrea Miller" w:date="2013-05-02T14:56:00Z">
              <w:r>
                <w:t>Image</w:t>
              </w:r>
              <w:r w:rsidRPr="00395540">
                <w:t>#</w:t>
              </w:r>
              <w:r>
                <w:t>X</w:t>
              </w:r>
              <w:r w:rsidRPr="00395540">
                <w:t>.bmp</w:t>
              </w:r>
            </w:ins>
          </w:p>
        </w:tc>
        <w:tc>
          <w:tcPr>
            <w:tcW w:w="960" w:type="dxa"/>
            <w:noWrap/>
            <w:hideMark/>
          </w:tcPr>
          <w:p w:rsidR="009C4196" w:rsidRPr="00395540" w:rsidRDefault="009C4196" w:rsidP="0071534D">
            <w:pPr>
              <w:pStyle w:val="BodyText"/>
              <w:rPr>
                <w:ins w:id="763" w:author="Andrea Miller" w:date="2013-05-02T14:56:00Z"/>
              </w:rPr>
            </w:pPr>
            <w:ins w:id="764" w:author="Andrea Miller" w:date="2013-05-02T14:56:00Z">
              <w:r w:rsidRPr="00395540">
                <w:t>7622</w:t>
              </w:r>
            </w:ins>
          </w:p>
        </w:tc>
        <w:tc>
          <w:tcPr>
            <w:tcW w:w="960" w:type="dxa"/>
            <w:noWrap/>
            <w:hideMark/>
          </w:tcPr>
          <w:p w:rsidR="009C4196" w:rsidRPr="00395540" w:rsidRDefault="009C4196" w:rsidP="0071534D">
            <w:pPr>
              <w:pStyle w:val="BodyText"/>
              <w:rPr>
                <w:ins w:id="765" w:author="Andrea Miller" w:date="2013-05-02T14:56:00Z"/>
              </w:rPr>
            </w:pPr>
            <w:ins w:id="766" w:author="Andrea Miller" w:date="2013-05-02T14:56:00Z">
              <w:r w:rsidRPr="00395540">
                <w:t>Failed</w:t>
              </w:r>
            </w:ins>
          </w:p>
        </w:tc>
      </w:tr>
      <w:tr w:rsidR="009C4196" w:rsidRPr="00395540" w:rsidTr="0071534D">
        <w:trPr>
          <w:trHeight w:val="300"/>
          <w:ins w:id="767" w:author="Andrea Miller" w:date="2013-05-02T14:56:00Z"/>
        </w:trPr>
        <w:tc>
          <w:tcPr>
            <w:tcW w:w="3090" w:type="dxa"/>
            <w:noWrap/>
          </w:tcPr>
          <w:p w:rsidR="009C4196" w:rsidRPr="00395540" w:rsidRDefault="009C4196" w:rsidP="0071534D">
            <w:pPr>
              <w:pStyle w:val="BodyText"/>
              <w:rPr>
                <w:ins w:id="768" w:author="Andrea Miller" w:date="2013-05-02T14:56:00Z"/>
              </w:rPr>
            </w:pPr>
            <w:ins w:id="769" w:author="Andrea Miller" w:date="2013-05-02T14:56:00Z">
              <w:r>
                <w:t>…</w:t>
              </w:r>
            </w:ins>
          </w:p>
        </w:tc>
        <w:tc>
          <w:tcPr>
            <w:tcW w:w="960" w:type="dxa"/>
            <w:noWrap/>
          </w:tcPr>
          <w:p w:rsidR="009C4196" w:rsidRPr="00395540" w:rsidRDefault="009C4196" w:rsidP="0071534D">
            <w:pPr>
              <w:pStyle w:val="BodyText"/>
              <w:rPr>
                <w:ins w:id="770" w:author="Andrea Miller" w:date="2013-05-02T14:56:00Z"/>
              </w:rPr>
            </w:pPr>
            <w:ins w:id="771" w:author="Andrea Miller" w:date="2013-05-02T14:56:00Z">
              <w:r>
                <w:t>…</w:t>
              </w:r>
            </w:ins>
          </w:p>
        </w:tc>
        <w:tc>
          <w:tcPr>
            <w:tcW w:w="960" w:type="dxa"/>
            <w:noWrap/>
          </w:tcPr>
          <w:p w:rsidR="009C4196" w:rsidRPr="00395540" w:rsidRDefault="009C4196" w:rsidP="0071534D">
            <w:pPr>
              <w:pStyle w:val="BodyText"/>
              <w:rPr>
                <w:ins w:id="772" w:author="Andrea Miller" w:date="2013-05-02T14:56:00Z"/>
              </w:rPr>
            </w:pPr>
            <w:ins w:id="773" w:author="Andrea Miller" w:date="2013-05-02T14:56:00Z">
              <w:r>
                <w:t>…</w:t>
              </w:r>
            </w:ins>
          </w:p>
        </w:tc>
      </w:tr>
      <w:tr w:rsidR="009C4196" w:rsidRPr="00395540" w:rsidTr="0071534D">
        <w:trPr>
          <w:trHeight w:val="300"/>
          <w:ins w:id="774" w:author="Andrea Miller" w:date="2013-05-02T14:56:00Z"/>
        </w:trPr>
        <w:tc>
          <w:tcPr>
            <w:tcW w:w="3090" w:type="dxa"/>
            <w:noWrap/>
          </w:tcPr>
          <w:p w:rsidR="009C4196" w:rsidRDefault="009C4196" w:rsidP="0071534D">
            <w:pPr>
              <w:pStyle w:val="BodyText"/>
              <w:rPr>
                <w:ins w:id="775" w:author="Andrea Miller" w:date="2013-05-02T14:56:00Z"/>
              </w:rPr>
            </w:pPr>
            <w:ins w:id="776" w:author="Andrea Miller" w:date="2013-05-02T14:56:00Z">
              <w:r>
                <w:t>Image</w:t>
              </w:r>
              <w:r w:rsidRPr="00395540">
                <w:t>#</w:t>
              </w:r>
              <w:r>
                <w:t>X</w:t>
              </w:r>
              <w:r w:rsidRPr="00395540">
                <w:t>.bmp</w:t>
              </w:r>
            </w:ins>
          </w:p>
        </w:tc>
        <w:tc>
          <w:tcPr>
            <w:tcW w:w="960" w:type="dxa"/>
            <w:noWrap/>
          </w:tcPr>
          <w:p w:rsidR="009C4196" w:rsidRPr="00395540" w:rsidRDefault="009C4196" w:rsidP="0071534D">
            <w:pPr>
              <w:rPr>
                <w:ins w:id="777" w:author="Andrea Miller" w:date="2013-05-02T14:56:00Z"/>
                <w:color w:val="000000"/>
              </w:rPr>
            </w:pPr>
            <w:ins w:id="778" w:author="Andrea Miller" w:date="2013-05-02T14:56:00Z">
              <w:r>
                <w:rPr>
                  <w:color w:val="000000"/>
                </w:rPr>
                <w:t>6993</w:t>
              </w:r>
            </w:ins>
          </w:p>
        </w:tc>
        <w:tc>
          <w:tcPr>
            <w:tcW w:w="960" w:type="dxa"/>
            <w:noWrap/>
          </w:tcPr>
          <w:p w:rsidR="009C4196" w:rsidRDefault="009C4196" w:rsidP="0071534D">
            <w:pPr>
              <w:pStyle w:val="BodyText"/>
              <w:rPr>
                <w:ins w:id="779" w:author="Andrea Miller" w:date="2013-05-02T14:56:00Z"/>
              </w:rPr>
            </w:pPr>
            <w:ins w:id="780" w:author="Andrea Miller" w:date="2013-05-02T14:56:00Z">
              <w:r>
                <w:t>Failed</w:t>
              </w:r>
            </w:ins>
          </w:p>
        </w:tc>
      </w:tr>
    </w:tbl>
    <w:p w:rsidR="009C4196" w:rsidRDefault="009C4196" w:rsidP="009C4196">
      <w:pPr>
        <w:pStyle w:val="ListNumber"/>
        <w:numPr>
          <w:ilvl w:val="0"/>
          <w:numId w:val="0"/>
        </w:numPr>
        <w:rPr>
          <w:ins w:id="781" w:author="Andrea Miller" w:date="2013-05-02T14:56:00Z"/>
        </w:rPr>
      </w:pPr>
    </w:p>
    <w:p w:rsidR="009C4196" w:rsidRDefault="009C4196" w:rsidP="009C4196">
      <w:pPr>
        <w:pStyle w:val="ListNumber"/>
        <w:numPr>
          <w:ilvl w:val="0"/>
          <w:numId w:val="0"/>
        </w:numPr>
        <w:ind w:left="360"/>
        <w:rPr>
          <w:ins w:id="782" w:author="Andrea Miller" w:date="2013-05-02T14:56:00Z"/>
        </w:rPr>
      </w:pPr>
      <w:ins w:id="783" w:author="Andrea Miller" w:date="2013-05-02T14:56:00Z">
        <w:r>
          <w:t>Print out a final version of the results, sign and date the printout and attach them to this protocol.</w:t>
        </w:r>
      </w:ins>
    </w:p>
    <w:p w:rsidR="009C4196" w:rsidRDefault="009C4196" w:rsidP="009C4196">
      <w:pPr>
        <w:pStyle w:val="ListNumber"/>
        <w:numPr>
          <w:ilvl w:val="0"/>
          <w:numId w:val="0"/>
        </w:numPr>
        <w:rPr>
          <w:ins w:id="784" w:author="Andrea Miller" w:date="2013-05-02T14:56:00Z"/>
        </w:rPr>
      </w:pPr>
    </w:p>
    <w:p w:rsidR="009C4196" w:rsidRPr="0071534D" w:rsidRDefault="009C4196" w:rsidP="009C4196">
      <w:pPr>
        <w:pStyle w:val="ListNumber"/>
        <w:numPr>
          <w:ilvl w:val="0"/>
          <w:numId w:val="0"/>
        </w:numPr>
        <w:ind w:left="360"/>
        <w:rPr>
          <w:ins w:id="785" w:author="Andrea Miller" w:date="2013-05-02T14:56:00Z"/>
          <w:u w:val="single"/>
        </w:rPr>
      </w:pPr>
      <w:ins w:id="786" w:author="Andrea Miller" w:date="2013-05-02T14:56:00Z">
        <w:r>
          <w:t xml:space="preserve">Attached by: </w:t>
        </w:r>
        <w:r>
          <w:rPr>
            <w:u w:val="single"/>
          </w:rPr>
          <w:tab/>
        </w:r>
        <w:r>
          <w:rPr>
            <w:u w:val="single"/>
          </w:rPr>
          <w:tab/>
        </w:r>
        <w:r>
          <w:rPr>
            <w:u w:val="single"/>
          </w:rPr>
          <w:tab/>
        </w:r>
        <w:r>
          <w:rPr>
            <w:u w:val="single"/>
          </w:rPr>
          <w:tab/>
        </w:r>
        <w:r>
          <w:rPr>
            <w:u w:val="single"/>
          </w:rPr>
          <w:tab/>
        </w:r>
        <w:r>
          <w:tab/>
          <w:t xml:space="preserve">Date: </w:t>
        </w:r>
        <w:r>
          <w:rPr>
            <w:u w:val="single"/>
          </w:rPr>
          <w:tab/>
        </w:r>
        <w:r>
          <w:rPr>
            <w:u w:val="single"/>
          </w:rPr>
          <w:tab/>
        </w:r>
        <w:r>
          <w:rPr>
            <w:u w:val="single"/>
          </w:rPr>
          <w:tab/>
        </w:r>
        <w:r>
          <w:rPr>
            <w:u w:val="single"/>
          </w:rPr>
          <w:tab/>
        </w:r>
      </w:ins>
    </w:p>
    <w:p w:rsidR="009C4196" w:rsidRDefault="009C4196" w:rsidP="009C4196">
      <w:pPr>
        <w:pStyle w:val="ListNumber"/>
        <w:numPr>
          <w:ilvl w:val="0"/>
          <w:numId w:val="0"/>
        </w:numPr>
        <w:rPr>
          <w:ins w:id="787" w:author="Andrea Miller" w:date="2013-05-02T14:56:00Z"/>
        </w:rPr>
      </w:pPr>
    </w:p>
    <w:p w:rsidR="009C4196" w:rsidRDefault="009C4196" w:rsidP="009C4196">
      <w:pPr>
        <w:pStyle w:val="ListNumber"/>
        <w:rPr>
          <w:ins w:id="788" w:author="Andrea Miller" w:date="2013-05-02T14:56:00Z"/>
        </w:rPr>
      </w:pPr>
      <w:ins w:id="789" w:author="Andrea Miller" w:date="2013-05-02T14:56:00Z">
        <w:r>
          <w:t xml:space="preserve">Repeat steps </w:t>
        </w:r>
        <w:r>
          <w:fldChar w:fldCharType="begin"/>
        </w:r>
        <w:r>
          <w:instrText xml:space="preserve"> REF _Ref355267923 \r \h </w:instrText>
        </w:r>
        <w:r>
          <w:fldChar w:fldCharType="separate"/>
        </w:r>
        <w:r>
          <w:t>3</w:t>
        </w:r>
        <w:r>
          <w:fldChar w:fldCharType="end"/>
        </w:r>
        <w:r>
          <w:t xml:space="preserve"> through </w:t>
        </w:r>
        <w:r>
          <w:fldChar w:fldCharType="begin"/>
        </w:r>
        <w:r>
          <w:instrText xml:space="preserve"> REF _Ref355267930 \r \h </w:instrText>
        </w:r>
        <w:r>
          <w:fldChar w:fldCharType="separate"/>
        </w:r>
        <w:r>
          <w:t>5</w:t>
        </w:r>
        <w:r>
          <w:fldChar w:fldCharType="end"/>
        </w:r>
        <w:r>
          <w:t xml:space="preserve"> for all 80 known passing images (eight sets of ten images) from the folder:</w:t>
        </w:r>
      </w:ins>
    </w:p>
    <w:p w:rsidR="009C4196" w:rsidRDefault="009C4196" w:rsidP="009C4196">
      <w:pPr>
        <w:pStyle w:val="ListNumber"/>
        <w:numPr>
          <w:ilvl w:val="0"/>
          <w:numId w:val="0"/>
        </w:numPr>
        <w:ind w:left="360"/>
        <w:rPr>
          <w:ins w:id="790" w:author="Andrea Miller" w:date="2013-05-02T14:56:00Z"/>
        </w:rPr>
      </w:pPr>
      <w:ins w:id="791" w:author="Andrea Miller" w:date="2013-05-02T14:56:00Z">
        <w:r>
          <w:t>I</w:t>
        </w:r>
        <w:r w:rsidRPr="002612A1">
          <w:t>:\</w:t>
        </w:r>
        <w:r>
          <w:t>Calibration</w:t>
        </w:r>
        <w:r w:rsidRPr="002612A1">
          <w:t>_Testing\APR2</w:t>
        </w:r>
        <w:r>
          <w:t>011\NewCal_Images\NewCalAndyPass.  Label each set with the next sequential number.  Record your initials and date for each set after all data is saved locally.</w:t>
        </w:r>
      </w:ins>
    </w:p>
    <w:p w:rsidR="009C4196" w:rsidRDefault="009C4196" w:rsidP="009C4196">
      <w:pPr>
        <w:pStyle w:val="ListNumber"/>
        <w:numPr>
          <w:ilvl w:val="0"/>
          <w:numId w:val="0"/>
        </w:numPr>
        <w:ind w:left="360"/>
        <w:rPr>
          <w:ins w:id="792" w:author="Andrea Miller" w:date="2013-05-02T14:56:00Z"/>
        </w:rPr>
      </w:pPr>
    </w:p>
    <w:tbl>
      <w:tblPr>
        <w:tblStyle w:val="TableGrid"/>
        <w:tblW w:w="0" w:type="auto"/>
        <w:tblInd w:w="360" w:type="dxa"/>
        <w:tblLook w:val="04A0" w:firstRow="1" w:lastRow="0" w:firstColumn="1" w:lastColumn="0" w:noHBand="0" w:noVBand="1"/>
      </w:tblPr>
      <w:tblGrid>
        <w:gridCol w:w="3438"/>
        <w:gridCol w:w="1530"/>
        <w:gridCol w:w="4248"/>
      </w:tblGrid>
      <w:tr w:rsidR="009C4196" w:rsidTr="0071534D">
        <w:trPr>
          <w:tblHeader/>
          <w:ins w:id="793" w:author="Andrea Miller" w:date="2013-05-02T14:56:00Z"/>
        </w:trPr>
        <w:tc>
          <w:tcPr>
            <w:tcW w:w="3438" w:type="dxa"/>
          </w:tcPr>
          <w:p w:rsidR="009C4196" w:rsidRPr="0071534D" w:rsidRDefault="009C4196" w:rsidP="0071534D">
            <w:pPr>
              <w:pStyle w:val="ListNumber"/>
              <w:numPr>
                <w:ilvl w:val="0"/>
                <w:numId w:val="0"/>
              </w:numPr>
              <w:jc w:val="center"/>
              <w:rPr>
                <w:ins w:id="794" w:author="Andrea Miller" w:date="2013-05-02T14:56:00Z"/>
                <w:b/>
              </w:rPr>
            </w:pPr>
            <w:ins w:id="795" w:author="Andrea Miller" w:date="2013-05-02T14:56:00Z">
              <w:r w:rsidRPr="0071534D">
                <w:rPr>
                  <w:b/>
                </w:rPr>
                <w:t>Images</w:t>
              </w:r>
            </w:ins>
          </w:p>
        </w:tc>
        <w:tc>
          <w:tcPr>
            <w:tcW w:w="1530" w:type="dxa"/>
          </w:tcPr>
          <w:p w:rsidR="009C4196" w:rsidRPr="0071534D" w:rsidRDefault="009C4196" w:rsidP="0071534D">
            <w:pPr>
              <w:pStyle w:val="ListNumber"/>
              <w:numPr>
                <w:ilvl w:val="0"/>
                <w:numId w:val="0"/>
              </w:numPr>
              <w:jc w:val="center"/>
              <w:rPr>
                <w:ins w:id="796" w:author="Andrea Miller" w:date="2013-05-02T14:56:00Z"/>
                <w:b/>
              </w:rPr>
            </w:pPr>
            <w:ins w:id="797" w:author="Andrea Miller" w:date="2013-05-02T14:56:00Z">
              <w:r w:rsidRPr="0071534D">
                <w:rPr>
                  <w:b/>
                </w:rPr>
                <w:t>Set</w:t>
              </w:r>
            </w:ins>
          </w:p>
        </w:tc>
        <w:tc>
          <w:tcPr>
            <w:tcW w:w="4248" w:type="dxa"/>
          </w:tcPr>
          <w:p w:rsidR="009C4196" w:rsidRPr="0071534D" w:rsidRDefault="009C4196" w:rsidP="0071534D">
            <w:pPr>
              <w:pStyle w:val="ListNumber"/>
              <w:numPr>
                <w:ilvl w:val="0"/>
                <w:numId w:val="0"/>
              </w:numPr>
              <w:jc w:val="center"/>
              <w:rPr>
                <w:ins w:id="798" w:author="Andrea Miller" w:date="2013-05-02T14:56:00Z"/>
                <w:b/>
              </w:rPr>
            </w:pPr>
            <w:ins w:id="799" w:author="Andrea Miller" w:date="2013-05-02T14:56:00Z">
              <w:r w:rsidRPr="0071534D">
                <w:rPr>
                  <w:b/>
                </w:rPr>
                <w:t>Initial and Date</w:t>
              </w:r>
            </w:ins>
          </w:p>
        </w:tc>
      </w:tr>
      <w:tr w:rsidR="009C4196" w:rsidTr="0071534D">
        <w:trPr>
          <w:trHeight w:val="432"/>
          <w:ins w:id="800" w:author="Andrea Miller" w:date="2013-05-02T14:56:00Z"/>
        </w:trPr>
        <w:tc>
          <w:tcPr>
            <w:tcW w:w="3438" w:type="dxa"/>
          </w:tcPr>
          <w:p w:rsidR="009C4196" w:rsidRDefault="009C4196" w:rsidP="0071534D">
            <w:pPr>
              <w:pStyle w:val="ListNumber"/>
              <w:numPr>
                <w:ilvl w:val="0"/>
                <w:numId w:val="0"/>
              </w:numPr>
              <w:rPr>
                <w:ins w:id="801" w:author="Andrea Miller" w:date="2013-05-02T14:56:00Z"/>
              </w:rPr>
            </w:pPr>
            <w:ins w:id="802" w:author="Andrea Miller" w:date="2013-05-02T14:56:00Z">
              <w:r>
                <w:t>SN09_03_XX through SN09_13_XX</w:t>
              </w:r>
            </w:ins>
          </w:p>
        </w:tc>
        <w:tc>
          <w:tcPr>
            <w:tcW w:w="1530" w:type="dxa"/>
          </w:tcPr>
          <w:p w:rsidR="009C4196" w:rsidRDefault="009C4196" w:rsidP="0071534D">
            <w:pPr>
              <w:pStyle w:val="ListNumber"/>
              <w:numPr>
                <w:ilvl w:val="0"/>
                <w:numId w:val="0"/>
              </w:numPr>
              <w:rPr>
                <w:ins w:id="803" w:author="Andrea Miller" w:date="2013-05-02T14:56:00Z"/>
              </w:rPr>
            </w:pPr>
            <w:ins w:id="804" w:author="Andrea Miller" w:date="2013-05-02T14:56:00Z">
              <w:r>
                <w:t>21</w:t>
              </w:r>
              <w:r>
                <w:t xml:space="preserve"> Set 11</w:t>
              </w:r>
            </w:ins>
          </w:p>
        </w:tc>
        <w:tc>
          <w:tcPr>
            <w:tcW w:w="4248" w:type="dxa"/>
          </w:tcPr>
          <w:p w:rsidR="009C4196" w:rsidRDefault="009C4196" w:rsidP="0071534D">
            <w:pPr>
              <w:pStyle w:val="ListNumber"/>
              <w:numPr>
                <w:ilvl w:val="0"/>
                <w:numId w:val="0"/>
              </w:numPr>
              <w:rPr>
                <w:ins w:id="805" w:author="Andrea Miller" w:date="2013-05-02T14:56:00Z"/>
              </w:rPr>
            </w:pPr>
          </w:p>
        </w:tc>
      </w:tr>
      <w:tr w:rsidR="009C4196" w:rsidTr="0071534D">
        <w:trPr>
          <w:trHeight w:val="432"/>
          <w:ins w:id="806" w:author="Andrea Miller" w:date="2013-05-02T14:56:00Z"/>
        </w:trPr>
        <w:tc>
          <w:tcPr>
            <w:tcW w:w="3438" w:type="dxa"/>
          </w:tcPr>
          <w:p w:rsidR="009C4196" w:rsidRDefault="009C4196" w:rsidP="0071534D">
            <w:pPr>
              <w:pStyle w:val="ListNumber"/>
              <w:numPr>
                <w:ilvl w:val="0"/>
                <w:numId w:val="0"/>
              </w:numPr>
              <w:rPr>
                <w:ins w:id="807" w:author="Andrea Miller" w:date="2013-05-02T14:56:00Z"/>
              </w:rPr>
            </w:pPr>
            <w:ins w:id="808" w:author="Andrea Miller" w:date="2013-05-02T14:56:00Z">
              <w:r>
                <w:t>SN09_14_XX through SN09_26_XX</w:t>
              </w:r>
            </w:ins>
          </w:p>
        </w:tc>
        <w:tc>
          <w:tcPr>
            <w:tcW w:w="1530" w:type="dxa"/>
          </w:tcPr>
          <w:p w:rsidR="009C4196" w:rsidRDefault="009C4196" w:rsidP="009C4196">
            <w:pPr>
              <w:pStyle w:val="ListNumber"/>
              <w:numPr>
                <w:ilvl w:val="0"/>
                <w:numId w:val="0"/>
              </w:numPr>
              <w:rPr>
                <w:ins w:id="809" w:author="Andrea Miller" w:date="2013-05-02T14:56:00Z"/>
              </w:rPr>
            </w:pPr>
            <w:ins w:id="810" w:author="Andrea Miller" w:date="2013-05-02T14:56:00Z">
              <w:r>
                <w:t>21</w:t>
              </w:r>
              <w:r>
                <w:t xml:space="preserve"> Set 12</w:t>
              </w:r>
            </w:ins>
          </w:p>
        </w:tc>
        <w:tc>
          <w:tcPr>
            <w:tcW w:w="4248" w:type="dxa"/>
          </w:tcPr>
          <w:p w:rsidR="009C4196" w:rsidRDefault="009C4196" w:rsidP="0071534D">
            <w:pPr>
              <w:pStyle w:val="ListNumber"/>
              <w:numPr>
                <w:ilvl w:val="0"/>
                <w:numId w:val="0"/>
              </w:numPr>
              <w:rPr>
                <w:ins w:id="811" w:author="Andrea Miller" w:date="2013-05-02T14:56:00Z"/>
              </w:rPr>
            </w:pPr>
          </w:p>
        </w:tc>
      </w:tr>
      <w:tr w:rsidR="009C4196" w:rsidTr="0071534D">
        <w:trPr>
          <w:trHeight w:val="432"/>
          <w:ins w:id="812" w:author="Andrea Miller" w:date="2013-05-02T14:56:00Z"/>
        </w:trPr>
        <w:tc>
          <w:tcPr>
            <w:tcW w:w="3438" w:type="dxa"/>
          </w:tcPr>
          <w:p w:rsidR="009C4196" w:rsidRDefault="009C4196" w:rsidP="0071534D">
            <w:pPr>
              <w:pStyle w:val="ListNumber"/>
              <w:numPr>
                <w:ilvl w:val="0"/>
                <w:numId w:val="0"/>
              </w:numPr>
              <w:rPr>
                <w:ins w:id="813" w:author="Andrea Miller" w:date="2013-05-02T14:56:00Z"/>
              </w:rPr>
            </w:pPr>
            <w:ins w:id="814" w:author="Andrea Miller" w:date="2013-05-02T14:56:00Z">
              <w:r>
                <w:t>SN09_</w:t>
              </w:r>
              <w:r>
                <w:t>27</w:t>
              </w:r>
              <w:r>
                <w:t>_XX through SN09</w:t>
              </w:r>
              <w:r>
                <w:t>_37</w:t>
              </w:r>
              <w:r>
                <w:t>_XX</w:t>
              </w:r>
            </w:ins>
          </w:p>
        </w:tc>
        <w:tc>
          <w:tcPr>
            <w:tcW w:w="1530" w:type="dxa"/>
          </w:tcPr>
          <w:p w:rsidR="009C4196" w:rsidRDefault="009C4196" w:rsidP="0071534D">
            <w:pPr>
              <w:pStyle w:val="ListNumber"/>
              <w:numPr>
                <w:ilvl w:val="0"/>
                <w:numId w:val="0"/>
              </w:numPr>
              <w:rPr>
                <w:ins w:id="815" w:author="Andrea Miller" w:date="2013-05-02T14:56:00Z"/>
              </w:rPr>
            </w:pPr>
            <w:ins w:id="816" w:author="Andrea Miller" w:date="2013-05-02T14:56:00Z">
              <w:r>
                <w:t>21</w:t>
              </w:r>
              <w:r>
                <w:t xml:space="preserve"> Set 13</w:t>
              </w:r>
            </w:ins>
          </w:p>
        </w:tc>
        <w:tc>
          <w:tcPr>
            <w:tcW w:w="4248" w:type="dxa"/>
          </w:tcPr>
          <w:p w:rsidR="009C4196" w:rsidRDefault="009C4196" w:rsidP="0071534D">
            <w:pPr>
              <w:pStyle w:val="ListNumber"/>
              <w:numPr>
                <w:ilvl w:val="0"/>
                <w:numId w:val="0"/>
              </w:numPr>
              <w:rPr>
                <w:ins w:id="817" w:author="Andrea Miller" w:date="2013-05-02T14:56:00Z"/>
              </w:rPr>
            </w:pPr>
          </w:p>
        </w:tc>
      </w:tr>
      <w:tr w:rsidR="009C4196" w:rsidTr="0071534D">
        <w:trPr>
          <w:trHeight w:val="432"/>
          <w:ins w:id="818" w:author="Andrea Miller" w:date="2013-05-02T14:56:00Z"/>
        </w:trPr>
        <w:tc>
          <w:tcPr>
            <w:tcW w:w="3438" w:type="dxa"/>
          </w:tcPr>
          <w:p w:rsidR="009C4196" w:rsidRDefault="009C4196" w:rsidP="0071534D">
            <w:pPr>
              <w:pStyle w:val="ListNumber"/>
              <w:numPr>
                <w:ilvl w:val="0"/>
                <w:numId w:val="0"/>
              </w:numPr>
              <w:rPr>
                <w:ins w:id="819" w:author="Andrea Miller" w:date="2013-05-02T14:56:00Z"/>
              </w:rPr>
            </w:pPr>
            <w:ins w:id="820" w:author="Andrea Miller" w:date="2013-05-02T14:56:00Z">
              <w:r>
                <w:t>SN09_</w:t>
              </w:r>
              <w:r>
                <w:t>38</w:t>
              </w:r>
              <w:r>
                <w:t>_XX through SN09_</w:t>
              </w:r>
              <w:r>
                <w:t>48</w:t>
              </w:r>
              <w:r>
                <w:t>_XX</w:t>
              </w:r>
            </w:ins>
          </w:p>
        </w:tc>
        <w:tc>
          <w:tcPr>
            <w:tcW w:w="1530" w:type="dxa"/>
          </w:tcPr>
          <w:p w:rsidR="009C4196" w:rsidRDefault="009C4196" w:rsidP="0071534D">
            <w:pPr>
              <w:pStyle w:val="ListNumber"/>
              <w:numPr>
                <w:ilvl w:val="0"/>
                <w:numId w:val="0"/>
              </w:numPr>
              <w:rPr>
                <w:ins w:id="821" w:author="Andrea Miller" w:date="2013-05-02T14:56:00Z"/>
              </w:rPr>
            </w:pPr>
            <w:ins w:id="822" w:author="Andrea Miller" w:date="2013-05-02T14:57:00Z">
              <w:r>
                <w:t>21</w:t>
              </w:r>
            </w:ins>
            <w:ins w:id="823" w:author="Andrea Miller" w:date="2013-05-02T14:56:00Z">
              <w:r>
                <w:t xml:space="preserve"> Set 14</w:t>
              </w:r>
            </w:ins>
          </w:p>
        </w:tc>
        <w:tc>
          <w:tcPr>
            <w:tcW w:w="4248" w:type="dxa"/>
          </w:tcPr>
          <w:p w:rsidR="009C4196" w:rsidRDefault="009C4196" w:rsidP="0071534D">
            <w:pPr>
              <w:pStyle w:val="ListNumber"/>
              <w:numPr>
                <w:ilvl w:val="0"/>
                <w:numId w:val="0"/>
              </w:numPr>
              <w:rPr>
                <w:ins w:id="824" w:author="Andrea Miller" w:date="2013-05-02T14:56:00Z"/>
              </w:rPr>
            </w:pPr>
          </w:p>
        </w:tc>
      </w:tr>
      <w:tr w:rsidR="009C4196" w:rsidTr="0071534D">
        <w:trPr>
          <w:trHeight w:val="432"/>
          <w:ins w:id="825" w:author="Andrea Miller" w:date="2013-05-02T14:56:00Z"/>
        </w:trPr>
        <w:tc>
          <w:tcPr>
            <w:tcW w:w="3438" w:type="dxa"/>
          </w:tcPr>
          <w:p w:rsidR="009C4196" w:rsidRDefault="009C4196" w:rsidP="0071534D">
            <w:pPr>
              <w:pStyle w:val="ListNumber"/>
              <w:numPr>
                <w:ilvl w:val="0"/>
                <w:numId w:val="0"/>
              </w:numPr>
              <w:rPr>
                <w:ins w:id="826" w:author="Andrea Miller" w:date="2013-05-02T14:56:00Z"/>
              </w:rPr>
            </w:pPr>
            <w:ins w:id="827" w:author="Andrea Miller" w:date="2013-05-02T14:56:00Z">
              <w:r>
                <w:t>SN09_</w:t>
              </w:r>
              <w:r>
                <w:t>49</w:t>
              </w:r>
              <w:r>
                <w:t>_XX through SN09_</w:t>
              </w:r>
              <w:r>
                <w:t>60</w:t>
              </w:r>
              <w:r>
                <w:t>_XX</w:t>
              </w:r>
            </w:ins>
          </w:p>
        </w:tc>
        <w:tc>
          <w:tcPr>
            <w:tcW w:w="1530" w:type="dxa"/>
          </w:tcPr>
          <w:p w:rsidR="009C4196" w:rsidRDefault="009C4196" w:rsidP="0071534D">
            <w:pPr>
              <w:pStyle w:val="ListNumber"/>
              <w:numPr>
                <w:ilvl w:val="0"/>
                <w:numId w:val="0"/>
              </w:numPr>
              <w:rPr>
                <w:ins w:id="828" w:author="Andrea Miller" w:date="2013-05-02T14:56:00Z"/>
              </w:rPr>
            </w:pPr>
            <w:ins w:id="829" w:author="Andrea Miller" w:date="2013-05-02T14:57:00Z">
              <w:r>
                <w:t>21</w:t>
              </w:r>
            </w:ins>
            <w:ins w:id="830" w:author="Andrea Miller" w:date="2013-05-02T14:56:00Z">
              <w:r>
                <w:t xml:space="preserve"> Set 15</w:t>
              </w:r>
            </w:ins>
          </w:p>
        </w:tc>
        <w:tc>
          <w:tcPr>
            <w:tcW w:w="4248" w:type="dxa"/>
          </w:tcPr>
          <w:p w:rsidR="009C4196" w:rsidRDefault="009C4196" w:rsidP="0071534D">
            <w:pPr>
              <w:pStyle w:val="ListNumber"/>
              <w:numPr>
                <w:ilvl w:val="0"/>
                <w:numId w:val="0"/>
              </w:numPr>
              <w:rPr>
                <w:ins w:id="831" w:author="Andrea Miller" w:date="2013-05-02T14:56:00Z"/>
              </w:rPr>
            </w:pPr>
          </w:p>
        </w:tc>
      </w:tr>
      <w:tr w:rsidR="009C4196" w:rsidTr="0071534D">
        <w:trPr>
          <w:trHeight w:val="432"/>
          <w:ins w:id="832" w:author="Andrea Miller" w:date="2013-05-02T14:56:00Z"/>
        </w:trPr>
        <w:tc>
          <w:tcPr>
            <w:tcW w:w="3438" w:type="dxa"/>
          </w:tcPr>
          <w:p w:rsidR="009C4196" w:rsidRDefault="009C4196" w:rsidP="0071534D">
            <w:pPr>
              <w:pStyle w:val="ListNumber"/>
              <w:numPr>
                <w:ilvl w:val="0"/>
                <w:numId w:val="0"/>
              </w:numPr>
              <w:rPr>
                <w:ins w:id="833" w:author="Andrea Miller" w:date="2013-05-02T14:56:00Z"/>
              </w:rPr>
            </w:pPr>
            <w:ins w:id="834" w:author="Andrea Miller" w:date="2013-05-02T14:56:00Z">
              <w:r>
                <w:t>SN25_01_XX through SN25_30_XX</w:t>
              </w:r>
            </w:ins>
          </w:p>
        </w:tc>
        <w:tc>
          <w:tcPr>
            <w:tcW w:w="1530" w:type="dxa"/>
          </w:tcPr>
          <w:p w:rsidR="009C4196" w:rsidRDefault="009C4196" w:rsidP="0071534D">
            <w:pPr>
              <w:pStyle w:val="ListNumber"/>
              <w:numPr>
                <w:ilvl w:val="0"/>
                <w:numId w:val="0"/>
              </w:numPr>
              <w:rPr>
                <w:ins w:id="835" w:author="Andrea Miller" w:date="2013-05-02T14:56:00Z"/>
              </w:rPr>
            </w:pPr>
            <w:ins w:id="836" w:author="Andrea Miller" w:date="2013-05-02T14:57:00Z">
              <w:r>
                <w:t>21</w:t>
              </w:r>
            </w:ins>
            <w:ins w:id="837" w:author="Andrea Miller" w:date="2013-05-02T14:56:00Z">
              <w:r>
                <w:t xml:space="preserve"> Set 16</w:t>
              </w:r>
            </w:ins>
          </w:p>
        </w:tc>
        <w:tc>
          <w:tcPr>
            <w:tcW w:w="4248" w:type="dxa"/>
          </w:tcPr>
          <w:p w:rsidR="009C4196" w:rsidRDefault="009C4196" w:rsidP="0071534D">
            <w:pPr>
              <w:pStyle w:val="ListNumber"/>
              <w:numPr>
                <w:ilvl w:val="0"/>
                <w:numId w:val="0"/>
              </w:numPr>
              <w:rPr>
                <w:ins w:id="838" w:author="Andrea Miller" w:date="2013-05-02T14:56:00Z"/>
              </w:rPr>
            </w:pPr>
          </w:p>
        </w:tc>
      </w:tr>
      <w:tr w:rsidR="009C4196" w:rsidTr="0071534D">
        <w:trPr>
          <w:trHeight w:val="432"/>
          <w:ins w:id="839" w:author="Andrea Miller" w:date="2013-05-02T14:56:00Z"/>
        </w:trPr>
        <w:tc>
          <w:tcPr>
            <w:tcW w:w="3438" w:type="dxa"/>
          </w:tcPr>
          <w:p w:rsidR="009C4196" w:rsidRDefault="009C4196" w:rsidP="0071534D">
            <w:pPr>
              <w:pStyle w:val="ListNumber"/>
              <w:numPr>
                <w:ilvl w:val="0"/>
                <w:numId w:val="0"/>
              </w:numPr>
              <w:rPr>
                <w:ins w:id="840" w:author="Andrea Miller" w:date="2013-05-02T14:56:00Z"/>
              </w:rPr>
            </w:pPr>
            <w:ins w:id="841" w:author="Andrea Miller" w:date="2013-05-02T14:56:00Z">
              <w:r>
                <w:t>SN25_31_XX through SN25_46_XX</w:t>
              </w:r>
            </w:ins>
          </w:p>
        </w:tc>
        <w:tc>
          <w:tcPr>
            <w:tcW w:w="1530" w:type="dxa"/>
          </w:tcPr>
          <w:p w:rsidR="009C4196" w:rsidRDefault="009C4196" w:rsidP="0071534D">
            <w:pPr>
              <w:pStyle w:val="ListNumber"/>
              <w:numPr>
                <w:ilvl w:val="0"/>
                <w:numId w:val="0"/>
              </w:numPr>
              <w:rPr>
                <w:ins w:id="842" w:author="Andrea Miller" w:date="2013-05-02T14:56:00Z"/>
              </w:rPr>
            </w:pPr>
            <w:ins w:id="843" w:author="Andrea Miller" w:date="2013-05-02T14:57:00Z">
              <w:r>
                <w:t>21</w:t>
              </w:r>
            </w:ins>
            <w:ins w:id="844" w:author="Andrea Miller" w:date="2013-05-02T14:56:00Z">
              <w:r>
                <w:t xml:space="preserve"> Set 17</w:t>
              </w:r>
            </w:ins>
          </w:p>
        </w:tc>
        <w:tc>
          <w:tcPr>
            <w:tcW w:w="4248" w:type="dxa"/>
          </w:tcPr>
          <w:p w:rsidR="009C4196" w:rsidRDefault="009C4196" w:rsidP="0071534D">
            <w:pPr>
              <w:pStyle w:val="ListNumber"/>
              <w:numPr>
                <w:ilvl w:val="0"/>
                <w:numId w:val="0"/>
              </w:numPr>
              <w:rPr>
                <w:ins w:id="845" w:author="Andrea Miller" w:date="2013-05-02T14:56:00Z"/>
              </w:rPr>
            </w:pPr>
          </w:p>
        </w:tc>
      </w:tr>
      <w:tr w:rsidR="009C4196" w:rsidTr="0071534D">
        <w:trPr>
          <w:trHeight w:val="432"/>
          <w:ins w:id="846" w:author="Andrea Miller" w:date="2013-05-02T14:56:00Z"/>
        </w:trPr>
        <w:tc>
          <w:tcPr>
            <w:tcW w:w="3438" w:type="dxa"/>
          </w:tcPr>
          <w:p w:rsidR="009C4196" w:rsidRDefault="009C4196" w:rsidP="0071534D">
            <w:pPr>
              <w:pStyle w:val="ListNumber"/>
              <w:numPr>
                <w:ilvl w:val="0"/>
                <w:numId w:val="0"/>
              </w:numPr>
              <w:rPr>
                <w:ins w:id="847" w:author="Andrea Miller" w:date="2013-05-02T14:56:00Z"/>
              </w:rPr>
            </w:pPr>
            <w:ins w:id="848" w:author="Andrea Miller" w:date="2013-05-02T14:56:00Z">
              <w:r>
                <w:t>SN25_47_XX through SN25_60_XX</w:t>
              </w:r>
            </w:ins>
          </w:p>
        </w:tc>
        <w:tc>
          <w:tcPr>
            <w:tcW w:w="1530" w:type="dxa"/>
          </w:tcPr>
          <w:p w:rsidR="009C4196" w:rsidRDefault="009C4196" w:rsidP="0071534D">
            <w:pPr>
              <w:pStyle w:val="ListNumber"/>
              <w:numPr>
                <w:ilvl w:val="0"/>
                <w:numId w:val="0"/>
              </w:numPr>
              <w:rPr>
                <w:ins w:id="849" w:author="Andrea Miller" w:date="2013-05-02T14:56:00Z"/>
              </w:rPr>
            </w:pPr>
            <w:ins w:id="850" w:author="Andrea Miller" w:date="2013-05-02T14:57:00Z">
              <w:r>
                <w:t>21</w:t>
              </w:r>
            </w:ins>
            <w:ins w:id="851" w:author="Andrea Miller" w:date="2013-05-02T14:56:00Z">
              <w:r>
                <w:t xml:space="preserve"> Set 18</w:t>
              </w:r>
            </w:ins>
          </w:p>
        </w:tc>
        <w:tc>
          <w:tcPr>
            <w:tcW w:w="4248" w:type="dxa"/>
          </w:tcPr>
          <w:p w:rsidR="009C4196" w:rsidRDefault="009C4196" w:rsidP="0071534D">
            <w:pPr>
              <w:pStyle w:val="ListNumber"/>
              <w:numPr>
                <w:ilvl w:val="0"/>
                <w:numId w:val="0"/>
              </w:numPr>
              <w:rPr>
                <w:ins w:id="852" w:author="Andrea Miller" w:date="2013-05-02T14:56:00Z"/>
              </w:rPr>
            </w:pPr>
          </w:p>
        </w:tc>
      </w:tr>
    </w:tbl>
    <w:p w:rsidR="009C4196" w:rsidRDefault="009C4196" w:rsidP="009C4196">
      <w:pPr>
        <w:pStyle w:val="ListNumber"/>
        <w:numPr>
          <w:ilvl w:val="0"/>
          <w:numId w:val="0"/>
        </w:numPr>
        <w:ind w:left="360"/>
        <w:rPr>
          <w:ins w:id="853" w:author="Andrea Miller" w:date="2013-05-02T14:56:00Z"/>
        </w:rPr>
      </w:pPr>
    </w:p>
    <w:p w:rsidR="009C4196" w:rsidRPr="00C34705" w:rsidRDefault="009C4196" w:rsidP="009C4196">
      <w:pPr>
        <w:pStyle w:val="ListNumber"/>
        <w:numPr>
          <w:ilvl w:val="0"/>
          <w:numId w:val="0"/>
        </w:numPr>
        <w:tabs>
          <w:tab w:val="left" w:leader="underscore" w:pos="1800"/>
          <w:tab w:val="left" w:leader="underscore" w:pos="3600"/>
          <w:tab w:val="left" w:pos="5130"/>
          <w:tab w:val="left" w:leader="underscore" w:pos="8640"/>
        </w:tabs>
        <w:ind w:left="360" w:hanging="360"/>
        <w:rPr>
          <w:ins w:id="854" w:author="Andrea Miller" w:date="2013-05-02T14:56:00Z"/>
        </w:rPr>
      </w:pPr>
    </w:p>
    <w:p w:rsidR="009C4196" w:rsidRDefault="009C4196" w:rsidP="009C4196">
      <w:pPr>
        <w:pStyle w:val="ListNumber"/>
        <w:rPr>
          <w:ins w:id="855" w:author="Andrea Miller" w:date="2013-05-02T14:56:00Z"/>
        </w:rPr>
      </w:pPr>
      <w:ins w:id="856" w:author="Andrea Miller" w:date="2013-05-02T14:56:00Z">
        <w:r>
          <w:t xml:space="preserve">Locate the saved calibration data sets.  Compile all of the results into the spreadsheet generated in step </w:t>
        </w:r>
        <w:r>
          <w:fldChar w:fldCharType="begin"/>
        </w:r>
        <w:r>
          <w:instrText xml:space="preserve"> REF _Ref355269500 \r \h </w:instrText>
        </w:r>
        <w:r>
          <w:fldChar w:fldCharType="separate"/>
        </w:r>
        <w:r>
          <w:t>6</w:t>
        </w:r>
        <w:r>
          <w:fldChar w:fldCharType="end"/>
        </w:r>
        <w:r>
          <w:t xml:space="preserve"> above.  Remove the extra columns so the spreadsheet displays only the failed calibration data.  An example of the spreadsheet looks like this:</w:t>
        </w:r>
      </w:ins>
    </w:p>
    <w:p w:rsidR="009C4196" w:rsidRDefault="009C4196" w:rsidP="009C4196">
      <w:pPr>
        <w:pStyle w:val="BodyText"/>
        <w:rPr>
          <w:ins w:id="857" w:author="Andrea Miller" w:date="2013-05-02T14:56:00Z"/>
        </w:rPr>
      </w:pPr>
    </w:p>
    <w:tbl>
      <w:tblPr>
        <w:tblStyle w:val="TableGrid"/>
        <w:tblW w:w="0" w:type="auto"/>
        <w:tblInd w:w="468" w:type="dxa"/>
        <w:tblLook w:val="04A0" w:firstRow="1" w:lastRow="0" w:firstColumn="1" w:lastColumn="0" w:noHBand="0" w:noVBand="1"/>
      </w:tblPr>
      <w:tblGrid>
        <w:gridCol w:w="2680"/>
        <w:gridCol w:w="960"/>
        <w:gridCol w:w="960"/>
      </w:tblGrid>
      <w:tr w:rsidR="009C4196" w:rsidRPr="00395540" w:rsidTr="0071534D">
        <w:trPr>
          <w:trHeight w:val="300"/>
          <w:ins w:id="858" w:author="Andrea Miller" w:date="2013-05-02T14:56:00Z"/>
        </w:trPr>
        <w:tc>
          <w:tcPr>
            <w:tcW w:w="2680" w:type="dxa"/>
            <w:noWrap/>
            <w:hideMark/>
          </w:tcPr>
          <w:p w:rsidR="009C4196" w:rsidRPr="00395540" w:rsidRDefault="009C4196" w:rsidP="0071534D">
            <w:pPr>
              <w:pStyle w:val="BodyText"/>
              <w:rPr>
                <w:ins w:id="859" w:author="Andrea Miller" w:date="2013-05-02T14:56:00Z"/>
              </w:rPr>
            </w:pPr>
            <w:ins w:id="860" w:author="Andrea Miller" w:date="2013-05-02T14:56:00Z">
              <w:r w:rsidRPr="00395540">
                <w:t>Image Filename</w:t>
              </w:r>
            </w:ins>
          </w:p>
        </w:tc>
        <w:tc>
          <w:tcPr>
            <w:tcW w:w="960" w:type="dxa"/>
            <w:noWrap/>
            <w:hideMark/>
          </w:tcPr>
          <w:p w:rsidR="009C4196" w:rsidRPr="00395540" w:rsidRDefault="009C4196" w:rsidP="0071534D">
            <w:pPr>
              <w:pStyle w:val="BodyText"/>
              <w:rPr>
                <w:ins w:id="861" w:author="Andrea Miller" w:date="2013-05-02T14:56:00Z"/>
              </w:rPr>
            </w:pPr>
            <w:ins w:id="862" w:author="Andrea Miller" w:date="2013-05-02T14:56:00Z">
              <w:r w:rsidRPr="00395540">
                <w:t>Failed Pixels</w:t>
              </w:r>
            </w:ins>
          </w:p>
        </w:tc>
        <w:tc>
          <w:tcPr>
            <w:tcW w:w="960" w:type="dxa"/>
            <w:noWrap/>
            <w:hideMark/>
          </w:tcPr>
          <w:p w:rsidR="009C4196" w:rsidRPr="00395540" w:rsidRDefault="009C4196" w:rsidP="0071534D">
            <w:pPr>
              <w:pStyle w:val="BodyText"/>
              <w:rPr>
                <w:ins w:id="863" w:author="Andrea Miller" w:date="2013-05-02T14:56:00Z"/>
              </w:rPr>
            </w:pPr>
            <w:ins w:id="864" w:author="Andrea Miller" w:date="2013-05-02T14:56:00Z">
              <w:r w:rsidRPr="00395540">
                <w:t>Status</w:t>
              </w:r>
            </w:ins>
          </w:p>
        </w:tc>
      </w:tr>
      <w:tr w:rsidR="009C4196" w:rsidRPr="00395540" w:rsidTr="0071534D">
        <w:trPr>
          <w:trHeight w:val="300"/>
          <w:ins w:id="865" w:author="Andrea Miller" w:date="2013-05-02T14:56:00Z"/>
        </w:trPr>
        <w:tc>
          <w:tcPr>
            <w:tcW w:w="2680" w:type="dxa"/>
            <w:noWrap/>
            <w:hideMark/>
          </w:tcPr>
          <w:p w:rsidR="009C4196" w:rsidRPr="00395540" w:rsidRDefault="009C4196" w:rsidP="0071534D">
            <w:pPr>
              <w:pStyle w:val="BodyText"/>
              <w:rPr>
                <w:ins w:id="866" w:author="Andrea Miller" w:date="2013-05-02T14:56:00Z"/>
              </w:rPr>
            </w:pPr>
            <w:ins w:id="867" w:author="Andrea Miller" w:date="2013-05-02T14:56:00Z">
              <w:r>
                <w:t>Image</w:t>
              </w:r>
              <w:r w:rsidRPr="00395540">
                <w:t>#</w:t>
              </w:r>
              <w:r>
                <w:t>X</w:t>
              </w:r>
              <w:r w:rsidRPr="00395540">
                <w:t>.bmp</w:t>
              </w:r>
            </w:ins>
          </w:p>
        </w:tc>
        <w:tc>
          <w:tcPr>
            <w:tcW w:w="960" w:type="dxa"/>
            <w:noWrap/>
            <w:hideMark/>
          </w:tcPr>
          <w:p w:rsidR="009C4196" w:rsidRPr="00395540" w:rsidRDefault="009C4196" w:rsidP="0071534D">
            <w:pPr>
              <w:pStyle w:val="BodyText"/>
              <w:rPr>
                <w:ins w:id="868" w:author="Andrea Miller" w:date="2013-05-02T14:56:00Z"/>
              </w:rPr>
            </w:pPr>
            <w:ins w:id="869" w:author="Andrea Miller" w:date="2013-05-02T14:56:00Z">
              <w:r w:rsidRPr="00395540">
                <w:t>7622</w:t>
              </w:r>
            </w:ins>
          </w:p>
        </w:tc>
        <w:tc>
          <w:tcPr>
            <w:tcW w:w="960" w:type="dxa"/>
            <w:noWrap/>
            <w:hideMark/>
          </w:tcPr>
          <w:p w:rsidR="009C4196" w:rsidRPr="00395540" w:rsidRDefault="009C4196" w:rsidP="0071534D">
            <w:pPr>
              <w:pStyle w:val="BodyText"/>
              <w:rPr>
                <w:ins w:id="870" w:author="Andrea Miller" w:date="2013-05-02T14:56:00Z"/>
              </w:rPr>
            </w:pPr>
            <w:ins w:id="871" w:author="Andrea Miller" w:date="2013-05-02T14:56:00Z">
              <w:r w:rsidRPr="00395540">
                <w:t>Failed</w:t>
              </w:r>
            </w:ins>
          </w:p>
        </w:tc>
      </w:tr>
      <w:tr w:rsidR="009C4196" w:rsidRPr="00395540" w:rsidTr="0071534D">
        <w:trPr>
          <w:trHeight w:val="300"/>
          <w:ins w:id="872" w:author="Andrea Miller" w:date="2013-05-02T14:56:00Z"/>
        </w:trPr>
        <w:tc>
          <w:tcPr>
            <w:tcW w:w="2680" w:type="dxa"/>
            <w:noWrap/>
          </w:tcPr>
          <w:p w:rsidR="009C4196" w:rsidRPr="00395540" w:rsidRDefault="009C4196" w:rsidP="0071534D">
            <w:pPr>
              <w:pStyle w:val="BodyText"/>
              <w:rPr>
                <w:ins w:id="873" w:author="Andrea Miller" w:date="2013-05-02T14:56:00Z"/>
              </w:rPr>
            </w:pPr>
            <w:ins w:id="874" w:author="Andrea Miller" w:date="2013-05-02T14:56:00Z">
              <w:r>
                <w:t>…</w:t>
              </w:r>
            </w:ins>
          </w:p>
        </w:tc>
        <w:tc>
          <w:tcPr>
            <w:tcW w:w="960" w:type="dxa"/>
            <w:noWrap/>
          </w:tcPr>
          <w:p w:rsidR="009C4196" w:rsidRPr="00395540" w:rsidRDefault="009C4196" w:rsidP="0071534D">
            <w:pPr>
              <w:pStyle w:val="BodyText"/>
              <w:rPr>
                <w:ins w:id="875" w:author="Andrea Miller" w:date="2013-05-02T14:56:00Z"/>
              </w:rPr>
            </w:pPr>
            <w:ins w:id="876" w:author="Andrea Miller" w:date="2013-05-02T14:56:00Z">
              <w:r>
                <w:t>…</w:t>
              </w:r>
            </w:ins>
          </w:p>
        </w:tc>
        <w:tc>
          <w:tcPr>
            <w:tcW w:w="960" w:type="dxa"/>
            <w:noWrap/>
          </w:tcPr>
          <w:p w:rsidR="009C4196" w:rsidRPr="00395540" w:rsidRDefault="009C4196" w:rsidP="0071534D">
            <w:pPr>
              <w:pStyle w:val="BodyText"/>
              <w:rPr>
                <w:ins w:id="877" w:author="Andrea Miller" w:date="2013-05-02T14:56:00Z"/>
              </w:rPr>
            </w:pPr>
            <w:ins w:id="878" w:author="Andrea Miller" w:date="2013-05-02T14:56:00Z">
              <w:r>
                <w:t>…</w:t>
              </w:r>
            </w:ins>
          </w:p>
        </w:tc>
      </w:tr>
      <w:tr w:rsidR="009C4196" w:rsidRPr="00395540" w:rsidTr="0071534D">
        <w:trPr>
          <w:trHeight w:val="300"/>
          <w:ins w:id="879" w:author="Andrea Miller" w:date="2013-05-02T14:56:00Z"/>
        </w:trPr>
        <w:tc>
          <w:tcPr>
            <w:tcW w:w="2680" w:type="dxa"/>
            <w:noWrap/>
          </w:tcPr>
          <w:p w:rsidR="009C4196" w:rsidRDefault="009C4196" w:rsidP="0071534D">
            <w:pPr>
              <w:pStyle w:val="BodyText"/>
              <w:rPr>
                <w:ins w:id="880" w:author="Andrea Miller" w:date="2013-05-02T14:56:00Z"/>
              </w:rPr>
            </w:pPr>
            <w:ins w:id="881" w:author="Andrea Miller" w:date="2013-05-02T14:56:00Z">
              <w:r>
                <w:t>Image</w:t>
              </w:r>
              <w:r w:rsidRPr="00395540">
                <w:t>#</w:t>
              </w:r>
              <w:r>
                <w:t>X</w:t>
              </w:r>
              <w:r w:rsidRPr="00395540">
                <w:t>.bmp</w:t>
              </w:r>
            </w:ins>
          </w:p>
        </w:tc>
        <w:tc>
          <w:tcPr>
            <w:tcW w:w="960" w:type="dxa"/>
            <w:noWrap/>
          </w:tcPr>
          <w:p w:rsidR="009C4196" w:rsidRPr="00395540" w:rsidRDefault="009C4196" w:rsidP="0071534D">
            <w:pPr>
              <w:rPr>
                <w:ins w:id="882" w:author="Andrea Miller" w:date="2013-05-02T14:56:00Z"/>
                <w:color w:val="000000"/>
              </w:rPr>
            </w:pPr>
            <w:ins w:id="883" w:author="Andrea Miller" w:date="2013-05-02T14:56:00Z">
              <w:r>
                <w:rPr>
                  <w:color w:val="000000"/>
                </w:rPr>
                <w:t>6993</w:t>
              </w:r>
            </w:ins>
          </w:p>
        </w:tc>
        <w:tc>
          <w:tcPr>
            <w:tcW w:w="960" w:type="dxa"/>
            <w:noWrap/>
          </w:tcPr>
          <w:p w:rsidR="009C4196" w:rsidRDefault="009C4196" w:rsidP="0071534D">
            <w:pPr>
              <w:pStyle w:val="BodyText"/>
              <w:rPr>
                <w:ins w:id="884" w:author="Andrea Miller" w:date="2013-05-02T14:56:00Z"/>
              </w:rPr>
            </w:pPr>
            <w:ins w:id="885" w:author="Andrea Miller" w:date="2013-05-02T14:56:00Z">
              <w:r>
                <w:t>Failed</w:t>
              </w:r>
            </w:ins>
          </w:p>
        </w:tc>
      </w:tr>
    </w:tbl>
    <w:p w:rsidR="009C4196" w:rsidRDefault="009C4196" w:rsidP="009C4196">
      <w:pPr>
        <w:pStyle w:val="ListNumber"/>
        <w:numPr>
          <w:ilvl w:val="0"/>
          <w:numId w:val="0"/>
        </w:numPr>
        <w:rPr>
          <w:ins w:id="886" w:author="Andrea Miller" w:date="2013-05-02T14:56:00Z"/>
        </w:rPr>
      </w:pPr>
    </w:p>
    <w:p w:rsidR="009C4196" w:rsidRDefault="009C4196" w:rsidP="009C4196">
      <w:pPr>
        <w:pStyle w:val="ListNumber"/>
        <w:numPr>
          <w:ilvl w:val="0"/>
          <w:numId w:val="0"/>
        </w:numPr>
        <w:ind w:left="360"/>
        <w:rPr>
          <w:ins w:id="887" w:author="Andrea Miller" w:date="2013-05-02T14:56:00Z"/>
        </w:rPr>
      </w:pPr>
      <w:ins w:id="888" w:author="Andrea Miller" w:date="2013-05-02T14:56:00Z">
        <w:r>
          <w:t>Print out a final version of the results, sign and date the printout and attach them to this protocol.</w:t>
        </w:r>
      </w:ins>
    </w:p>
    <w:p w:rsidR="009C4196" w:rsidRDefault="009C4196" w:rsidP="009C4196">
      <w:pPr>
        <w:pStyle w:val="ListNumber"/>
        <w:numPr>
          <w:ilvl w:val="0"/>
          <w:numId w:val="0"/>
        </w:numPr>
        <w:rPr>
          <w:ins w:id="889" w:author="Andrea Miller" w:date="2013-05-02T14:56:00Z"/>
        </w:rPr>
      </w:pPr>
    </w:p>
    <w:p w:rsidR="009C4196" w:rsidRDefault="009C4196" w:rsidP="009C4196">
      <w:pPr>
        <w:pStyle w:val="ListNumber"/>
        <w:numPr>
          <w:ilvl w:val="0"/>
          <w:numId w:val="0"/>
        </w:numPr>
        <w:ind w:left="360"/>
        <w:rPr>
          <w:ins w:id="890" w:author="Andrea Miller" w:date="2013-05-02T14:57:00Z"/>
          <w:u w:val="single"/>
        </w:rPr>
      </w:pPr>
      <w:ins w:id="891" w:author="Andrea Miller" w:date="2013-05-02T14:56:00Z">
        <w:r>
          <w:t xml:space="preserve">Attached by: </w:t>
        </w:r>
        <w:r>
          <w:rPr>
            <w:u w:val="single"/>
          </w:rPr>
          <w:tab/>
        </w:r>
        <w:r>
          <w:rPr>
            <w:u w:val="single"/>
          </w:rPr>
          <w:tab/>
        </w:r>
        <w:r>
          <w:rPr>
            <w:u w:val="single"/>
          </w:rPr>
          <w:tab/>
        </w:r>
        <w:r>
          <w:rPr>
            <w:u w:val="single"/>
          </w:rPr>
          <w:tab/>
        </w:r>
        <w:r>
          <w:rPr>
            <w:u w:val="single"/>
          </w:rPr>
          <w:tab/>
        </w:r>
        <w:r>
          <w:tab/>
          <w:t xml:space="preserve">Date: </w:t>
        </w:r>
        <w:r>
          <w:rPr>
            <w:u w:val="single"/>
          </w:rPr>
          <w:tab/>
        </w:r>
        <w:r>
          <w:rPr>
            <w:u w:val="single"/>
          </w:rPr>
          <w:tab/>
        </w:r>
        <w:r>
          <w:rPr>
            <w:u w:val="single"/>
          </w:rPr>
          <w:tab/>
        </w:r>
        <w:r>
          <w:rPr>
            <w:u w:val="single"/>
          </w:rPr>
          <w:tab/>
        </w:r>
      </w:ins>
    </w:p>
    <w:p w:rsidR="009C4196" w:rsidRPr="0071534D" w:rsidRDefault="009C4196" w:rsidP="009C4196">
      <w:pPr>
        <w:pStyle w:val="ListNumber"/>
        <w:numPr>
          <w:ilvl w:val="0"/>
          <w:numId w:val="0"/>
        </w:numPr>
        <w:ind w:left="360"/>
        <w:rPr>
          <w:ins w:id="892" w:author="Andrea Miller" w:date="2013-05-02T14:56:00Z"/>
          <w:u w:val="single"/>
        </w:rPr>
      </w:pPr>
    </w:p>
    <w:p w:rsidR="003E1AA1" w:rsidDel="009C4196" w:rsidRDefault="003E1AA1" w:rsidP="003E1AA1">
      <w:pPr>
        <w:pStyle w:val="ListNumber"/>
        <w:rPr>
          <w:del w:id="893" w:author="Andrea Miller" w:date="2013-05-02T14:58:00Z"/>
        </w:rPr>
      </w:pPr>
      <w:del w:id="894" w:author="Andrea Miller" w:date="2013-05-02T14:58:00Z">
        <w:r w:rsidDel="009C4196">
          <w:delText xml:space="preserve">Export the </w:delText>
        </w:r>
      </w:del>
      <w:del w:id="895" w:author="Andrea Miller" w:date="2013-05-01T15:16:00Z">
        <w:r w:rsidDel="001541F6">
          <w:delText>calibration</w:delText>
        </w:r>
      </w:del>
      <w:del w:id="896" w:author="Andrea Miller" w:date="2013-05-02T14:58:00Z">
        <w:r w:rsidDel="009C4196">
          <w:delText xml:space="preserve"> data when prompted for each set.</w:delText>
        </w:r>
      </w:del>
    </w:p>
    <w:p w:rsidR="003E1AA1" w:rsidDel="009C4196" w:rsidRDefault="003E1AA1" w:rsidP="003E1AA1">
      <w:pPr>
        <w:pStyle w:val="ListNumber"/>
        <w:numPr>
          <w:ilvl w:val="0"/>
          <w:numId w:val="0"/>
        </w:numPr>
        <w:rPr>
          <w:del w:id="897" w:author="Andrea Miller" w:date="2013-05-02T14:58:00Z"/>
        </w:rPr>
      </w:pPr>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898" w:author="Andrea Miller" w:date="2013-05-02T14:58:00Z"/>
        </w:rPr>
      </w:pPr>
      <w:del w:id="899" w:author="Andrea Miller" w:date="2013-05-02T14:58:00Z">
        <w:r w:rsidDel="009C4196">
          <w:tab/>
        </w:r>
        <w:r w:rsidDel="009C4196">
          <w:tab/>
          <w:delText xml:space="preserve"> </w:delText>
        </w:r>
        <w:r w:rsidRPr="00C34705" w:rsidDel="009C4196">
          <w:delText>Verified</w:delText>
        </w:r>
        <w:r w:rsidDel="009C4196">
          <w:tab/>
        </w:r>
        <w:r w:rsidRPr="00C34705" w:rsidDel="009C4196">
          <w:delText xml:space="preserve"> Not Verified</w:delText>
        </w:r>
        <w:r w:rsidDel="009C4196">
          <w:tab/>
          <w:delText>Non-Conformance Ref. No.</w:delText>
        </w:r>
        <w:r w:rsidDel="009C4196">
          <w:tab/>
        </w:r>
      </w:del>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900" w:author="Andrea Miller" w:date="2013-05-02T14:58:00Z"/>
        </w:rPr>
      </w:pPr>
    </w:p>
    <w:p w:rsidR="003E1AA1" w:rsidDel="009C4196" w:rsidRDefault="003E1AA1" w:rsidP="003E1AA1">
      <w:pPr>
        <w:pStyle w:val="ListNumber"/>
        <w:rPr>
          <w:del w:id="901" w:author="Andrea Miller" w:date="2013-05-02T14:58:00Z"/>
        </w:rPr>
      </w:pPr>
      <w:del w:id="902" w:author="Andrea Miller" w:date="2013-05-02T14:58:00Z">
        <w:r w:rsidDel="009C4196">
          <w:delText>Compile all of the results in to a single spreadsheet.</w:delText>
        </w:r>
      </w:del>
    </w:p>
    <w:p w:rsidR="003E1AA1" w:rsidDel="009C4196" w:rsidRDefault="003E1AA1" w:rsidP="003E1AA1">
      <w:pPr>
        <w:pStyle w:val="ListNumber"/>
        <w:numPr>
          <w:ilvl w:val="0"/>
          <w:numId w:val="0"/>
        </w:numPr>
        <w:rPr>
          <w:del w:id="903" w:author="Andrea Miller" w:date="2013-05-02T14:58:00Z"/>
        </w:rPr>
      </w:pPr>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904" w:author="Andrea Miller" w:date="2013-05-02T14:58:00Z"/>
        </w:rPr>
      </w:pPr>
      <w:del w:id="905" w:author="Andrea Miller" w:date="2013-05-02T14:58:00Z">
        <w:r w:rsidDel="009C4196">
          <w:tab/>
        </w:r>
        <w:r w:rsidDel="009C4196">
          <w:tab/>
          <w:delText xml:space="preserve"> </w:delText>
        </w:r>
        <w:r w:rsidRPr="00C34705" w:rsidDel="009C4196">
          <w:delText>Verified</w:delText>
        </w:r>
        <w:r w:rsidDel="009C4196">
          <w:tab/>
        </w:r>
        <w:r w:rsidRPr="00C34705" w:rsidDel="009C4196">
          <w:delText xml:space="preserve"> Not Verified</w:delText>
        </w:r>
        <w:r w:rsidDel="009C4196">
          <w:tab/>
          <w:delText>Non-Conformance Ref. No.</w:delText>
        </w:r>
        <w:r w:rsidDel="009C4196">
          <w:tab/>
        </w:r>
      </w:del>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906" w:author="Andrea Miller" w:date="2013-05-02T14:58:00Z"/>
        </w:rPr>
      </w:pPr>
    </w:p>
    <w:p w:rsidR="003E1AA1" w:rsidRDefault="003E1AA1" w:rsidP="003E1AA1">
      <w:pPr>
        <w:pStyle w:val="ListNumber"/>
      </w:pPr>
      <w:del w:id="907" w:author="Andrea Miller" w:date="2013-05-02T14:58:00Z">
        <w:r w:rsidDel="009C4196">
          <w:delText>Use the formula below to c</w:delText>
        </w:r>
      </w:del>
      <w:ins w:id="908" w:author="Andrea Miller" w:date="2013-05-02T14:58:00Z">
        <w:r w:rsidR="009C4196">
          <w:t>C</w:t>
        </w:r>
      </w:ins>
      <w:r>
        <w:t xml:space="preserve">reate </w:t>
      </w:r>
      <w:del w:id="909" w:author="Andrea Miller" w:date="2013-05-02T14:58:00Z">
        <w:r w:rsidDel="009C4196">
          <w:delText>the passing or failing</w:delText>
        </w:r>
      </w:del>
      <w:ins w:id="910" w:author="Andrea Miller" w:date="2013-05-02T14:58:00Z">
        <w:r w:rsidR="009C4196">
          <w:t>an Acceptance Result</w:t>
        </w:r>
      </w:ins>
      <w:r>
        <w:t xml:space="preserve"> column.  </w:t>
      </w:r>
      <w:del w:id="911" w:author="Andrea Miller" w:date="2013-05-02T14:59:00Z">
        <w:r w:rsidDel="009C4196">
          <w:delText xml:space="preserve">Place </w:delText>
        </w:r>
      </w:del>
      <w:ins w:id="912" w:author="Andrea Miller" w:date="2013-05-02T14:59:00Z">
        <w:r w:rsidR="009C4196">
          <w:t xml:space="preserve">Copy the </w:t>
        </w:r>
        <w:commentRangeStart w:id="913"/>
        <w:r w:rsidR="009C4196">
          <w:t>following</w:t>
        </w:r>
      </w:ins>
      <w:del w:id="914" w:author="Andrea Miller" w:date="2013-05-02T14:59:00Z">
        <w:r w:rsidDel="009C4196">
          <w:delText>this</w:delText>
        </w:r>
      </w:del>
      <w:r>
        <w:t xml:space="preserve"> equation </w:t>
      </w:r>
      <w:commentRangeEnd w:id="913"/>
      <w:r w:rsidR="009C4196">
        <w:rPr>
          <w:rStyle w:val="CommentReference"/>
        </w:rPr>
        <w:commentReference w:id="913"/>
      </w:r>
      <w:del w:id="916" w:author="Andrea Miller" w:date="2013-05-02T14:59:00Z">
        <w:r w:rsidDel="009C4196">
          <w:delText xml:space="preserve">in the first row of results then “fill down” all the rows </w:delText>
        </w:r>
      </w:del>
      <w:ins w:id="917" w:author="Andrea Miller" w:date="2013-05-02T14:59:00Z">
        <w:r w:rsidR="009C4196">
          <w:t xml:space="preserve">into each row of calibration data </w:t>
        </w:r>
      </w:ins>
      <w:r>
        <w:t>in the spreadsheet</w:t>
      </w:r>
      <w:ins w:id="918" w:author="Andrea Miller" w:date="2013-05-02T15:00:00Z">
        <w:r w:rsidR="009C4196">
          <w:t>.</w:t>
        </w:r>
      </w:ins>
      <w:del w:id="919" w:author="Andrea Miller" w:date="2013-05-02T15:00:00Z">
        <w:r w:rsidDel="009C4196">
          <w:delText>.</w:delText>
        </w:r>
      </w:del>
    </w:p>
    <w:p w:rsidR="003E1AA1" w:rsidRPr="00C34705" w:rsidRDefault="003E1AA1" w:rsidP="003E1AA1">
      <w:pPr>
        <w:pStyle w:val="ListNumber"/>
        <w:numPr>
          <w:ilvl w:val="0"/>
          <w:numId w:val="0"/>
        </w:numPr>
      </w:pPr>
    </w:p>
    <w:tbl>
      <w:tblPr>
        <w:tblStyle w:val="TableGrid"/>
        <w:tblW w:w="0" w:type="auto"/>
        <w:tblInd w:w="468" w:type="dxa"/>
        <w:tblLayout w:type="fixed"/>
        <w:tblLook w:val="04A0" w:firstRow="1" w:lastRow="0" w:firstColumn="1" w:lastColumn="0" w:noHBand="0" w:noVBand="1"/>
      </w:tblPr>
      <w:tblGrid>
        <w:gridCol w:w="8190"/>
      </w:tblGrid>
      <w:tr w:rsidR="003E1AA1" w:rsidTr="003E1AA1">
        <w:tc>
          <w:tcPr>
            <w:tcW w:w="8190" w:type="dxa"/>
            <w:shd w:val="clear" w:color="auto" w:fill="F2F2F2" w:themeFill="background1" w:themeFillShade="F2"/>
          </w:tcPr>
          <w:p w:rsidR="003E1AA1" w:rsidRDefault="003E1AA1" w:rsidP="003E1AA1">
            <w:pPr>
              <w:pStyle w:val="ListNumber"/>
              <w:numPr>
                <w:ilvl w:val="0"/>
                <w:numId w:val="0"/>
              </w:numPr>
            </w:pPr>
            <w:r w:rsidRPr="00503680">
              <w:t>=</w:t>
            </w:r>
            <w:r>
              <w:t>IF(</w:t>
            </w:r>
            <w:r w:rsidRPr="00503680">
              <w:t>AND(EXACT(Y4,"Passed"),EXACT(I4,"Passed"),EXACT(M4,"Passed"),EXACT(Q4,"Passed"),EXACT(U4,"Passed"),EXACT(Y4,"Passed"),EXACT(AC4,"Passed"),EXACT(AF4,"Passed"),EXACT(AH4,"Passed"),EXACT(AJ4,"Passed"),EXACT(AL4,"Passed"))</w:t>
            </w:r>
            <w:r>
              <w:t>,”Passed”,”Failed”)</w:t>
            </w:r>
          </w:p>
        </w:tc>
      </w:tr>
    </w:tbl>
    <w:p w:rsidR="003E1AA1" w:rsidRDefault="003E1AA1" w:rsidP="003E1AA1">
      <w:pPr>
        <w:pStyle w:val="ListNumber"/>
        <w:numPr>
          <w:ilvl w:val="0"/>
          <w:numId w:val="0"/>
        </w:numPr>
      </w:pPr>
    </w:p>
    <w:p w:rsidR="003E1AA1"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pPr>
      <w:r>
        <w:tab/>
      </w:r>
      <w:r>
        <w:tab/>
        <w:t xml:space="preserve"> </w:t>
      </w:r>
      <w:r w:rsidRPr="00C34705">
        <w:t>Verified</w:t>
      </w:r>
      <w:r>
        <w:tab/>
      </w:r>
      <w:r w:rsidRPr="00C34705">
        <w:t xml:space="preserve"> Not Verified</w:t>
      </w:r>
      <w:r>
        <w:tab/>
        <w:t>Non-Conformance Ref. No.</w:t>
      </w:r>
      <w:r>
        <w:tab/>
      </w:r>
    </w:p>
    <w:p w:rsidR="003E1AA1" w:rsidDel="009C4196" w:rsidRDefault="003E1AA1" w:rsidP="003E1AA1">
      <w:pPr>
        <w:pStyle w:val="ListNumber"/>
        <w:numPr>
          <w:ilvl w:val="0"/>
          <w:numId w:val="0"/>
        </w:numPr>
        <w:rPr>
          <w:del w:id="920" w:author="Andrea Miller" w:date="2013-05-02T15:03:00Z"/>
        </w:rPr>
      </w:pPr>
    </w:p>
    <w:p w:rsidR="003E1AA1" w:rsidDel="009C4196" w:rsidRDefault="003E1AA1" w:rsidP="003E1AA1">
      <w:pPr>
        <w:pStyle w:val="ListNumber"/>
        <w:rPr>
          <w:del w:id="921" w:author="Andrea Miller" w:date="2013-05-02T15:03:00Z"/>
        </w:rPr>
      </w:pPr>
      <w:del w:id="922" w:author="Andrea Miller" w:date="2013-05-02T15:03:00Z">
        <w:r w:rsidDel="009C4196">
          <w:delText>Remove the extra columns so the spreadsheet looks like this:</w:delText>
        </w:r>
      </w:del>
    </w:p>
    <w:p w:rsidR="003E1AA1" w:rsidDel="009C4196" w:rsidRDefault="003E1AA1" w:rsidP="003E1AA1">
      <w:pPr>
        <w:pStyle w:val="BodyText"/>
        <w:rPr>
          <w:del w:id="923" w:author="Andrea Miller" w:date="2013-05-02T15:03:00Z"/>
        </w:rPr>
      </w:pPr>
    </w:p>
    <w:tbl>
      <w:tblPr>
        <w:tblStyle w:val="TableGrid"/>
        <w:tblW w:w="0" w:type="auto"/>
        <w:tblInd w:w="468" w:type="dxa"/>
        <w:tblLook w:val="04A0" w:firstRow="1" w:lastRow="0" w:firstColumn="1" w:lastColumn="0" w:noHBand="0" w:noVBand="1"/>
      </w:tblPr>
      <w:tblGrid>
        <w:gridCol w:w="2650"/>
        <w:gridCol w:w="960"/>
        <w:gridCol w:w="960"/>
      </w:tblGrid>
      <w:tr w:rsidR="003E1AA1" w:rsidRPr="00395540" w:rsidDel="009C4196" w:rsidTr="001A1A2B">
        <w:trPr>
          <w:trHeight w:val="300"/>
          <w:del w:id="924" w:author="Andrea Miller" w:date="2013-05-02T15:03:00Z"/>
        </w:trPr>
        <w:tc>
          <w:tcPr>
            <w:tcW w:w="2650" w:type="dxa"/>
            <w:noWrap/>
            <w:hideMark/>
          </w:tcPr>
          <w:p w:rsidR="003E1AA1" w:rsidRPr="00395540" w:rsidDel="009C4196" w:rsidRDefault="003E1AA1" w:rsidP="001A1A2B">
            <w:pPr>
              <w:pStyle w:val="BodyText"/>
              <w:rPr>
                <w:del w:id="925" w:author="Andrea Miller" w:date="2013-05-02T15:03:00Z"/>
              </w:rPr>
            </w:pPr>
            <w:del w:id="926" w:author="Andrea Miller" w:date="2013-05-02T15:03:00Z">
              <w:r w:rsidRPr="00395540" w:rsidDel="009C4196">
                <w:delText>Image Filename</w:delText>
              </w:r>
            </w:del>
          </w:p>
        </w:tc>
        <w:tc>
          <w:tcPr>
            <w:tcW w:w="960" w:type="dxa"/>
            <w:noWrap/>
            <w:hideMark/>
          </w:tcPr>
          <w:p w:rsidR="003E1AA1" w:rsidRPr="00395540" w:rsidDel="009C4196" w:rsidRDefault="003E1AA1" w:rsidP="001A1A2B">
            <w:pPr>
              <w:pStyle w:val="BodyText"/>
              <w:rPr>
                <w:del w:id="927" w:author="Andrea Miller" w:date="2013-05-02T15:03:00Z"/>
              </w:rPr>
            </w:pPr>
            <w:del w:id="928" w:author="Andrea Miller" w:date="2013-05-02T15:03:00Z">
              <w:r w:rsidRPr="00395540" w:rsidDel="009C4196">
                <w:delText>Failed Pixels</w:delText>
              </w:r>
            </w:del>
          </w:p>
        </w:tc>
        <w:tc>
          <w:tcPr>
            <w:tcW w:w="960" w:type="dxa"/>
            <w:noWrap/>
            <w:hideMark/>
          </w:tcPr>
          <w:p w:rsidR="003E1AA1" w:rsidRPr="00395540" w:rsidDel="009C4196" w:rsidRDefault="003E1AA1" w:rsidP="001A1A2B">
            <w:pPr>
              <w:pStyle w:val="BodyText"/>
              <w:rPr>
                <w:del w:id="929" w:author="Andrea Miller" w:date="2013-05-02T15:03:00Z"/>
              </w:rPr>
            </w:pPr>
            <w:del w:id="930" w:author="Andrea Miller" w:date="2013-05-02T15:03:00Z">
              <w:r w:rsidRPr="00395540" w:rsidDel="009C4196">
                <w:delText>Status</w:delText>
              </w:r>
            </w:del>
          </w:p>
        </w:tc>
      </w:tr>
      <w:tr w:rsidR="003E1AA1" w:rsidRPr="00395540" w:rsidDel="009C4196" w:rsidTr="001A1A2B">
        <w:trPr>
          <w:trHeight w:val="300"/>
          <w:del w:id="931" w:author="Andrea Miller" w:date="2013-05-02T15:03:00Z"/>
        </w:trPr>
        <w:tc>
          <w:tcPr>
            <w:tcW w:w="2650" w:type="dxa"/>
            <w:noWrap/>
            <w:hideMark/>
          </w:tcPr>
          <w:p w:rsidR="003E1AA1" w:rsidRPr="00395540" w:rsidDel="009C4196" w:rsidRDefault="003E1AA1" w:rsidP="001A1A2B">
            <w:pPr>
              <w:pStyle w:val="BodyText"/>
              <w:rPr>
                <w:del w:id="932" w:author="Andrea Miller" w:date="2013-05-02T15:03:00Z"/>
              </w:rPr>
            </w:pPr>
            <w:del w:id="933" w:author="Andrea Miller" w:date="2013-05-01T15:16:00Z">
              <w:r w:rsidRPr="00395540" w:rsidDel="001541F6">
                <w:delText>Calibration</w:delText>
              </w:r>
            </w:del>
            <w:del w:id="934" w:author="Andrea Miller" w:date="2013-05-02T15:03:00Z">
              <w:r w:rsidRPr="00395540" w:rsidDel="009C4196">
                <w:delText>Image#0.bmp</w:delText>
              </w:r>
            </w:del>
          </w:p>
        </w:tc>
        <w:tc>
          <w:tcPr>
            <w:tcW w:w="960" w:type="dxa"/>
            <w:noWrap/>
            <w:hideMark/>
          </w:tcPr>
          <w:p w:rsidR="003E1AA1" w:rsidRPr="00395540" w:rsidDel="009C4196" w:rsidRDefault="003E1AA1" w:rsidP="001A1A2B">
            <w:pPr>
              <w:pStyle w:val="BodyText"/>
              <w:rPr>
                <w:del w:id="935" w:author="Andrea Miller" w:date="2013-05-02T15:03:00Z"/>
              </w:rPr>
            </w:pPr>
            <w:del w:id="936" w:author="Andrea Miller" w:date="2013-05-02T15:03:00Z">
              <w:r w:rsidRPr="00395540" w:rsidDel="009C4196">
                <w:delText>7622</w:delText>
              </w:r>
            </w:del>
          </w:p>
        </w:tc>
        <w:tc>
          <w:tcPr>
            <w:tcW w:w="960" w:type="dxa"/>
            <w:noWrap/>
            <w:hideMark/>
          </w:tcPr>
          <w:p w:rsidR="003E1AA1" w:rsidRPr="00395540" w:rsidDel="009C4196" w:rsidRDefault="003E1AA1" w:rsidP="001A1A2B">
            <w:pPr>
              <w:pStyle w:val="BodyText"/>
              <w:rPr>
                <w:del w:id="937" w:author="Andrea Miller" w:date="2013-05-02T15:03:00Z"/>
              </w:rPr>
            </w:pPr>
            <w:del w:id="938" w:author="Andrea Miller" w:date="2013-05-02T15:03:00Z">
              <w:r w:rsidRPr="00395540" w:rsidDel="009C4196">
                <w:delText>Failed</w:delText>
              </w:r>
            </w:del>
          </w:p>
        </w:tc>
      </w:tr>
      <w:tr w:rsidR="003E1AA1" w:rsidRPr="00395540" w:rsidDel="009C4196" w:rsidTr="001A1A2B">
        <w:trPr>
          <w:trHeight w:val="300"/>
          <w:del w:id="939" w:author="Andrea Miller" w:date="2013-05-02T15:03:00Z"/>
        </w:trPr>
        <w:tc>
          <w:tcPr>
            <w:tcW w:w="2650" w:type="dxa"/>
            <w:noWrap/>
          </w:tcPr>
          <w:p w:rsidR="003E1AA1" w:rsidRPr="00395540" w:rsidDel="009C4196" w:rsidRDefault="003E1AA1" w:rsidP="001A1A2B">
            <w:pPr>
              <w:pStyle w:val="BodyText"/>
              <w:rPr>
                <w:del w:id="940" w:author="Andrea Miller" w:date="2013-05-02T15:03:00Z"/>
              </w:rPr>
            </w:pPr>
            <w:del w:id="941" w:author="Andrea Miller" w:date="2013-05-02T15:03:00Z">
              <w:r w:rsidDel="009C4196">
                <w:delText>…</w:delText>
              </w:r>
            </w:del>
          </w:p>
        </w:tc>
        <w:tc>
          <w:tcPr>
            <w:tcW w:w="960" w:type="dxa"/>
            <w:noWrap/>
          </w:tcPr>
          <w:p w:rsidR="003E1AA1" w:rsidRPr="00395540" w:rsidDel="009C4196" w:rsidRDefault="003E1AA1" w:rsidP="001A1A2B">
            <w:pPr>
              <w:pStyle w:val="BodyText"/>
              <w:rPr>
                <w:del w:id="942" w:author="Andrea Miller" w:date="2013-05-02T15:03:00Z"/>
              </w:rPr>
            </w:pPr>
            <w:del w:id="943" w:author="Andrea Miller" w:date="2013-05-02T15:03:00Z">
              <w:r w:rsidDel="009C4196">
                <w:delText>…</w:delText>
              </w:r>
            </w:del>
          </w:p>
        </w:tc>
        <w:tc>
          <w:tcPr>
            <w:tcW w:w="960" w:type="dxa"/>
            <w:noWrap/>
          </w:tcPr>
          <w:p w:rsidR="003E1AA1" w:rsidRPr="00395540" w:rsidDel="009C4196" w:rsidRDefault="003E1AA1" w:rsidP="001A1A2B">
            <w:pPr>
              <w:pStyle w:val="BodyText"/>
              <w:rPr>
                <w:del w:id="944" w:author="Andrea Miller" w:date="2013-05-02T15:03:00Z"/>
              </w:rPr>
            </w:pPr>
            <w:del w:id="945" w:author="Andrea Miller" w:date="2013-05-02T15:03:00Z">
              <w:r w:rsidDel="009C4196">
                <w:delText>…</w:delText>
              </w:r>
            </w:del>
          </w:p>
        </w:tc>
      </w:tr>
      <w:tr w:rsidR="003E1AA1" w:rsidRPr="00395540" w:rsidDel="009C4196" w:rsidTr="001A1A2B">
        <w:trPr>
          <w:trHeight w:val="300"/>
          <w:del w:id="946" w:author="Andrea Miller" w:date="2013-05-02T15:03:00Z"/>
        </w:trPr>
        <w:tc>
          <w:tcPr>
            <w:tcW w:w="2650" w:type="dxa"/>
            <w:noWrap/>
          </w:tcPr>
          <w:p w:rsidR="003E1AA1" w:rsidDel="009C4196" w:rsidRDefault="003E1AA1" w:rsidP="001A1A2B">
            <w:pPr>
              <w:pStyle w:val="BodyText"/>
              <w:rPr>
                <w:del w:id="947" w:author="Andrea Miller" w:date="2013-05-02T15:03:00Z"/>
              </w:rPr>
            </w:pPr>
            <w:del w:id="948" w:author="Andrea Miller" w:date="2013-05-01T15:16:00Z">
              <w:r w:rsidRPr="00395540" w:rsidDel="001541F6">
                <w:delText>Calibration</w:delText>
              </w:r>
            </w:del>
            <w:del w:id="949" w:author="Andrea Miller" w:date="2013-05-02T15:03:00Z">
              <w:r w:rsidRPr="00395540" w:rsidDel="009C4196">
                <w:delText>Image#</w:delText>
              </w:r>
              <w:r w:rsidDel="009C4196">
                <w:delText>10</w:delText>
              </w:r>
              <w:r w:rsidRPr="00395540" w:rsidDel="009C4196">
                <w:delText>0.bmp</w:delText>
              </w:r>
            </w:del>
          </w:p>
        </w:tc>
        <w:tc>
          <w:tcPr>
            <w:tcW w:w="960" w:type="dxa"/>
            <w:noWrap/>
          </w:tcPr>
          <w:p w:rsidR="003E1AA1" w:rsidRPr="00395540" w:rsidDel="009C4196" w:rsidRDefault="003E1AA1" w:rsidP="001A1A2B">
            <w:pPr>
              <w:rPr>
                <w:del w:id="950" w:author="Andrea Miller" w:date="2013-05-02T15:03:00Z"/>
                <w:color w:val="000000"/>
              </w:rPr>
            </w:pPr>
            <w:del w:id="951" w:author="Andrea Miller" w:date="2013-05-02T15:03:00Z">
              <w:r w:rsidDel="009C4196">
                <w:rPr>
                  <w:color w:val="000000"/>
                </w:rPr>
                <w:delText>6993</w:delText>
              </w:r>
            </w:del>
          </w:p>
        </w:tc>
        <w:tc>
          <w:tcPr>
            <w:tcW w:w="960" w:type="dxa"/>
            <w:noWrap/>
          </w:tcPr>
          <w:p w:rsidR="003E1AA1" w:rsidDel="009C4196" w:rsidRDefault="003E1AA1" w:rsidP="001A1A2B">
            <w:pPr>
              <w:pStyle w:val="BodyText"/>
              <w:rPr>
                <w:del w:id="952" w:author="Andrea Miller" w:date="2013-05-02T15:03:00Z"/>
              </w:rPr>
            </w:pPr>
            <w:del w:id="953" w:author="Andrea Miller" w:date="2013-05-02T15:03:00Z">
              <w:r w:rsidDel="009C4196">
                <w:delText>Failed</w:delText>
              </w:r>
            </w:del>
          </w:p>
        </w:tc>
      </w:tr>
    </w:tbl>
    <w:p w:rsidR="003E1AA1" w:rsidDel="009C4196" w:rsidRDefault="003E1AA1" w:rsidP="003E1AA1">
      <w:pPr>
        <w:pStyle w:val="ListNumber"/>
        <w:numPr>
          <w:ilvl w:val="0"/>
          <w:numId w:val="0"/>
        </w:numPr>
        <w:rPr>
          <w:del w:id="954" w:author="Andrea Miller" w:date="2013-05-02T15:03:00Z"/>
        </w:rPr>
      </w:pPr>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955" w:author="Andrea Miller" w:date="2013-05-02T15:03:00Z"/>
        </w:rPr>
      </w:pPr>
      <w:del w:id="956" w:author="Andrea Miller" w:date="2013-05-02T15:03:00Z">
        <w:r w:rsidDel="009C4196">
          <w:tab/>
        </w:r>
        <w:r w:rsidDel="009C4196">
          <w:tab/>
          <w:delText xml:space="preserve"> </w:delText>
        </w:r>
        <w:r w:rsidRPr="00C34705" w:rsidDel="009C4196">
          <w:delText>Verified</w:delText>
        </w:r>
        <w:r w:rsidDel="009C4196">
          <w:tab/>
        </w:r>
        <w:r w:rsidRPr="00C34705" w:rsidDel="009C4196">
          <w:delText xml:space="preserve"> Not Verified</w:delText>
        </w:r>
        <w:r w:rsidDel="009C4196">
          <w:tab/>
          <w:delText>Non-Conformance Ref. No.</w:delText>
        </w:r>
        <w:r w:rsidDel="009C4196">
          <w:tab/>
        </w:r>
      </w:del>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957" w:author="Andrea Miller" w:date="2013-05-02T15:03:00Z"/>
        </w:rPr>
      </w:pPr>
    </w:p>
    <w:p w:rsidR="003E1AA1" w:rsidDel="009C4196" w:rsidRDefault="003E1AA1" w:rsidP="003E1AA1">
      <w:pPr>
        <w:pStyle w:val="ListNumber"/>
        <w:rPr>
          <w:del w:id="958" w:author="Andrea Miller" w:date="2013-05-02T15:03:00Z"/>
        </w:rPr>
      </w:pPr>
      <w:del w:id="959" w:author="Andrea Miller" w:date="2013-05-02T15:03:00Z">
        <w:r w:rsidDel="009C4196">
          <w:delText>Load all 80 allegedly passing images from the folder:</w:delText>
        </w:r>
      </w:del>
    </w:p>
    <w:p w:rsidR="003E1AA1" w:rsidDel="009C4196" w:rsidRDefault="003E1AA1" w:rsidP="003E1AA1">
      <w:pPr>
        <w:pStyle w:val="ListNumber"/>
        <w:numPr>
          <w:ilvl w:val="0"/>
          <w:numId w:val="0"/>
        </w:numPr>
        <w:ind w:firstLine="360"/>
        <w:rPr>
          <w:del w:id="960" w:author="Andrea Miller" w:date="2013-05-02T15:03:00Z"/>
        </w:rPr>
      </w:pPr>
      <w:del w:id="961" w:author="Andrea Miller" w:date="2013-05-02T15:03:00Z">
        <w:r w:rsidDel="009C4196">
          <w:delText>I</w:delText>
        </w:r>
        <w:r w:rsidRPr="002612A1" w:rsidDel="009C4196">
          <w:delText>:\</w:delText>
        </w:r>
      </w:del>
      <w:del w:id="962" w:author="Andrea Miller" w:date="2013-05-01T15:16:00Z">
        <w:r w:rsidRPr="002612A1" w:rsidDel="001541F6">
          <w:delText>Calibration</w:delText>
        </w:r>
      </w:del>
      <w:del w:id="963" w:author="Andrea Miller" w:date="2013-05-02T15:03:00Z">
        <w:r w:rsidRPr="002612A1" w:rsidDel="009C4196">
          <w:delText>_Testing\APR2</w:delText>
        </w:r>
        <w:r w:rsidDel="009C4196">
          <w:delText>011\NewCal_Images\NewCalAndyPass</w:delText>
        </w:r>
      </w:del>
    </w:p>
    <w:p w:rsidR="003E1AA1" w:rsidDel="009C4196" w:rsidRDefault="003E1AA1" w:rsidP="003E1AA1">
      <w:pPr>
        <w:pStyle w:val="ListNumber"/>
        <w:numPr>
          <w:ilvl w:val="0"/>
          <w:numId w:val="0"/>
        </w:numPr>
        <w:rPr>
          <w:del w:id="964" w:author="Andrea Miller" w:date="2013-05-02T15:03:00Z"/>
        </w:rPr>
      </w:pPr>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965" w:author="Andrea Miller" w:date="2013-05-02T15:03:00Z"/>
        </w:rPr>
      </w:pPr>
      <w:del w:id="966" w:author="Andrea Miller" w:date="2013-05-02T15:03:00Z">
        <w:r w:rsidDel="009C4196">
          <w:tab/>
        </w:r>
        <w:r w:rsidDel="009C4196">
          <w:tab/>
          <w:delText xml:space="preserve"> </w:delText>
        </w:r>
        <w:r w:rsidRPr="00C34705" w:rsidDel="009C4196">
          <w:delText>Verified</w:delText>
        </w:r>
        <w:r w:rsidDel="009C4196">
          <w:tab/>
        </w:r>
        <w:r w:rsidRPr="00C34705" w:rsidDel="009C4196">
          <w:delText xml:space="preserve"> Not Verified</w:delText>
        </w:r>
        <w:r w:rsidDel="009C4196">
          <w:tab/>
          <w:delText>Non-Conformance Ref. No.</w:delText>
        </w:r>
        <w:r w:rsidDel="009C4196">
          <w:tab/>
        </w:r>
      </w:del>
    </w:p>
    <w:p w:rsidR="003E1AA1" w:rsidRPr="00C34705"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967" w:author="Andrea Miller" w:date="2013-05-02T15:03:00Z"/>
        </w:rPr>
      </w:pPr>
    </w:p>
    <w:p w:rsidR="003E1AA1" w:rsidDel="009C4196" w:rsidRDefault="003E1AA1" w:rsidP="003E1AA1">
      <w:pPr>
        <w:pStyle w:val="ListNumber"/>
        <w:rPr>
          <w:del w:id="968" w:author="Andrea Miller" w:date="2013-05-02T15:03:00Z"/>
        </w:rPr>
      </w:pPr>
      <w:del w:id="969" w:author="Andrea Miller" w:date="2013-05-02T15:03:00Z">
        <w:r w:rsidDel="009C4196">
          <w:delText xml:space="preserve">Export the </w:delText>
        </w:r>
      </w:del>
      <w:del w:id="970" w:author="Andrea Miller" w:date="2013-05-01T15:16:00Z">
        <w:r w:rsidDel="001541F6">
          <w:delText>calibration</w:delText>
        </w:r>
      </w:del>
      <w:del w:id="971" w:author="Andrea Miller" w:date="2013-05-02T15:03:00Z">
        <w:r w:rsidDel="009C4196">
          <w:delText xml:space="preserve"> data when prompted for each set.</w:delText>
        </w:r>
      </w:del>
    </w:p>
    <w:p w:rsidR="003E1AA1" w:rsidDel="009C4196" w:rsidRDefault="003E1AA1" w:rsidP="003E1AA1">
      <w:pPr>
        <w:pStyle w:val="ListNumber"/>
        <w:numPr>
          <w:ilvl w:val="0"/>
          <w:numId w:val="0"/>
        </w:numPr>
        <w:rPr>
          <w:del w:id="972" w:author="Andrea Miller" w:date="2013-05-02T15:03:00Z"/>
        </w:rPr>
      </w:pPr>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973" w:author="Andrea Miller" w:date="2013-05-02T15:03:00Z"/>
        </w:rPr>
      </w:pPr>
      <w:del w:id="974" w:author="Andrea Miller" w:date="2013-05-02T15:03:00Z">
        <w:r w:rsidDel="009C4196">
          <w:tab/>
        </w:r>
        <w:r w:rsidDel="009C4196">
          <w:tab/>
          <w:delText xml:space="preserve"> </w:delText>
        </w:r>
        <w:r w:rsidRPr="00C34705" w:rsidDel="009C4196">
          <w:delText>Verified</w:delText>
        </w:r>
        <w:r w:rsidDel="009C4196">
          <w:tab/>
        </w:r>
        <w:r w:rsidRPr="00C34705" w:rsidDel="009C4196">
          <w:delText xml:space="preserve"> Not Verified</w:delText>
        </w:r>
        <w:r w:rsidDel="009C4196">
          <w:tab/>
          <w:delText>Non-Conformance Ref. No.</w:delText>
        </w:r>
        <w:r w:rsidDel="009C4196">
          <w:tab/>
        </w:r>
      </w:del>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975" w:author="Andrea Miller" w:date="2013-05-02T15:03:00Z"/>
        </w:rPr>
      </w:pPr>
    </w:p>
    <w:p w:rsidR="003E1AA1" w:rsidDel="009C4196" w:rsidRDefault="003E1AA1" w:rsidP="003E1AA1">
      <w:pPr>
        <w:pStyle w:val="ListNumber"/>
        <w:rPr>
          <w:del w:id="976" w:author="Andrea Miller" w:date="2013-05-02T15:03:00Z"/>
        </w:rPr>
      </w:pPr>
      <w:del w:id="977" w:author="Andrea Miller" w:date="2013-05-02T15:03:00Z">
        <w:r w:rsidDel="009C4196">
          <w:delText>Compile all of the results in to a single spreadsheet.</w:delText>
        </w:r>
      </w:del>
    </w:p>
    <w:p w:rsidR="003E1AA1" w:rsidDel="009C4196" w:rsidRDefault="003E1AA1" w:rsidP="003E1AA1">
      <w:pPr>
        <w:pStyle w:val="ListNumber"/>
        <w:numPr>
          <w:ilvl w:val="0"/>
          <w:numId w:val="0"/>
        </w:numPr>
        <w:rPr>
          <w:del w:id="978" w:author="Andrea Miller" w:date="2013-05-02T15:03:00Z"/>
        </w:rPr>
      </w:pPr>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979" w:author="Andrea Miller" w:date="2013-05-02T15:03:00Z"/>
        </w:rPr>
      </w:pPr>
      <w:del w:id="980" w:author="Andrea Miller" w:date="2013-05-02T15:03:00Z">
        <w:r w:rsidDel="009C4196">
          <w:tab/>
        </w:r>
        <w:r w:rsidDel="009C4196">
          <w:tab/>
          <w:delText xml:space="preserve"> </w:delText>
        </w:r>
        <w:r w:rsidRPr="00C34705" w:rsidDel="009C4196">
          <w:delText>Verified</w:delText>
        </w:r>
        <w:r w:rsidDel="009C4196">
          <w:tab/>
        </w:r>
        <w:r w:rsidRPr="00C34705" w:rsidDel="009C4196">
          <w:delText xml:space="preserve"> Not Verified</w:delText>
        </w:r>
        <w:r w:rsidDel="009C4196">
          <w:tab/>
          <w:delText>Non-Conformance Ref. No.</w:delText>
        </w:r>
        <w:r w:rsidDel="009C4196">
          <w:tab/>
        </w:r>
      </w:del>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981" w:author="Andrea Miller" w:date="2013-05-02T15:03:00Z"/>
        </w:rPr>
      </w:pPr>
    </w:p>
    <w:p w:rsidR="00235DFD" w:rsidDel="009C4196" w:rsidRDefault="00235DFD" w:rsidP="00235DFD">
      <w:pPr>
        <w:pStyle w:val="ListNumber"/>
        <w:rPr>
          <w:del w:id="982" w:author="Andrea Miller" w:date="2013-05-02T15:03:00Z"/>
        </w:rPr>
      </w:pPr>
      <w:del w:id="983" w:author="Andrea Miller" w:date="2013-05-02T15:03:00Z">
        <w:r w:rsidDel="009C4196">
          <w:delText>Use the formula below to create the passing or failing column.  Place this equation in the first row of results then “fill down” all the rows in the spreadsheet.</w:delText>
        </w:r>
      </w:del>
    </w:p>
    <w:p w:rsidR="00235DFD" w:rsidRPr="00C34705" w:rsidDel="009C4196" w:rsidRDefault="00235DFD" w:rsidP="00235DFD">
      <w:pPr>
        <w:pStyle w:val="ListNumber"/>
        <w:numPr>
          <w:ilvl w:val="0"/>
          <w:numId w:val="0"/>
        </w:numPr>
        <w:rPr>
          <w:del w:id="984" w:author="Andrea Miller" w:date="2013-05-02T15:03:00Z"/>
        </w:rPr>
      </w:pPr>
    </w:p>
    <w:tbl>
      <w:tblPr>
        <w:tblStyle w:val="TableGrid"/>
        <w:tblW w:w="0" w:type="auto"/>
        <w:tblInd w:w="468" w:type="dxa"/>
        <w:tblLayout w:type="fixed"/>
        <w:tblLook w:val="04A0" w:firstRow="1" w:lastRow="0" w:firstColumn="1" w:lastColumn="0" w:noHBand="0" w:noVBand="1"/>
      </w:tblPr>
      <w:tblGrid>
        <w:gridCol w:w="8190"/>
      </w:tblGrid>
      <w:tr w:rsidR="00235DFD" w:rsidDel="009C4196" w:rsidTr="001A1A2B">
        <w:trPr>
          <w:del w:id="985" w:author="Andrea Miller" w:date="2013-05-02T15:03:00Z"/>
        </w:trPr>
        <w:tc>
          <w:tcPr>
            <w:tcW w:w="8190" w:type="dxa"/>
            <w:shd w:val="clear" w:color="auto" w:fill="F2F2F2" w:themeFill="background1" w:themeFillShade="F2"/>
          </w:tcPr>
          <w:p w:rsidR="00235DFD" w:rsidDel="009C4196" w:rsidRDefault="00235DFD" w:rsidP="001A1A2B">
            <w:pPr>
              <w:pStyle w:val="ListNumber"/>
              <w:numPr>
                <w:ilvl w:val="0"/>
                <w:numId w:val="0"/>
              </w:numPr>
              <w:rPr>
                <w:del w:id="986" w:author="Andrea Miller" w:date="2013-05-02T15:03:00Z"/>
              </w:rPr>
            </w:pPr>
            <w:del w:id="987" w:author="Andrea Miller" w:date="2013-05-02T15:03:00Z">
              <w:r w:rsidRPr="00503680" w:rsidDel="009C4196">
                <w:delText>=</w:delText>
              </w:r>
              <w:r w:rsidDel="009C4196">
                <w:delText>IF(</w:delText>
              </w:r>
              <w:r w:rsidRPr="00503680" w:rsidDel="009C4196">
                <w:delText>AND(EXACT(Y4,"Passed"),EXACT(I4,"Passed"),EXACT(M4,"Passed"),EXACT(Q4,"Passed"),EXACT(U4,"Passed"),EXACT(Y4,"Passed"),EXACT(AC4,"Passed"),EXACT(AF4,"Passed"),EXACT(AH4,"Passed"),EXACT(AJ4,"Passed"),EXACT(AL4,"Passed"))</w:delText>
              </w:r>
              <w:r w:rsidDel="009C4196">
                <w:delText>,”Passed”,”Failed”)</w:delText>
              </w:r>
            </w:del>
          </w:p>
        </w:tc>
      </w:tr>
    </w:tbl>
    <w:p w:rsidR="00235DFD" w:rsidDel="009C4196" w:rsidRDefault="00235DFD" w:rsidP="00235DFD">
      <w:pPr>
        <w:pStyle w:val="ListNumber"/>
        <w:numPr>
          <w:ilvl w:val="0"/>
          <w:numId w:val="0"/>
        </w:numPr>
        <w:rPr>
          <w:del w:id="988" w:author="Andrea Miller" w:date="2013-05-02T15:03:00Z"/>
        </w:rPr>
      </w:pPr>
    </w:p>
    <w:p w:rsidR="00235DFD" w:rsidDel="009C4196" w:rsidRDefault="00235DFD" w:rsidP="00235DFD">
      <w:pPr>
        <w:pStyle w:val="ListNumber"/>
        <w:numPr>
          <w:ilvl w:val="0"/>
          <w:numId w:val="0"/>
        </w:numPr>
        <w:tabs>
          <w:tab w:val="left" w:leader="underscore" w:pos="1800"/>
          <w:tab w:val="left" w:leader="underscore" w:pos="3600"/>
          <w:tab w:val="left" w:pos="5130"/>
          <w:tab w:val="left" w:leader="underscore" w:pos="8640"/>
        </w:tabs>
        <w:ind w:left="360" w:hanging="360"/>
        <w:rPr>
          <w:del w:id="989" w:author="Andrea Miller" w:date="2013-05-02T15:03:00Z"/>
        </w:rPr>
      </w:pPr>
      <w:del w:id="990" w:author="Andrea Miller" w:date="2013-05-02T15:03:00Z">
        <w:r w:rsidDel="009C4196">
          <w:tab/>
        </w:r>
        <w:r w:rsidDel="009C4196">
          <w:tab/>
          <w:delText xml:space="preserve"> </w:delText>
        </w:r>
        <w:r w:rsidRPr="00C34705" w:rsidDel="009C4196">
          <w:delText>Verified</w:delText>
        </w:r>
        <w:r w:rsidDel="009C4196">
          <w:tab/>
        </w:r>
        <w:r w:rsidRPr="00C34705" w:rsidDel="009C4196">
          <w:delText xml:space="preserve"> Not Verified</w:delText>
        </w:r>
        <w:r w:rsidDel="009C4196">
          <w:tab/>
          <w:delText>Non-Conformance Ref. No.</w:delText>
        </w:r>
        <w:r w:rsidDel="009C4196">
          <w:tab/>
        </w:r>
      </w:del>
    </w:p>
    <w:p w:rsidR="00235DFD" w:rsidDel="009C4196" w:rsidRDefault="00235DFD" w:rsidP="00235DFD">
      <w:pPr>
        <w:pStyle w:val="ListNumber"/>
        <w:numPr>
          <w:ilvl w:val="0"/>
          <w:numId w:val="0"/>
        </w:numPr>
        <w:rPr>
          <w:del w:id="991" w:author="Andrea Miller" w:date="2013-05-02T15:03:00Z"/>
        </w:rPr>
      </w:pPr>
    </w:p>
    <w:p w:rsidR="003E1AA1" w:rsidDel="009C4196" w:rsidRDefault="003E1AA1" w:rsidP="003E1AA1">
      <w:pPr>
        <w:pStyle w:val="ListNumber"/>
        <w:rPr>
          <w:del w:id="992" w:author="Andrea Miller" w:date="2013-05-02T15:03:00Z"/>
        </w:rPr>
      </w:pPr>
      <w:del w:id="993" w:author="Andrea Miller" w:date="2013-05-02T15:03:00Z">
        <w:r w:rsidDel="009C4196">
          <w:delText>Remove the extra columns so the spreadsheet looks like this:</w:delText>
        </w:r>
      </w:del>
    </w:p>
    <w:p w:rsidR="003E1AA1" w:rsidDel="009C4196" w:rsidRDefault="003E1AA1" w:rsidP="003E1AA1">
      <w:pPr>
        <w:pStyle w:val="BodyText"/>
        <w:rPr>
          <w:del w:id="994" w:author="Andrea Miller" w:date="2013-05-02T15:03:00Z"/>
        </w:rPr>
      </w:pPr>
    </w:p>
    <w:tbl>
      <w:tblPr>
        <w:tblStyle w:val="TableGrid"/>
        <w:tblW w:w="0" w:type="auto"/>
        <w:tblInd w:w="468" w:type="dxa"/>
        <w:tblLook w:val="04A0" w:firstRow="1" w:lastRow="0" w:firstColumn="1" w:lastColumn="0" w:noHBand="0" w:noVBand="1"/>
      </w:tblPr>
      <w:tblGrid>
        <w:gridCol w:w="2650"/>
        <w:gridCol w:w="960"/>
        <w:gridCol w:w="960"/>
      </w:tblGrid>
      <w:tr w:rsidR="003E1AA1" w:rsidRPr="00395540" w:rsidDel="009C4196" w:rsidTr="001A1A2B">
        <w:trPr>
          <w:trHeight w:val="300"/>
          <w:del w:id="995" w:author="Andrea Miller" w:date="2013-05-02T15:03:00Z"/>
        </w:trPr>
        <w:tc>
          <w:tcPr>
            <w:tcW w:w="2650" w:type="dxa"/>
            <w:noWrap/>
            <w:hideMark/>
          </w:tcPr>
          <w:p w:rsidR="003E1AA1" w:rsidRPr="00395540" w:rsidDel="009C4196" w:rsidRDefault="003E1AA1" w:rsidP="001A1A2B">
            <w:pPr>
              <w:pStyle w:val="BodyText"/>
              <w:rPr>
                <w:del w:id="996" w:author="Andrea Miller" w:date="2013-05-02T15:03:00Z"/>
              </w:rPr>
            </w:pPr>
            <w:del w:id="997" w:author="Andrea Miller" w:date="2013-05-02T15:03:00Z">
              <w:r w:rsidRPr="00395540" w:rsidDel="009C4196">
                <w:delText>Image Filename</w:delText>
              </w:r>
            </w:del>
          </w:p>
        </w:tc>
        <w:tc>
          <w:tcPr>
            <w:tcW w:w="960" w:type="dxa"/>
            <w:noWrap/>
            <w:hideMark/>
          </w:tcPr>
          <w:p w:rsidR="003E1AA1" w:rsidRPr="00395540" w:rsidDel="009C4196" w:rsidRDefault="003E1AA1" w:rsidP="001A1A2B">
            <w:pPr>
              <w:pStyle w:val="BodyText"/>
              <w:rPr>
                <w:del w:id="998" w:author="Andrea Miller" w:date="2013-05-02T15:03:00Z"/>
              </w:rPr>
            </w:pPr>
            <w:del w:id="999" w:author="Andrea Miller" w:date="2013-05-02T15:03:00Z">
              <w:r w:rsidRPr="00395540" w:rsidDel="009C4196">
                <w:delText>Failed Pixels</w:delText>
              </w:r>
            </w:del>
          </w:p>
        </w:tc>
        <w:tc>
          <w:tcPr>
            <w:tcW w:w="960" w:type="dxa"/>
            <w:noWrap/>
            <w:hideMark/>
          </w:tcPr>
          <w:p w:rsidR="003E1AA1" w:rsidRPr="00395540" w:rsidDel="009C4196" w:rsidRDefault="003E1AA1" w:rsidP="001A1A2B">
            <w:pPr>
              <w:pStyle w:val="BodyText"/>
              <w:rPr>
                <w:del w:id="1000" w:author="Andrea Miller" w:date="2013-05-02T15:03:00Z"/>
              </w:rPr>
            </w:pPr>
            <w:del w:id="1001" w:author="Andrea Miller" w:date="2013-05-02T15:03:00Z">
              <w:r w:rsidRPr="00395540" w:rsidDel="009C4196">
                <w:delText>Status</w:delText>
              </w:r>
            </w:del>
          </w:p>
        </w:tc>
      </w:tr>
      <w:tr w:rsidR="003E1AA1" w:rsidRPr="00395540" w:rsidDel="009C4196" w:rsidTr="001A1A2B">
        <w:trPr>
          <w:trHeight w:val="300"/>
          <w:del w:id="1002" w:author="Andrea Miller" w:date="2013-05-02T15:03:00Z"/>
        </w:trPr>
        <w:tc>
          <w:tcPr>
            <w:tcW w:w="2650" w:type="dxa"/>
            <w:noWrap/>
            <w:hideMark/>
          </w:tcPr>
          <w:p w:rsidR="003E1AA1" w:rsidRPr="00395540" w:rsidDel="009C4196" w:rsidRDefault="003E1AA1" w:rsidP="001A1A2B">
            <w:pPr>
              <w:pStyle w:val="BodyText"/>
              <w:rPr>
                <w:del w:id="1003" w:author="Andrea Miller" w:date="2013-05-02T15:03:00Z"/>
              </w:rPr>
            </w:pPr>
            <w:del w:id="1004" w:author="Andrea Miller" w:date="2013-05-01T15:16:00Z">
              <w:r w:rsidRPr="00395540" w:rsidDel="001541F6">
                <w:delText>Calibration</w:delText>
              </w:r>
            </w:del>
            <w:del w:id="1005" w:author="Andrea Miller" w:date="2013-05-02T15:03:00Z">
              <w:r w:rsidRPr="00395540" w:rsidDel="009C4196">
                <w:delText>Image#0.bmp</w:delText>
              </w:r>
            </w:del>
          </w:p>
        </w:tc>
        <w:tc>
          <w:tcPr>
            <w:tcW w:w="960" w:type="dxa"/>
            <w:noWrap/>
            <w:hideMark/>
          </w:tcPr>
          <w:p w:rsidR="003E1AA1" w:rsidRPr="00395540" w:rsidDel="009C4196" w:rsidRDefault="003E1AA1" w:rsidP="001A1A2B">
            <w:pPr>
              <w:pStyle w:val="BodyText"/>
              <w:rPr>
                <w:del w:id="1006" w:author="Andrea Miller" w:date="2013-05-02T15:03:00Z"/>
              </w:rPr>
            </w:pPr>
            <w:del w:id="1007" w:author="Andrea Miller" w:date="2013-05-02T15:03:00Z">
              <w:r w:rsidRPr="00395540" w:rsidDel="009C4196">
                <w:delText>7622</w:delText>
              </w:r>
            </w:del>
          </w:p>
        </w:tc>
        <w:tc>
          <w:tcPr>
            <w:tcW w:w="960" w:type="dxa"/>
            <w:noWrap/>
            <w:hideMark/>
          </w:tcPr>
          <w:p w:rsidR="003E1AA1" w:rsidRPr="00395540" w:rsidDel="009C4196" w:rsidRDefault="003E1AA1" w:rsidP="001A1A2B">
            <w:pPr>
              <w:pStyle w:val="BodyText"/>
              <w:rPr>
                <w:del w:id="1008" w:author="Andrea Miller" w:date="2013-05-02T15:03:00Z"/>
              </w:rPr>
            </w:pPr>
            <w:del w:id="1009" w:author="Andrea Miller" w:date="2013-05-02T15:03:00Z">
              <w:r w:rsidRPr="00395540" w:rsidDel="009C4196">
                <w:delText>Failed</w:delText>
              </w:r>
            </w:del>
          </w:p>
        </w:tc>
      </w:tr>
      <w:tr w:rsidR="003E1AA1" w:rsidRPr="00395540" w:rsidDel="009C4196" w:rsidTr="001A1A2B">
        <w:trPr>
          <w:trHeight w:val="300"/>
          <w:del w:id="1010" w:author="Andrea Miller" w:date="2013-05-02T15:03:00Z"/>
        </w:trPr>
        <w:tc>
          <w:tcPr>
            <w:tcW w:w="2650" w:type="dxa"/>
            <w:noWrap/>
          </w:tcPr>
          <w:p w:rsidR="003E1AA1" w:rsidRPr="00395540" w:rsidDel="009C4196" w:rsidRDefault="003E1AA1" w:rsidP="001A1A2B">
            <w:pPr>
              <w:pStyle w:val="BodyText"/>
              <w:rPr>
                <w:del w:id="1011" w:author="Andrea Miller" w:date="2013-05-02T15:03:00Z"/>
              </w:rPr>
            </w:pPr>
            <w:del w:id="1012" w:author="Andrea Miller" w:date="2013-05-02T15:03:00Z">
              <w:r w:rsidDel="009C4196">
                <w:delText>…</w:delText>
              </w:r>
            </w:del>
          </w:p>
        </w:tc>
        <w:tc>
          <w:tcPr>
            <w:tcW w:w="960" w:type="dxa"/>
            <w:noWrap/>
          </w:tcPr>
          <w:p w:rsidR="003E1AA1" w:rsidRPr="00395540" w:rsidDel="009C4196" w:rsidRDefault="003E1AA1" w:rsidP="001A1A2B">
            <w:pPr>
              <w:pStyle w:val="BodyText"/>
              <w:rPr>
                <w:del w:id="1013" w:author="Andrea Miller" w:date="2013-05-02T15:03:00Z"/>
              </w:rPr>
            </w:pPr>
            <w:del w:id="1014" w:author="Andrea Miller" w:date="2013-05-02T15:03:00Z">
              <w:r w:rsidDel="009C4196">
                <w:delText>…</w:delText>
              </w:r>
            </w:del>
          </w:p>
        </w:tc>
        <w:tc>
          <w:tcPr>
            <w:tcW w:w="960" w:type="dxa"/>
            <w:noWrap/>
          </w:tcPr>
          <w:p w:rsidR="003E1AA1" w:rsidRPr="00395540" w:rsidDel="009C4196" w:rsidRDefault="003E1AA1" w:rsidP="001A1A2B">
            <w:pPr>
              <w:pStyle w:val="BodyText"/>
              <w:rPr>
                <w:del w:id="1015" w:author="Andrea Miller" w:date="2013-05-02T15:03:00Z"/>
              </w:rPr>
            </w:pPr>
            <w:del w:id="1016" w:author="Andrea Miller" w:date="2013-05-02T15:03:00Z">
              <w:r w:rsidDel="009C4196">
                <w:delText>…</w:delText>
              </w:r>
            </w:del>
          </w:p>
        </w:tc>
      </w:tr>
      <w:tr w:rsidR="003E1AA1" w:rsidRPr="00395540" w:rsidDel="009C4196" w:rsidTr="001A1A2B">
        <w:trPr>
          <w:trHeight w:val="300"/>
          <w:del w:id="1017" w:author="Andrea Miller" w:date="2013-05-02T15:03:00Z"/>
        </w:trPr>
        <w:tc>
          <w:tcPr>
            <w:tcW w:w="2650" w:type="dxa"/>
            <w:noWrap/>
          </w:tcPr>
          <w:p w:rsidR="003E1AA1" w:rsidDel="009C4196" w:rsidRDefault="003E1AA1" w:rsidP="001A1A2B">
            <w:pPr>
              <w:pStyle w:val="BodyText"/>
              <w:rPr>
                <w:del w:id="1018" w:author="Andrea Miller" w:date="2013-05-02T15:03:00Z"/>
              </w:rPr>
            </w:pPr>
            <w:del w:id="1019" w:author="Andrea Miller" w:date="2013-05-01T15:16:00Z">
              <w:r w:rsidRPr="00395540" w:rsidDel="001541F6">
                <w:delText>Calibration</w:delText>
              </w:r>
            </w:del>
            <w:del w:id="1020" w:author="Andrea Miller" w:date="2013-05-02T15:03:00Z">
              <w:r w:rsidRPr="00395540" w:rsidDel="009C4196">
                <w:delText>Image#</w:delText>
              </w:r>
              <w:r w:rsidDel="009C4196">
                <w:delText>10</w:delText>
              </w:r>
              <w:r w:rsidRPr="00395540" w:rsidDel="009C4196">
                <w:delText>0.bmp</w:delText>
              </w:r>
            </w:del>
          </w:p>
        </w:tc>
        <w:tc>
          <w:tcPr>
            <w:tcW w:w="960" w:type="dxa"/>
            <w:noWrap/>
          </w:tcPr>
          <w:p w:rsidR="003E1AA1" w:rsidRPr="00395540" w:rsidDel="009C4196" w:rsidRDefault="003E1AA1" w:rsidP="001A1A2B">
            <w:pPr>
              <w:rPr>
                <w:del w:id="1021" w:author="Andrea Miller" w:date="2013-05-02T15:03:00Z"/>
                <w:color w:val="000000"/>
              </w:rPr>
            </w:pPr>
            <w:del w:id="1022" w:author="Andrea Miller" w:date="2013-05-02T15:03:00Z">
              <w:r w:rsidDel="009C4196">
                <w:rPr>
                  <w:color w:val="000000"/>
                </w:rPr>
                <w:delText>6993</w:delText>
              </w:r>
            </w:del>
          </w:p>
        </w:tc>
        <w:tc>
          <w:tcPr>
            <w:tcW w:w="960" w:type="dxa"/>
            <w:noWrap/>
          </w:tcPr>
          <w:p w:rsidR="003E1AA1" w:rsidDel="009C4196" w:rsidRDefault="003E1AA1" w:rsidP="001A1A2B">
            <w:pPr>
              <w:pStyle w:val="BodyText"/>
              <w:rPr>
                <w:del w:id="1023" w:author="Andrea Miller" w:date="2013-05-02T15:03:00Z"/>
              </w:rPr>
            </w:pPr>
            <w:del w:id="1024" w:author="Andrea Miller" w:date="2013-05-02T15:03:00Z">
              <w:r w:rsidDel="009C4196">
                <w:delText>Failed</w:delText>
              </w:r>
            </w:del>
          </w:p>
        </w:tc>
      </w:tr>
    </w:tbl>
    <w:p w:rsidR="003E1AA1" w:rsidDel="009C4196" w:rsidRDefault="003E1AA1" w:rsidP="003E1AA1">
      <w:pPr>
        <w:pStyle w:val="ListNumber"/>
        <w:numPr>
          <w:ilvl w:val="0"/>
          <w:numId w:val="0"/>
        </w:numPr>
        <w:rPr>
          <w:del w:id="1025" w:author="Andrea Miller" w:date="2013-05-02T15:03:00Z"/>
        </w:rPr>
      </w:pPr>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1026" w:author="Andrea Miller" w:date="2013-05-02T15:03:00Z"/>
        </w:rPr>
      </w:pPr>
      <w:del w:id="1027" w:author="Andrea Miller" w:date="2013-05-02T15:03:00Z">
        <w:r w:rsidDel="009C4196">
          <w:tab/>
        </w:r>
        <w:r w:rsidDel="009C4196">
          <w:tab/>
          <w:delText xml:space="preserve"> </w:delText>
        </w:r>
        <w:r w:rsidRPr="00C34705" w:rsidDel="009C4196">
          <w:delText>Verified</w:delText>
        </w:r>
        <w:r w:rsidDel="009C4196">
          <w:tab/>
        </w:r>
        <w:r w:rsidRPr="00C34705" w:rsidDel="009C4196">
          <w:delText xml:space="preserve"> Not Verified</w:delText>
        </w:r>
        <w:r w:rsidDel="009C4196">
          <w:tab/>
          <w:delText>Non-Conformance Ref. No.</w:delText>
        </w:r>
        <w:r w:rsidDel="009C4196">
          <w:tab/>
        </w:r>
      </w:del>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1028" w:author="Andrea Miller" w:date="2013-05-02T15:03:00Z"/>
        </w:rPr>
      </w:pPr>
    </w:p>
    <w:p w:rsidR="003E1AA1" w:rsidDel="009C4196" w:rsidRDefault="003E1AA1" w:rsidP="003E1AA1">
      <w:pPr>
        <w:pStyle w:val="ListNumber"/>
        <w:rPr>
          <w:del w:id="1029" w:author="Andrea Miller" w:date="2013-05-02T15:03:00Z"/>
        </w:rPr>
      </w:pPr>
      <w:del w:id="1030" w:author="Andrea Miller" w:date="2013-05-02T15:03:00Z">
        <w:r w:rsidDel="009C4196">
          <w:delText>Print the spreadsheet and attach to a completed copy of this procedure.</w:delText>
        </w:r>
      </w:del>
    </w:p>
    <w:p w:rsidR="003E1AA1" w:rsidDel="009C4196" w:rsidRDefault="003E1AA1" w:rsidP="003E1AA1">
      <w:pPr>
        <w:pStyle w:val="ListNumber"/>
        <w:numPr>
          <w:ilvl w:val="0"/>
          <w:numId w:val="0"/>
        </w:numPr>
        <w:rPr>
          <w:del w:id="1031" w:author="Andrea Miller" w:date="2013-05-02T15:03:00Z"/>
        </w:rPr>
      </w:pPr>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1032" w:author="Andrea Miller" w:date="2013-05-02T15:03:00Z"/>
        </w:rPr>
      </w:pPr>
      <w:del w:id="1033" w:author="Andrea Miller" w:date="2013-05-02T15:03:00Z">
        <w:r w:rsidDel="009C4196">
          <w:tab/>
        </w:r>
        <w:r w:rsidDel="009C4196">
          <w:tab/>
          <w:delText xml:space="preserve"> </w:delText>
        </w:r>
        <w:r w:rsidRPr="00C34705" w:rsidDel="009C4196">
          <w:delText>Verified</w:delText>
        </w:r>
        <w:r w:rsidDel="009C4196">
          <w:tab/>
        </w:r>
        <w:r w:rsidRPr="00C34705" w:rsidDel="009C4196">
          <w:delText xml:space="preserve"> Not Verified</w:delText>
        </w:r>
        <w:r w:rsidDel="009C4196">
          <w:tab/>
          <w:delText>Non-Conformance Ref. No.</w:delText>
        </w:r>
        <w:r w:rsidDel="009C4196">
          <w:tab/>
        </w:r>
      </w:del>
    </w:p>
    <w:p w:rsidR="003E1AA1" w:rsidDel="009C4196" w:rsidRDefault="003E1AA1" w:rsidP="003E1AA1">
      <w:pPr>
        <w:pStyle w:val="ListNumber"/>
        <w:numPr>
          <w:ilvl w:val="0"/>
          <w:numId w:val="0"/>
        </w:numPr>
        <w:tabs>
          <w:tab w:val="left" w:leader="underscore" w:pos="1800"/>
          <w:tab w:val="left" w:leader="underscore" w:pos="3600"/>
          <w:tab w:val="left" w:pos="5130"/>
          <w:tab w:val="left" w:leader="underscore" w:pos="8640"/>
        </w:tabs>
        <w:ind w:left="360" w:hanging="360"/>
        <w:rPr>
          <w:del w:id="1034" w:author="Andrea Miller" w:date="2013-05-02T15:03:00Z"/>
        </w:rPr>
      </w:pPr>
    </w:p>
    <w:p w:rsidR="002612A1" w:rsidRDefault="002612A1" w:rsidP="002612A1">
      <w:pPr>
        <w:pStyle w:val="Heading1"/>
      </w:pPr>
      <w:r>
        <w:t>Attachments</w:t>
      </w:r>
    </w:p>
    <w:p w:rsidR="002612A1" w:rsidRDefault="002612A1" w:rsidP="002612A1">
      <w:pPr>
        <w:pStyle w:val="BodyText"/>
      </w:pPr>
      <w:r>
        <w:t>Attachment A, Deviations from Protocol</w:t>
      </w:r>
    </w:p>
    <w:p w:rsidR="002612A1" w:rsidRDefault="002612A1" w:rsidP="002612A1">
      <w:pPr>
        <w:pStyle w:val="BodyText"/>
      </w:pPr>
      <w:r>
        <w:t>Attachment B, Non-conformances Worksheet </w:t>
      </w:r>
    </w:p>
    <w:p w:rsidR="002612A1" w:rsidRPr="002612A1" w:rsidRDefault="002612A1" w:rsidP="002612A1">
      <w:pPr>
        <w:pStyle w:val="BodyText"/>
      </w:pPr>
    </w:p>
    <w:p w:rsidR="002612A1" w:rsidRDefault="002612A1">
      <w:pPr>
        <w:sectPr w:rsidR="002612A1">
          <w:headerReference w:type="default" r:id="rId10"/>
          <w:footerReference w:type="default" r:id="rId11"/>
          <w:pgSz w:w="12240" w:h="15840"/>
          <w:pgMar w:top="1440" w:right="1440" w:bottom="1440" w:left="1440" w:header="720" w:footer="720" w:gutter="0"/>
          <w:cols w:space="720"/>
          <w:docGrid w:linePitch="360"/>
        </w:sectPr>
      </w:pPr>
    </w:p>
    <w:p w:rsidR="002612A1" w:rsidRPr="00D73B7B" w:rsidRDefault="002612A1" w:rsidP="002612A1">
      <w:pPr>
        <w:pStyle w:val="ListParagraph"/>
        <w:ind w:left="0"/>
        <w:jc w:val="center"/>
        <w:outlineLvl w:val="0"/>
        <w:rPr>
          <w:rFonts w:cs="Times New Roman"/>
          <w:b/>
          <w:sz w:val="24"/>
          <w:szCs w:val="24"/>
        </w:rPr>
      </w:pPr>
      <w:r w:rsidRPr="00D73B7B">
        <w:rPr>
          <w:rFonts w:cs="Times New Roman"/>
          <w:b/>
          <w:sz w:val="24"/>
          <w:szCs w:val="24"/>
        </w:rPr>
        <w:t xml:space="preserve">Attachment A </w:t>
      </w:r>
    </w:p>
    <w:p w:rsidR="002612A1" w:rsidRPr="00D73B7B" w:rsidRDefault="002612A1" w:rsidP="002612A1">
      <w:pPr>
        <w:pStyle w:val="ListParagraph"/>
        <w:ind w:left="0"/>
        <w:jc w:val="center"/>
        <w:rPr>
          <w:rFonts w:cs="Times New Roman"/>
          <w:b/>
          <w:sz w:val="24"/>
          <w:szCs w:val="24"/>
        </w:rPr>
      </w:pPr>
      <w:r w:rsidRPr="00D73B7B">
        <w:rPr>
          <w:rFonts w:cs="Times New Roman"/>
          <w:b/>
          <w:sz w:val="24"/>
          <w:szCs w:val="24"/>
        </w:rPr>
        <w:t>Deviations from Protocol</w:t>
      </w:r>
    </w:p>
    <w:p w:rsidR="002612A1" w:rsidRPr="00D73B7B" w:rsidRDefault="002612A1" w:rsidP="002612A1">
      <w:pPr>
        <w:pStyle w:val="ListParagraph"/>
        <w:ind w:left="0"/>
        <w:rPr>
          <w:rFonts w:cs="Times New Roman"/>
          <w:sz w:val="24"/>
          <w:szCs w:val="24"/>
        </w:rPr>
      </w:pPr>
      <w:r w:rsidRPr="00D73B7B">
        <w:rPr>
          <w:rFonts w:cs="Times New Roman"/>
          <w:sz w:val="24"/>
          <w:szCs w:val="24"/>
        </w:rPr>
        <w:t>NOTE:  This form is used for minor deviations from the protocol as written.  Fill out all sections of this form prior to moving forward in the validation process.</w:t>
      </w:r>
    </w:p>
    <w:p w:rsidR="002612A1" w:rsidRPr="00D73B7B" w:rsidRDefault="002612A1" w:rsidP="002612A1">
      <w:pPr>
        <w:pStyle w:val="ListParagraph"/>
        <w:spacing w:after="0"/>
        <w:ind w:left="0"/>
        <w:jc w:val="center"/>
        <w:rPr>
          <w:rFonts w:cs="Times New Roman"/>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2612A1" w:rsidRPr="00D73B7B" w:rsidTr="00F60EBE">
        <w:tc>
          <w:tcPr>
            <w:tcW w:w="630" w:type="dxa"/>
            <w:vAlign w:val="center"/>
          </w:tcPr>
          <w:p w:rsidR="002612A1" w:rsidRPr="00D73B7B" w:rsidRDefault="002612A1" w:rsidP="00F60EBE">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2612A1" w:rsidRPr="00D73B7B" w:rsidRDefault="002612A1" w:rsidP="00F60EBE">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2612A1" w:rsidRPr="00D73B7B" w:rsidRDefault="002612A1" w:rsidP="00F60EBE">
            <w:pPr>
              <w:pStyle w:val="ListParagraph"/>
              <w:ind w:left="0"/>
              <w:jc w:val="center"/>
              <w:rPr>
                <w:rFonts w:cs="Times New Roman"/>
                <w:b/>
                <w:sz w:val="24"/>
                <w:szCs w:val="24"/>
              </w:rPr>
            </w:pPr>
            <w:r w:rsidRPr="00D73B7B">
              <w:rPr>
                <w:rFonts w:cs="Times New Roman"/>
                <w:b/>
                <w:sz w:val="24"/>
                <w:szCs w:val="24"/>
              </w:rPr>
              <w:t>Name</w:t>
            </w:r>
          </w:p>
        </w:tc>
        <w:tc>
          <w:tcPr>
            <w:tcW w:w="4455" w:type="dxa"/>
            <w:vAlign w:val="center"/>
          </w:tcPr>
          <w:p w:rsidR="002612A1" w:rsidRPr="00D73B7B" w:rsidRDefault="002612A1" w:rsidP="00F60EBE">
            <w:pPr>
              <w:pStyle w:val="ListParagraph"/>
              <w:ind w:left="0"/>
              <w:jc w:val="center"/>
              <w:rPr>
                <w:rFonts w:cs="Times New Roman"/>
                <w:b/>
                <w:sz w:val="24"/>
                <w:szCs w:val="24"/>
              </w:rPr>
            </w:pPr>
            <w:r w:rsidRPr="00D73B7B">
              <w:rPr>
                <w:rFonts w:cs="Times New Roman"/>
                <w:b/>
                <w:sz w:val="24"/>
                <w:szCs w:val="24"/>
              </w:rPr>
              <w:t>Description of Deviation (include reference to the protocol section)</w:t>
            </w:r>
          </w:p>
        </w:tc>
        <w:tc>
          <w:tcPr>
            <w:tcW w:w="4455" w:type="dxa"/>
            <w:vAlign w:val="center"/>
          </w:tcPr>
          <w:p w:rsidR="002612A1" w:rsidRPr="00D73B7B" w:rsidRDefault="002612A1" w:rsidP="00F60EBE">
            <w:pPr>
              <w:pStyle w:val="ListParagraph"/>
              <w:ind w:left="0"/>
              <w:jc w:val="center"/>
              <w:rPr>
                <w:rFonts w:cs="Times New Roman"/>
                <w:b/>
                <w:sz w:val="24"/>
                <w:szCs w:val="24"/>
              </w:rPr>
            </w:pPr>
            <w:r w:rsidRPr="00D73B7B">
              <w:rPr>
                <w:rFonts w:cs="Times New Roman"/>
                <w:b/>
                <w:sz w:val="24"/>
                <w:szCs w:val="24"/>
              </w:rPr>
              <w:t>Resolution/Action Taken</w:t>
            </w:r>
          </w:p>
        </w:tc>
        <w:tc>
          <w:tcPr>
            <w:tcW w:w="1980" w:type="dxa"/>
            <w:vAlign w:val="center"/>
          </w:tcPr>
          <w:p w:rsidR="002612A1" w:rsidRPr="00D73B7B" w:rsidRDefault="002612A1" w:rsidP="00F60EBE">
            <w:pPr>
              <w:pStyle w:val="ListParagraph"/>
              <w:ind w:left="0"/>
              <w:jc w:val="center"/>
              <w:rPr>
                <w:rFonts w:cs="Times New Roman"/>
                <w:b/>
                <w:sz w:val="24"/>
                <w:szCs w:val="24"/>
              </w:rPr>
            </w:pPr>
            <w:r w:rsidRPr="00D73B7B">
              <w:rPr>
                <w:rFonts w:cs="Times New Roman"/>
                <w:b/>
                <w:sz w:val="24"/>
                <w:szCs w:val="24"/>
              </w:rPr>
              <w:t>Reviewed</w:t>
            </w:r>
          </w:p>
        </w:tc>
      </w:tr>
      <w:tr w:rsidR="002612A1" w:rsidRPr="00D73B7B" w:rsidTr="00F60EBE">
        <w:trPr>
          <w:trHeight w:val="1008"/>
        </w:trPr>
        <w:tc>
          <w:tcPr>
            <w:tcW w:w="630" w:type="dxa"/>
          </w:tcPr>
          <w:p w:rsidR="002612A1" w:rsidRPr="00D73B7B" w:rsidRDefault="002612A1" w:rsidP="00F60EBE">
            <w:pPr>
              <w:pStyle w:val="ListParagraph"/>
              <w:ind w:left="0"/>
              <w:rPr>
                <w:rFonts w:cs="Times New Roman"/>
                <w:b/>
                <w:sz w:val="24"/>
                <w:szCs w:val="24"/>
              </w:rPr>
            </w:pPr>
          </w:p>
        </w:tc>
        <w:tc>
          <w:tcPr>
            <w:tcW w:w="1080"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c>
          <w:tcPr>
            <w:tcW w:w="4455" w:type="dxa"/>
          </w:tcPr>
          <w:p w:rsidR="002612A1" w:rsidRPr="00D73B7B" w:rsidRDefault="002612A1" w:rsidP="00F60EBE">
            <w:pPr>
              <w:pStyle w:val="ListParagraph"/>
              <w:ind w:left="0"/>
              <w:rPr>
                <w:rFonts w:cs="Times New Roman"/>
                <w:b/>
                <w:sz w:val="24"/>
                <w:szCs w:val="24"/>
              </w:rPr>
            </w:pPr>
          </w:p>
        </w:tc>
        <w:tc>
          <w:tcPr>
            <w:tcW w:w="4455"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r>
      <w:tr w:rsidR="002612A1" w:rsidRPr="00D73B7B" w:rsidTr="00F60EBE">
        <w:trPr>
          <w:trHeight w:val="1008"/>
        </w:trPr>
        <w:tc>
          <w:tcPr>
            <w:tcW w:w="630" w:type="dxa"/>
          </w:tcPr>
          <w:p w:rsidR="002612A1" w:rsidRPr="00D73B7B" w:rsidRDefault="002612A1" w:rsidP="00F60EBE">
            <w:pPr>
              <w:pStyle w:val="ListParagraph"/>
              <w:ind w:left="0"/>
              <w:rPr>
                <w:rFonts w:cs="Times New Roman"/>
                <w:b/>
                <w:sz w:val="24"/>
                <w:szCs w:val="24"/>
              </w:rPr>
            </w:pPr>
          </w:p>
        </w:tc>
        <w:tc>
          <w:tcPr>
            <w:tcW w:w="1080"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c>
          <w:tcPr>
            <w:tcW w:w="4455" w:type="dxa"/>
          </w:tcPr>
          <w:p w:rsidR="002612A1" w:rsidRPr="00D73B7B" w:rsidRDefault="002612A1" w:rsidP="00F60EBE">
            <w:pPr>
              <w:pStyle w:val="ListParagraph"/>
              <w:ind w:left="0"/>
              <w:rPr>
                <w:rFonts w:cs="Times New Roman"/>
                <w:b/>
                <w:sz w:val="24"/>
                <w:szCs w:val="24"/>
              </w:rPr>
            </w:pPr>
          </w:p>
        </w:tc>
        <w:tc>
          <w:tcPr>
            <w:tcW w:w="4455"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r>
      <w:tr w:rsidR="002612A1" w:rsidRPr="00D73B7B" w:rsidTr="00F60EBE">
        <w:trPr>
          <w:trHeight w:val="1008"/>
        </w:trPr>
        <w:tc>
          <w:tcPr>
            <w:tcW w:w="630" w:type="dxa"/>
          </w:tcPr>
          <w:p w:rsidR="002612A1" w:rsidRPr="00D73B7B" w:rsidRDefault="002612A1" w:rsidP="00F60EBE">
            <w:pPr>
              <w:pStyle w:val="ListParagraph"/>
              <w:ind w:left="0"/>
              <w:rPr>
                <w:rFonts w:cs="Times New Roman"/>
                <w:b/>
                <w:sz w:val="24"/>
                <w:szCs w:val="24"/>
              </w:rPr>
            </w:pPr>
          </w:p>
        </w:tc>
        <w:tc>
          <w:tcPr>
            <w:tcW w:w="1080"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c>
          <w:tcPr>
            <w:tcW w:w="4455" w:type="dxa"/>
          </w:tcPr>
          <w:p w:rsidR="002612A1" w:rsidRPr="00D73B7B" w:rsidRDefault="002612A1" w:rsidP="00F60EBE">
            <w:pPr>
              <w:pStyle w:val="ListParagraph"/>
              <w:ind w:left="0"/>
              <w:rPr>
                <w:rFonts w:cs="Times New Roman"/>
                <w:b/>
                <w:sz w:val="24"/>
                <w:szCs w:val="24"/>
              </w:rPr>
            </w:pPr>
          </w:p>
        </w:tc>
        <w:tc>
          <w:tcPr>
            <w:tcW w:w="4455"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r>
      <w:tr w:rsidR="002612A1" w:rsidRPr="00D73B7B" w:rsidTr="00F60EBE">
        <w:trPr>
          <w:trHeight w:val="1008"/>
        </w:trPr>
        <w:tc>
          <w:tcPr>
            <w:tcW w:w="630" w:type="dxa"/>
          </w:tcPr>
          <w:p w:rsidR="002612A1" w:rsidRPr="00D73B7B" w:rsidRDefault="002612A1" w:rsidP="00F60EBE">
            <w:pPr>
              <w:pStyle w:val="ListParagraph"/>
              <w:ind w:left="0"/>
              <w:rPr>
                <w:rFonts w:cs="Times New Roman"/>
                <w:b/>
                <w:sz w:val="24"/>
                <w:szCs w:val="24"/>
              </w:rPr>
            </w:pPr>
          </w:p>
        </w:tc>
        <w:tc>
          <w:tcPr>
            <w:tcW w:w="1080"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c>
          <w:tcPr>
            <w:tcW w:w="4455" w:type="dxa"/>
          </w:tcPr>
          <w:p w:rsidR="002612A1" w:rsidRPr="00D73B7B" w:rsidRDefault="002612A1" w:rsidP="00F60EBE">
            <w:pPr>
              <w:pStyle w:val="ListParagraph"/>
              <w:ind w:left="0"/>
              <w:rPr>
                <w:rFonts w:cs="Times New Roman"/>
                <w:b/>
                <w:sz w:val="24"/>
                <w:szCs w:val="24"/>
              </w:rPr>
            </w:pPr>
          </w:p>
        </w:tc>
        <w:tc>
          <w:tcPr>
            <w:tcW w:w="4455"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r>
      <w:tr w:rsidR="002612A1" w:rsidRPr="00D73B7B" w:rsidTr="00F60EBE">
        <w:trPr>
          <w:trHeight w:val="1008"/>
        </w:trPr>
        <w:tc>
          <w:tcPr>
            <w:tcW w:w="630" w:type="dxa"/>
          </w:tcPr>
          <w:p w:rsidR="002612A1" w:rsidRPr="00D73B7B" w:rsidRDefault="002612A1" w:rsidP="00F60EBE">
            <w:pPr>
              <w:pStyle w:val="ListParagraph"/>
              <w:ind w:left="0"/>
              <w:rPr>
                <w:rFonts w:cs="Times New Roman"/>
                <w:b/>
                <w:sz w:val="24"/>
                <w:szCs w:val="24"/>
              </w:rPr>
            </w:pPr>
          </w:p>
        </w:tc>
        <w:tc>
          <w:tcPr>
            <w:tcW w:w="1080"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c>
          <w:tcPr>
            <w:tcW w:w="4455" w:type="dxa"/>
          </w:tcPr>
          <w:p w:rsidR="002612A1" w:rsidRPr="00D73B7B" w:rsidRDefault="002612A1" w:rsidP="00F60EBE">
            <w:pPr>
              <w:pStyle w:val="ListParagraph"/>
              <w:ind w:left="0"/>
              <w:rPr>
                <w:rFonts w:cs="Times New Roman"/>
                <w:b/>
                <w:sz w:val="24"/>
                <w:szCs w:val="24"/>
              </w:rPr>
            </w:pPr>
          </w:p>
        </w:tc>
        <w:tc>
          <w:tcPr>
            <w:tcW w:w="4455"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r>
      <w:tr w:rsidR="002612A1" w:rsidRPr="00D73B7B" w:rsidTr="00F60EBE">
        <w:trPr>
          <w:trHeight w:val="773"/>
        </w:trPr>
        <w:tc>
          <w:tcPr>
            <w:tcW w:w="630" w:type="dxa"/>
          </w:tcPr>
          <w:p w:rsidR="002612A1" w:rsidRPr="00D73B7B" w:rsidRDefault="002612A1" w:rsidP="00F60EBE">
            <w:pPr>
              <w:pStyle w:val="ListParagraph"/>
              <w:ind w:left="0"/>
              <w:rPr>
                <w:rFonts w:cs="Times New Roman"/>
                <w:b/>
                <w:sz w:val="24"/>
                <w:szCs w:val="24"/>
              </w:rPr>
            </w:pPr>
          </w:p>
        </w:tc>
        <w:tc>
          <w:tcPr>
            <w:tcW w:w="1080"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c>
          <w:tcPr>
            <w:tcW w:w="4455" w:type="dxa"/>
          </w:tcPr>
          <w:p w:rsidR="002612A1" w:rsidRPr="00D73B7B" w:rsidRDefault="002612A1" w:rsidP="00F60EBE">
            <w:pPr>
              <w:pStyle w:val="ListParagraph"/>
              <w:ind w:left="0"/>
              <w:rPr>
                <w:rFonts w:cs="Times New Roman"/>
                <w:b/>
                <w:sz w:val="24"/>
                <w:szCs w:val="24"/>
              </w:rPr>
            </w:pPr>
          </w:p>
        </w:tc>
        <w:tc>
          <w:tcPr>
            <w:tcW w:w="4455"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r>
    </w:tbl>
    <w:p w:rsidR="002612A1" w:rsidRPr="00D73B7B" w:rsidRDefault="002612A1" w:rsidP="002612A1">
      <w:pPr>
        <w:ind w:left="2880" w:firstLine="720"/>
        <w:rPr>
          <w:rFonts w:cs="Times New Roman"/>
          <w:b/>
          <w:sz w:val="24"/>
          <w:szCs w:val="24"/>
        </w:rPr>
      </w:pPr>
      <w:r w:rsidRPr="00D73B7B">
        <w:rPr>
          <w:rFonts w:cs="Times New Roman"/>
          <w:b/>
          <w:sz w:val="24"/>
          <w:szCs w:val="24"/>
        </w:rPr>
        <w:br w:type="page"/>
        <w:t>Attachment B</w:t>
      </w:r>
      <w:r>
        <w:rPr>
          <w:rFonts w:cs="Times New Roman"/>
          <w:b/>
          <w:sz w:val="24"/>
          <w:szCs w:val="24"/>
        </w:rPr>
        <w:t xml:space="preserve"> - </w:t>
      </w:r>
      <w:r w:rsidRPr="00D73B7B">
        <w:rPr>
          <w:rFonts w:cs="Times New Roman"/>
          <w:b/>
          <w:sz w:val="24"/>
          <w:szCs w:val="24"/>
        </w:rPr>
        <w:t>Non-conformances Worksheet</w:t>
      </w:r>
    </w:p>
    <w:p w:rsidR="002612A1" w:rsidRPr="00D73B7B" w:rsidRDefault="002612A1" w:rsidP="002612A1">
      <w:pPr>
        <w:pStyle w:val="ListParagraph"/>
        <w:spacing w:after="0"/>
        <w:ind w:left="-270" w:right="-360"/>
        <w:rPr>
          <w:rFonts w:cs="Times New Roman"/>
          <w:sz w:val="24"/>
          <w:szCs w:val="24"/>
        </w:rPr>
      </w:pPr>
      <w:r w:rsidRPr="00D73B7B">
        <w:rPr>
          <w:rFonts w:cs="Times New Roman"/>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2612A1" w:rsidRPr="00D73B7B" w:rsidTr="00F60EBE">
        <w:tc>
          <w:tcPr>
            <w:tcW w:w="630" w:type="dxa"/>
            <w:vAlign w:val="center"/>
          </w:tcPr>
          <w:p w:rsidR="002612A1" w:rsidRPr="00D73B7B" w:rsidRDefault="002612A1" w:rsidP="00F60EBE">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2612A1" w:rsidRPr="00D73B7B" w:rsidRDefault="002612A1" w:rsidP="00F60EBE">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2612A1" w:rsidRPr="00D73B7B" w:rsidRDefault="002612A1" w:rsidP="00F60EBE">
            <w:pPr>
              <w:pStyle w:val="ListParagraph"/>
              <w:ind w:left="0"/>
              <w:jc w:val="center"/>
              <w:rPr>
                <w:rFonts w:cs="Times New Roman"/>
                <w:b/>
                <w:sz w:val="24"/>
                <w:szCs w:val="24"/>
              </w:rPr>
            </w:pPr>
            <w:r w:rsidRPr="00D73B7B">
              <w:rPr>
                <w:rFonts w:cs="Times New Roman"/>
                <w:b/>
                <w:sz w:val="24"/>
                <w:szCs w:val="24"/>
              </w:rPr>
              <w:t>Name</w:t>
            </w:r>
          </w:p>
        </w:tc>
        <w:tc>
          <w:tcPr>
            <w:tcW w:w="5445" w:type="dxa"/>
            <w:vAlign w:val="center"/>
          </w:tcPr>
          <w:p w:rsidR="002612A1" w:rsidRPr="00D73B7B" w:rsidRDefault="002612A1" w:rsidP="00F60EBE">
            <w:pPr>
              <w:pStyle w:val="ListParagraph"/>
              <w:ind w:left="0"/>
              <w:jc w:val="center"/>
              <w:rPr>
                <w:rFonts w:cs="Times New Roman"/>
                <w:b/>
                <w:sz w:val="24"/>
                <w:szCs w:val="24"/>
              </w:rPr>
            </w:pPr>
            <w:r w:rsidRPr="00D73B7B">
              <w:rPr>
                <w:rFonts w:cs="Times New Roman"/>
                <w:b/>
                <w:sz w:val="24"/>
                <w:szCs w:val="24"/>
              </w:rPr>
              <w:t>Description of Non-conformance (include reference to the protocol section)</w:t>
            </w:r>
          </w:p>
        </w:tc>
        <w:tc>
          <w:tcPr>
            <w:tcW w:w="5445" w:type="dxa"/>
            <w:vAlign w:val="center"/>
          </w:tcPr>
          <w:p w:rsidR="002612A1" w:rsidRPr="00D73B7B" w:rsidRDefault="002612A1" w:rsidP="00F60EBE">
            <w:pPr>
              <w:pStyle w:val="ListParagraph"/>
              <w:ind w:left="0"/>
              <w:jc w:val="center"/>
              <w:rPr>
                <w:rFonts w:cs="Times New Roman"/>
                <w:b/>
                <w:sz w:val="24"/>
                <w:szCs w:val="24"/>
              </w:rPr>
            </w:pPr>
            <w:r w:rsidRPr="00D73B7B">
              <w:rPr>
                <w:rFonts w:cs="Times New Roman"/>
                <w:b/>
                <w:sz w:val="24"/>
                <w:szCs w:val="24"/>
              </w:rPr>
              <w:t>Resolution/Action Taken</w:t>
            </w:r>
          </w:p>
        </w:tc>
      </w:tr>
      <w:tr w:rsidR="002612A1" w:rsidRPr="00D73B7B" w:rsidTr="00F60EBE">
        <w:trPr>
          <w:trHeight w:val="1008"/>
        </w:trPr>
        <w:tc>
          <w:tcPr>
            <w:tcW w:w="630" w:type="dxa"/>
          </w:tcPr>
          <w:p w:rsidR="002612A1" w:rsidRPr="00D73B7B" w:rsidRDefault="002612A1" w:rsidP="00F60EBE">
            <w:pPr>
              <w:pStyle w:val="ListParagraph"/>
              <w:ind w:left="0"/>
              <w:rPr>
                <w:rFonts w:cs="Times New Roman"/>
                <w:b/>
                <w:sz w:val="24"/>
                <w:szCs w:val="24"/>
              </w:rPr>
            </w:pPr>
          </w:p>
        </w:tc>
        <w:tc>
          <w:tcPr>
            <w:tcW w:w="1080"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c>
          <w:tcPr>
            <w:tcW w:w="5445" w:type="dxa"/>
          </w:tcPr>
          <w:p w:rsidR="002612A1" w:rsidRPr="00D73B7B" w:rsidRDefault="002612A1" w:rsidP="00F60EBE">
            <w:pPr>
              <w:pStyle w:val="ListParagraph"/>
              <w:ind w:left="0"/>
              <w:rPr>
                <w:rFonts w:cs="Times New Roman"/>
                <w:b/>
                <w:sz w:val="24"/>
                <w:szCs w:val="24"/>
              </w:rPr>
            </w:pPr>
          </w:p>
        </w:tc>
        <w:tc>
          <w:tcPr>
            <w:tcW w:w="5445" w:type="dxa"/>
          </w:tcPr>
          <w:p w:rsidR="002612A1" w:rsidRPr="00D73B7B" w:rsidRDefault="002612A1" w:rsidP="00F60EBE">
            <w:pPr>
              <w:pStyle w:val="ListParagraph"/>
              <w:ind w:left="0"/>
              <w:rPr>
                <w:rFonts w:cs="Times New Roman"/>
                <w:b/>
                <w:sz w:val="24"/>
                <w:szCs w:val="24"/>
              </w:rPr>
            </w:pPr>
          </w:p>
        </w:tc>
      </w:tr>
      <w:tr w:rsidR="002612A1" w:rsidRPr="00D73B7B" w:rsidTr="00F60EBE">
        <w:trPr>
          <w:trHeight w:val="1008"/>
        </w:trPr>
        <w:tc>
          <w:tcPr>
            <w:tcW w:w="630" w:type="dxa"/>
          </w:tcPr>
          <w:p w:rsidR="002612A1" w:rsidRPr="00D73B7B" w:rsidRDefault="002612A1" w:rsidP="00F60EBE">
            <w:pPr>
              <w:pStyle w:val="ListParagraph"/>
              <w:ind w:left="0"/>
              <w:rPr>
                <w:rFonts w:cs="Times New Roman"/>
                <w:b/>
                <w:sz w:val="24"/>
                <w:szCs w:val="24"/>
              </w:rPr>
            </w:pPr>
          </w:p>
        </w:tc>
        <w:tc>
          <w:tcPr>
            <w:tcW w:w="1080"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c>
          <w:tcPr>
            <w:tcW w:w="5445" w:type="dxa"/>
          </w:tcPr>
          <w:p w:rsidR="002612A1" w:rsidRPr="00D73B7B" w:rsidRDefault="002612A1" w:rsidP="00F60EBE">
            <w:pPr>
              <w:pStyle w:val="ListParagraph"/>
              <w:ind w:left="0"/>
              <w:rPr>
                <w:rFonts w:cs="Times New Roman"/>
                <w:b/>
                <w:sz w:val="24"/>
                <w:szCs w:val="24"/>
              </w:rPr>
            </w:pPr>
          </w:p>
        </w:tc>
        <w:tc>
          <w:tcPr>
            <w:tcW w:w="5445" w:type="dxa"/>
          </w:tcPr>
          <w:p w:rsidR="002612A1" w:rsidRPr="00D73B7B" w:rsidRDefault="002612A1" w:rsidP="00F60EBE">
            <w:pPr>
              <w:pStyle w:val="ListParagraph"/>
              <w:ind w:left="0"/>
              <w:rPr>
                <w:rFonts w:cs="Times New Roman"/>
                <w:b/>
                <w:sz w:val="24"/>
                <w:szCs w:val="24"/>
              </w:rPr>
            </w:pPr>
          </w:p>
        </w:tc>
      </w:tr>
      <w:tr w:rsidR="002612A1" w:rsidRPr="00D73B7B" w:rsidTr="00F60EBE">
        <w:trPr>
          <w:trHeight w:val="1008"/>
        </w:trPr>
        <w:tc>
          <w:tcPr>
            <w:tcW w:w="630" w:type="dxa"/>
          </w:tcPr>
          <w:p w:rsidR="002612A1" w:rsidRPr="00D73B7B" w:rsidRDefault="002612A1" w:rsidP="00F60EBE">
            <w:pPr>
              <w:pStyle w:val="ListParagraph"/>
              <w:ind w:left="0"/>
              <w:rPr>
                <w:rFonts w:cs="Times New Roman"/>
                <w:b/>
                <w:sz w:val="24"/>
                <w:szCs w:val="24"/>
              </w:rPr>
            </w:pPr>
          </w:p>
        </w:tc>
        <w:tc>
          <w:tcPr>
            <w:tcW w:w="1080"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c>
          <w:tcPr>
            <w:tcW w:w="5445" w:type="dxa"/>
          </w:tcPr>
          <w:p w:rsidR="002612A1" w:rsidRPr="00D73B7B" w:rsidRDefault="002612A1" w:rsidP="00F60EBE">
            <w:pPr>
              <w:pStyle w:val="ListParagraph"/>
              <w:ind w:left="0"/>
              <w:rPr>
                <w:rFonts w:cs="Times New Roman"/>
                <w:b/>
                <w:sz w:val="24"/>
                <w:szCs w:val="24"/>
              </w:rPr>
            </w:pPr>
          </w:p>
        </w:tc>
        <w:tc>
          <w:tcPr>
            <w:tcW w:w="5445" w:type="dxa"/>
          </w:tcPr>
          <w:p w:rsidR="002612A1" w:rsidRPr="00D73B7B" w:rsidRDefault="002612A1" w:rsidP="00F60EBE">
            <w:pPr>
              <w:pStyle w:val="ListParagraph"/>
              <w:ind w:left="0"/>
              <w:rPr>
                <w:rFonts w:cs="Times New Roman"/>
                <w:b/>
                <w:sz w:val="24"/>
                <w:szCs w:val="24"/>
              </w:rPr>
            </w:pPr>
          </w:p>
        </w:tc>
      </w:tr>
      <w:tr w:rsidR="002612A1" w:rsidRPr="00D73B7B" w:rsidTr="00F60EBE">
        <w:trPr>
          <w:trHeight w:val="1008"/>
        </w:trPr>
        <w:tc>
          <w:tcPr>
            <w:tcW w:w="630" w:type="dxa"/>
          </w:tcPr>
          <w:p w:rsidR="002612A1" w:rsidRPr="00D73B7B" w:rsidRDefault="002612A1" w:rsidP="00F60EBE">
            <w:pPr>
              <w:pStyle w:val="ListParagraph"/>
              <w:ind w:left="0"/>
              <w:rPr>
                <w:rFonts w:cs="Times New Roman"/>
                <w:b/>
                <w:sz w:val="24"/>
                <w:szCs w:val="24"/>
              </w:rPr>
            </w:pPr>
          </w:p>
        </w:tc>
        <w:tc>
          <w:tcPr>
            <w:tcW w:w="1080"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c>
          <w:tcPr>
            <w:tcW w:w="5445" w:type="dxa"/>
          </w:tcPr>
          <w:p w:rsidR="002612A1" w:rsidRPr="00D73B7B" w:rsidRDefault="002612A1" w:rsidP="00F60EBE">
            <w:pPr>
              <w:pStyle w:val="ListParagraph"/>
              <w:ind w:left="0"/>
              <w:rPr>
                <w:rFonts w:cs="Times New Roman"/>
                <w:b/>
                <w:sz w:val="24"/>
                <w:szCs w:val="24"/>
              </w:rPr>
            </w:pPr>
          </w:p>
        </w:tc>
        <w:tc>
          <w:tcPr>
            <w:tcW w:w="5445" w:type="dxa"/>
          </w:tcPr>
          <w:p w:rsidR="002612A1" w:rsidRPr="00D73B7B" w:rsidRDefault="002612A1" w:rsidP="00F60EBE">
            <w:pPr>
              <w:pStyle w:val="ListParagraph"/>
              <w:ind w:left="0"/>
              <w:rPr>
                <w:rFonts w:cs="Times New Roman"/>
                <w:b/>
                <w:sz w:val="24"/>
                <w:szCs w:val="24"/>
              </w:rPr>
            </w:pPr>
          </w:p>
        </w:tc>
      </w:tr>
      <w:tr w:rsidR="002612A1" w:rsidRPr="00D73B7B" w:rsidTr="00F60EBE">
        <w:trPr>
          <w:trHeight w:val="1008"/>
        </w:trPr>
        <w:tc>
          <w:tcPr>
            <w:tcW w:w="630" w:type="dxa"/>
          </w:tcPr>
          <w:p w:rsidR="002612A1" w:rsidRPr="00D73B7B" w:rsidRDefault="002612A1" w:rsidP="00F60EBE">
            <w:pPr>
              <w:pStyle w:val="ListParagraph"/>
              <w:ind w:left="0"/>
              <w:rPr>
                <w:rFonts w:cs="Times New Roman"/>
                <w:b/>
                <w:sz w:val="24"/>
                <w:szCs w:val="24"/>
              </w:rPr>
            </w:pPr>
          </w:p>
        </w:tc>
        <w:tc>
          <w:tcPr>
            <w:tcW w:w="1080"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c>
          <w:tcPr>
            <w:tcW w:w="5445" w:type="dxa"/>
          </w:tcPr>
          <w:p w:rsidR="002612A1" w:rsidRPr="00D73B7B" w:rsidRDefault="002612A1" w:rsidP="00F60EBE">
            <w:pPr>
              <w:pStyle w:val="ListParagraph"/>
              <w:ind w:left="0"/>
              <w:rPr>
                <w:rFonts w:cs="Times New Roman"/>
                <w:b/>
                <w:sz w:val="24"/>
                <w:szCs w:val="24"/>
              </w:rPr>
            </w:pPr>
          </w:p>
        </w:tc>
        <w:tc>
          <w:tcPr>
            <w:tcW w:w="5445" w:type="dxa"/>
          </w:tcPr>
          <w:p w:rsidR="002612A1" w:rsidRPr="00D73B7B" w:rsidRDefault="002612A1" w:rsidP="00F60EBE">
            <w:pPr>
              <w:pStyle w:val="ListParagraph"/>
              <w:ind w:left="0"/>
              <w:rPr>
                <w:rFonts w:cs="Times New Roman"/>
                <w:b/>
                <w:sz w:val="24"/>
                <w:szCs w:val="24"/>
              </w:rPr>
            </w:pPr>
          </w:p>
        </w:tc>
      </w:tr>
      <w:tr w:rsidR="002612A1" w:rsidRPr="00D73B7B" w:rsidTr="00F60EBE">
        <w:trPr>
          <w:trHeight w:val="1008"/>
        </w:trPr>
        <w:tc>
          <w:tcPr>
            <w:tcW w:w="630" w:type="dxa"/>
          </w:tcPr>
          <w:p w:rsidR="002612A1" w:rsidRPr="00D73B7B" w:rsidRDefault="002612A1" w:rsidP="00F60EBE">
            <w:pPr>
              <w:pStyle w:val="ListParagraph"/>
              <w:ind w:left="0"/>
              <w:rPr>
                <w:rFonts w:cs="Times New Roman"/>
                <w:b/>
                <w:sz w:val="24"/>
                <w:szCs w:val="24"/>
              </w:rPr>
            </w:pPr>
          </w:p>
        </w:tc>
        <w:tc>
          <w:tcPr>
            <w:tcW w:w="1080" w:type="dxa"/>
          </w:tcPr>
          <w:p w:rsidR="002612A1" w:rsidRPr="00D73B7B" w:rsidRDefault="002612A1" w:rsidP="00F60EBE">
            <w:pPr>
              <w:pStyle w:val="ListParagraph"/>
              <w:ind w:left="0"/>
              <w:rPr>
                <w:rFonts w:cs="Times New Roman"/>
                <w:b/>
                <w:sz w:val="24"/>
                <w:szCs w:val="24"/>
              </w:rPr>
            </w:pPr>
          </w:p>
        </w:tc>
        <w:tc>
          <w:tcPr>
            <w:tcW w:w="1980" w:type="dxa"/>
          </w:tcPr>
          <w:p w:rsidR="002612A1" w:rsidRPr="00D73B7B" w:rsidRDefault="002612A1" w:rsidP="00F60EBE">
            <w:pPr>
              <w:pStyle w:val="ListParagraph"/>
              <w:ind w:left="0"/>
              <w:rPr>
                <w:rFonts w:cs="Times New Roman"/>
                <w:b/>
                <w:sz w:val="24"/>
                <w:szCs w:val="24"/>
              </w:rPr>
            </w:pPr>
          </w:p>
        </w:tc>
        <w:tc>
          <w:tcPr>
            <w:tcW w:w="5445" w:type="dxa"/>
          </w:tcPr>
          <w:p w:rsidR="002612A1" w:rsidRPr="00D73B7B" w:rsidRDefault="002612A1" w:rsidP="00F60EBE">
            <w:pPr>
              <w:pStyle w:val="ListParagraph"/>
              <w:ind w:left="0"/>
              <w:rPr>
                <w:rFonts w:cs="Times New Roman"/>
                <w:b/>
                <w:sz w:val="24"/>
                <w:szCs w:val="24"/>
              </w:rPr>
            </w:pPr>
          </w:p>
        </w:tc>
        <w:tc>
          <w:tcPr>
            <w:tcW w:w="5445" w:type="dxa"/>
          </w:tcPr>
          <w:p w:rsidR="002612A1" w:rsidRPr="00D73B7B" w:rsidRDefault="002612A1" w:rsidP="00F60EBE">
            <w:pPr>
              <w:pStyle w:val="ListParagraph"/>
              <w:ind w:left="0"/>
              <w:rPr>
                <w:rFonts w:cs="Times New Roman"/>
                <w:b/>
                <w:sz w:val="24"/>
                <w:szCs w:val="24"/>
              </w:rPr>
            </w:pPr>
          </w:p>
        </w:tc>
      </w:tr>
    </w:tbl>
    <w:p w:rsidR="001274F5" w:rsidRDefault="001274F5"/>
    <w:sectPr w:rsidR="001274F5" w:rsidSect="00F60EBE">
      <w:headerReference w:type="default" r:id="rId12"/>
      <w:footerReference w:type="default" r:id="rId13"/>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913" w:author="Andrea Miller" w:date="2013-05-02T15:04:00Z" w:initials="AM">
    <w:p w:rsidR="009C4196" w:rsidRDefault="009C4196">
      <w:pPr>
        <w:pStyle w:val="CommentText"/>
      </w:pPr>
      <w:r>
        <w:rPr>
          <w:rStyle w:val="CommentReference"/>
        </w:rPr>
        <w:annotationRef/>
      </w:r>
      <w:r>
        <w:t>What</w:t>
      </w:r>
      <w:r>
        <w:t xml:space="preserve"> is this formula calculating?  Need to verify this if used in decision making.  Insert acceptance criteria.</w:t>
      </w:r>
      <w:bookmarkStart w:id="915" w:name="_GoBack"/>
      <w:bookmarkEnd w:id="915"/>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1A2B" w:rsidRDefault="001A1A2B" w:rsidP="005E6CDE">
      <w:pPr>
        <w:spacing w:after="0"/>
      </w:pPr>
      <w:r>
        <w:separator/>
      </w:r>
    </w:p>
  </w:endnote>
  <w:endnote w:type="continuationSeparator" w:id="0">
    <w:p w:rsidR="001A1A2B" w:rsidRDefault="001A1A2B" w:rsidP="005E6CDE">
      <w:pPr>
        <w:spacing w:after="0"/>
      </w:pPr>
      <w:r>
        <w:continuationSeparator/>
      </w:r>
    </w:p>
  </w:endnote>
  <w:endnote w:type="continuationNotice" w:id="1">
    <w:p w:rsidR="001A1A2B" w:rsidRDefault="001A1A2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1A2B" w:rsidRPr="00E03B4D" w:rsidRDefault="001A1A2B" w:rsidP="00BE61D3">
    <w:pPr>
      <w:pStyle w:val="Footer"/>
      <w:tabs>
        <w:tab w:val="clear" w:pos="4680"/>
      </w:tabs>
      <w:rPr>
        <w:rFonts w:asciiTheme="minorHAnsi" w:hAnsiTheme="minorHAnsi" w:cstheme="minorHAnsi"/>
        <w:sz w:val="18"/>
        <w:szCs w:val="18"/>
      </w:rPr>
    </w:pPr>
    <w:del w:id="1039" w:author="Andrea Miller" w:date="2013-05-02T08:33:00Z">
      <w:r w:rsidRPr="00E03B4D" w:rsidDel="004254C9">
        <w:rPr>
          <w:rFonts w:asciiTheme="minorHAnsi" w:hAnsiTheme="minorHAnsi" w:cstheme="minorHAnsi"/>
          <w:sz w:val="18"/>
          <w:szCs w:val="18"/>
        </w:rPr>
        <w:delText xml:space="preserve">Document Name:  </w:delText>
      </w:r>
    </w:del>
    <w:del w:id="1040" w:author="Andrea Miller" w:date="2013-05-02T08:45:00Z">
      <w:r w:rsidRPr="00E03B4D" w:rsidDel="00F070E5">
        <w:rPr>
          <w:rFonts w:asciiTheme="minorHAnsi" w:hAnsiTheme="minorHAnsi" w:cstheme="minorHAnsi"/>
          <w:sz w:val="18"/>
          <w:szCs w:val="18"/>
        </w:rPr>
        <w:delText xml:space="preserve">Geost </w:delText>
      </w:r>
    </w:del>
    <w:r w:rsidRPr="00E03B4D">
      <w:rPr>
        <w:rFonts w:asciiTheme="minorHAnsi" w:hAnsiTheme="minorHAnsi" w:cstheme="minorHAnsi"/>
        <w:sz w:val="18"/>
        <w:szCs w:val="18"/>
      </w:rPr>
      <w:t xml:space="preserve">Setup Verification </w:t>
    </w:r>
    <w:ins w:id="1041" w:author="Andrea Miller" w:date="2013-05-02T08:45:00Z">
      <w:r>
        <w:rPr>
          <w:rFonts w:asciiTheme="minorHAnsi" w:hAnsiTheme="minorHAnsi" w:cstheme="minorHAnsi"/>
          <w:sz w:val="18"/>
          <w:szCs w:val="18"/>
        </w:rPr>
        <w:t xml:space="preserve">Test </w:t>
      </w:r>
    </w:ins>
    <w:del w:id="1042" w:author="Andrea Miller" w:date="2013-05-02T08:33:00Z">
      <w:r w:rsidRPr="00E03B4D" w:rsidDel="004254C9">
        <w:rPr>
          <w:rFonts w:asciiTheme="minorHAnsi" w:hAnsiTheme="minorHAnsi" w:cstheme="minorHAnsi"/>
          <w:sz w:val="18"/>
          <w:szCs w:val="18"/>
        </w:rPr>
        <w:delText>Change Report</w:delText>
      </w:r>
    </w:del>
    <w:ins w:id="1043" w:author="Andrea Miller" w:date="2013-05-02T08:33:00Z">
      <w:r w:rsidRPr="00E03B4D">
        <w:rPr>
          <w:rFonts w:asciiTheme="minorHAnsi" w:hAnsiTheme="minorHAnsi" w:cstheme="minorHAnsi"/>
          <w:sz w:val="18"/>
          <w:szCs w:val="18"/>
        </w:rPr>
        <w:t>Protocol</w:t>
      </w:r>
    </w:ins>
    <w:r w:rsidRPr="00E03B4D">
      <w:rPr>
        <w:rFonts w:asciiTheme="minorHAnsi" w:hAnsiTheme="minorHAnsi" w:cstheme="minorHAnsi"/>
        <w:sz w:val="18"/>
        <w:szCs w:val="18"/>
      </w:rPr>
      <w:tab/>
      <w:t>Confidential &amp; Proprietary</w:t>
    </w:r>
  </w:p>
  <w:p w:rsidR="001A1A2B" w:rsidRPr="00E03B4D" w:rsidRDefault="001A1A2B" w:rsidP="00BE61D3">
    <w:pPr>
      <w:pStyle w:val="Footer"/>
      <w:tabs>
        <w:tab w:val="clear" w:pos="4680"/>
      </w:tabs>
      <w:rPr>
        <w:rFonts w:asciiTheme="minorHAnsi" w:hAnsiTheme="minorHAnsi" w:cstheme="minorHAnsi"/>
        <w:sz w:val="18"/>
        <w:szCs w:val="18"/>
      </w:rPr>
    </w:pPr>
    <w:r w:rsidRPr="00E03B4D">
      <w:rPr>
        <w:rFonts w:asciiTheme="minorHAnsi" w:hAnsiTheme="minorHAnsi" w:cstheme="minorHAnsi"/>
        <w:sz w:val="18"/>
        <w:szCs w:val="18"/>
      </w:rPr>
      <w:t>Document Number:  ENG-XXX</w:t>
    </w:r>
    <w:r w:rsidRPr="00E03B4D">
      <w:rPr>
        <w:rFonts w:asciiTheme="minorHAnsi" w:hAnsiTheme="minorHAnsi" w:cstheme="minorHAnsi"/>
        <w:sz w:val="18"/>
        <w:szCs w:val="18"/>
      </w:rPr>
      <w:tab/>
      <w:t xml:space="preserve">Page </w:t>
    </w:r>
    <w:r w:rsidRPr="00E03B4D">
      <w:rPr>
        <w:rFonts w:asciiTheme="minorHAnsi" w:hAnsiTheme="minorHAnsi" w:cstheme="minorHAnsi"/>
        <w:sz w:val="18"/>
        <w:szCs w:val="18"/>
      </w:rPr>
      <w:fldChar w:fldCharType="begin"/>
    </w:r>
    <w:r w:rsidRPr="00E03B4D">
      <w:rPr>
        <w:rFonts w:asciiTheme="minorHAnsi" w:hAnsiTheme="minorHAnsi" w:cstheme="minorHAnsi"/>
        <w:sz w:val="18"/>
        <w:szCs w:val="18"/>
      </w:rPr>
      <w:instrText xml:space="preserve"> PAGE   \* MERGEFORMAT </w:instrText>
    </w:r>
    <w:r w:rsidRPr="00E03B4D">
      <w:rPr>
        <w:rFonts w:asciiTheme="minorHAnsi" w:hAnsiTheme="minorHAnsi" w:cstheme="minorHAnsi"/>
        <w:sz w:val="18"/>
        <w:szCs w:val="18"/>
      </w:rPr>
      <w:fldChar w:fldCharType="separate"/>
    </w:r>
    <w:r w:rsidR="009C4196">
      <w:rPr>
        <w:rFonts w:asciiTheme="minorHAnsi" w:hAnsiTheme="minorHAnsi" w:cstheme="minorHAnsi"/>
        <w:noProof/>
        <w:sz w:val="18"/>
        <w:szCs w:val="18"/>
      </w:rPr>
      <w:t>11</w:t>
    </w:r>
    <w:r w:rsidRPr="00E03B4D">
      <w:rPr>
        <w:rFonts w:asciiTheme="minorHAnsi" w:hAnsiTheme="minorHAnsi" w:cstheme="minorHAnsi"/>
        <w:sz w:val="18"/>
        <w:szCs w:val="18"/>
      </w:rPr>
      <w:fldChar w:fldCharType="end"/>
    </w:r>
    <w:r w:rsidRPr="00E03B4D">
      <w:rPr>
        <w:rFonts w:asciiTheme="minorHAnsi" w:hAnsiTheme="minorHAnsi" w:cstheme="minorHAnsi"/>
        <w:sz w:val="18"/>
        <w:szCs w:val="18"/>
      </w:rPr>
      <w:t xml:space="preserve"> of </w:t>
    </w:r>
    <w:r w:rsidRPr="00E03B4D">
      <w:rPr>
        <w:rFonts w:asciiTheme="minorHAnsi" w:hAnsiTheme="minorHAnsi" w:cstheme="minorHAnsi"/>
        <w:sz w:val="18"/>
        <w:szCs w:val="18"/>
      </w:rPr>
      <w:fldChar w:fldCharType="begin"/>
    </w:r>
    <w:r w:rsidRPr="00E03B4D">
      <w:rPr>
        <w:rFonts w:asciiTheme="minorHAnsi" w:hAnsiTheme="minorHAnsi" w:cstheme="minorHAnsi"/>
        <w:sz w:val="18"/>
        <w:szCs w:val="18"/>
      </w:rPr>
      <w:instrText xml:space="preserve"> NUMPAGES   \* MERGEFORMAT </w:instrText>
    </w:r>
    <w:r w:rsidRPr="00E03B4D">
      <w:rPr>
        <w:rFonts w:asciiTheme="minorHAnsi" w:hAnsiTheme="minorHAnsi" w:cstheme="minorHAnsi"/>
        <w:sz w:val="18"/>
        <w:szCs w:val="18"/>
      </w:rPr>
      <w:fldChar w:fldCharType="separate"/>
    </w:r>
    <w:r w:rsidR="009C4196">
      <w:rPr>
        <w:rFonts w:asciiTheme="minorHAnsi" w:hAnsiTheme="minorHAnsi" w:cstheme="minorHAnsi"/>
        <w:noProof/>
        <w:sz w:val="18"/>
        <w:szCs w:val="18"/>
      </w:rPr>
      <w:t>15</w:t>
    </w:r>
    <w:r w:rsidRPr="00E03B4D">
      <w:rPr>
        <w:rFonts w:asciiTheme="minorHAnsi" w:hAnsiTheme="minorHAnsi" w:cstheme="minorHAnsi"/>
        <w:noProof/>
        <w:sz w:val="18"/>
        <w:szCs w:val="18"/>
      </w:rPr>
      <w:fldChar w:fldCharType="end"/>
    </w:r>
  </w:p>
  <w:p w:rsidR="001A1A2B" w:rsidRPr="00E03B4D" w:rsidRDefault="001A1A2B" w:rsidP="00BE61D3">
    <w:pPr>
      <w:pStyle w:val="Footer"/>
      <w:tabs>
        <w:tab w:val="clear" w:pos="4680"/>
      </w:tabs>
      <w:rPr>
        <w:rFonts w:asciiTheme="minorHAnsi" w:hAnsiTheme="minorHAnsi" w:cstheme="minorHAnsi"/>
        <w:sz w:val="18"/>
        <w:szCs w:val="18"/>
      </w:rPr>
    </w:pPr>
    <w:r w:rsidRPr="00E03B4D">
      <w:rPr>
        <w:rFonts w:asciiTheme="minorHAnsi" w:hAnsiTheme="minorHAnsi" w:cstheme="minorHAnsi"/>
        <w:sz w:val="18"/>
        <w:szCs w:val="18"/>
      </w:rPr>
      <w:t>Revision Number:  000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1A2B" w:rsidRPr="0071534D" w:rsidRDefault="001A1A2B" w:rsidP="00412A8B">
    <w:pPr>
      <w:pStyle w:val="Footer"/>
      <w:tabs>
        <w:tab w:val="clear" w:pos="4680"/>
        <w:tab w:val="clear" w:pos="9360"/>
        <w:tab w:val="right" w:pos="13770"/>
      </w:tabs>
      <w:rPr>
        <w:ins w:id="1057" w:author="Andrea Miller" w:date="2013-05-02T08:34:00Z"/>
        <w:rFonts w:asciiTheme="minorHAnsi" w:hAnsiTheme="minorHAnsi" w:cstheme="minorHAnsi"/>
        <w:sz w:val="18"/>
        <w:szCs w:val="18"/>
      </w:rPr>
      <w:pPrChange w:id="1058" w:author="Andrea Miller" w:date="2013-05-02T08:34:00Z">
        <w:pPr>
          <w:pStyle w:val="Footer"/>
          <w:tabs>
            <w:tab w:val="clear" w:pos="4680"/>
          </w:tabs>
        </w:pPr>
      </w:pPrChange>
    </w:pPr>
    <w:proofErr w:type="spellStart"/>
    <w:ins w:id="1059" w:author="Andrea Miller" w:date="2013-05-02T08:34:00Z">
      <w:r w:rsidRPr="0071534D">
        <w:rPr>
          <w:rFonts w:asciiTheme="minorHAnsi" w:hAnsiTheme="minorHAnsi" w:cstheme="minorHAnsi"/>
          <w:sz w:val="18"/>
          <w:szCs w:val="18"/>
        </w:rPr>
        <w:t>Geost</w:t>
      </w:r>
      <w:proofErr w:type="spellEnd"/>
      <w:r w:rsidRPr="0071534D">
        <w:rPr>
          <w:rFonts w:asciiTheme="minorHAnsi" w:hAnsiTheme="minorHAnsi" w:cstheme="minorHAnsi"/>
          <w:sz w:val="18"/>
          <w:szCs w:val="18"/>
        </w:rPr>
        <w:t xml:space="preserve"> Setup Verification Protocol</w:t>
      </w:r>
      <w:r w:rsidRPr="0071534D">
        <w:rPr>
          <w:rFonts w:asciiTheme="minorHAnsi" w:hAnsiTheme="minorHAnsi" w:cstheme="minorHAnsi"/>
          <w:sz w:val="18"/>
          <w:szCs w:val="18"/>
        </w:rPr>
        <w:tab/>
        <w:t>Confidential &amp; Proprietary</w:t>
      </w:r>
    </w:ins>
  </w:p>
  <w:p w:rsidR="001A1A2B" w:rsidRPr="0071534D" w:rsidRDefault="001A1A2B" w:rsidP="00412A8B">
    <w:pPr>
      <w:pStyle w:val="Footer"/>
      <w:tabs>
        <w:tab w:val="clear" w:pos="4680"/>
        <w:tab w:val="clear" w:pos="9360"/>
        <w:tab w:val="right" w:pos="13770"/>
      </w:tabs>
      <w:rPr>
        <w:ins w:id="1060" w:author="Andrea Miller" w:date="2013-05-02T08:34:00Z"/>
        <w:rFonts w:asciiTheme="minorHAnsi" w:hAnsiTheme="minorHAnsi" w:cstheme="minorHAnsi"/>
        <w:sz w:val="18"/>
        <w:szCs w:val="18"/>
      </w:rPr>
      <w:pPrChange w:id="1061" w:author="Andrea Miller" w:date="2013-05-02T08:34:00Z">
        <w:pPr>
          <w:pStyle w:val="Footer"/>
          <w:tabs>
            <w:tab w:val="clear" w:pos="4680"/>
          </w:tabs>
        </w:pPr>
      </w:pPrChange>
    </w:pPr>
    <w:ins w:id="1062" w:author="Andrea Miller" w:date="2013-05-02T08:34:00Z">
      <w:r w:rsidRPr="0071534D">
        <w:rPr>
          <w:rFonts w:asciiTheme="minorHAnsi" w:hAnsiTheme="minorHAnsi" w:cstheme="minorHAnsi"/>
          <w:sz w:val="18"/>
          <w:szCs w:val="18"/>
        </w:rPr>
        <w:t>Document Number:  ENG-XXX</w:t>
      </w:r>
      <w:r w:rsidRPr="0071534D">
        <w:rPr>
          <w:rFonts w:asciiTheme="minorHAnsi" w:hAnsiTheme="minorHAnsi" w:cstheme="minorHAnsi"/>
          <w:sz w:val="18"/>
          <w:szCs w:val="18"/>
        </w:rPr>
        <w:tab/>
        <w:t xml:space="preserve">Page </w:t>
      </w:r>
      <w:r w:rsidRPr="0071534D">
        <w:rPr>
          <w:rFonts w:asciiTheme="minorHAnsi" w:hAnsiTheme="minorHAnsi" w:cstheme="minorHAnsi"/>
          <w:sz w:val="18"/>
          <w:szCs w:val="18"/>
        </w:rPr>
        <w:fldChar w:fldCharType="begin"/>
      </w:r>
      <w:r w:rsidRPr="0071534D">
        <w:rPr>
          <w:rFonts w:asciiTheme="minorHAnsi" w:hAnsiTheme="minorHAnsi" w:cstheme="minorHAnsi"/>
          <w:sz w:val="18"/>
          <w:szCs w:val="18"/>
        </w:rPr>
        <w:instrText xml:space="preserve"> PAGE   \* MERGEFORMAT </w:instrText>
      </w:r>
      <w:r w:rsidRPr="0071534D">
        <w:rPr>
          <w:rFonts w:asciiTheme="minorHAnsi" w:hAnsiTheme="minorHAnsi" w:cstheme="minorHAnsi"/>
          <w:sz w:val="18"/>
          <w:szCs w:val="18"/>
        </w:rPr>
        <w:fldChar w:fldCharType="separate"/>
      </w:r>
    </w:ins>
    <w:r w:rsidR="009C4196">
      <w:rPr>
        <w:rFonts w:asciiTheme="minorHAnsi" w:hAnsiTheme="minorHAnsi" w:cstheme="minorHAnsi"/>
        <w:noProof/>
        <w:sz w:val="18"/>
        <w:szCs w:val="18"/>
      </w:rPr>
      <w:t>15</w:t>
    </w:r>
    <w:ins w:id="1063" w:author="Andrea Miller" w:date="2013-05-02T08:34:00Z">
      <w:r w:rsidRPr="0071534D">
        <w:rPr>
          <w:rFonts w:asciiTheme="minorHAnsi" w:hAnsiTheme="minorHAnsi" w:cstheme="minorHAnsi"/>
          <w:sz w:val="18"/>
          <w:szCs w:val="18"/>
        </w:rPr>
        <w:fldChar w:fldCharType="end"/>
      </w:r>
      <w:r w:rsidRPr="0071534D">
        <w:rPr>
          <w:rFonts w:asciiTheme="minorHAnsi" w:hAnsiTheme="minorHAnsi" w:cstheme="minorHAnsi"/>
          <w:sz w:val="18"/>
          <w:szCs w:val="18"/>
        </w:rPr>
        <w:t xml:space="preserve"> of </w:t>
      </w:r>
      <w:r w:rsidRPr="0071534D">
        <w:rPr>
          <w:rFonts w:asciiTheme="minorHAnsi" w:hAnsiTheme="minorHAnsi" w:cstheme="minorHAnsi"/>
          <w:sz w:val="18"/>
          <w:szCs w:val="18"/>
        </w:rPr>
        <w:fldChar w:fldCharType="begin"/>
      </w:r>
      <w:r w:rsidRPr="0071534D">
        <w:rPr>
          <w:rFonts w:asciiTheme="minorHAnsi" w:hAnsiTheme="minorHAnsi" w:cstheme="minorHAnsi"/>
          <w:sz w:val="18"/>
          <w:szCs w:val="18"/>
        </w:rPr>
        <w:instrText xml:space="preserve"> NUMPAGES   \* MERGEFORMAT </w:instrText>
      </w:r>
      <w:r w:rsidRPr="0071534D">
        <w:rPr>
          <w:rFonts w:asciiTheme="minorHAnsi" w:hAnsiTheme="minorHAnsi" w:cstheme="minorHAnsi"/>
          <w:sz w:val="18"/>
          <w:szCs w:val="18"/>
        </w:rPr>
        <w:fldChar w:fldCharType="separate"/>
      </w:r>
    </w:ins>
    <w:r w:rsidR="009C4196">
      <w:rPr>
        <w:rFonts w:asciiTheme="minorHAnsi" w:hAnsiTheme="minorHAnsi" w:cstheme="minorHAnsi"/>
        <w:noProof/>
        <w:sz w:val="18"/>
        <w:szCs w:val="18"/>
      </w:rPr>
      <w:t>15</w:t>
    </w:r>
    <w:ins w:id="1064" w:author="Andrea Miller" w:date="2013-05-02T08:34:00Z">
      <w:r w:rsidRPr="0071534D">
        <w:rPr>
          <w:rFonts w:asciiTheme="minorHAnsi" w:hAnsiTheme="minorHAnsi" w:cstheme="minorHAnsi"/>
          <w:noProof/>
          <w:sz w:val="18"/>
          <w:szCs w:val="18"/>
        </w:rPr>
        <w:fldChar w:fldCharType="end"/>
      </w:r>
    </w:ins>
  </w:p>
  <w:p w:rsidR="001A1A2B" w:rsidRPr="00412A8B" w:rsidDel="00412A8B" w:rsidRDefault="001A1A2B" w:rsidP="00412A8B">
    <w:pPr>
      <w:pStyle w:val="Footer"/>
      <w:tabs>
        <w:tab w:val="clear" w:pos="4680"/>
      </w:tabs>
      <w:rPr>
        <w:del w:id="1065" w:author="Andrea Miller" w:date="2013-05-02T08:34:00Z"/>
        <w:rFonts w:asciiTheme="minorHAnsi" w:hAnsiTheme="minorHAnsi" w:cstheme="minorHAnsi"/>
        <w:sz w:val="18"/>
        <w:szCs w:val="18"/>
        <w:rPrChange w:id="1066" w:author="Andrea Miller" w:date="2013-05-02T08:34:00Z">
          <w:rPr>
            <w:del w:id="1067" w:author="Andrea Miller" w:date="2013-05-02T08:34:00Z"/>
            <w:rFonts w:cs="Times New Roman"/>
            <w:sz w:val="18"/>
            <w:szCs w:val="18"/>
          </w:rPr>
        </w:rPrChange>
      </w:rPr>
      <w:pPrChange w:id="1068" w:author="Andrea Miller" w:date="2013-05-02T08:34:00Z">
        <w:pPr>
          <w:pStyle w:val="Footer"/>
        </w:pPr>
      </w:pPrChange>
    </w:pPr>
    <w:ins w:id="1069" w:author="Andrea Miller" w:date="2013-05-02T08:34:00Z">
      <w:r w:rsidRPr="0071534D">
        <w:rPr>
          <w:rFonts w:asciiTheme="minorHAnsi" w:hAnsiTheme="minorHAnsi" w:cstheme="minorHAnsi"/>
          <w:sz w:val="18"/>
          <w:szCs w:val="18"/>
        </w:rPr>
        <w:t>Revision Number:  000</w:t>
      </w:r>
    </w:ins>
    <w:del w:id="1070" w:author="Andrea Miller" w:date="2013-05-02T08:34:00Z">
      <w:r w:rsidRPr="003E46F0" w:rsidDel="00412A8B">
        <w:rPr>
          <w:rFonts w:cs="Times New Roman"/>
          <w:sz w:val="18"/>
          <w:szCs w:val="18"/>
        </w:rPr>
        <w:delText xml:space="preserve">ClearView Software Validation Protocol Version </w:delText>
      </w:r>
      <w:r w:rsidDel="00412A8B">
        <w:rPr>
          <w:rFonts w:cs="Times New Roman"/>
          <w:sz w:val="18"/>
          <w:szCs w:val="18"/>
        </w:rPr>
        <w:delText xml:space="preserve">1.1.1.2 </w:delText>
      </w:r>
      <w:r w:rsidRPr="003E46F0" w:rsidDel="00412A8B">
        <w:rPr>
          <w:rFonts w:cs="Times New Roman"/>
          <w:sz w:val="18"/>
          <w:szCs w:val="18"/>
        </w:rPr>
        <w:delText>– A</w:delText>
      </w:r>
      <w:r w:rsidDel="00412A8B">
        <w:rPr>
          <w:rFonts w:cs="Times New Roman"/>
          <w:sz w:val="18"/>
          <w:szCs w:val="18"/>
        </w:rPr>
        <w:delText>PPLICATION</w:delText>
      </w:r>
      <w:r w:rsidRPr="003E46F0" w:rsidDel="00412A8B">
        <w:rPr>
          <w:rFonts w:cs="Times New Roman"/>
          <w:sz w:val="18"/>
          <w:szCs w:val="18"/>
        </w:rPr>
        <w:delText xml:space="preserve"> Functions</w:delText>
      </w:r>
    </w:del>
  </w:p>
  <w:p w:rsidR="001A1A2B" w:rsidDel="00412A8B" w:rsidRDefault="001A1A2B" w:rsidP="00F60EBE">
    <w:pPr>
      <w:pStyle w:val="Footer"/>
      <w:tabs>
        <w:tab w:val="clear" w:pos="4680"/>
        <w:tab w:val="clear" w:pos="9360"/>
        <w:tab w:val="left" w:pos="10485"/>
      </w:tabs>
      <w:rPr>
        <w:del w:id="1071" w:author="Andrea Miller" w:date="2013-05-02T08:34:00Z"/>
        <w:rFonts w:cs="Times New Roman"/>
        <w:sz w:val="18"/>
        <w:szCs w:val="18"/>
      </w:rPr>
    </w:pPr>
    <w:del w:id="1072" w:author="Andrea Miller" w:date="2013-05-02T08:34:00Z">
      <w:r w:rsidDel="00412A8B">
        <w:rPr>
          <w:rFonts w:cs="Times New Roman"/>
          <w:sz w:val="18"/>
          <w:szCs w:val="18"/>
        </w:rPr>
        <w:delText>Document Number:  ENG-009</w:delText>
      </w:r>
      <w:r w:rsidDel="00412A8B">
        <w:rPr>
          <w:rFonts w:cs="Times New Roman"/>
          <w:sz w:val="18"/>
          <w:szCs w:val="18"/>
        </w:rPr>
        <w:tab/>
        <w:delText xml:space="preserve">     </w:delText>
      </w:r>
      <w:r w:rsidRPr="003E46F0" w:rsidDel="00412A8B">
        <w:rPr>
          <w:rFonts w:cs="Times New Roman"/>
          <w:sz w:val="18"/>
          <w:szCs w:val="18"/>
        </w:rPr>
        <w:delText>Confidential &amp; Proprietary</w:delText>
      </w:r>
    </w:del>
  </w:p>
  <w:p w:rsidR="001A1A2B" w:rsidRPr="003E46F0" w:rsidRDefault="001A1A2B" w:rsidP="00F60EBE">
    <w:pPr>
      <w:pStyle w:val="Footer"/>
      <w:rPr>
        <w:sz w:val="18"/>
        <w:szCs w:val="18"/>
      </w:rPr>
    </w:pPr>
    <w:del w:id="1073" w:author="Andrea Miller" w:date="2013-05-02T08:34:00Z">
      <w:r w:rsidDel="00412A8B">
        <w:rPr>
          <w:rFonts w:cs="Times New Roman"/>
          <w:sz w:val="18"/>
          <w:szCs w:val="18"/>
        </w:rPr>
        <w:delText>Revision:  003</w:delText>
      </w:r>
      <w:r w:rsidRPr="003E46F0" w:rsidDel="00412A8B">
        <w:rPr>
          <w:rFonts w:cs="Times New Roman"/>
          <w:sz w:val="18"/>
          <w:szCs w:val="18"/>
        </w:rPr>
        <w:tab/>
      </w:r>
      <w:r w:rsidRPr="003E46F0" w:rsidDel="00412A8B">
        <w:rPr>
          <w:rFonts w:cs="Times New Roman"/>
          <w:sz w:val="18"/>
          <w:szCs w:val="18"/>
        </w:rPr>
        <w:tab/>
      </w:r>
      <w:r w:rsidRPr="003E46F0" w:rsidDel="00412A8B">
        <w:rPr>
          <w:rFonts w:cs="Times New Roman"/>
          <w:sz w:val="18"/>
          <w:szCs w:val="18"/>
        </w:rPr>
        <w:tab/>
        <w:delText xml:space="preserve">  </w:delText>
      </w:r>
    </w:del>
    <w:customXmlDelRangeStart w:id="1074" w:author="Andrea Miller" w:date="2013-05-02T08:34:00Z"/>
    <w:sdt>
      <w:sdtPr>
        <w:rPr>
          <w:rFonts w:cs="Times New Roman"/>
          <w:sz w:val="18"/>
          <w:szCs w:val="18"/>
        </w:rPr>
        <w:id w:val="5909604"/>
        <w:docPartObj>
          <w:docPartGallery w:val="Page Numbers (Bottom of Page)"/>
          <w:docPartUnique/>
        </w:docPartObj>
      </w:sdtPr>
      <w:sdtEndPr>
        <w:rPr>
          <w:rFonts w:cs="Calibri"/>
        </w:rPr>
      </w:sdtEndPr>
      <w:sdtContent>
        <w:customXmlDelRangeEnd w:id="1074"/>
        <w:customXmlDelRangeStart w:id="1075" w:author="Andrea Miller" w:date="2013-05-02T08:34:00Z"/>
        <w:sdt>
          <w:sdtPr>
            <w:rPr>
              <w:rFonts w:cs="Times New Roman"/>
              <w:sz w:val="18"/>
              <w:szCs w:val="18"/>
            </w:rPr>
            <w:id w:val="98381352"/>
            <w:docPartObj>
              <w:docPartGallery w:val="Page Numbers (Top of Page)"/>
              <w:docPartUnique/>
            </w:docPartObj>
          </w:sdtPr>
          <w:sdtEndPr>
            <w:rPr>
              <w:rFonts w:cs="Calibri"/>
            </w:rPr>
          </w:sdtEndPr>
          <w:sdtContent>
            <w:customXmlDelRangeEnd w:id="1075"/>
            <w:del w:id="1076" w:author="Andrea Miller" w:date="2013-05-02T08:34:00Z">
              <w:r w:rsidRPr="003E46F0" w:rsidDel="00412A8B">
                <w:rPr>
                  <w:rFonts w:cs="Times New Roman"/>
                  <w:sz w:val="18"/>
                  <w:szCs w:val="18"/>
                </w:rPr>
                <w:tab/>
                <w:delText xml:space="preserve">                    Page </w:delText>
              </w:r>
              <w:r w:rsidRPr="003E46F0" w:rsidDel="00412A8B">
                <w:rPr>
                  <w:rFonts w:cs="Times New Roman"/>
                  <w:sz w:val="18"/>
                  <w:szCs w:val="18"/>
                </w:rPr>
                <w:fldChar w:fldCharType="begin"/>
              </w:r>
              <w:r w:rsidRPr="003E46F0" w:rsidDel="00412A8B">
                <w:rPr>
                  <w:rFonts w:cs="Times New Roman"/>
                  <w:sz w:val="18"/>
                  <w:szCs w:val="18"/>
                </w:rPr>
                <w:delInstrText xml:space="preserve"> PAGE </w:delInstrText>
              </w:r>
              <w:r w:rsidRPr="003E46F0" w:rsidDel="00412A8B">
                <w:rPr>
                  <w:rFonts w:cs="Times New Roman"/>
                  <w:sz w:val="18"/>
                  <w:szCs w:val="18"/>
                </w:rPr>
                <w:fldChar w:fldCharType="separate"/>
              </w:r>
              <w:r w:rsidDel="00412A8B">
                <w:rPr>
                  <w:rFonts w:cs="Times New Roman"/>
                  <w:noProof/>
                  <w:sz w:val="18"/>
                  <w:szCs w:val="18"/>
                </w:rPr>
                <w:delText>7</w:delText>
              </w:r>
              <w:r w:rsidRPr="003E46F0" w:rsidDel="00412A8B">
                <w:rPr>
                  <w:rFonts w:cs="Times New Roman"/>
                  <w:sz w:val="18"/>
                  <w:szCs w:val="18"/>
                </w:rPr>
                <w:fldChar w:fldCharType="end"/>
              </w:r>
              <w:r w:rsidRPr="003E46F0" w:rsidDel="00412A8B">
                <w:rPr>
                  <w:rFonts w:cs="Times New Roman"/>
                  <w:sz w:val="18"/>
                  <w:szCs w:val="18"/>
                </w:rPr>
                <w:delText xml:space="preserve"> of </w:delText>
              </w:r>
              <w:r w:rsidRPr="003E46F0" w:rsidDel="00412A8B">
                <w:rPr>
                  <w:rFonts w:cs="Times New Roman"/>
                  <w:sz w:val="18"/>
                  <w:szCs w:val="18"/>
                </w:rPr>
                <w:fldChar w:fldCharType="begin"/>
              </w:r>
              <w:r w:rsidRPr="003E46F0" w:rsidDel="00412A8B">
                <w:rPr>
                  <w:rFonts w:cs="Times New Roman"/>
                  <w:sz w:val="18"/>
                  <w:szCs w:val="18"/>
                </w:rPr>
                <w:delInstrText xml:space="preserve"> NUMPAGES  </w:delInstrText>
              </w:r>
              <w:r w:rsidRPr="003E46F0" w:rsidDel="00412A8B">
                <w:rPr>
                  <w:rFonts w:cs="Times New Roman"/>
                  <w:sz w:val="18"/>
                  <w:szCs w:val="18"/>
                </w:rPr>
                <w:fldChar w:fldCharType="separate"/>
              </w:r>
              <w:r w:rsidDel="00412A8B">
                <w:rPr>
                  <w:rFonts w:cs="Times New Roman"/>
                  <w:noProof/>
                  <w:sz w:val="18"/>
                  <w:szCs w:val="18"/>
                </w:rPr>
                <w:delText>8</w:delText>
              </w:r>
              <w:r w:rsidRPr="003E46F0" w:rsidDel="00412A8B">
                <w:rPr>
                  <w:rFonts w:cs="Times New Roman"/>
                  <w:sz w:val="18"/>
                  <w:szCs w:val="18"/>
                </w:rPr>
                <w:fldChar w:fldCharType="end"/>
              </w:r>
            </w:del>
            <w:customXmlDelRangeStart w:id="1077" w:author="Andrea Miller" w:date="2013-05-02T08:34:00Z"/>
          </w:sdtContent>
        </w:sdt>
        <w:customXmlDelRangeEnd w:id="1077"/>
        <w:customXmlDelRangeStart w:id="1078" w:author="Andrea Miller" w:date="2013-05-02T08:34:00Z"/>
      </w:sdtContent>
    </w:sdt>
    <w:customXmlDelRangeEnd w:id="1078"/>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1A2B" w:rsidRDefault="001A1A2B" w:rsidP="005E6CDE">
      <w:pPr>
        <w:spacing w:after="0"/>
      </w:pPr>
      <w:r>
        <w:separator/>
      </w:r>
    </w:p>
  </w:footnote>
  <w:footnote w:type="continuationSeparator" w:id="0">
    <w:p w:rsidR="001A1A2B" w:rsidRDefault="001A1A2B" w:rsidP="005E6CDE">
      <w:pPr>
        <w:spacing w:after="0"/>
      </w:pPr>
      <w:r>
        <w:continuationSeparator/>
      </w:r>
    </w:p>
  </w:footnote>
  <w:footnote w:type="continuationNotice" w:id="1">
    <w:p w:rsidR="001A1A2B" w:rsidRDefault="001A1A2B">
      <w:pPr>
        <w:spacing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88"/>
      <w:gridCol w:w="5688"/>
    </w:tblGrid>
    <w:tr w:rsidR="001A1A2B" w:rsidRPr="008F5E7A" w:rsidTr="00C34705">
      <w:tc>
        <w:tcPr>
          <w:tcW w:w="3888" w:type="dxa"/>
          <w:vAlign w:val="center"/>
        </w:tcPr>
        <w:p w:rsidR="001A1A2B" w:rsidRPr="008F5E7A" w:rsidRDefault="001A1A2B" w:rsidP="00C34705">
          <w:pPr>
            <w:pStyle w:val="Header"/>
            <w:jc w:val="center"/>
          </w:pPr>
          <w:r>
            <w:rPr>
              <w:noProof/>
            </w:rPr>
            <w:drawing>
              <wp:inline distT="0" distB="0" distL="0" distR="0" wp14:anchorId="1487744D" wp14:editId="2B8573A8">
                <wp:extent cx="2035810" cy="707390"/>
                <wp:effectExtent l="0" t="0" r="2540" b="0"/>
                <wp:docPr id="3"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35" b="17763"/>
                        <a:stretch>
                          <a:fillRect/>
                        </a:stretch>
                      </pic:blipFill>
                      <pic:spPr bwMode="auto">
                        <a:xfrm>
                          <a:off x="0" y="0"/>
                          <a:ext cx="2035810" cy="707390"/>
                        </a:xfrm>
                        <a:prstGeom prst="rect">
                          <a:avLst/>
                        </a:prstGeom>
                        <a:noFill/>
                        <a:ln>
                          <a:noFill/>
                        </a:ln>
                      </pic:spPr>
                    </pic:pic>
                  </a:graphicData>
                </a:graphic>
              </wp:inline>
            </w:drawing>
          </w:r>
        </w:p>
      </w:tc>
      <w:tc>
        <w:tcPr>
          <w:tcW w:w="5688" w:type="dxa"/>
          <w:vAlign w:val="center"/>
        </w:tcPr>
        <w:p w:rsidR="001A1A2B" w:rsidRPr="008D41C3" w:rsidRDefault="001A1A2B" w:rsidP="004254C9">
          <w:pPr>
            <w:pStyle w:val="Header"/>
            <w:jc w:val="center"/>
            <w:rPr>
              <w:rFonts w:asciiTheme="minorHAnsi" w:hAnsiTheme="minorHAnsi" w:cstheme="minorHAnsi"/>
              <w:b/>
              <w:bCs/>
              <w:sz w:val="36"/>
              <w:szCs w:val="36"/>
            </w:rPr>
          </w:pPr>
          <w:del w:id="1035" w:author="Andrea Miller" w:date="2013-05-02T08:45:00Z">
            <w:r w:rsidDel="00F070E5">
              <w:rPr>
                <w:rFonts w:asciiTheme="minorHAnsi" w:hAnsiTheme="minorHAnsi" w:cstheme="minorHAnsi"/>
                <w:b/>
                <w:bCs/>
                <w:sz w:val="36"/>
                <w:szCs w:val="36"/>
              </w:rPr>
              <w:delText xml:space="preserve">Geost </w:delText>
            </w:r>
          </w:del>
          <w:r>
            <w:rPr>
              <w:rFonts w:asciiTheme="minorHAnsi" w:hAnsiTheme="minorHAnsi" w:cstheme="minorHAnsi"/>
              <w:b/>
              <w:bCs/>
              <w:sz w:val="36"/>
              <w:szCs w:val="36"/>
            </w:rPr>
            <w:t xml:space="preserve">Setup Verification </w:t>
          </w:r>
          <w:ins w:id="1036" w:author="Andrea Miller" w:date="2013-05-02T08:45:00Z">
            <w:r>
              <w:rPr>
                <w:rFonts w:asciiTheme="minorHAnsi" w:hAnsiTheme="minorHAnsi" w:cstheme="minorHAnsi"/>
                <w:b/>
                <w:bCs/>
                <w:sz w:val="36"/>
                <w:szCs w:val="36"/>
              </w:rPr>
              <w:t xml:space="preserve">Test </w:t>
            </w:r>
          </w:ins>
          <w:del w:id="1037" w:author="Andrea Miller" w:date="2013-05-02T08:33:00Z">
            <w:r w:rsidDel="004254C9">
              <w:rPr>
                <w:rFonts w:asciiTheme="minorHAnsi" w:hAnsiTheme="minorHAnsi" w:cstheme="minorHAnsi"/>
                <w:b/>
                <w:bCs/>
                <w:sz w:val="36"/>
                <w:szCs w:val="36"/>
              </w:rPr>
              <w:delText>Change Procedure</w:delText>
            </w:r>
          </w:del>
          <w:ins w:id="1038" w:author="Andrea Miller" w:date="2013-05-02T08:33:00Z">
            <w:r>
              <w:rPr>
                <w:rFonts w:asciiTheme="minorHAnsi" w:hAnsiTheme="minorHAnsi" w:cstheme="minorHAnsi"/>
                <w:b/>
                <w:bCs/>
                <w:sz w:val="36"/>
                <w:szCs w:val="36"/>
              </w:rPr>
              <w:t>Protocol</w:t>
            </w:r>
          </w:ins>
        </w:p>
      </w:tc>
    </w:tr>
  </w:tbl>
  <w:p w:rsidR="001A1A2B" w:rsidRPr="005E6CDE" w:rsidRDefault="001A1A2B" w:rsidP="005E6CD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Change w:id="1044" w:author="Andrea Miller" w:date="2013-05-02T08:34:00Z">
        <w:tblPr>
          <w:tblStyle w:val="TableGrid"/>
          <w:tblW w:w="0" w:type="auto"/>
          <w:tblLook w:val="04A0" w:firstRow="1" w:lastRow="0" w:firstColumn="1" w:lastColumn="0" w:noHBand="0" w:noVBand="1"/>
        </w:tblPr>
      </w:tblPrChange>
    </w:tblPr>
    <w:tblGrid>
      <w:gridCol w:w="5223"/>
      <w:gridCol w:w="7946"/>
      <w:tblGridChange w:id="1045">
        <w:tblGrid>
          <w:gridCol w:w="5223"/>
          <w:gridCol w:w="7946"/>
        </w:tblGrid>
      </w:tblGridChange>
    </w:tblGrid>
    <w:tr w:rsidR="001A1A2B" w:rsidTr="00412A8B">
      <w:trPr>
        <w:trHeight w:val="980"/>
        <w:trPrChange w:id="1046" w:author="Andrea Miller" w:date="2013-05-02T08:34:00Z">
          <w:trPr>
            <w:trHeight w:val="1387"/>
          </w:trPr>
        </w:trPrChange>
      </w:trPr>
      <w:tc>
        <w:tcPr>
          <w:tcW w:w="5223" w:type="dxa"/>
          <w:vAlign w:val="center"/>
          <w:tcPrChange w:id="1047" w:author="Andrea Miller" w:date="2013-05-02T08:34:00Z">
            <w:tcPr>
              <w:tcW w:w="5223" w:type="dxa"/>
              <w:vAlign w:val="center"/>
            </w:tcPr>
          </w:tcPrChange>
        </w:tcPr>
        <w:p w:rsidR="001A1A2B" w:rsidRDefault="001A1A2B" w:rsidP="004254C9">
          <w:pPr>
            <w:pStyle w:val="Header"/>
            <w:jc w:val="center"/>
            <w:pPrChange w:id="1048" w:author="Andrea Miller" w:date="2013-05-02T08:34:00Z">
              <w:pPr>
                <w:pStyle w:val="Header"/>
              </w:pPr>
            </w:pPrChange>
          </w:pPr>
          <w:r>
            <w:rPr>
              <w:noProof/>
            </w:rPr>
            <w:drawing>
              <wp:inline distT="0" distB="0" distL="0" distR="0" wp14:anchorId="751AE24C" wp14:editId="23686DA1">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46" w:type="dxa"/>
          <w:vAlign w:val="center"/>
          <w:tcPrChange w:id="1049" w:author="Andrea Miller" w:date="2013-05-02T08:34:00Z">
            <w:tcPr>
              <w:tcW w:w="7946" w:type="dxa"/>
            </w:tcPr>
          </w:tcPrChange>
        </w:tcPr>
        <w:p w:rsidR="001A1A2B" w:rsidDel="004254C9" w:rsidRDefault="001A1A2B" w:rsidP="00E03B4D">
          <w:pPr>
            <w:pStyle w:val="Header"/>
            <w:jc w:val="center"/>
            <w:rPr>
              <w:del w:id="1050" w:author="Andrea Miller" w:date="2013-05-02T08:34:00Z"/>
              <w:rFonts w:cs="Times New Roman"/>
              <w:b/>
              <w:sz w:val="28"/>
              <w:szCs w:val="28"/>
            </w:rPr>
          </w:pPr>
          <w:del w:id="1051" w:author="Andrea Miller" w:date="2013-05-02T08:34:00Z">
            <w:r w:rsidRPr="003E46F0" w:rsidDel="004254C9">
              <w:rPr>
                <w:rFonts w:cs="Times New Roman"/>
                <w:b/>
                <w:sz w:val="28"/>
                <w:szCs w:val="28"/>
              </w:rPr>
              <w:delText>ClearView Software Validation Protocol</w:delText>
            </w:r>
          </w:del>
        </w:p>
        <w:p w:rsidR="001A1A2B" w:rsidRPr="003E46F0" w:rsidDel="004254C9" w:rsidRDefault="001A1A2B" w:rsidP="009C4196">
          <w:pPr>
            <w:pStyle w:val="Header"/>
            <w:jc w:val="center"/>
            <w:rPr>
              <w:del w:id="1052" w:author="Andrea Miller" w:date="2013-05-02T08:34:00Z"/>
              <w:rFonts w:cs="Times New Roman"/>
              <w:b/>
              <w:sz w:val="28"/>
              <w:szCs w:val="28"/>
            </w:rPr>
          </w:pPr>
          <w:del w:id="1053" w:author="Andrea Miller" w:date="2013-05-02T08:34:00Z">
            <w:r w:rsidRPr="003E46F0" w:rsidDel="004254C9">
              <w:rPr>
                <w:rFonts w:cs="Times New Roman"/>
                <w:b/>
                <w:sz w:val="28"/>
                <w:szCs w:val="28"/>
              </w:rPr>
              <w:delText xml:space="preserve">Version </w:delText>
            </w:r>
            <w:r w:rsidDel="004254C9">
              <w:rPr>
                <w:rFonts w:cs="Times New Roman"/>
                <w:b/>
                <w:sz w:val="28"/>
                <w:szCs w:val="28"/>
              </w:rPr>
              <w:delText>1.1.1.2</w:delText>
            </w:r>
          </w:del>
        </w:p>
        <w:p w:rsidR="001A1A2B" w:rsidRPr="005D6ECD" w:rsidDel="004254C9" w:rsidRDefault="001A1A2B" w:rsidP="009C4196">
          <w:pPr>
            <w:pStyle w:val="Header"/>
            <w:jc w:val="center"/>
            <w:rPr>
              <w:del w:id="1054" w:author="Andrea Miller" w:date="2013-05-02T08:34:00Z"/>
              <w:rFonts w:ascii="Times New Roman" w:hAnsi="Times New Roman" w:cs="Times New Roman"/>
              <w:b/>
              <w:sz w:val="32"/>
              <w:szCs w:val="32"/>
            </w:rPr>
          </w:pPr>
          <w:proofErr w:type="spellStart"/>
          <w:ins w:id="1055" w:author="Andrea Miller" w:date="2013-05-02T08:34:00Z">
            <w:r>
              <w:rPr>
                <w:rFonts w:asciiTheme="minorHAnsi" w:hAnsiTheme="minorHAnsi" w:cstheme="minorHAnsi"/>
                <w:b/>
                <w:bCs/>
                <w:sz w:val="36"/>
                <w:szCs w:val="36"/>
              </w:rPr>
              <w:t>Geost</w:t>
            </w:r>
            <w:proofErr w:type="spellEnd"/>
            <w:r>
              <w:rPr>
                <w:rFonts w:asciiTheme="minorHAnsi" w:hAnsiTheme="minorHAnsi" w:cstheme="minorHAnsi"/>
                <w:b/>
                <w:bCs/>
                <w:sz w:val="36"/>
                <w:szCs w:val="36"/>
              </w:rPr>
              <w:t xml:space="preserve"> Setup Verification Protocol</w:t>
            </w:r>
            <w:r w:rsidRPr="003E46F0" w:rsidDel="004254C9">
              <w:rPr>
                <w:rFonts w:cs="Times New Roman"/>
                <w:b/>
                <w:sz w:val="28"/>
                <w:szCs w:val="28"/>
              </w:rPr>
              <w:t xml:space="preserve"> </w:t>
            </w:r>
          </w:ins>
          <w:del w:id="1056" w:author="Andrea Miller" w:date="2013-05-02T08:34:00Z">
            <w:r w:rsidRPr="003E46F0" w:rsidDel="004254C9">
              <w:rPr>
                <w:rFonts w:cs="Times New Roman"/>
                <w:b/>
                <w:sz w:val="28"/>
                <w:szCs w:val="28"/>
              </w:rPr>
              <w:delText>A</w:delText>
            </w:r>
            <w:r w:rsidDel="004254C9">
              <w:rPr>
                <w:rFonts w:cs="Times New Roman"/>
                <w:b/>
                <w:sz w:val="28"/>
                <w:szCs w:val="28"/>
              </w:rPr>
              <w:delText>PPLICATION</w:delText>
            </w:r>
            <w:r w:rsidRPr="003E46F0" w:rsidDel="004254C9">
              <w:rPr>
                <w:rFonts w:cs="Times New Roman"/>
                <w:b/>
                <w:sz w:val="28"/>
                <w:szCs w:val="28"/>
              </w:rPr>
              <w:delText xml:space="preserve"> Functions</w:delText>
            </w:r>
          </w:del>
        </w:p>
        <w:p w:rsidR="001A1A2B" w:rsidRPr="008540C1" w:rsidRDefault="001A1A2B" w:rsidP="009C4196">
          <w:pPr>
            <w:pStyle w:val="Header"/>
            <w:jc w:val="center"/>
            <w:rPr>
              <w:rFonts w:ascii="Times New Roman" w:hAnsi="Times New Roman" w:cs="Times New Roman"/>
              <w:b/>
              <w:sz w:val="28"/>
              <w:szCs w:val="28"/>
            </w:rPr>
          </w:pPr>
        </w:p>
      </w:tc>
    </w:tr>
  </w:tbl>
  <w:p w:rsidR="001A1A2B" w:rsidRDefault="001A1A2B" w:rsidP="00F60E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252257A"/>
    <w:lvl w:ilvl="0">
      <w:start w:val="1"/>
      <w:numFmt w:val="decimal"/>
      <w:lvlText w:val="%1."/>
      <w:lvlJc w:val="left"/>
      <w:pPr>
        <w:tabs>
          <w:tab w:val="num" w:pos="1800"/>
        </w:tabs>
        <w:ind w:left="1800" w:hanging="360"/>
      </w:pPr>
    </w:lvl>
  </w:abstractNum>
  <w:abstractNum w:abstractNumId="1">
    <w:nsid w:val="FFFFFF7D"/>
    <w:multiLevelType w:val="singleLevel"/>
    <w:tmpl w:val="D5362864"/>
    <w:lvl w:ilvl="0">
      <w:start w:val="1"/>
      <w:numFmt w:val="decimal"/>
      <w:lvlText w:val="%1."/>
      <w:lvlJc w:val="left"/>
      <w:pPr>
        <w:tabs>
          <w:tab w:val="num" w:pos="1440"/>
        </w:tabs>
        <w:ind w:left="1440" w:hanging="360"/>
      </w:pPr>
    </w:lvl>
  </w:abstractNum>
  <w:abstractNum w:abstractNumId="2">
    <w:nsid w:val="FFFFFF7E"/>
    <w:multiLevelType w:val="singleLevel"/>
    <w:tmpl w:val="BCA6BC3A"/>
    <w:lvl w:ilvl="0">
      <w:start w:val="1"/>
      <w:numFmt w:val="decimal"/>
      <w:lvlText w:val="%1."/>
      <w:lvlJc w:val="left"/>
      <w:pPr>
        <w:tabs>
          <w:tab w:val="num" w:pos="1080"/>
        </w:tabs>
        <w:ind w:left="1080" w:hanging="360"/>
      </w:pPr>
    </w:lvl>
  </w:abstractNum>
  <w:abstractNum w:abstractNumId="3">
    <w:nsid w:val="FFFFFF7F"/>
    <w:multiLevelType w:val="singleLevel"/>
    <w:tmpl w:val="85A481DE"/>
    <w:lvl w:ilvl="0">
      <w:start w:val="1"/>
      <w:numFmt w:val="decimal"/>
      <w:lvlText w:val="%1."/>
      <w:lvlJc w:val="left"/>
      <w:pPr>
        <w:tabs>
          <w:tab w:val="num" w:pos="720"/>
        </w:tabs>
        <w:ind w:left="720" w:hanging="360"/>
      </w:pPr>
    </w:lvl>
  </w:abstractNum>
  <w:abstractNum w:abstractNumId="4">
    <w:nsid w:val="FFFFFF80"/>
    <w:multiLevelType w:val="singleLevel"/>
    <w:tmpl w:val="A12E0B2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1A65F5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B5A39B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B7CCF8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2820C07A"/>
    <w:lvl w:ilvl="0">
      <w:start w:val="1"/>
      <w:numFmt w:val="decimal"/>
      <w:pStyle w:val="ListNumber"/>
      <w:lvlText w:val="%1."/>
      <w:lvlJc w:val="left"/>
      <w:pPr>
        <w:tabs>
          <w:tab w:val="num" w:pos="360"/>
        </w:tabs>
        <w:ind w:left="360" w:hanging="360"/>
      </w:pPr>
    </w:lvl>
  </w:abstractNum>
  <w:abstractNum w:abstractNumId="9">
    <w:nsid w:val="FFFFFF89"/>
    <w:multiLevelType w:val="singleLevel"/>
    <w:tmpl w:val="9E9E8ABA"/>
    <w:lvl w:ilvl="0">
      <w:start w:val="1"/>
      <w:numFmt w:val="bullet"/>
      <w:lvlText w:val=""/>
      <w:lvlJc w:val="left"/>
      <w:pPr>
        <w:tabs>
          <w:tab w:val="num" w:pos="360"/>
        </w:tabs>
        <w:ind w:left="360" w:hanging="360"/>
      </w:pPr>
      <w:rPr>
        <w:rFonts w:ascii="Symbol" w:hAnsi="Symbol" w:hint="default"/>
      </w:rPr>
    </w:lvl>
  </w:abstractNum>
  <w:abstractNum w:abstractNumId="10">
    <w:nsid w:val="0BB3774B"/>
    <w:multiLevelType w:val="multilevel"/>
    <w:tmpl w:val="DB7CBE6C"/>
    <w:styleLink w:val="Headings"/>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360" w:hanging="360"/>
      </w:pPr>
      <w:rPr>
        <w:rFonts w:hint="default"/>
      </w:rPr>
    </w:lvl>
    <w:lvl w:ilvl="3">
      <w:start w:val="1"/>
      <w:numFmt w:val="decimal"/>
      <w:pStyle w:val="Heading4"/>
      <w:suff w:val="space"/>
      <w:lvlText w:val="%1.%2.%3.%4"/>
      <w:lvlJc w:val="left"/>
      <w:pPr>
        <w:ind w:left="360" w:hanging="360"/>
      </w:pPr>
      <w:rPr>
        <w:rFonts w:hint="default"/>
      </w:rPr>
    </w:lvl>
    <w:lvl w:ilvl="4">
      <w:start w:val="1"/>
      <w:numFmt w:val="decimal"/>
      <w:pStyle w:val="Heading5"/>
      <w:suff w:val="space"/>
      <w:lvlText w:val="%1.%2.%3.%4.%5"/>
      <w:lvlJc w:val="left"/>
      <w:pPr>
        <w:ind w:left="360" w:hanging="360"/>
      </w:pPr>
      <w:rPr>
        <w:rFonts w:hint="default"/>
      </w:rPr>
    </w:lvl>
    <w:lvl w:ilvl="5">
      <w:start w:val="1"/>
      <w:numFmt w:val="decimal"/>
      <w:pStyle w:val="Heading6"/>
      <w:suff w:val="space"/>
      <w:lvlText w:val="%1.%2.%3.%4.%5.%6"/>
      <w:lvlJc w:val="left"/>
      <w:pPr>
        <w:ind w:left="360" w:hanging="360"/>
      </w:pPr>
      <w:rPr>
        <w:rFonts w:hint="default"/>
      </w:rPr>
    </w:lvl>
    <w:lvl w:ilvl="6">
      <w:start w:val="1"/>
      <w:numFmt w:val="decimal"/>
      <w:pStyle w:val="Heading7"/>
      <w:suff w:val="space"/>
      <w:lvlText w:val="%1.%2.%3.%4.%5.%6.%7"/>
      <w:lvlJc w:val="left"/>
      <w:pPr>
        <w:ind w:left="360" w:hanging="360"/>
      </w:pPr>
      <w:rPr>
        <w:rFonts w:hint="default"/>
      </w:rPr>
    </w:lvl>
    <w:lvl w:ilvl="7">
      <w:start w:val="1"/>
      <w:numFmt w:val="decimal"/>
      <w:pStyle w:val="Heading8"/>
      <w:suff w:val="space"/>
      <w:lvlText w:val="%1.%2.%3.%4.%5.%6.%7.%8"/>
      <w:lvlJc w:val="left"/>
      <w:pPr>
        <w:ind w:left="360" w:hanging="360"/>
      </w:pPr>
      <w:rPr>
        <w:rFonts w:hint="default"/>
      </w:rPr>
    </w:lvl>
    <w:lvl w:ilvl="8">
      <w:start w:val="1"/>
      <w:numFmt w:val="decimal"/>
      <w:pStyle w:val="Heading9"/>
      <w:suff w:val="space"/>
      <w:lvlText w:val="%1.%2.%3.%4.%5.%6.%7.%8.%9"/>
      <w:lvlJc w:val="left"/>
      <w:pPr>
        <w:ind w:left="360" w:hanging="360"/>
      </w:pPr>
      <w:rPr>
        <w:rFonts w:hint="default"/>
      </w:rPr>
    </w:lvl>
  </w:abstractNum>
  <w:abstractNum w:abstractNumId="11">
    <w:nsid w:val="3A5C1D50"/>
    <w:multiLevelType w:val="multilevel"/>
    <w:tmpl w:val="8CB8D03C"/>
    <w:lvl w:ilvl="0">
      <w:start w:val="1"/>
      <w:numFmt w:val="decimal"/>
      <w:lvlText w:val="%1.0"/>
      <w:lvlJc w:val="left"/>
      <w:pPr>
        <w:ind w:left="720" w:hanging="720"/>
      </w:pPr>
      <w:rPr>
        <w:rFonts w:asciiTheme="minorHAnsi" w:hAnsiTheme="minorHAnsi" w:cstheme="minorHAnsi" w:hint="default"/>
        <w:sz w:val="24"/>
        <w:szCs w:val="24"/>
      </w:rPr>
    </w:lvl>
    <w:lvl w:ilvl="1">
      <w:start w:val="1"/>
      <w:numFmt w:val="decimal"/>
      <w:lvlText w:val="%2."/>
      <w:lvlJc w:val="left"/>
      <w:pPr>
        <w:ind w:left="1080" w:hanging="720"/>
      </w:pPr>
      <w:rPr>
        <w:rFonts w:hint="default"/>
      </w:rPr>
    </w:lvl>
    <w:lvl w:ilvl="2">
      <w:start w:val="1"/>
      <w:numFmt w:val="lowerLetter"/>
      <w:lvlText w:val="%3)"/>
      <w:lvlJc w:val="left"/>
      <w:pPr>
        <w:ind w:left="1980" w:hanging="720"/>
      </w:pPr>
      <w:rPr>
        <w:rFonts w:hint="default"/>
        <w:b w:val="0"/>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663A1E57"/>
    <w:multiLevelType w:val="multilevel"/>
    <w:tmpl w:val="DB7CBE6C"/>
    <w:numStyleLink w:val="Headings"/>
  </w:abstractNum>
  <w:abstractNum w:abstractNumId="13">
    <w:nsid w:val="6A3377B8"/>
    <w:multiLevelType w:val="hybridMultilevel"/>
    <w:tmpl w:val="2B34D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2"/>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3"/>
  </w:num>
  <w:num w:numId="14">
    <w:abstractNumId w:val="8"/>
    <w:lvlOverride w:ilvl="0">
      <w:startOverride w:val="1"/>
    </w:lvlOverride>
  </w:num>
  <w:num w:numId="15">
    <w:abstractNumId w:val="11"/>
  </w:num>
  <w:num w:numId="16">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B82"/>
    <w:rsid w:val="000104C6"/>
    <w:rsid w:val="00060A2A"/>
    <w:rsid w:val="00091C9B"/>
    <w:rsid w:val="000A2B94"/>
    <w:rsid w:val="000A38B9"/>
    <w:rsid w:val="000D24CD"/>
    <w:rsid w:val="001042AB"/>
    <w:rsid w:val="001274F5"/>
    <w:rsid w:val="001537FD"/>
    <w:rsid w:val="001541F6"/>
    <w:rsid w:val="0018064E"/>
    <w:rsid w:val="001A1A2B"/>
    <w:rsid w:val="001A3B3A"/>
    <w:rsid w:val="001E6BCF"/>
    <w:rsid w:val="001F4633"/>
    <w:rsid w:val="00200DD1"/>
    <w:rsid w:val="002254C1"/>
    <w:rsid w:val="00235DFD"/>
    <w:rsid w:val="002612A1"/>
    <w:rsid w:val="00282FAD"/>
    <w:rsid w:val="00287334"/>
    <w:rsid w:val="002B2F72"/>
    <w:rsid w:val="002B6143"/>
    <w:rsid w:val="002E7AB3"/>
    <w:rsid w:val="00303A4F"/>
    <w:rsid w:val="00324DEF"/>
    <w:rsid w:val="00344E8A"/>
    <w:rsid w:val="00352036"/>
    <w:rsid w:val="00353AB9"/>
    <w:rsid w:val="00366C4A"/>
    <w:rsid w:val="0039446D"/>
    <w:rsid w:val="003A7273"/>
    <w:rsid w:val="003B24B2"/>
    <w:rsid w:val="003C473F"/>
    <w:rsid w:val="003C5597"/>
    <w:rsid w:val="003E10FE"/>
    <w:rsid w:val="003E1AA1"/>
    <w:rsid w:val="003F04E1"/>
    <w:rsid w:val="003F1634"/>
    <w:rsid w:val="00412A8B"/>
    <w:rsid w:val="004254C9"/>
    <w:rsid w:val="00426B83"/>
    <w:rsid w:val="00434668"/>
    <w:rsid w:val="004A3051"/>
    <w:rsid w:val="004C4FAB"/>
    <w:rsid w:val="004F19B7"/>
    <w:rsid w:val="004F332F"/>
    <w:rsid w:val="004F63D4"/>
    <w:rsid w:val="00521816"/>
    <w:rsid w:val="00560013"/>
    <w:rsid w:val="00573E3D"/>
    <w:rsid w:val="005774E9"/>
    <w:rsid w:val="005E2CA2"/>
    <w:rsid w:val="005E6CDE"/>
    <w:rsid w:val="005F167A"/>
    <w:rsid w:val="00602C62"/>
    <w:rsid w:val="00651C87"/>
    <w:rsid w:val="00663D57"/>
    <w:rsid w:val="00675B1F"/>
    <w:rsid w:val="0069690B"/>
    <w:rsid w:val="006D36D3"/>
    <w:rsid w:val="006D4D63"/>
    <w:rsid w:val="006D7CF5"/>
    <w:rsid w:val="0072378B"/>
    <w:rsid w:val="007A2340"/>
    <w:rsid w:val="007D0037"/>
    <w:rsid w:val="007D169F"/>
    <w:rsid w:val="007F6562"/>
    <w:rsid w:val="008157CB"/>
    <w:rsid w:val="00855733"/>
    <w:rsid w:val="008558C5"/>
    <w:rsid w:val="00862FA1"/>
    <w:rsid w:val="008C375C"/>
    <w:rsid w:val="008D11F9"/>
    <w:rsid w:val="00925C81"/>
    <w:rsid w:val="0095758D"/>
    <w:rsid w:val="009806C6"/>
    <w:rsid w:val="009916C8"/>
    <w:rsid w:val="009A0BC4"/>
    <w:rsid w:val="009A2CA1"/>
    <w:rsid w:val="009B167D"/>
    <w:rsid w:val="009C4196"/>
    <w:rsid w:val="009D63BA"/>
    <w:rsid w:val="009F2361"/>
    <w:rsid w:val="009F273A"/>
    <w:rsid w:val="009F6B46"/>
    <w:rsid w:val="00A02DD7"/>
    <w:rsid w:val="00A21F4B"/>
    <w:rsid w:val="00A341D6"/>
    <w:rsid w:val="00A36FC7"/>
    <w:rsid w:val="00A76C9B"/>
    <w:rsid w:val="00AA6C06"/>
    <w:rsid w:val="00AB651E"/>
    <w:rsid w:val="00AD32C7"/>
    <w:rsid w:val="00B13F0B"/>
    <w:rsid w:val="00B15996"/>
    <w:rsid w:val="00B20B47"/>
    <w:rsid w:val="00B35E16"/>
    <w:rsid w:val="00B83C42"/>
    <w:rsid w:val="00B91C25"/>
    <w:rsid w:val="00BA5B65"/>
    <w:rsid w:val="00BE61D3"/>
    <w:rsid w:val="00C2546E"/>
    <w:rsid w:val="00C30851"/>
    <w:rsid w:val="00C33714"/>
    <w:rsid w:val="00C34705"/>
    <w:rsid w:val="00C37D64"/>
    <w:rsid w:val="00C7274A"/>
    <w:rsid w:val="00C77881"/>
    <w:rsid w:val="00C8244A"/>
    <w:rsid w:val="00CA57F1"/>
    <w:rsid w:val="00CC5D0B"/>
    <w:rsid w:val="00CD27E6"/>
    <w:rsid w:val="00CE3D2D"/>
    <w:rsid w:val="00CF2C67"/>
    <w:rsid w:val="00D0342B"/>
    <w:rsid w:val="00D20C50"/>
    <w:rsid w:val="00D25B82"/>
    <w:rsid w:val="00D4199D"/>
    <w:rsid w:val="00D701DC"/>
    <w:rsid w:val="00D76CB7"/>
    <w:rsid w:val="00D85457"/>
    <w:rsid w:val="00DB1612"/>
    <w:rsid w:val="00DD15F5"/>
    <w:rsid w:val="00DE09D0"/>
    <w:rsid w:val="00DE6E1B"/>
    <w:rsid w:val="00E03B4D"/>
    <w:rsid w:val="00E051D4"/>
    <w:rsid w:val="00E104E6"/>
    <w:rsid w:val="00E11C36"/>
    <w:rsid w:val="00E21334"/>
    <w:rsid w:val="00E62947"/>
    <w:rsid w:val="00E91CA5"/>
    <w:rsid w:val="00EC212A"/>
    <w:rsid w:val="00EC4776"/>
    <w:rsid w:val="00EC4940"/>
    <w:rsid w:val="00ED44AD"/>
    <w:rsid w:val="00F03278"/>
    <w:rsid w:val="00F070E5"/>
    <w:rsid w:val="00F20C73"/>
    <w:rsid w:val="00F54A3A"/>
    <w:rsid w:val="00F60EBE"/>
    <w:rsid w:val="00F742DF"/>
    <w:rsid w:val="00FC0C88"/>
    <w:rsid w:val="00FD0470"/>
    <w:rsid w:val="00FD1846"/>
    <w:rsid w:val="00FE6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267">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1" w:unhideWhenUsed="1"/>
    <w:lsdException w:name="footer" w:semiHidden="1" w:unhideWhenUsed="1"/>
    <w:lsdException w:name="caption" w:uiPriority="35" w:qFormat="1"/>
    <w:lsdException w:name="Title" w:uiPriority="10" w:qFormat="1"/>
    <w:lsdException w:name="Default Paragraph Font" w:semiHidden="1" w:uiPriority="1" w:unhideWhenUsed="1"/>
    <w:lsdException w:name="Body Text" w:semiHidden="1" w:unhideWhenUsed="1"/>
    <w:lsdException w:name="Subtitle" w:uiPriority="11" w:qFormat="1"/>
    <w:lsdException w:name="Strong" w:uiPriority="22" w:qFormat="1"/>
    <w:lsdException w:name="Emphasis" w:uiPriority="20"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E91CA5"/>
    <w:pPr>
      <w:spacing w:line="240" w:lineRule="auto"/>
    </w:pPr>
    <w:rPr>
      <w:rFonts w:ascii="Calibri" w:eastAsia="Calibri" w:hAnsi="Calibri" w:cs="Calibri"/>
    </w:rPr>
  </w:style>
  <w:style w:type="paragraph" w:styleId="Heading1">
    <w:name w:val="heading 1"/>
    <w:next w:val="BodyText"/>
    <w:link w:val="Heading1Char"/>
    <w:uiPriority w:val="99"/>
    <w:qFormat/>
    <w:rsid w:val="005E6CDE"/>
    <w:pPr>
      <w:keepNext/>
      <w:numPr>
        <w:numId w:val="2"/>
      </w:numPr>
      <w:spacing w:before="360" w:after="120" w:line="240" w:lineRule="auto"/>
      <w:outlineLvl w:val="0"/>
    </w:pPr>
    <w:rPr>
      <w:rFonts w:ascii="Calibri" w:eastAsia="Times New Roman" w:hAnsi="Calibri" w:cs="Arial"/>
      <w:b/>
      <w:bCs/>
      <w:kern w:val="32"/>
      <w:sz w:val="32"/>
      <w:szCs w:val="32"/>
    </w:rPr>
  </w:style>
  <w:style w:type="paragraph" w:styleId="Heading2">
    <w:name w:val="heading 2"/>
    <w:basedOn w:val="Heading1"/>
    <w:next w:val="BodyText"/>
    <w:link w:val="Heading2Char"/>
    <w:uiPriority w:val="9"/>
    <w:qFormat/>
    <w:rsid w:val="005E6CDE"/>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5E6CDE"/>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qFormat/>
    <w:rsid w:val="005E6CDE"/>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5E6CDE"/>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5E6CDE"/>
    <w:pPr>
      <w:numPr>
        <w:ilvl w:val="5"/>
      </w:numPr>
      <w:ind w:left="0" w:firstLine="0"/>
      <w:outlineLvl w:val="5"/>
    </w:pPr>
    <w:rPr>
      <w:rFonts w:cs="Times New Roman"/>
      <w:bCs w:val="0"/>
    </w:rPr>
  </w:style>
  <w:style w:type="paragraph" w:styleId="Heading7">
    <w:name w:val="heading 7"/>
    <w:basedOn w:val="Heading6"/>
    <w:next w:val="BodyText"/>
    <w:link w:val="Heading7Char"/>
    <w:uiPriority w:val="9"/>
    <w:qFormat/>
    <w:rsid w:val="005E6CDE"/>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qFormat/>
    <w:rsid w:val="005E6CDE"/>
    <w:pPr>
      <w:numPr>
        <w:ilvl w:val="7"/>
      </w:numPr>
      <w:ind w:left="0" w:firstLine="0"/>
      <w:outlineLvl w:val="7"/>
    </w:pPr>
  </w:style>
  <w:style w:type="paragraph" w:styleId="Heading9">
    <w:name w:val="heading 9"/>
    <w:basedOn w:val="Heading8"/>
    <w:next w:val="BodyText"/>
    <w:link w:val="Heading9Char"/>
    <w:uiPriority w:val="9"/>
    <w:qFormat/>
    <w:rsid w:val="005E6CDE"/>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91CA5"/>
    <w:rPr>
      <w:rFonts w:ascii="Calibri" w:eastAsia="Times New Roman" w:hAnsi="Calibri" w:cs="Arial"/>
      <w:b/>
      <w:bCs/>
      <w:kern w:val="32"/>
      <w:sz w:val="32"/>
      <w:szCs w:val="32"/>
    </w:rPr>
  </w:style>
  <w:style w:type="character" w:customStyle="1" w:styleId="Heading2Char">
    <w:name w:val="Heading 2 Char"/>
    <w:basedOn w:val="DefaultParagraphFont"/>
    <w:link w:val="Heading2"/>
    <w:uiPriority w:val="9"/>
    <w:rsid w:val="00E91CA5"/>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E91CA5"/>
    <w:rPr>
      <w:rFonts w:ascii="Calibri" w:eastAsia="Times New Roman" w:hAnsi="Calibri" w:cs="Arial"/>
      <w:b/>
      <w:bCs/>
      <w:kern w:val="32"/>
      <w:sz w:val="24"/>
      <w:szCs w:val="20"/>
    </w:rPr>
  </w:style>
  <w:style w:type="character" w:customStyle="1" w:styleId="Heading4Char">
    <w:name w:val="Heading 4 Char"/>
    <w:basedOn w:val="DefaultParagraphFont"/>
    <w:link w:val="Heading4"/>
    <w:uiPriority w:val="9"/>
    <w:rsid w:val="00E91CA5"/>
    <w:rPr>
      <w:rFonts w:ascii="Calibri" w:eastAsiaTheme="majorEastAsia" w:hAnsi="Calibri" w:cstheme="majorBidi"/>
      <w:b/>
      <w:i/>
      <w:iCs/>
      <w:kern w:val="32"/>
      <w:szCs w:val="20"/>
    </w:rPr>
  </w:style>
  <w:style w:type="character" w:customStyle="1" w:styleId="Heading5Char">
    <w:name w:val="Heading 5 Char"/>
    <w:basedOn w:val="DefaultParagraphFont"/>
    <w:link w:val="Heading5"/>
    <w:uiPriority w:val="99"/>
    <w:rsid w:val="00E91CA5"/>
    <w:rPr>
      <w:rFonts w:ascii="Calibri" w:eastAsia="Times New Roman" w:hAnsi="Calibri" w:cs="Arial"/>
      <w:bCs/>
      <w:i/>
      <w:iCs/>
      <w:kern w:val="32"/>
      <w:szCs w:val="20"/>
    </w:rPr>
  </w:style>
  <w:style w:type="character" w:customStyle="1" w:styleId="Heading6Char">
    <w:name w:val="Heading 6 Char"/>
    <w:basedOn w:val="DefaultParagraphFont"/>
    <w:link w:val="Heading6"/>
    <w:uiPriority w:val="99"/>
    <w:rsid w:val="00E91CA5"/>
    <w:rPr>
      <w:rFonts w:ascii="Calibri" w:eastAsia="Times New Roman" w:hAnsi="Calibri" w:cs="Times New Roman"/>
      <w:i/>
      <w:iCs/>
      <w:kern w:val="32"/>
      <w:szCs w:val="20"/>
    </w:rPr>
  </w:style>
  <w:style w:type="character" w:customStyle="1" w:styleId="Heading7Char">
    <w:name w:val="Heading 7 Char"/>
    <w:basedOn w:val="DefaultParagraphFont"/>
    <w:link w:val="Heading7"/>
    <w:uiPriority w:val="9"/>
    <w:rsid w:val="00E91CA5"/>
    <w:rPr>
      <w:rFonts w:ascii="Calibri" w:eastAsiaTheme="majorEastAsia" w:hAnsi="Calibri" w:cstheme="majorBidi"/>
      <w:i/>
      <w:kern w:val="32"/>
      <w:szCs w:val="20"/>
    </w:rPr>
  </w:style>
  <w:style w:type="character" w:customStyle="1" w:styleId="Heading8Char">
    <w:name w:val="Heading 8 Char"/>
    <w:basedOn w:val="DefaultParagraphFont"/>
    <w:link w:val="Heading8"/>
    <w:uiPriority w:val="9"/>
    <w:rsid w:val="00E91CA5"/>
    <w:rPr>
      <w:rFonts w:ascii="Calibri" w:eastAsiaTheme="majorEastAsia" w:hAnsi="Calibri" w:cstheme="majorBidi"/>
      <w:i/>
      <w:kern w:val="32"/>
      <w:szCs w:val="20"/>
    </w:rPr>
  </w:style>
  <w:style w:type="character" w:customStyle="1" w:styleId="Heading9Char">
    <w:name w:val="Heading 9 Char"/>
    <w:basedOn w:val="DefaultParagraphFont"/>
    <w:link w:val="Heading9"/>
    <w:uiPriority w:val="9"/>
    <w:rsid w:val="00E91CA5"/>
    <w:rPr>
      <w:rFonts w:ascii="Calibri" w:eastAsiaTheme="majorEastAsia" w:hAnsi="Calibri" w:cstheme="majorBidi"/>
      <w:i/>
      <w:iCs/>
      <w:kern w:val="32"/>
      <w:szCs w:val="20"/>
    </w:rPr>
  </w:style>
  <w:style w:type="paragraph" w:styleId="BodyText">
    <w:name w:val="Body Text"/>
    <w:basedOn w:val="Normal"/>
    <w:link w:val="BodyTextChar"/>
    <w:uiPriority w:val="99"/>
    <w:rsid w:val="005E6CDE"/>
    <w:pPr>
      <w:spacing w:after="120"/>
    </w:pPr>
  </w:style>
  <w:style w:type="character" w:customStyle="1" w:styleId="BodyTextChar">
    <w:name w:val="Body Text Char"/>
    <w:basedOn w:val="DefaultParagraphFont"/>
    <w:link w:val="BodyText"/>
    <w:uiPriority w:val="99"/>
    <w:rsid w:val="00E91CA5"/>
    <w:rPr>
      <w:rFonts w:ascii="Calibri" w:eastAsia="Calibri" w:hAnsi="Calibri" w:cs="Calibri"/>
    </w:rPr>
  </w:style>
  <w:style w:type="numbering" w:customStyle="1" w:styleId="Headings">
    <w:name w:val="Headings"/>
    <w:uiPriority w:val="99"/>
    <w:rsid w:val="005E6CDE"/>
    <w:pPr>
      <w:numPr>
        <w:numId w:val="1"/>
      </w:numPr>
    </w:pPr>
  </w:style>
  <w:style w:type="table" w:styleId="TableGrid">
    <w:name w:val="Table Grid"/>
    <w:basedOn w:val="TableNormal"/>
    <w:uiPriority w:val="59"/>
    <w:rsid w:val="005E6C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Revision">
    <w:name w:val="Heading - Revision"/>
    <w:basedOn w:val="Normal"/>
    <w:qFormat/>
    <w:rsid w:val="005E6CDE"/>
    <w:pPr>
      <w:spacing w:before="360" w:after="240"/>
    </w:pPr>
    <w:rPr>
      <w:b/>
      <w:caps/>
      <w:sz w:val="28"/>
    </w:rPr>
  </w:style>
  <w:style w:type="paragraph" w:styleId="Header">
    <w:name w:val="header"/>
    <w:basedOn w:val="Normal"/>
    <w:link w:val="HeaderChar"/>
    <w:uiPriority w:val="99"/>
    <w:rsid w:val="005E6CDE"/>
    <w:pPr>
      <w:tabs>
        <w:tab w:val="center" w:pos="4680"/>
        <w:tab w:val="right" w:pos="9360"/>
      </w:tabs>
      <w:spacing w:after="0"/>
    </w:pPr>
  </w:style>
  <w:style w:type="character" w:customStyle="1" w:styleId="HeaderChar">
    <w:name w:val="Header Char"/>
    <w:basedOn w:val="DefaultParagraphFont"/>
    <w:link w:val="Header"/>
    <w:uiPriority w:val="99"/>
    <w:rsid w:val="00E91CA5"/>
    <w:rPr>
      <w:rFonts w:ascii="Calibri" w:eastAsia="Calibri" w:hAnsi="Calibri" w:cs="Calibri"/>
    </w:rPr>
  </w:style>
  <w:style w:type="paragraph" w:styleId="Footer">
    <w:name w:val="footer"/>
    <w:basedOn w:val="Normal"/>
    <w:link w:val="FooterChar"/>
    <w:uiPriority w:val="99"/>
    <w:rsid w:val="005E6CDE"/>
    <w:pPr>
      <w:tabs>
        <w:tab w:val="center" w:pos="4680"/>
        <w:tab w:val="right" w:pos="9360"/>
      </w:tabs>
      <w:spacing w:after="0"/>
    </w:pPr>
  </w:style>
  <w:style w:type="character" w:customStyle="1" w:styleId="FooterChar">
    <w:name w:val="Footer Char"/>
    <w:basedOn w:val="DefaultParagraphFont"/>
    <w:link w:val="Footer"/>
    <w:uiPriority w:val="99"/>
    <w:rsid w:val="00E91CA5"/>
    <w:rPr>
      <w:rFonts w:ascii="Calibri" w:eastAsia="Calibri" w:hAnsi="Calibri" w:cs="Calibri"/>
    </w:rPr>
  </w:style>
  <w:style w:type="paragraph" w:styleId="BalloonText">
    <w:name w:val="Balloon Text"/>
    <w:basedOn w:val="Normal"/>
    <w:link w:val="BalloonTextChar"/>
    <w:uiPriority w:val="99"/>
    <w:rsid w:val="005E6CDE"/>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E91CA5"/>
    <w:rPr>
      <w:rFonts w:ascii="Tahoma" w:eastAsia="Calibri" w:hAnsi="Tahoma" w:cs="Tahoma"/>
      <w:sz w:val="16"/>
      <w:szCs w:val="16"/>
    </w:rPr>
  </w:style>
  <w:style w:type="paragraph" w:styleId="ListNumber">
    <w:name w:val="List Number"/>
    <w:basedOn w:val="Normal"/>
    <w:uiPriority w:val="99"/>
    <w:rsid w:val="00E91CA5"/>
    <w:pPr>
      <w:numPr>
        <w:numId w:val="8"/>
      </w:numPr>
      <w:contextualSpacing/>
    </w:pPr>
  </w:style>
  <w:style w:type="paragraph" w:styleId="ListParagraph">
    <w:name w:val="List Paragraph"/>
    <w:basedOn w:val="Normal"/>
    <w:uiPriority w:val="34"/>
    <w:qFormat/>
    <w:rsid w:val="00E91CA5"/>
    <w:pPr>
      <w:spacing w:line="276" w:lineRule="auto"/>
      <w:ind w:left="720"/>
      <w:contextualSpacing/>
    </w:pPr>
    <w:rPr>
      <w:rFonts w:asciiTheme="minorHAnsi" w:eastAsiaTheme="minorEastAsia" w:hAnsiTheme="minorHAnsi" w:cstheme="minorBidi"/>
    </w:rPr>
  </w:style>
  <w:style w:type="paragraph" w:styleId="Revision">
    <w:name w:val="Revision"/>
    <w:hidden/>
    <w:uiPriority w:val="99"/>
    <w:semiHidden/>
    <w:rsid w:val="009D63BA"/>
    <w:pPr>
      <w:spacing w:after="0" w:line="240" w:lineRule="auto"/>
    </w:pPr>
    <w:rPr>
      <w:rFonts w:ascii="Calibri" w:eastAsia="Calibri" w:hAnsi="Calibri" w:cs="Calibri"/>
    </w:rPr>
  </w:style>
  <w:style w:type="character" w:styleId="CommentReference">
    <w:name w:val="annotation reference"/>
    <w:basedOn w:val="DefaultParagraphFont"/>
    <w:uiPriority w:val="99"/>
    <w:rsid w:val="009C4196"/>
    <w:rPr>
      <w:sz w:val="16"/>
      <w:szCs w:val="16"/>
    </w:rPr>
  </w:style>
  <w:style w:type="paragraph" w:styleId="CommentText">
    <w:name w:val="annotation text"/>
    <w:basedOn w:val="Normal"/>
    <w:link w:val="CommentTextChar"/>
    <w:uiPriority w:val="99"/>
    <w:rsid w:val="009C4196"/>
    <w:rPr>
      <w:sz w:val="20"/>
      <w:szCs w:val="20"/>
    </w:rPr>
  </w:style>
  <w:style w:type="character" w:customStyle="1" w:styleId="CommentTextChar">
    <w:name w:val="Comment Text Char"/>
    <w:basedOn w:val="DefaultParagraphFont"/>
    <w:link w:val="CommentText"/>
    <w:uiPriority w:val="99"/>
    <w:rsid w:val="009C4196"/>
    <w:rPr>
      <w:rFonts w:ascii="Calibri" w:eastAsia="Calibri" w:hAnsi="Calibri" w:cs="Calibri"/>
      <w:sz w:val="20"/>
      <w:szCs w:val="20"/>
    </w:rPr>
  </w:style>
  <w:style w:type="paragraph" w:styleId="CommentSubject">
    <w:name w:val="annotation subject"/>
    <w:basedOn w:val="CommentText"/>
    <w:next w:val="CommentText"/>
    <w:link w:val="CommentSubjectChar"/>
    <w:uiPriority w:val="99"/>
    <w:rsid w:val="009C4196"/>
    <w:rPr>
      <w:b/>
      <w:bCs/>
    </w:rPr>
  </w:style>
  <w:style w:type="character" w:customStyle="1" w:styleId="CommentSubjectChar">
    <w:name w:val="Comment Subject Char"/>
    <w:basedOn w:val="CommentTextChar"/>
    <w:link w:val="CommentSubject"/>
    <w:uiPriority w:val="99"/>
    <w:rsid w:val="009C4196"/>
    <w:rPr>
      <w:rFonts w:ascii="Calibri" w:eastAsia="Calibri" w:hAnsi="Calibri" w:cs="Calibri"/>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267">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1" w:unhideWhenUsed="1"/>
    <w:lsdException w:name="footer" w:semiHidden="1" w:unhideWhenUsed="1"/>
    <w:lsdException w:name="caption" w:uiPriority="35" w:qFormat="1"/>
    <w:lsdException w:name="Title" w:uiPriority="10" w:qFormat="1"/>
    <w:lsdException w:name="Default Paragraph Font" w:semiHidden="1" w:uiPriority="1" w:unhideWhenUsed="1"/>
    <w:lsdException w:name="Body Text" w:semiHidden="1" w:unhideWhenUsed="1"/>
    <w:lsdException w:name="Subtitle" w:uiPriority="11" w:qFormat="1"/>
    <w:lsdException w:name="Strong" w:uiPriority="22" w:qFormat="1"/>
    <w:lsdException w:name="Emphasis" w:uiPriority="20"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E91CA5"/>
    <w:pPr>
      <w:spacing w:line="240" w:lineRule="auto"/>
    </w:pPr>
    <w:rPr>
      <w:rFonts w:ascii="Calibri" w:eastAsia="Calibri" w:hAnsi="Calibri" w:cs="Calibri"/>
    </w:rPr>
  </w:style>
  <w:style w:type="paragraph" w:styleId="Heading1">
    <w:name w:val="heading 1"/>
    <w:next w:val="BodyText"/>
    <w:link w:val="Heading1Char"/>
    <w:uiPriority w:val="99"/>
    <w:qFormat/>
    <w:rsid w:val="005E6CDE"/>
    <w:pPr>
      <w:keepNext/>
      <w:numPr>
        <w:numId w:val="2"/>
      </w:numPr>
      <w:spacing w:before="360" w:after="120" w:line="240" w:lineRule="auto"/>
      <w:outlineLvl w:val="0"/>
    </w:pPr>
    <w:rPr>
      <w:rFonts w:ascii="Calibri" w:eastAsia="Times New Roman" w:hAnsi="Calibri" w:cs="Arial"/>
      <w:b/>
      <w:bCs/>
      <w:kern w:val="32"/>
      <w:sz w:val="32"/>
      <w:szCs w:val="32"/>
    </w:rPr>
  </w:style>
  <w:style w:type="paragraph" w:styleId="Heading2">
    <w:name w:val="heading 2"/>
    <w:basedOn w:val="Heading1"/>
    <w:next w:val="BodyText"/>
    <w:link w:val="Heading2Char"/>
    <w:uiPriority w:val="9"/>
    <w:qFormat/>
    <w:rsid w:val="005E6CDE"/>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
    <w:link w:val="Heading3Char"/>
    <w:uiPriority w:val="99"/>
    <w:qFormat/>
    <w:rsid w:val="005E6CDE"/>
    <w:pPr>
      <w:keepLines w:val="0"/>
      <w:numPr>
        <w:ilvl w:val="2"/>
      </w:numPr>
      <w:spacing w:before="0"/>
      <w:ind w:left="0" w:firstLine="0"/>
      <w:outlineLvl w:val="2"/>
    </w:pPr>
    <w:rPr>
      <w:rFonts w:eastAsia="Times New Roman" w:cs="Arial"/>
      <w:bCs/>
      <w:sz w:val="24"/>
      <w:szCs w:val="20"/>
    </w:rPr>
  </w:style>
  <w:style w:type="paragraph" w:styleId="Heading4">
    <w:name w:val="heading 4"/>
    <w:basedOn w:val="Heading3"/>
    <w:next w:val="BodyText"/>
    <w:link w:val="Heading4Char"/>
    <w:uiPriority w:val="9"/>
    <w:qFormat/>
    <w:rsid w:val="005E6CDE"/>
    <w:pPr>
      <w:numPr>
        <w:ilvl w:val="3"/>
      </w:numPr>
      <w:ind w:left="0" w:firstLine="0"/>
      <w:outlineLvl w:val="3"/>
    </w:pPr>
    <w:rPr>
      <w:rFonts w:eastAsiaTheme="majorEastAsia" w:cstheme="majorBidi"/>
      <w:bCs w:val="0"/>
      <w:i/>
      <w:iCs/>
      <w:sz w:val="22"/>
    </w:rPr>
  </w:style>
  <w:style w:type="paragraph" w:styleId="Heading5">
    <w:name w:val="heading 5"/>
    <w:basedOn w:val="Heading4"/>
    <w:next w:val="BodyText"/>
    <w:link w:val="Heading5Char"/>
    <w:uiPriority w:val="99"/>
    <w:qFormat/>
    <w:rsid w:val="005E6CDE"/>
    <w:pPr>
      <w:numPr>
        <w:ilvl w:val="4"/>
      </w:numPr>
      <w:ind w:left="0" w:firstLine="0"/>
      <w:outlineLvl w:val="4"/>
    </w:pPr>
    <w:rPr>
      <w:rFonts w:eastAsia="Times New Roman" w:cs="Arial"/>
      <w:b w:val="0"/>
      <w:bCs/>
    </w:rPr>
  </w:style>
  <w:style w:type="paragraph" w:styleId="Heading6">
    <w:name w:val="heading 6"/>
    <w:basedOn w:val="Heading5"/>
    <w:next w:val="BodyText"/>
    <w:link w:val="Heading6Char"/>
    <w:uiPriority w:val="99"/>
    <w:qFormat/>
    <w:rsid w:val="005E6CDE"/>
    <w:pPr>
      <w:numPr>
        <w:ilvl w:val="5"/>
      </w:numPr>
      <w:ind w:left="0" w:firstLine="0"/>
      <w:outlineLvl w:val="5"/>
    </w:pPr>
    <w:rPr>
      <w:rFonts w:cs="Times New Roman"/>
      <w:bCs w:val="0"/>
    </w:rPr>
  </w:style>
  <w:style w:type="paragraph" w:styleId="Heading7">
    <w:name w:val="heading 7"/>
    <w:basedOn w:val="Heading6"/>
    <w:next w:val="BodyText"/>
    <w:link w:val="Heading7Char"/>
    <w:uiPriority w:val="9"/>
    <w:qFormat/>
    <w:rsid w:val="005E6CDE"/>
    <w:pPr>
      <w:numPr>
        <w:ilvl w:val="6"/>
      </w:numPr>
      <w:ind w:left="0" w:firstLine="0"/>
      <w:outlineLvl w:val="6"/>
    </w:pPr>
    <w:rPr>
      <w:rFonts w:eastAsiaTheme="majorEastAsia" w:cstheme="majorBidi"/>
      <w:iCs w:val="0"/>
    </w:rPr>
  </w:style>
  <w:style w:type="paragraph" w:styleId="Heading8">
    <w:name w:val="heading 8"/>
    <w:basedOn w:val="Heading7"/>
    <w:next w:val="BodyText"/>
    <w:link w:val="Heading8Char"/>
    <w:uiPriority w:val="9"/>
    <w:qFormat/>
    <w:rsid w:val="005E6CDE"/>
    <w:pPr>
      <w:numPr>
        <w:ilvl w:val="7"/>
      </w:numPr>
      <w:ind w:left="0" w:firstLine="0"/>
      <w:outlineLvl w:val="7"/>
    </w:pPr>
  </w:style>
  <w:style w:type="paragraph" w:styleId="Heading9">
    <w:name w:val="heading 9"/>
    <w:basedOn w:val="Heading8"/>
    <w:next w:val="BodyText"/>
    <w:link w:val="Heading9Char"/>
    <w:uiPriority w:val="9"/>
    <w:qFormat/>
    <w:rsid w:val="005E6CDE"/>
    <w:pPr>
      <w:numPr>
        <w:ilvl w:val="8"/>
      </w:numPr>
      <w:ind w:left="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91CA5"/>
    <w:rPr>
      <w:rFonts w:ascii="Calibri" w:eastAsia="Times New Roman" w:hAnsi="Calibri" w:cs="Arial"/>
      <w:b/>
      <w:bCs/>
      <w:kern w:val="32"/>
      <w:sz w:val="32"/>
      <w:szCs w:val="32"/>
    </w:rPr>
  </w:style>
  <w:style w:type="character" w:customStyle="1" w:styleId="Heading2Char">
    <w:name w:val="Heading 2 Char"/>
    <w:basedOn w:val="DefaultParagraphFont"/>
    <w:link w:val="Heading2"/>
    <w:uiPriority w:val="9"/>
    <w:rsid w:val="00E91CA5"/>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E91CA5"/>
    <w:rPr>
      <w:rFonts w:ascii="Calibri" w:eastAsia="Times New Roman" w:hAnsi="Calibri" w:cs="Arial"/>
      <w:b/>
      <w:bCs/>
      <w:kern w:val="32"/>
      <w:sz w:val="24"/>
      <w:szCs w:val="20"/>
    </w:rPr>
  </w:style>
  <w:style w:type="character" w:customStyle="1" w:styleId="Heading4Char">
    <w:name w:val="Heading 4 Char"/>
    <w:basedOn w:val="DefaultParagraphFont"/>
    <w:link w:val="Heading4"/>
    <w:uiPriority w:val="9"/>
    <w:rsid w:val="00E91CA5"/>
    <w:rPr>
      <w:rFonts w:ascii="Calibri" w:eastAsiaTheme="majorEastAsia" w:hAnsi="Calibri" w:cstheme="majorBidi"/>
      <w:b/>
      <w:i/>
      <w:iCs/>
      <w:kern w:val="32"/>
      <w:szCs w:val="20"/>
    </w:rPr>
  </w:style>
  <w:style w:type="character" w:customStyle="1" w:styleId="Heading5Char">
    <w:name w:val="Heading 5 Char"/>
    <w:basedOn w:val="DefaultParagraphFont"/>
    <w:link w:val="Heading5"/>
    <w:uiPriority w:val="99"/>
    <w:rsid w:val="00E91CA5"/>
    <w:rPr>
      <w:rFonts w:ascii="Calibri" w:eastAsia="Times New Roman" w:hAnsi="Calibri" w:cs="Arial"/>
      <w:bCs/>
      <w:i/>
      <w:iCs/>
      <w:kern w:val="32"/>
      <w:szCs w:val="20"/>
    </w:rPr>
  </w:style>
  <w:style w:type="character" w:customStyle="1" w:styleId="Heading6Char">
    <w:name w:val="Heading 6 Char"/>
    <w:basedOn w:val="DefaultParagraphFont"/>
    <w:link w:val="Heading6"/>
    <w:uiPriority w:val="99"/>
    <w:rsid w:val="00E91CA5"/>
    <w:rPr>
      <w:rFonts w:ascii="Calibri" w:eastAsia="Times New Roman" w:hAnsi="Calibri" w:cs="Times New Roman"/>
      <w:i/>
      <w:iCs/>
      <w:kern w:val="32"/>
      <w:szCs w:val="20"/>
    </w:rPr>
  </w:style>
  <w:style w:type="character" w:customStyle="1" w:styleId="Heading7Char">
    <w:name w:val="Heading 7 Char"/>
    <w:basedOn w:val="DefaultParagraphFont"/>
    <w:link w:val="Heading7"/>
    <w:uiPriority w:val="9"/>
    <w:rsid w:val="00E91CA5"/>
    <w:rPr>
      <w:rFonts w:ascii="Calibri" w:eastAsiaTheme="majorEastAsia" w:hAnsi="Calibri" w:cstheme="majorBidi"/>
      <w:i/>
      <w:kern w:val="32"/>
      <w:szCs w:val="20"/>
    </w:rPr>
  </w:style>
  <w:style w:type="character" w:customStyle="1" w:styleId="Heading8Char">
    <w:name w:val="Heading 8 Char"/>
    <w:basedOn w:val="DefaultParagraphFont"/>
    <w:link w:val="Heading8"/>
    <w:uiPriority w:val="9"/>
    <w:rsid w:val="00E91CA5"/>
    <w:rPr>
      <w:rFonts w:ascii="Calibri" w:eastAsiaTheme="majorEastAsia" w:hAnsi="Calibri" w:cstheme="majorBidi"/>
      <w:i/>
      <w:kern w:val="32"/>
      <w:szCs w:val="20"/>
    </w:rPr>
  </w:style>
  <w:style w:type="character" w:customStyle="1" w:styleId="Heading9Char">
    <w:name w:val="Heading 9 Char"/>
    <w:basedOn w:val="DefaultParagraphFont"/>
    <w:link w:val="Heading9"/>
    <w:uiPriority w:val="9"/>
    <w:rsid w:val="00E91CA5"/>
    <w:rPr>
      <w:rFonts w:ascii="Calibri" w:eastAsiaTheme="majorEastAsia" w:hAnsi="Calibri" w:cstheme="majorBidi"/>
      <w:i/>
      <w:iCs/>
      <w:kern w:val="32"/>
      <w:szCs w:val="20"/>
    </w:rPr>
  </w:style>
  <w:style w:type="paragraph" w:styleId="BodyText">
    <w:name w:val="Body Text"/>
    <w:basedOn w:val="Normal"/>
    <w:link w:val="BodyTextChar"/>
    <w:uiPriority w:val="99"/>
    <w:rsid w:val="005E6CDE"/>
    <w:pPr>
      <w:spacing w:after="120"/>
    </w:pPr>
  </w:style>
  <w:style w:type="character" w:customStyle="1" w:styleId="BodyTextChar">
    <w:name w:val="Body Text Char"/>
    <w:basedOn w:val="DefaultParagraphFont"/>
    <w:link w:val="BodyText"/>
    <w:uiPriority w:val="99"/>
    <w:rsid w:val="00E91CA5"/>
    <w:rPr>
      <w:rFonts w:ascii="Calibri" w:eastAsia="Calibri" w:hAnsi="Calibri" w:cs="Calibri"/>
    </w:rPr>
  </w:style>
  <w:style w:type="numbering" w:customStyle="1" w:styleId="Headings">
    <w:name w:val="Headings"/>
    <w:uiPriority w:val="99"/>
    <w:rsid w:val="005E6CDE"/>
    <w:pPr>
      <w:numPr>
        <w:numId w:val="1"/>
      </w:numPr>
    </w:pPr>
  </w:style>
  <w:style w:type="table" w:styleId="TableGrid">
    <w:name w:val="Table Grid"/>
    <w:basedOn w:val="TableNormal"/>
    <w:uiPriority w:val="59"/>
    <w:rsid w:val="005E6C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Revision">
    <w:name w:val="Heading - Revision"/>
    <w:basedOn w:val="Normal"/>
    <w:qFormat/>
    <w:rsid w:val="005E6CDE"/>
    <w:pPr>
      <w:spacing w:before="360" w:after="240"/>
    </w:pPr>
    <w:rPr>
      <w:b/>
      <w:caps/>
      <w:sz w:val="28"/>
    </w:rPr>
  </w:style>
  <w:style w:type="paragraph" w:styleId="Header">
    <w:name w:val="header"/>
    <w:basedOn w:val="Normal"/>
    <w:link w:val="HeaderChar"/>
    <w:uiPriority w:val="99"/>
    <w:rsid w:val="005E6CDE"/>
    <w:pPr>
      <w:tabs>
        <w:tab w:val="center" w:pos="4680"/>
        <w:tab w:val="right" w:pos="9360"/>
      </w:tabs>
      <w:spacing w:after="0"/>
    </w:pPr>
  </w:style>
  <w:style w:type="character" w:customStyle="1" w:styleId="HeaderChar">
    <w:name w:val="Header Char"/>
    <w:basedOn w:val="DefaultParagraphFont"/>
    <w:link w:val="Header"/>
    <w:uiPriority w:val="99"/>
    <w:rsid w:val="00E91CA5"/>
    <w:rPr>
      <w:rFonts w:ascii="Calibri" w:eastAsia="Calibri" w:hAnsi="Calibri" w:cs="Calibri"/>
    </w:rPr>
  </w:style>
  <w:style w:type="paragraph" w:styleId="Footer">
    <w:name w:val="footer"/>
    <w:basedOn w:val="Normal"/>
    <w:link w:val="FooterChar"/>
    <w:uiPriority w:val="99"/>
    <w:rsid w:val="005E6CDE"/>
    <w:pPr>
      <w:tabs>
        <w:tab w:val="center" w:pos="4680"/>
        <w:tab w:val="right" w:pos="9360"/>
      </w:tabs>
      <w:spacing w:after="0"/>
    </w:pPr>
  </w:style>
  <w:style w:type="character" w:customStyle="1" w:styleId="FooterChar">
    <w:name w:val="Footer Char"/>
    <w:basedOn w:val="DefaultParagraphFont"/>
    <w:link w:val="Footer"/>
    <w:uiPriority w:val="99"/>
    <w:rsid w:val="00E91CA5"/>
    <w:rPr>
      <w:rFonts w:ascii="Calibri" w:eastAsia="Calibri" w:hAnsi="Calibri" w:cs="Calibri"/>
    </w:rPr>
  </w:style>
  <w:style w:type="paragraph" w:styleId="BalloonText">
    <w:name w:val="Balloon Text"/>
    <w:basedOn w:val="Normal"/>
    <w:link w:val="BalloonTextChar"/>
    <w:uiPriority w:val="99"/>
    <w:rsid w:val="005E6CDE"/>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E91CA5"/>
    <w:rPr>
      <w:rFonts w:ascii="Tahoma" w:eastAsia="Calibri" w:hAnsi="Tahoma" w:cs="Tahoma"/>
      <w:sz w:val="16"/>
      <w:szCs w:val="16"/>
    </w:rPr>
  </w:style>
  <w:style w:type="paragraph" w:styleId="ListNumber">
    <w:name w:val="List Number"/>
    <w:basedOn w:val="Normal"/>
    <w:uiPriority w:val="99"/>
    <w:rsid w:val="00E91CA5"/>
    <w:pPr>
      <w:numPr>
        <w:numId w:val="8"/>
      </w:numPr>
      <w:contextualSpacing/>
    </w:pPr>
  </w:style>
  <w:style w:type="paragraph" w:styleId="ListParagraph">
    <w:name w:val="List Paragraph"/>
    <w:basedOn w:val="Normal"/>
    <w:uiPriority w:val="34"/>
    <w:qFormat/>
    <w:rsid w:val="00E91CA5"/>
    <w:pPr>
      <w:spacing w:line="276" w:lineRule="auto"/>
      <w:ind w:left="720"/>
      <w:contextualSpacing/>
    </w:pPr>
    <w:rPr>
      <w:rFonts w:asciiTheme="minorHAnsi" w:eastAsiaTheme="minorEastAsia" w:hAnsiTheme="minorHAnsi" w:cstheme="minorBidi"/>
    </w:rPr>
  </w:style>
  <w:style w:type="paragraph" w:styleId="Revision">
    <w:name w:val="Revision"/>
    <w:hidden/>
    <w:uiPriority w:val="99"/>
    <w:semiHidden/>
    <w:rsid w:val="009D63BA"/>
    <w:pPr>
      <w:spacing w:after="0" w:line="240" w:lineRule="auto"/>
    </w:pPr>
    <w:rPr>
      <w:rFonts w:ascii="Calibri" w:eastAsia="Calibri" w:hAnsi="Calibri" w:cs="Calibri"/>
    </w:rPr>
  </w:style>
  <w:style w:type="character" w:styleId="CommentReference">
    <w:name w:val="annotation reference"/>
    <w:basedOn w:val="DefaultParagraphFont"/>
    <w:uiPriority w:val="99"/>
    <w:rsid w:val="009C4196"/>
    <w:rPr>
      <w:sz w:val="16"/>
      <w:szCs w:val="16"/>
    </w:rPr>
  </w:style>
  <w:style w:type="paragraph" w:styleId="CommentText">
    <w:name w:val="annotation text"/>
    <w:basedOn w:val="Normal"/>
    <w:link w:val="CommentTextChar"/>
    <w:uiPriority w:val="99"/>
    <w:rsid w:val="009C4196"/>
    <w:rPr>
      <w:sz w:val="20"/>
      <w:szCs w:val="20"/>
    </w:rPr>
  </w:style>
  <w:style w:type="character" w:customStyle="1" w:styleId="CommentTextChar">
    <w:name w:val="Comment Text Char"/>
    <w:basedOn w:val="DefaultParagraphFont"/>
    <w:link w:val="CommentText"/>
    <w:uiPriority w:val="99"/>
    <w:rsid w:val="009C4196"/>
    <w:rPr>
      <w:rFonts w:ascii="Calibri" w:eastAsia="Calibri" w:hAnsi="Calibri" w:cs="Calibri"/>
      <w:sz w:val="20"/>
      <w:szCs w:val="20"/>
    </w:rPr>
  </w:style>
  <w:style w:type="paragraph" w:styleId="CommentSubject">
    <w:name w:val="annotation subject"/>
    <w:basedOn w:val="CommentText"/>
    <w:next w:val="CommentText"/>
    <w:link w:val="CommentSubjectChar"/>
    <w:uiPriority w:val="99"/>
    <w:rsid w:val="009C4196"/>
    <w:rPr>
      <w:b/>
      <w:bCs/>
    </w:rPr>
  </w:style>
  <w:style w:type="character" w:customStyle="1" w:styleId="CommentSubjectChar">
    <w:name w:val="Comment Subject Char"/>
    <w:basedOn w:val="CommentTextChar"/>
    <w:link w:val="CommentSubject"/>
    <w:uiPriority w:val="99"/>
    <w:rsid w:val="009C4196"/>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A616DB-6ABA-485F-91D6-ED8B853C9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3F5CC1E</Template>
  <TotalTime>389</TotalTime>
  <Pages>15</Pages>
  <Words>2835</Words>
  <Characters>16166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Andrea Miller</cp:lastModifiedBy>
  <cp:revision>11</cp:revision>
  <dcterms:created xsi:type="dcterms:W3CDTF">2013-05-02T15:35:00Z</dcterms:created>
  <dcterms:modified xsi:type="dcterms:W3CDTF">2013-05-02T22:04:00Z</dcterms:modified>
</cp:coreProperties>
</file>