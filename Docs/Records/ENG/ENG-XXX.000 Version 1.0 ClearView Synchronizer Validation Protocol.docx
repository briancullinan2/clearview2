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AE6" w:rsidRPr="00A00526" w:rsidRDefault="00E67B7D" w:rsidP="00E34AE6">
      <w:pPr>
        <w:rPr>
          <w:rFonts w:cstheme="minorHAnsi"/>
          <w:b/>
        </w:rPr>
      </w:pPr>
      <w:r>
        <w:rPr>
          <w:rStyle w:val="CommentReference"/>
        </w:rPr>
        <w:commentReference w:id="0"/>
      </w:r>
      <w:ins w:id="1" w:author="Brian Cullinan" w:date="2012-08-03T15:10:00Z">
        <w:r w:rsidR="006A16CA">
          <w:rPr>
            <w:rFonts w:cstheme="minorHAnsi"/>
            <w:b/>
          </w:rPr>
          <w:softHyphen/>
        </w:r>
        <w:r w:rsidR="006A16CA">
          <w:rPr>
            <w:rFonts w:cstheme="minorHAnsi"/>
            <w:b/>
          </w:rPr>
          <w:softHyphen/>
        </w:r>
        <w:r w:rsidR="006A16CA">
          <w:rPr>
            <w:rFonts w:cstheme="minorHAnsi"/>
            <w:b/>
          </w:rPr>
          <w:softHyphen/>
        </w:r>
      </w:ins>
    </w:p>
    <w:p w:rsidR="00E34AE6" w:rsidRPr="00A00526" w:rsidRDefault="00E34AE6" w:rsidP="00E34AE6">
      <w:pPr>
        <w:rPr>
          <w:rFonts w:cstheme="minorHAnsi"/>
          <w:b/>
          <w:u w:val="single"/>
        </w:rPr>
      </w:pPr>
      <w:r w:rsidRPr="00A00526">
        <w:rPr>
          <w:rFonts w:cstheme="minorHAnsi"/>
          <w:b/>
          <w:u w:val="single"/>
        </w:rPr>
        <w:t>ORIGINATOR:</w:t>
      </w:r>
    </w:p>
    <w:tbl>
      <w:tblPr>
        <w:tblStyle w:val="TableGrid"/>
        <w:tblW w:w="9558" w:type="dxa"/>
        <w:tblLook w:val="04A0" w:firstRow="1" w:lastRow="0" w:firstColumn="1" w:lastColumn="0" w:noHBand="0" w:noVBand="1"/>
      </w:tblPr>
      <w:tblGrid>
        <w:gridCol w:w="2088"/>
        <w:gridCol w:w="2700"/>
        <w:gridCol w:w="3330"/>
        <w:gridCol w:w="1440"/>
      </w:tblGrid>
      <w:tr w:rsidR="00E34AE6" w:rsidRPr="00A00526" w:rsidTr="005F541D">
        <w:tc>
          <w:tcPr>
            <w:tcW w:w="2088"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Name</w:t>
            </w:r>
          </w:p>
        </w:tc>
        <w:tc>
          <w:tcPr>
            <w:tcW w:w="2700"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Department</w:t>
            </w:r>
          </w:p>
        </w:tc>
        <w:tc>
          <w:tcPr>
            <w:tcW w:w="3330"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Signature</w:t>
            </w:r>
          </w:p>
        </w:tc>
        <w:tc>
          <w:tcPr>
            <w:tcW w:w="1440"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Date</w:t>
            </w:r>
          </w:p>
        </w:tc>
      </w:tr>
      <w:tr w:rsidR="00E34AE6" w:rsidRPr="00A00526" w:rsidTr="005F541D">
        <w:trPr>
          <w:trHeight w:val="720"/>
        </w:trPr>
        <w:tc>
          <w:tcPr>
            <w:tcW w:w="2088" w:type="dxa"/>
            <w:vAlign w:val="center"/>
          </w:tcPr>
          <w:p w:rsidR="00E34AE6" w:rsidRPr="00A00526" w:rsidRDefault="00E34AE6" w:rsidP="005F541D">
            <w:pPr>
              <w:tabs>
                <w:tab w:val="left" w:pos="5040"/>
              </w:tabs>
              <w:rPr>
                <w:rFonts w:cstheme="minorHAnsi"/>
              </w:rPr>
            </w:pPr>
            <w:r w:rsidRPr="00A00526">
              <w:rPr>
                <w:rFonts w:cstheme="minorHAnsi"/>
              </w:rPr>
              <w:t xml:space="preserve">Brian </w:t>
            </w:r>
            <w:proofErr w:type="spellStart"/>
            <w:r w:rsidRPr="00A00526">
              <w:rPr>
                <w:rFonts w:cstheme="minorHAnsi"/>
              </w:rPr>
              <w:t>Cullinan</w:t>
            </w:r>
            <w:proofErr w:type="spellEnd"/>
          </w:p>
        </w:tc>
        <w:tc>
          <w:tcPr>
            <w:tcW w:w="2700" w:type="dxa"/>
            <w:vAlign w:val="center"/>
          </w:tcPr>
          <w:p w:rsidR="00E34AE6" w:rsidRPr="00A00526" w:rsidRDefault="00E34AE6" w:rsidP="005F541D">
            <w:pPr>
              <w:tabs>
                <w:tab w:val="left" w:pos="5040"/>
              </w:tabs>
              <w:rPr>
                <w:rFonts w:cstheme="minorHAnsi"/>
              </w:rPr>
            </w:pPr>
            <w:r w:rsidRPr="00A00526">
              <w:rPr>
                <w:rFonts w:cstheme="minorHAnsi"/>
              </w:rPr>
              <w:t>Software Developer</w:t>
            </w:r>
          </w:p>
        </w:tc>
        <w:tc>
          <w:tcPr>
            <w:tcW w:w="3330" w:type="dxa"/>
          </w:tcPr>
          <w:p w:rsidR="00E34AE6" w:rsidRPr="00A00526" w:rsidRDefault="00E34AE6" w:rsidP="005F541D">
            <w:pPr>
              <w:tabs>
                <w:tab w:val="left" w:pos="5040"/>
              </w:tabs>
              <w:rPr>
                <w:rFonts w:cstheme="minorHAnsi"/>
              </w:rPr>
            </w:pPr>
          </w:p>
        </w:tc>
        <w:tc>
          <w:tcPr>
            <w:tcW w:w="1440" w:type="dxa"/>
          </w:tcPr>
          <w:p w:rsidR="00E34AE6" w:rsidRPr="00A00526" w:rsidRDefault="00E34AE6" w:rsidP="005F541D">
            <w:pPr>
              <w:tabs>
                <w:tab w:val="left" w:pos="5040"/>
              </w:tabs>
              <w:rPr>
                <w:rFonts w:cstheme="minorHAnsi"/>
              </w:rPr>
            </w:pPr>
          </w:p>
        </w:tc>
      </w:tr>
    </w:tbl>
    <w:p w:rsidR="00E34AE6" w:rsidRPr="00A00526" w:rsidRDefault="00E34AE6" w:rsidP="00E34AE6">
      <w:pPr>
        <w:rPr>
          <w:rFonts w:cstheme="minorHAnsi"/>
          <w:b/>
        </w:rPr>
      </w:pPr>
    </w:p>
    <w:p w:rsidR="00E34AE6" w:rsidRPr="00A00526" w:rsidRDefault="00E34AE6" w:rsidP="00E34AE6">
      <w:pPr>
        <w:rPr>
          <w:rFonts w:cstheme="minorHAnsi"/>
          <w:b/>
        </w:rPr>
      </w:pPr>
      <w:r w:rsidRPr="00A00526">
        <w:rPr>
          <w:rFonts w:cstheme="minorHAnsi"/>
          <w:b/>
          <w:u w:val="single"/>
        </w:rPr>
        <w:t>APPROVALS</w:t>
      </w:r>
    </w:p>
    <w:tbl>
      <w:tblPr>
        <w:tblStyle w:val="TableGrid"/>
        <w:tblW w:w="9558" w:type="dxa"/>
        <w:tblLook w:val="04A0" w:firstRow="1" w:lastRow="0" w:firstColumn="1" w:lastColumn="0" w:noHBand="0" w:noVBand="1"/>
      </w:tblPr>
      <w:tblGrid>
        <w:gridCol w:w="2088"/>
        <w:gridCol w:w="2700"/>
        <w:gridCol w:w="3330"/>
        <w:gridCol w:w="1440"/>
      </w:tblGrid>
      <w:tr w:rsidR="00E34AE6" w:rsidRPr="00A00526" w:rsidTr="005F541D">
        <w:tc>
          <w:tcPr>
            <w:tcW w:w="2088"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Name</w:t>
            </w:r>
          </w:p>
        </w:tc>
        <w:tc>
          <w:tcPr>
            <w:tcW w:w="2700"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Department</w:t>
            </w:r>
          </w:p>
        </w:tc>
        <w:tc>
          <w:tcPr>
            <w:tcW w:w="3330"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Signature</w:t>
            </w:r>
          </w:p>
        </w:tc>
        <w:tc>
          <w:tcPr>
            <w:tcW w:w="1440" w:type="dxa"/>
            <w:shd w:val="clear" w:color="auto" w:fill="D9D9D9" w:themeFill="background1" w:themeFillShade="D9"/>
          </w:tcPr>
          <w:p w:rsidR="00E34AE6" w:rsidRPr="00A00526" w:rsidRDefault="00E34AE6" w:rsidP="005F541D">
            <w:pPr>
              <w:tabs>
                <w:tab w:val="left" w:pos="5040"/>
              </w:tabs>
              <w:jc w:val="center"/>
              <w:rPr>
                <w:rFonts w:cstheme="minorHAnsi"/>
                <w:b/>
              </w:rPr>
            </w:pPr>
            <w:r w:rsidRPr="00A00526">
              <w:rPr>
                <w:rFonts w:cstheme="minorHAnsi"/>
                <w:b/>
              </w:rPr>
              <w:t>Date</w:t>
            </w:r>
          </w:p>
        </w:tc>
      </w:tr>
      <w:tr w:rsidR="00E34AE6" w:rsidRPr="00A00526" w:rsidTr="005F541D">
        <w:trPr>
          <w:trHeight w:val="720"/>
        </w:trPr>
        <w:tc>
          <w:tcPr>
            <w:tcW w:w="2088" w:type="dxa"/>
            <w:vAlign w:val="center"/>
          </w:tcPr>
          <w:p w:rsidR="00E34AE6" w:rsidRPr="00A00526" w:rsidRDefault="00E34AE6" w:rsidP="005F541D">
            <w:pPr>
              <w:tabs>
                <w:tab w:val="left" w:pos="5040"/>
              </w:tabs>
              <w:rPr>
                <w:rFonts w:cstheme="minorHAnsi"/>
              </w:rPr>
            </w:pPr>
            <w:r w:rsidRPr="00A00526">
              <w:rPr>
                <w:rFonts w:cstheme="minorHAnsi"/>
              </w:rPr>
              <w:t>Scott Pletzer</w:t>
            </w:r>
          </w:p>
        </w:tc>
        <w:tc>
          <w:tcPr>
            <w:tcW w:w="2700" w:type="dxa"/>
            <w:vAlign w:val="center"/>
          </w:tcPr>
          <w:p w:rsidR="00E34AE6" w:rsidRPr="00A00526" w:rsidRDefault="00E34AE6" w:rsidP="005F541D">
            <w:pPr>
              <w:tabs>
                <w:tab w:val="left" w:pos="5040"/>
              </w:tabs>
              <w:rPr>
                <w:rFonts w:cstheme="minorHAnsi"/>
              </w:rPr>
            </w:pPr>
            <w:r w:rsidRPr="00A00526">
              <w:rPr>
                <w:rFonts w:cstheme="minorHAnsi"/>
              </w:rPr>
              <w:t>Director of Quality &amp; Program Management</w:t>
            </w:r>
          </w:p>
        </w:tc>
        <w:tc>
          <w:tcPr>
            <w:tcW w:w="3330" w:type="dxa"/>
          </w:tcPr>
          <w:p w:rsidR="00E34AE6" w:rsidRPr="00A00526" w:rsidRDefault="00E34AE6" w:rsidP="005F541D">
            <w:pPr>
              <w:tabs>
                <w:tab w:val="left" w:pos="5040"/>
              </w:tabs>
              <w:rPr>
                <w:rFonts w:cstheme="minorHAnsi"/>
              </w:rPr>
            </w:pPr>
          </w:p>
        </w:tc>
        <w:tc>
          <w:tcPr>
            <w:tcW w:w="1440" w:type="dxa"/>
          </w:tcPr>
          <w:p w:rsidR="00E34AE6" w:rsidRPr="00A00526" w:rsidRDefault="00E34AE6" w:rsidP="005F541D">
            <w:pPr>
              <w:tabs>
                <w:tab w:val="left" w:pos="5040"/>
              </w:tabs>
              <w:rPr>
                <w:rFonts w:cstheme="minorHAnsi"/>
              </w:rPr>
            </w:pPr>
          </w:p>
        </w:tc>
      </w:tr>
      <w:tr w:rsidR="00E34AE6" w:rsidRPr="00A00526" w:rsidTr="005F541D">
        <w:trPr>
          <w:trHeight w:val="720"/>
        </w:trPr>
        <w:tc>
          <w:tcPr>
            <w:tcW w:w="2088" w:type="dxa"/>
            <w:vAlign w:val="center"/>
          </w:tcPr>
          <w:p w:rsidR="00E34AE6" w:rsidRPr="00A00526" w:rsidRDefault="00E34AE6" w:rsidP="005F541D">
            <w:pPr>
              <w:tabs>
                <w:tab w:val="left" w:pos="5040"/>
              </w:tabs>
              <w:rPr>
                <w:rFonts w:cstheme="minorHAnsi"/>
              </w:rPr>
            </w:pPr>
            <w:r w:rsidRPr="00A00526">
              <w:rPr>
                <w:rFonts w:cstheme="minorHAnsi"/>
              </w:rPr>
              <w:t>Andrew Mason</w:t>
            </w:r>
          </w:p>
        </w:tc>
        <w:tc>
          <w:tcPr>
            <w:tcW w:w="2700" w:type="dxa"/>
            <w:vAlign w:val="center"/>
          </w:tcPr>
          <w:p w:rsidR="00E34AE6" w:rsidRPr="00A00526" w:rsidRDefault="00E34AE6" w:rsidP="005F541D">
            <w:pPr>
              <w:tabs>
                <w:tab w:val="left" w:pos="5040"/>
              </w:tabs>
              <w:rPr>
                <w:rFonts w:cstheme="minorHAnsi"/>
              </w:rPr>
            </w:pPr>
            <w:r w:rsidRPr="00A00526">
              <w:rPr>
                <w:rFonts w:cstheme="minorHAnsi"/>
              </w:rPr>
              <w:t>Chief Technology Officer</w:t>
            </w:r>
          </w:p>
        </w:tc>
        <w:tc>
          <w:tcPr>
            <w:tcW w:w="3330" w:type="dxa"/>
          </w:tcPr>
          <w:p w:rsidR="00E34AE6" w:rsidRPr="00A00526" w:rsidRDefault="00E34AE6" w:rsidP="005F541D">
            <w:pPr>
              <w:tabs>
                <w:tab w:val="left" w:pos="5040"/>
              </w:tabs>
              <w:rPr>
                <w:rFonts w:cstheme="minorHAnsi"/>
              </w:rPr>
            </w:pPr>
          </w:p>
        </w:tc>
        <w:tc>
          <w:tcPr>
            <w:tcW w:w="1440" w:type="dxa"/>
          </w:tcPr>
          <w:p w:rsidR="00E34AE6" w:rsidRPr="00A00526" w:rsidRDefault="00E34AE6" w:rsidP="005F541D">
            <w:pPr>
              <w:tabs>
                <w:tab w:val="left" w:pos="5040"/>
              </w:tabs>
              <w:rPr>
                <w:rFonts w:cstheme="minorHAnsi"/>
              </w:rPr>
            </w:pPr>
          </w:p>
        </w:tc>
      </w:tr>
    </w:tbl>
    <w:p w:rsidR="00E34AE6" w:rsidRPr="00A00526" w:rsidRDefault="00E34AE6" w:rsidP="00E34AE6">
      <w:pPr>
        <w:rPr>
          <w:rFonts w:cstheme="minorHAnsi"/>
          <w:b/>
        </w:rPr>
      </w:pPr>
    </w:p>
    <w:p w:rsidR="00E34AE6" w:rsidRPr="00A00526" w:rsidRDefault="00E34AE6" w:rsidP="00E34AE6">
      <w:pPr>
        <w:rPr>
          <w:rFonts w:cstheme="minorHAnsi"/>
          <w:b/>
        </w:rPr>
      </w:pPr>
      <w:r w:rsidRPr="00A00526">
        <w:rPr>
          <w:rFonts w:cstheme="minorHAnsi"/>
          <w:b/>
        </w:rPr>
        <w:t>REVISION HISTORY</w:t>
      </w:r>
    </w:p>
    <w:tbl>
      <w:tblPr>
        <w:tblStyle w:val="TableGrid"/>
        <w:tblW w:w="5000" w:type="pct"/>
        <w:tblLook w:val="04A0" w:firstRow="1" w:lastRow="0" w:firstColumn="1" w:lastColumn="0" w:noHBand="0" w:noVBand="1"/>
      </w:tblPr>
      <w:tblGrid>
        <w:gridCol w:w="1098"/>
        <w:gridCol w:w="1620"/>
        <w:gridCol w:w="4464"/>
        <w:gridCol w:w="2394"/>
      </w:tblGrid>
      <w:tr w:rsidR="00E34AE6" w:rsidRPr="00A00526" w:rsidTr="005F541D">
        <w:tc>
          <w:tcPr>
            <w:tcW w:w="573" w:type="pct"/>
            <w:shd w:val="clear" w:color="auto" w:fill="D9D9D9" w:themeFill="background1" w:themeFillShade="D9"/>
          </w:tcPr>
          <w:p w:rsidR="00E34AE6" w:rsidRPr="00A00526" w:rsidRDefault="00E34AE6" w:rsidP="005F541D">
            <w:pPr>
              <w:rPr>
                <w:rFonts w:cstheme="minorHAnsi"/>
                <w:b/>
              </w:rPr>
            </w:pPr>
            <w:r w:rsidRPr="00A00526">
              <w:rPr>
                <w:rFonts w:cstheme="minorHAnsi"/>
                <w:b/>
              </w:rPr>
              <w:t>Revision</w:t>
            </w:r>
          </w:p>
        </w:tc>
        <w:tc>
          <w:tcPr>
            <w:tcW w:w="846" w:type="pct"/>
            <w:shd w:val="clear" w:color="auto" w:fill="D9D9D9" w:themeFill="background1" w:themeFillShade="D9"/>
          </w:tcPr>
          <w:p w:rsidR="00E34AE6" w:rsidRPr="00A00526" w:rsidRDefault="00E34AE6" w:rsidP="005F541D">
            <w:pPr>
              <w:rPr>
                <w:rFonts w:cstheme="minorHAnsi"/>
                <w:b/>
              </w:rPr>
            </w:pPr>
            <w:r w:rsidRPr="00A00526">
              <w:rPr>
                <w:rFonts w:cstheme="minorHAnsi"/>
                <w:b/>
              </w:rPr>
              <w:t>Revision Date</w:t>
            </w:r>
          </w:p>
        </w:tc>
        <w:tc>
          <w:tcPr>
            <w:tcW w:w="2331" w:type="pct"/>
            <w:shd w:val="clear" w:color="auto" w:fill="D9D9D9" w:themeFill="background1" w:themeFillShade="D9"/>
          </w:tcPr>
          <w:p w:rsidR="00E34AE6" w:rsidRPr="00A00526" w:rsidRDefault="00E34AE6" w:rsidP="005F541D">
            <w:pPr>
              <w:rPr>
                <w:rFonts w:cstheme="minorHAnsi"/>
                <w:b/>
              </w:rPr>
            </w:pPr>
            <w:r w:rsidRPr="00A00526">
              <w:rPr>
                <w:rFonts w:cstheme="minorHAnsi"/>
                <w:b/>
              </w:rPr>
              <w:t>Reason for Revision/Change Request</w:t>
            </w:r>
          </w:p>
        </w:tc>
        <w:tc>
          <w:tcPr>
            <w:tcW w:w="1250" w:type="pct"/>
            <w:shd w:val="clear" w:color="auto" w:fill="D9D9D9" w:themeFill="background1" w:themeFillShade="D9"/>
          </w:tcPr>
          <w:p w:rsidR="00E34AE6" w:rsidRPr="00A00526" w:rsidRDefault="00E34AE6" w:rsidP="005F541D">
            <w:pPr>
              <w:rPr>
                <w:rFonts w:cstheme="minorHAnsi"/>
                <w:b/>
              </w:rPr>
            </w:pPr>
            <w:r w:rsidRPr="00A00526">
              <w:rPr>
                <w:rFonts w:cstheme="minorHAnsi"/>
                <w:b/>
              </w:rPr>
              <w:t>Revised By</w:t>
            </w:r>
          </w:p>
        </w:tc>
      </w:tr>
      <w:tr w:rsidR="00E34AE6" w:rsidRPr="00A00526" w:rsidTr="005F541D">
        <w:trPr>
          <w:trHeight w:val="629"/>
        </w:trPr>
        <w:tc>
          <w:tcPr>
            <w:tcW w:w="573" w:type="pct"/>
            <w:vAlign w:val="center"/>
          </w:tcPr>
          <w:p w:rsidR="00E34AE6" w:rsidRPr="00A00526" w:rsidRDefault="00E34AE6" w:rsidP="005F541D">
            <w:pPr>
              <w:rPr>
                <w:rFonts w:cstheme="minorHAnsi"/>
              </w:rPr>
            </w:pPr>
            <w:r w:rsidRPr="00A00526">
              <w:rPr>
                <w:rFonts w:cstheme="minorHAnsi"/>
              </w:rPr>
              <w:t>000</w:t>
            </w:r>
          </w:p>
        </w:tc>
        <w:tc>
          <w:tcPr>
            <w:tcW w:w="846" w:type="pct"/>
            <w:vAlign w:val="center"/>
          </w:tcPr>
          <w:p w:rsidR="00E34AE6" w:rsidRPr="00A00526" w:rsidRDefault="00E34AE6" w:rsidP="005F541D">
            <w:pPr>
              <w:rPr>
                <w:rFonts w:cstheme="minorHAnsi"/>
              </w:rPr>
            </w:pPr>
            <w:r w:rsidRPr="00A00526">
              <w:rPr>
                <w:rFonts w:cstheme="minorHAnsi"/>
              </w:rPr>
              <w:t>08AUG12</w:t>
            </w:r>
          </w:p>
        </w:tc>
        <w:tc>
          <w:tcPr>
            <w:tcW w:w="2331" w:type="pct"/>
            <w:vAlign w:val="center"/>
          </w:tcPr>
          <w:p w:rsidR="00E34AE6" w:rsidRPr="00A00526" w:rsidRDefault="00E34AE6" w:rsidP="005F541D">
            <w:pPr>
              <w:rPr>
                <w:rFonts w:cstheme="minorHAnsi"/>
              </w:rPr>
            </w:pPr>
            <w:r w:rsidRPr="00A00526">
              <w:rPr>
                <w:rFonts w:cstheme="minorHAnsi"/>
              </w:rPr>
              <w:t>Initial Release</w:t>
            </w:r>
          </w:p>
        </w:tc>
        <w:tc>
          <w:tcPr>
            <w:tcW w:w="1250" w:type="pct"/>
            <w:vAlign w:val="center"/>
          </w:tcPr>
          <w:p w:rsidR="00E34AE6" w:rsidRPr="00A00526" w:rsidRDefault="00E34AE6" w:rsidP="005F541D">
            <w:pPr>
              <w:rPr>
                <w:rFonts w:cstheme="minorHAnsi"/>
              </w:rPr>
            </w:pPr>
            <w:r w:rsidRPr="00A00526">
              <w:rPr>
                <w:rFonts w:cstheme="minorHAnsi"/>
              </w:rPr>
              <w:t>S. Pletzer</w:t>
            </w:r>
          </w:p>
        </w:tc>
      </w:tr>
      <w:tr w:rsidR="00E34AE6" w:rsidRPr="00A00526" w:rsidDel="00B437F9" w:rsidTr="005F541D">
        <w:trPr>
          <w:trHeight w:val="629"/>
          <w:del w:id="2" w:author="Scott Pletzer" w:date="2012-08-03T07:41:00Z"/>
        </w:trPr>
        <w:tc>
          <w:tcPr>
            <w:tcW w:w="573" w:type="pct"/>
            <w:vAlign w:val="center"/>
          </w:tcPr>
          <w:p w:rsidR="00E34AE6" w:rsidRPr="00A00526" w:rsidDel="00B437F9" w:rsidRDefault="00E34AE6" w:rsidP="005F541D">
            <w:pPr>
              <w:rPr>
                <w:del w:id="3" w:author="Scott Pletzer" w:date="2012-08-03T07:41:00Z"/>
                <w:rFonts w:cstheme="minorHAnsi"/>
                <w:sz w:val="24"/>
                <w:szCs w:val="24"/>
              </w:rPr>
            </w:pPr>
          </w:p>
        </w:tc>
        <w:tc>
          <w:tcPr>
            <w:tcW w:w="846" w:type="pct"/>
            <w:vAlign w:val="center"/>
          </w:tcPr>
          <w:p w:rsidR="00E34AE6" w:rsidRPr="00A00526" w:rsidDel="00B437F9" w:rsidRDefault="00E34AE6" w:rsidP="005F541D">
            <w:pPr>
              <w:rPr>
                <w:del w:id="4" w:author="Scott Pletzer" w:date="2012-08-03T07:41:00Z"/>
                <w:rFonts w:cstheme="minorHAnsi"/>
                <w:sz w:val="24"/>
                <w:szCs w:val="24"/>
              </w:rPr>
            </w:pPr>
          </w:p>
        </w:tc>
        <w:tc>
          <w:tcPr>
            <w:tcW w:w="2331" w:type="pct"/>
            <w:vAlign w:val="center"/>
          </w:tcPr>
          <w:p w:rsidR="00E34AE6" w:rsidRPr="00A00526" w:rsidDel="00B437F9" w:rsidRDefault="00E34AE6" w:rsidP="005F541D">
            <w:pPr>
              <w:rPr>
                <w:del w:id="5" w:author="Scott Pletzer" w:date="2012-08-03T07:41:00Z"/>
                <w:rFonts w:cstheme="minorHAnsi"/>
                <w:sz w:val="24"/>
                <w:szCs w:val="24"/>
              </w:rPr>
            </w:pPr>
          </w:p>
        </w:tc>
        <w:tc>
          <w:tcPr>
            <w:tcW w:w="1250" w:type="pct"/>
            <w:vAlign w:val="center"/>
          </w:tcPr>
          <w:p w:rsidR="00E34AE6" w:rsidRPr="00A00526" w:rsidDel="00B437F9" w:rsidRDefault="00E34AE6" w:rsidP="005F541D">
            <w:pPr>
              <w:rPr>
                <w:del w:id="6" w:author="Scott Pletzer" w:date="2012-08-03T07:41:00Z"/>
                <w:rFonts w:cstheme="minorHAnsi"/>
                <w:sz w:val="24"/>
                <w:szCs w:val="24"/>
              </w:rPr>
            </w:pPr>
          </w:p>
        </w:tc>
      </w:tr>
    </w:tbl>
    <w:p w:rsidR="00E34AE6" w:rsidRPr="00A00526" w:rsidRDefault="00E34AE6" w:rsidP="00E34AE6">
      <w:pPr>
        <w:rPr>
          <w:rFonts w:cstheme="minorHAnsi"/>
          <w:b/>
        </w:rPr>
      </w:pPr>
    </w:p>
    <w:p w:rsidR="00E34AE6" w:rsidRPr="00A00526" w:rsidRDefault="00E34AE6" w:rsidP="00E34AE6">
      <w:pPr>
        <w:rPr>
          <w:rFonts w:cstheme="minorHAnsi"/>
          <w:b/>
        </w:rPr>
      </w:pPr>
      <w:r w:rsidRPr="00A00526">
        <w:rPr>
          <w:rFonts w:cstheme="minorHAnsi"/>
          <w:b/>
        </w:rPr>
        <w:br w:type="page"/>
      </w:r>
    </w:p>
    <w:p w:rsidR="00E34AE6" w:rsidRPr="00A00526" w:rsidRDefault="00E34AE6" w:rsidP="00E34AE6">
      <w:pPr>
        <w:pStyle w:val="ListParagraph"/>
        <w:numPr>
          <w:ilvl w:val="0"/>
          <w:numId w:val="4"/>
        </w:numPr>
        <w:rPr>
          <w:rFonts w:cstheme="minorHAnsi"/>
          <w:b/>
        </w:rPr>
      </w:pPr>
      <w:r w:rsidRPr="00A00526">
        <w:rPr>
          <w:rFonts w:cstheme="minorHAnsi"/>
          <w:b/>
        </w:rPr>
        <w:lastRenderedPageBreak/>
        <w:t>Purpose</w:t>
      </w:r>
    </w:p>
    <w:p w:rsidR="00E34AE6" w:rsidRPr="00A00526" w:rsidRDefault="00E34AE6" w:rsidP="00E34AE6">
      <w:pPr>
        <w:pStyle w:val="ListParagraph"/>
        <w:rPr>
          <w:rFonts w:cstheme="minorHAnsi"/>
        </w:rPr>
      </w:pPr>
    </w:p>
    <w:p w:rsidR="00E34AE6" w:rsidRPr="00A00526" w:rsidRDefault="00E34AE6" w:rsidP="00E34AE6">
      <w:pPr>
        <w:pStyle w:val="ListParagraph"/>
        <w:rPr>
          <w:rFonts w:cstheme="minorHAnsi"/>
        </w:rPr>
      </w:pPr>
      <w:r w:rsidRPr="00A00526">
        <w:rPr>
          <w:rFonts w:cstheme="minorHAnsi"/>
        </w:rPr>
        <w:t xml:space="preserve">This document is intended to provide a protocol for use in verifying and validating </w:t>
      </w:r>
      <w:ins w:id="7" w:author="Scott Pletzer" w:date="2012-08-03T07:42:00Z">
        <w:r w:rsidR="004A186C" w:rsidRPr="00A00526">
          <w:rPr>
            <w:rFonts w:cstheme="minorHAnsi"/>
          </w:rPr>
          <w:t xml:space="preserve">EPIC ClearView Synchronizer </w:t>
        </w:r>
      </w:ins>
      <w:del w:id="8" w:author="Scott Pletzer" w:date="2012-08-03T07:42:00Z">
        <w:r w:rsidRPr="00A00526" w:rsidDel="004A186C">
          <w:rPr>
            <w:rFonts w:cstheme="minorHAnsi"/>
          </w:rPr>
          <w:delText>the Shell v</w:delText>
        </w:r>
      </w:del>
      <w:ins w:id="9" w:author="Scott Pletzer" w:date="2012-08-03T07:42:00Z">
        <w:r w:rsidR="004A186C" w:rsidRPr="00A00526">
          <w:rPr>
            <w:rFonts w:cstheme="minorHAnsi"/>
          </w:rPr>
          <w:t>V</w:t>
        </w:r>
      </w:ins>
      <w:r w:rsidRPr="00A00526">
        <w:rPr>
          <w:rFonts w:cstheme="minorHAnsi"/>
        </w:rPr>
        <w:t>ersion 1.</w:t>
      </w:r>
      <w:ins w:id="10" w:author="Scott Pletzer" w:date="2012-08-03T07:42:00Z">
        <w:r w:rsidR="004A186C" w:rsidRPr="00A00526">
          <w:rPr>
            <w:rFonts w:cstheme="minorHAnsi"/>
          </w:rPr>
          <w:t>0</w:t>
        </w:r>
      </w:ins>
      <w:ins w:id="11" w:author="Scott Pletzer" w:date="2012-08-03T13:47:00Z">
        <w:r w:rsidR="00A00526" w:rsidRPr="00A00526">
          <w:rPr>
            <w:rFonts w:cstheme="minorHAnsi"/>
          </w:rPr>
          <w:t xml:space="preserve"> (Synchronizer)</w:t>
        </w:r>
      </w:ins>
      <w:del w:id="12" w:author="Scott Pletzer" w:date="2012-08-03T07:42:00Z">
        <w:r w:rsidRPr="00A00526" w:rsidDel="004A186C">
          <w:rPr>
            <w:rFonts w:cstheme="minorHAnsi"/>
          </w:rPr>
          <w:delText>1</w:delText>
        </w:r>
      </w:del>
      <w:r w:rsidRPr="00A00526">
        <w:rPr>
          <w:rFonts w:cstheme="minorHAnsi"/>
        </w:rPr>
        <w:t xml:space="preserve">.  This protocol is intended to provide a method for conducting the testing as well as to be used as a formal record of the validation activities.  </w:t>
      </w:r>
    </w:p>
    <w:p w:rsidR="00E34AE6" w:rsidRPr="00A00526" w:rsidRDefault="00E34AE6" w:rsidP="00E34AE6">
      <w:pPr>
        <w:pStyle w:val="ListParagraph"/>
        <w:rPr>
          <w:rFonts w:cstheme="minorHAnsi"/>
          <w:b/>
        </w:rPr>
      </w:pPr>
    </w:p>
    <w:p w:rsidR="00E34AE6" w:rsidRPr="00A00526" w:rsidRDefault="00E34AE6" w:rsidP="00E34AE6">
      <w:pPr>
        <w:pStyle w:val="ListParagraph"/>
        <w:numPr>
          <w:ilvl w:val="0"/>
          <w:numId w:val="4"/>
        </w:numPr>
        <w:rPr>
          <w:rFonts w:cstheme="minorHAnsi"/>
          <w:b/>
        </w:rPr>
      </w:pPr>
      <w:r w:rsidRPr="00A00526">
        <w:rPr>
          <w:rFonts w:cstheme="minorHAnsi"/>
          <w:b/>
        </w:rPr>
        <w:t>Scope</w:t>
      </w:r>
    </w:p>
    <w:p w:rsidR="00E34AE6" w:rsidRPr="00A00526" w:rsidRDefault="00E34AE6" w:rsidP="00E34AE6">
      <w:pPr>
        <w:pStyle w:val="ListParagraph"/>
        <w:rPr>
          <w:rFonts w:cstheme="minorHAnsi"/>
        </w:rPr>
      </w:pPr>
    </w:p>
    <w:p w:rsidR="00E34AE6" w:rsidRPr="00A00526" w:rsidRDefault="00E34AE6" w:rsidP="00E34AE6">
      <w:pPr>
        <w:pStyle w:val="ListParagraph"/>
        <w:rPr>
          <w:rFonts w:cstheme="minorHAnsi"/>
        </w:rPr>
      </w:pPr>
      <w:r w:rsidRPr="00A00526">
        <w:rPr>
          <w:rFonts w:cstheme="minorHAnsi"/>
        </w:rPr>
        <w:t xml:space="preserve">This protocol is intended to be used to test </w:t>
      </w:r>
      <w:ins w:id="13" w:author="Scott Pletzer" w:date="2012-08-03T13:47:00Z">
        <w:r w:rsidR="00A00526" w:rsidRPr="00A00526">
          <w:rPr>
            <w:rFonts w:cstheme="minorHAnsi"/>
          </w:rPr>
          <w:t>Synchronizer</w:t>
        </w:r>
      </w:ins>
      <w:del w:id="14" w:author="Scott Pletzer" w:date="2012-08-03T07:42:00Z">
        <w:r w:rsidRPr="00A00526" w:rsidDel="004A186C">
          <w:rPr>
            <w:rFonts w:cstheme="minorHAnsi"/>
          </w:rPr>
          <w:delText>the Shell version 1.0</w:delText>
        </w:r>
      </w:del>
      <w:ins w:id="15" w:author="Scott Pletzer" w:date="2012-08-06T16:51:00Z">
        <w:r w:rsidR="00001898">
          <w:rPr>
            <w:rFonts w:cstheme="minorHAnsi"/>
          </w:rPr>
          <w:t xml:space="preserve"> to confirm the requirements of SR-005</w:t>
        </w:r>
      </w:ins>
      <w:ins w:id="16" w:author="Scott Pletzer" w:date="2012-08-06T16:52:00Z">
        <w:r w:rsidR="00001898">
          <w:rPr>
            <w:rFonts w:cstheme="minorHAnsi"/>
          </w:rPr>
          <w:t xml:space="preserve">, </w:t>
        </w:r>
        <w:r w:rsidR="00001898" w:rsidRPr="00001898">
          <w:rPr>
            <w:rFonts w:cstheme="minorHAnsi"/>
          </w:rPr>
          <w:t>EPIC ClearView Synchronizer Requirements</w:t>
        </w:r>
        <w:r w:rsidR="00001898">
          <w:rPr>
            <w:rFonts w:cstheme="minorHAnsi"/>
          </w:rPr>
          <w:t xml:space="preserve">.  Where appropriate in Section 6.0 below, references to </w:t>
        </w:r>
      </w:ins>
      <w:ins w:id="17" w:author="Scott Pletzer" w:date="2012-08-06T16:53:00Z">
        <w:r w:rsidR="00001898">
          <w:rPr>
            <w:rFonts w:cstheme="minorHAnsi"/>
          </w:rPr>
          <w:t xml:space="preserve">the </w:t>
        </w:r>
      </w:ins>
      <w:ins w:id="18" w:author="Scott Pletzer" w:date="2012-08-06T16:52:00Z">
        <w:r w:rsidR="00001898">
          <w:rPr>
            <w:rFonts w:cstheme="minorHAnsi"/>
          </w:rPr>
          <w:t>corresponding requirement</w:t>
        </w:r>
      </w:ins>
      <w:ins w:id="19" w:author="Scott Pletzer" w:date="2012-08-06T16:53:00Z">
        <w:r w:rsidR="00001898">
          <w:rPr>
            <w:rFonts w:cstheme="minorHAnsi"/>
          </w:rPr>
          <w:t>(</w:t>
        </w:r>
      </w:ins>
      <w:ins w:id="20" w:author="Scott Pletzer" w:date="2012-08-06T16:52:00Z">
        <w:r w:rsidR="00001898">
          <w:rPr>
            <w:rFonts w:cstheme="minorHAnsi"/>
          </w:rPr>
          <w:t>s</w:t>
        </w:r>
      </w:ins>
      <w:ins w:id="21" w:author="Scott Pletzer" w:date="2012-08-06T16:53:00Z">
        <w:r w:rsidR="00001898">
          <w:rPr>
            <w:rFonts w:cstheme="minorHAnsi"/>
          </w:rPr>
          <w:t>)</w:t>
        </w:r>
      </w:ins>
      <w:ins w:id="22" w:author="Scott Pletzer" w:date="2012-08-06T16:52:00Z">
        <w:r w:rsidR="00001898">
          <w:rPr>
            <w:rFonts w:cstheme="minorHAnsi"/>
          </w:rPr>
          <w:t xml:space="preserve"> from SR-005 are included.</w:t>
        </w:r>
      </w:ins>
      <w:del w:id="23" w:author="Scott Pletzer" w:date="2012-08-06T16:51:00Z">
        <w:r w:rsidRPr="00A00526" w:rsidDel="00001898">
          <w:rPr>
            <w:rFonts w:cstheme="minorHAnsi"/>
          </w:rPr>
          <w:delText>.</w:delText>
        </w:r>
      </w:del>
    </w:p>
    <w:p w:rsidR="00E34AE6" w:rsidRPr="00A00526" w:rsidRDefault="00E34AE6" w:rsidP="00E34AE6">
      <w:pPr>
        <w:pStyle w:val="ListParagraph"/>
        <w:rPr>
          <w:rFonts w:cstheme="minorHAnsi"/>
        </w:rPr>
      </w:pPr>
    </w:p>
    <w:p w:rsidR="00E34AE6" w:rsidRPr="00A00526" w:rsidRDefault="00E34AE6" w:rsidP="00E34AE6">
      <w:pPr>
        <w:pStyle w:val="ListParagraph"/>
        <w:numPr>
          <w:ilvl w:val="0"/>
          <w:numId w:val="4"/>
        </w:numPr>
        <w:rPr>
          <w:rFonts w:cstheme="minorHAnsi"/>
          <w:b/>
        </w:rPr>
      </w:pPr>
      <w:r w:rsidRPr="00A00526">
        <w:rPr>
          <w:rFonts w:cstheme="minorHAnsi"/>
          <w:b/>
        </w:rPr>
        <w:t>Definitions</w:t>
      </w:r>
    </w:p>
    <w:p w:rsidR="00E34AE6" w:rsidRPr="00A00526" w:rsidRDefault="00E34AE6" w:rsidP="00E34AE6">
      <w:pPr>
        <w:pStyle w:val="ListParagraph"/>
        <w:outlineLvl w:val="0"/>
        <w:rPr>
          <w:rFonts w:cstheme="minorHAnsi"/>
        </w:rPr>
      </w:pPr>
    </w:p>
    <w:p w:rsidR="00E34AE6" w:rsidRPr="00A00526" w:rsidRDefault="00E34AE6" w:rsidP="00E34AE6">
      <w:pPr>
        <w:pStyle w:val="ListParagraph"/>
        <w:outlineLvl w:val="0"/>
        <w:rPr>
          <w:rFonts w:cstheme="minorHAnsi"/>
        </w:rPr>
      </w:pPr>
      <w:r w:rsidRPr="00A00526">
        <w:rPr>
          <w:rFonts w:cstheme="minorHAnsi"/>
        </w:rPr>
        <w:t>N/A</w:t>
      </w:r>
    </w:p>
    <w:p w:rsidR="00E34AE6" w:rsidRPr="00A00526" w:rsidRDefault="00E34AE6" w:rsidP="00E34AE6">
      <w:pPr>
        <w:pStyle w:val="ListParagraph"/>
        <w:rPr>
          <w:rFonts w:cstheme="minorHAnsi"/>
        </w:rPr>
      </w:pPr>
    </w:p>
    <w:p w:rsidR="00E34AE6" w:rsidRPr="00A00526" w:rsidRDefault="00E34AE6" w:rsidP="00E34AE6">
      <w:pPr>
        <w:pStyle w:val="ListParagraph"/>
        <w:numPr>
          <w:ilvl w:val="0"/>
          <w:numId w:val="4"/>
        </w:numPr>
        <w:rPr>
          <w:rFonts w:cstheme="minorHAnsi"/>
          <w:b/>
        </w:rPr>
      </w:pPr>
      <w:r w:rsidRPr="00A00526">
        <w:rPr>
          <w:rFonts w:cstheme="minorHAnsi"/>
          <w:b/>
        </w:rPr>
        <w:t>Responsibilities</w:t>
      </w:r>
    </w:p>
    <w:p w:rsidR="00E34AE6" w:rsidRPr="00A00526" w:rsidRDefault="00E34AE6" w:rsidP="00E34AE6">
      <w:pPr>
        <w:pStyle w:val="ListParagraph"/>
        <w:rPr>
          <w:rFonts w:cstheme="minorHAnsi"/>
          <w:b/>
        </w:rPr>
      </w:pPr>
    </w:p>
    <w:tbl>
      <w:tblPr>
        <w:tblStyle w:val="TableGrid"/>
        <w:tblW w:w="0" w:type="auto"/>
        <w:tblInd w:w="720" w:type="dxa"/>
        <w:tblLook w:val="04A0" w:firstRow="1" w:lastRow="0" w:firstColumn="1" w:lastColumn="0" w:noHBand="0" w:noVBand="1"/>
      </w:tblPr>
      <w:tblGrid>
        <w:gridCol w:w="2448"/>
        <w:gridCol w:w="6408"/>
      </w:tblGrid>
      <w:tr w:rsidR="00E34AE6" w:rsidRPr="00A00526" w:rsidTr="005F541D">
        <w:tc>
          <w:tcPr>
            <w:tcW w:w="2448" w:type="dxa"/>
          </w:tcPr>
          <w:p w:rsidR="00E34AE6" w:rsidRPr="00A00526" w:rsidRDefault="00E34AE6" w:rsidP="005F541D">
            <w:pPr>
              <w:pStyle w:val="ListParagraph"/>
              <w:ind w:left="0"/>
              <w:rPr>
                <w:rFonts w:cstheme="minorHAnsi"/>
                <w:b/>
              </w:rPr>
            </w:pPr>
            <w:r w:rsidRPr="00A00526">
              <w:rPr>
                <w:rFonts w:cstheme="minorHAnsi"/>
                <w:b/>
              </w:rPr>
              <w:t>User</w:t>
            </w:r>
          </w:p>
        </w:tc>
        <w:tc>
          <w:tcPr>
            <w:tcW w:w="6408" w:type="dxa"/>
          </w:tcPr>
          <w:p w:rsidR="00E34AE6" w:rsidRPr="00A00526" w:rsidRDefault="00E34AE6" w:rsidP="00E34AE6">
            <w:pPr>
              <w:pStyle w:val="ListParagraph"/>
              <w:numPr>
                <w:ilvl w:val="0"/>
                <w:numId w:val="1"/>
              </w:numPr>
              <w:rPr>
                <w:rFonts w:cstheme="minorHAnsi"/>
              </w:rPr>
            </w:pPr>
            <w:r w:rsidRPr="00A00526">
              <w:rPr>
                <w:rFonts w:cstheme="minorHAnsi"/>
              </w:rPr>
              <w:t xml:space="preserve">Complies with the policy and procedure. </w:t>
            </w:r>
          </w:p>
          <w:p w:rsidR="00E34AE6" w:rsidRPr="00A00526" w:rsidRDefault="00E34AE6" w:rsidP="00E34AE6">
            <w:pPr>
              <w:pStyle w:val="ListParagraph"/>
              <w:numPr>
                <w:ilvl w:val="0"/>
                <w:numId w:val="1"/>
              </w:numPr>
              <w:rPr>
                <w:rFonts w:cstheme="minorHAnsi"/>
              </w:rPr>
            </w:pPr>
            <w:r w:rsidRPr="00A00526">
              <w:rPr>
                <w:rFonts w:cstheme="minorHAnsi"/>
              </w:rPr>
              <w:t>Ensures the most current version of this document is used when referenced.</w:t>
            </w:r>
          </w:p>
        </w:tc>
      </w:tr>
      <w:tr w:rsidR="00E34AE6" w:rsidRPr="00A00526" w:rsidTr="005F541D">
        <w:tc>
          <w:tcPr>
            <w:tcW w:w="2448" w:type="dxa"/>
          </w:tcPr>
          <w:p w:rsidR="00E34AE6" w:rsidRPr="00A00526" w:rsidRDefault="00E34AE6" w:rsidP="005F541D">
            <w:pPr>
              <w:pStyle w:val="ListParagraph"/>
              <w:ind w:left="0"/>
              <w:rPr>
                <w:rFonts w:cstheme="minorHAnsi"/>
                <w:b/>
              </w:rPr>
            </w:pPr>
            <w:r w:rsidRPr="00A00526">
              <w:rPr>
                <w:rFonts w:cstheme="minorHAnsi"/>
                <w:b/>
              </w:rPr>
              <w:t>Departmental Management</w:t>
            </w:r>
          </w:p>
        </w:tc>
        <w:tc>
          <w:tcPr>
            <w:tcW w:w="6408" w:type="dxa"/>
          </w:tcPr>
          <w:p w:rsidR="00E34AE6" w:rsidRPr="00A00526" w:rsidRDefault="00E34AE6" w:rsidP="00E34AE6">
            <w:pPr>
              <w:pStyle w:val="ListParagraph"/>
              <w:numPr>
                <w:ilvl w:val="0"/>
                <w:numId w:val="2"/>
              </w:numPr>
              <w:rPr>
                <w:rFonts w:cstheme="minorHAnsi"/>
              </w:rPr>
            </w:pPr>
            <w:r w:rsidRPr="00A00526">
              <w:rPr>
                <w:rFonts w:cstheme="minorHAnsi"/>
              </w:rPr>
              <w:t>Ensures departmental personnel are properly trained before using this policy or procedure.</w:t>
            </w:r>
          </w:p>
          <w:p w:rsidR="00E34AE6" w:rsidRPr="00A00526" w:rsidRDefault="00E34AE6" w:rsidP="00E34AE6">
            <w:pPr>
              <w:pStyle w:val="ListParagraph"/>
              <w:numPr>
                <w:ilvl w:val="0"/>
                <w:numId w:val="2"/>
              </w:numPr>
              <w:rPr>
                <w:rFonts w:cstheme="minorHAnsi"/>
              </w:rPr>
            </w:pPr>
            <w:r w:rsidRPr="00A00526">
              <w:rPr>
                <w:rFonts w:cstheme="minorHAnsi"/>
              </w:rPr>
              <w:t>Provides oversight to the validation process and ensures that all quality system requirements are met.</w:t>
            </w:r>
          </w:p>
        </w:tc>
      </w:tr>
      <w:tr w:rsidR="00E34AE6" w:rsidRPr="00A00526" w:rsidTr="005F541D">
        <w:tc>
          <w:tcPr>
            <w:tcW w:w="2448" w:type="dxa"/>
          </w:tcPr>
          <w:p w:rsidR="00E34AE6" w:rsidRPr="00A00526" w:rsidRDefault="00E34AE6" w:rsidP="005F541D">
            <w:pPr>
              <w:pStyle w:val="ListParagraph"/>
              <w:ind w:left="0"/>
              <w:rPr>
                <w:rFonts w:cstheme="minorHAnsi"/>
                <w:b/>
              </w:rPr>
            </w:pPr>
            <w:r w:rsidRPr="00A00526">
              <w:rPr>
                <w:rFonts w:cstheme="minorHAnsi"/>
                <w:b/>
              </w:rPr>
              <w:t xml:space="preserve"> Quality Assurance</w:t>
            </w:r>
          </w:p>
        </w:tc>
        <w:tc>
          <w:tcPr>
            <w:tcW w:w="6408" w:type="dxa"/>
          </w:tcPr>
          <w:p w:rsidR="00E34AE6" w:rsidRPr="00A00526" w:rsidRDefault="00E34AE6" w:rsidP="00E34AE6">
            <w:pPr>
              <w:pStyle w:val="ListParagraph"/>
              <w:numPr>
                <w:ilvl w:val="0"/>
                <w:numId w:val="3"/>
              </w:numPr>
              <w:rPr>
                <w:rFonts w:cstheme="minorHAnsi"/>
              </w:rPr>
            </w:pPr>
            <w:r w:rsidRPr="00A00526">
              <w:rPr>
                <w:rFonts w:cstheme="minorHAnsi"/>
              </w:rPr>
              <w:t>Monitors the implementation and effectiveness of this document.</w:t>
            </w:r>
          </w:p>
          <w:p w:rsidR="00E34AE6" w:rsidRPr="00A00526" w:rsidRDefault="00E34AE6" w:rsidP="00E34AE6">
            <w:pPr>
              <w:pStyle w:val="ListParagraph"/>
              <w:numPr>
                <w:ilvl w:val="0"/>
                <w:numId w:val="3"/>
              </w:numPr>
              <w:rPr>
                <w:rFonts w:cstheme="minorHAnsi"/>
              </w:rPr>
            </w:pPr>
            <w:r w:rsidRPr="00A00526">
              <w:rPr>
                <w:rFonts w:cstheme="minorHAnsi"/>
              </w:rPr>
              <w:t>Audits to ensure compliance with the referenced procedures</w:t>
            </w:r>
          </w:p>
        </w:tc>
      </w:tr>
    </w:tbl>
    <w:p w:rsidR="00E34AE6" w:rsidRPr="00A00526" w:rsidRDefault="00E34AE6" w:rsidP="00E34AE6">
      <w:pPr>
        <w:pStyle w:val="ListParagraph"/>
        <w:rPr>
          <w:rFonts w:cstheme="minorHAnsi"/>
        </w:rPr>
      </w:pPr>
    </w:p>
    <w:p w:rsidR="00E34AE6" w:rsidRPr="00A00526" w:rsidRDefault="00E34AE6" w:rsidP="00E34AE6">
      <w:pPr>
        <w:pStyle w:val="ListParagraph"/>
        <w:numPr>
          <w:ilvl w:val="0"/>
          <w:numId w:val="4"/>
        </w:numPr>
        <w:rPr>
          <w:rFonts w:cstheme="minorHAnsi"/>
          <w:b/>
        </w:rPr>
      </w:pPr>
      <w:r w:rsidRPr="00A00526">
        <w:rPr>
          <w:rFonts w:cstheme="minorHAnsi"/>
          <w:b/>
        </w:rPr>
        <w:t>Policy</w:t>
      </w:r>
    </w:p>
    <w:p w:rsidR="00E34AE6" w:rsidRPr="00A00526" w:rsidRDefault="00E34AE6" w:rsidP="00E34AE6">
      <w:pPr>
        <w:pStyle w:val="ListParagraph"/>
        <w:rPr>
          <w:rFonts w:cstheme="minorHAnsi"/>
          <w:b/>
        </w:rPr>
      </w:pPr>
    </w:p>
    <w:p w:rsidR="00E34AE6" w:rsidRPr="00A00526" w:rsidRDefault="00E34AE6" w:rsidP="00E34AE6">
      <w:pPr>
        <w:pStyle w:val="ListParagraph"/>
        <w:numPr>
          <w:ilvl w:val="1"/>
          <w:numId w:val="4"/>
        </w:numPr>
        <w:rPr>
          <w:rFonts w:cstheme="minorHAnsi"/>
        </w:rPr>
      </w:pPr>
      <w:r w:rsidRPr="00A00526">
        <w:rPr>
          <w:rFonts w:cstheme="minorHAnsi"/>
        </w:rPr>
        <w:t xml:space="preserve">This protocol is intended to be updated for any changes made to </w:t>
      </w:r>
      <w:del w:id="24" w:author="Scott Pletzer" w:date="2012-08-03T13:47:00Z">
        <w:r w:rsidRPr="00A00526" w:rsidDel="00A00526">
          <w:rPr>
            <w:rFonts w:cstheme="minorHAnsi"/>
          </w:rPr>
          <w:delText>the Shell</w:delText>
        </w:r>
      </w:del>
      <w:ins w:id="25" w:author="Scott Pletzer" w:date="2012-08-03T13:47:00Z">
        <w:r w:rsidR="00A00526" w:rsidRPr="00A00526">
          <w:rPr>
            <w:rFonts w:cstheme="minorHAnsi"/>
          </w:rPr>
          <w:t>Synchronizer</w:t>
        </w:r>
      </w:ins>
      <w:r w:rsidRPr="00A00526">
        <w:rPr>
          <w:rFonts w:cstheme="minorHAnsi"/>
        </w:rPr>
        <w:t xml:space="preserve"> such that the instructions provide a comprehensive test to demonstrate whether </w:t>
      </w:r>
      <w:del w:id="26" w:author="Scott Pletzer" w:date="2012-08-03T13:47:00Z">
        <w:r w:rsidRPr="00A00526" w:rsidDel="00A00526">
          <w:rPr>
            <w:rFonts w:cstheme="minorHAnsi"/>
          </w:rPr>
          <w:delText>the Shell</w:delText>
        </w:r>
      </w:del>
      <w:ins w:id="27" w:author="Scott Pletzer" w:date="2012-08-03T13:47:00Z">
        <w:r w:rsidR="00A00526" w:rsidRPr="00A00526">
          <w:rPr>
            <w:rFonts w:cstheme="minorHAnsi"/>
          </w:rPr>
          <w:t>it</w:t>
        </w:r>
      </w:ins>
      <w:r w:rsidRPr="00A00526">
        <w:rPr>
          <w:rFonts w:cstheme="minorHAnsi"/>
        </w:rPr>
        <w:t xml:space="preserve"> meets the intended use.</w:t>
      </w:r>
    </w:p>
    <w:p w:rsidR="00E34AE6" w:rsidRPr="00A00526" w:rsidRDefault="00E34AE6" w:rsidP="00E34AE6">
      <w:pPr>
        <w:pStyle w:val="ListParagraph"/>
        <w:numPr>
          <w:ilvl w:val="1"/>
          <w:numId w:val="4"/>
        </w:numPr>
        <w:rPr>
          <w:rFonts w:cstheme="minorHAnsi"/>
        </w:rPr>
      </w:pPr>
      <w:r w:rsidRPr="00A00526">
        <w:rPr>
          <w:rFonts w:cstheme="minorHAnsi"/>
        </w:rPr>
        <w:t xml:space="preserve">Follow the instructions provided within this protocol as written.   Any deviations from the written protocol will be recorded on Attachment A, Deviations from Protocol. </w:t>
      </w:r>
    </w:p>
    <w:p w:rsidR="00E34AE6" w:rsidRPr="00A00526" w:rsidRDefault="00E34AE6" w:rsidP="00E34AE6">
      <w:pPr>
        <w:pStyle w:val="ListParagraph"/>
        <w:ind w:left="1440"/>
        <w:rPr>
          <w:rFonts w:cstheme="minorHAnsi"/>
        </w:rPr>
      </w:pPr>
      <w:r w:rsidRPr="00A00526">
        <w:rPr>
          <w:rFonts w:cstheme="minorHAnsi"/>
        </w:rPr>
        <w:t xml:space="preserve"> </w:t>
      </w:r>
    </w:p>
    <w:p w:rsidR="00E34AE6" w:rsidRPr="00A00526" w:rsidRDefault="00E34AE6" w:rsidP="00E34AE6">
      <w:pPr>
        <w:pStyle w:val="ListParagraph"/>
        <w:numPr>
          <w:ilvl w:val="2"/>
          <w:numId w:val="4"/>
        </w:numPr>
        <w:ind w:left="1800"/>
        <w:rPr>
          <w:rFonts w:cstheme="minorHAnsi"/>
        </w:rPr>
      </w:pPr>
      <w:r w:rsidRPr="00A00526">
        <w:rPr>
          <w:rFonts w:cstheme="minorHAnsi"/>
        </w:rPr>
        <w:t xml:space="preserve">An individual will be assigned responsibility from the Validation Team to oversee the execution of the protocol.  This validation designee will review each deviation as documented prior to moving forward in the validation process.  </w:t>
      </w:r>
    </w:p>
    <w:p w:rsidR="00E34AE6" w:rsidRPr="00A00526" w:rsidRDefault="00E34AE6" w:rsidP="00E34AE6">
      <w:pPr>
        <w:pStyle w:val="ListParagraph"/>
        <w:numPr>
          <w:ilvl w:val="2"/>
          <w:numId w:val="4"/>
        </w:numPr>
        <w:ind w:left="1800"/>
        <w:rPr>
          <w:rFonts w:cstheme="minorHAnsi"/>
        </w:rPr>
      </w:pPr>
      <w:r w:rsidRPr="00A00526">
        <w:rPr>
          <w:rFonts w:cstheme="minorHAnsi"/>
        </w:rPr>
        <w:lastRenderedPageBreak/>
        <w:t xml:space="preserve">The validation designee will be required to determine whether the deviation requires formal documentation through EPIC’s Deviation procedure or if the deviation is minor enough to warrant documentation only.  </w:t>
      </w:r>
    </w:p>
    <w:p w:rsidR="00E34AE6" w:rsidRPr="00A00526" w:rsidRDefault="00E34AE6" w:rsidP="00E34AE6">
      <w:pPr>
        <w:pStyle w:val="ListParagraph"/>
        <w:numPr>
          <w:ilvl w:val="2"/>
          <w:numId w:val="4"/>
        </w:numPr>
        <w:ind w:left="1800"/>
        <w:rPr>
          <w:rFonts w:cstheme="minorHAnsi"/>
        </w:rPr>
      </w:pPr>
      <w:r w:rsidRPr="00A00526">
        <w:rPr>
          <w:rFonts w:cstheme="minorHAnsi"/>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E34AE6" w:rsidRPr="00A00526" w:rsidRDefault="00E34AE6" w:rsidP="00E34AE6">
      <w:pPr>
        <w:pStyle w:val="ListParagraph"/>
        <w:numPr>
          <w:ilvl w:val="2"/>
          <w:numId w:val="4"/>
        </w:numPr>
        <w:ind w:left="1800"/>
        <w:rPr>
          <w:rFonts w:cstheme="minorHAnsi"/>
        </w:rPr>
      </w:pPr>
      <w:r w:rsidRPr="00A00526">
        <w:rPr>
          <w:rFonts w:cstheme="minorHAnsi"/>
        </w:rPr>
        <w:t>The individual performing the validation protocol will complete each column of Attachment A for all deviations from the written protocol prior to moving forward.  The validation designee will review each deviation prior to moving forward in the validation process.  This review is indicated by documenting a signature and date in the Review column of the Deviations from Protocol worksheet located in Attachment A.</w:t>
      </w:r>
    </w:p>
    <w:p w:rsidR="00E34AE6" w:rsidRPr="00A00526" w:rsidRDefault="00E34AE6" w:rsidP="00E34AE6">
      <w:pPr>
        <w:pStyle w:val="ListParagraph"/>
        <w:numPr>
          <w:ilvl w:val="2"/>
          <w:numId w:val="4"/>
        </w:numPr>
        <w:ind w:left="1800"/>
        <w:rPr>
          <w:rFonts w:cstheme="minorHAnsi"/>
        </w:rPr>
      </w:pPr>
      <w:r w:rsidRPr="00A00526">
        <w:rPr>
          <w:rFonts w:cstheme="minorHAnsi"/>
        </w:rPr>
        <w:t xml:space="preserve">The validation designee should be aware during the execution of this validation protocol that the intention is to validate all functionality of </w:t>
      </w:r>
      <w:del w:id="28" w:author="Scott Pletzer" w:date="2012-08-03T13:48:00Z">
        <w:r w:rsidRPr="00A00526" w:rsidDel="00A00526">
          <w:rPr>
            <w:rFonts w:cstheme="minorHAnsi"/>
          </w:rPr>
          <w:delText>the ClearView Shell</w:delText>
        </w:r>
      </w:del>
      <w:ins w:id="29" w:author="Scott Pletzer" w:date="2012-08-03T13:48:00Z">
        <w:r w:rsidR="00A00526" w:rsidRPr="00A00526">
          <w:rPr>
            <w:rFonts w:cstheme="minorHAnsi"/>
          </w:rPr>
          <w:t>Synchronizer</w:t>
        </w:r>
      </w:ins>
      <w:r w:rsidRPr="00A00526">
        <w:rPr>
          <w:rFonts w:cstheme="minorHAnsi"/>
        </w:rPr>
        <w:t>.</w:t>
      </w:r>
      <w:ins w:id="30" w:author="Scott Pletzer" w:date="2012-08-03T13:48:00Z">
        <w:r w:rsidR="00A00526" w:rsidRPr="00A00526">
          <w:rPr>
            <w:rFonts w:cstheme="minorHAnsi"/>
          </w:rPr>
          <w:t xml:space="preserve"> </w:t>
        </w:r>
      </w:ins>
      <w:r w:rsidRPr="00A00526">
        <w:rPr>
          <w:rFonts w:cstheme="minorHAnsi"/>
        </w:rPr>
        <w:t xml:space="preserve"> If at any time a portion of </w:t>
      </w:r>
      <w:del w:id="31" w:author="Scott Pletzer" w:date="2012-08-03T13:48:00Z">
        <w:r w:rsidRPr="00A00526" w:rsidDel="00A00526">
          <w:rPr>
            <w:rFonts w:cstheme="minorHAnsi"/>
          </w:rPr>
          <w:delText>the ClearView Shell</w:delText>
        </w:r>
      </w:del>
      <w:ins w:id="32" w:author="Scott Pletzer" w:date="2012-08-03T13:48:00Z">
        <w:r w:rsidR="00A00526" w:rsidRPr="00A00526">
          <w:rPr>
            <w:rFonts w:cstheme="minorHAnsi"/>
          </w:rPr>
          <w:t>Synchronizer</w:t>
        </w:r>
      </w:ins>
      <w:r w:rsidRPr="00A00526">
        <w:rPr>
          <w:rFonts w:cstheme="minorHAnsi"/>
        </w:rPr>
        <w:t xml:space="preserve"> is identified as not being challenged, notify the validation team immediately and document the omission on the non-conformances worksheet.</w:t>
      </w:r>
    </w:p>
    <w:p w:rsidR="00E34AE6" w:rsidRPr="00A00526" w:rsidRDefault="00E34AE6" w:rsidP="00E34AE6">
      <w:pPr>
        <w:pStyle w:val="ListParagraph"/>
        <w:ind w:left="2340"/>
        <w:rPr>
          <w:rFonts w:cstheme="minorHAnsi"/>
        </w:rPr>
      </w:pPr>
    </w:p>
    <w:p w:rsidR="00E34AE6" w:rsidRPr="00A00526" w:rsidRDefault="00E34AE6" w:rsidP="00E34AE6">
      <w:pPr>
        <w:pStyle w:val="ListParagraph"/>
        <w:numPr>
          <w:ilvl w:val="1"/>
          <w:numId w:val="4"/>
        </w:numPr>
        <w:rPr>
          <w:rFonts w:cstheme="minorHAnsi"/>
        </w:rPr>
      </w:pPr>
      <w:r w:rsidRPr="00A00526">
        <w:rPr>
          <w:rFonts w:cstheme="minorHAnsi"/>
        </w:rPr>
        <w:t xml:space="preserve">The written protocol is intended to capture the steps needed to properly challenge each </w:t>
      </w:r>
      <w:del w:id="33" w:author="Scott Pletzer" w:date="2012-08-03T13:49:00Z">
        <w:r w:rsidRPr="00A00526" w:rsidDel="00A00526">
          <w:rPr>
            <w:rFonts w:cstheme="minorHAnsi"/>
          </w:rPr>
          <w:delText>ClearView Shell</w:delText>
        </w:r>
      </w:del>
      <w:ins w:id="34" w:author="Scott Pletzer" w:date="2012-08-03T13:49:00Z">
        <w:r w:rsidR="00A00526" w:rsidRPr="00A00526">
          <w:rPr>
            <w:rFonts w:cstheme="minorHAnsi"/>
          </w:rPr>
          <w:t>Synchronizer</w:t>
        </w:r>
      </w:ins>
      <w:r w:rsidRPr="00A00526">
        <w:rPr>
          <w:rFonts w:cstheme="minorHAnsi"/>
        </w:rPr>
        <w:t xml:space="preserve"> function.  However, given the evolving nature of </w:t>
      </w:r>
      <w:ins w:id="35" w:author="Scott Pletzer" w:date="2012-08-03T13:49:00Z">
        <w:r w:rsidR="00A00526" w:rsidRPr="00A00526">
          <w:rPr>
            <w:rFonts w:cstheme="minorHAnsi"/>
          </w:rPr>
          <w:t>Synchronizer and software</w:t>
        </w:r>
      </w:ins>
      <w:del w:id="36" w:author="Scott Pletzer" w:date="2012-08-03T13:49:00Z">
        <w:r w:rsidRPr="00A00526" w:rsidDel="00A00526">
          <w:rPr>
            <w:rFonts w:cstheme="minorHAnsi"/>
          </w:rPr>
          <w:delText>ClearView Shell</w:delText>
        </w:r>
      </w:del>
      <w:r w:rsidRPr="00A00526">
        <w:rPr>
          <w:rFonts w:cstheme="minorHAnsi"/>
        </w:rPr>
        <w:t xml:space="preserv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E34AE6" w:rsidRPr="00A00526" w:rsidRDefault="00E34AE6" w:rsidP="00E34AE6">
      <w:pPr>
        <w:pStyle w:val="ListParagraph"/>
        <w:ind w:left="1440"/>
        <w:rPr>
          <w:rFonts w:cstheme="minorHAnsi"/>
        </w:rPr>
      </w:pPr>
    </w:p>
    <w:p w:rsidR="00E34AE6" w:rsidRPr="00A00526" w:rsidRDefault="00E34AE6" w:rsidP="00E34AE6">
      <w:pPr>
        <w:pStyle w:val="ListParagraph"/>
        <w:numPr>
          <w:ilvl w:val="1"/>
          <w:numId w:val="4"/>
        </w:numPr>
        <w:tabs>
          <w:tab w:val="left" w:pos="-360"/>
        </w:tabs>
        <w:rPr>
          <w:rFonts w:cstheme="minorHAnsi"/>
        </w:rPr>
      </w:pPr>
      <w:r w:rsidRPr="00A00526">
        <w:rPr>
          <w:rFonts w:cstheme="minorHAnsi"/>
        </w:rPr>
        <w:t>Record the results of each validation step by initialing and dating in the space provided.  If the characteristic cannot be verified, record a reference number on the protocol and the Non-Conformances Worksheet (Attachment B) and describe the failure in a specific and complete manner by completing all columns on the Non-Conformance Worksheet.  Some validation steps ask the validation designee to record the results side-by-side.  In these cases, record initials and date on each side of the slash mark after validating each step as instructed.</w:t>
      </w:r>
    </w:p>
    <w:p w:rsidR="00E34AE6" w:rsidRPr="00A00526" w:rsidRDefault="00E34AE6" w:rsidP="00E34AE6">
      <w:pPr>
        <w:pStyle w:val="ListParagraph"/>
        <w:rPr>
          <w:rFonts w:cstheme="minorHAnsi"/>
        </w:rPr>
      </w:pPr>
    </w:p>
    <w:p w:rsidR="00E34AE6" w:rsidRPr="00A00526" w:rsidRDefault="00E34AE6" w:rsidP="00E34AE6">
      <w:pPr>
        <w:pStyle w:val="ListParagraph"/>
        <w:numPr>
          <w:ilvl w:val="1"/>
          <w:numId w:val="4"/>
        </w:numPr>
        <w:tabs>
          <w:tab w:val="left" w:pos="-360"/>
        </w:tabs>
        <w:spacing w:after="0"/>
        <w:rPr>
          <w:rFonts w:cstheme="minorHAnsi"/>
        </w:rPr>
      </w:pPr>
      <w:r w:rsidRPr="00A00526">
        <w:rPr>
          <w:rFonts w:cstheme="minorHAnsi"/>
        </w:rPr>
        <w:t>All verification and/or validation documentation created will be labeled with the version number, the Sample # (indicated in the protocol) and the initials and date of the individual performing the verification/validation step.</w:t>
      </w:r>
    </w:p>
    <w:p w:rsidR="00E34AE6" w:rsidRPr="00A00526" w:rsidRDefault="00E34AE6" w:rsidP="00E34AE6">
      <w:pPr>
        <w:pStyle w:val="ListParagraph"/>
        <w:rPr>
          <w:rFonts w:cstheme="minorHAnsi"/>
        </w:rPr>
      </w:pPr>
    </w:p>
    <w:p w:rsidR="00E34AE6" w:rsidRPr="00A00526" w:rsidDel="006A16CA" w:rsidRDefault="00E34AE6" w:rsidP="00E34AE6">
      <w:pPr>
        <w:pStyle w:val="ListParagraph"/>
        <w:numPr>
          <w:ilvl w:val="1"/>
          <w:numId w:val="4"/>
        </w:numPr>
        <w:tabs>
          <w:tab w:val="left" w:pos="-360"/>
        </w:tabs>
        <w:spacing w:after="0"/>
        <w:rPr>
          <w:del w:id="37" w:author="Brian Cullinan" w:date="2012-08-03T15:11:00Z"/>
          <w:rFonts w:cstheme="minorHAnsi"/>
        </w:rPr>
      </w:pPr>
      <w:del w:id="38" w:author="Brian Cullinan" w:date="2012-08-03T15:11:00Z">
        <w:r w:rsidRPr="00A00526" w:rsidDel="006A16CA">
          <w:rPr>
            <w:rFonts w:cstheme="minorHAnsi"/>
          </w:rPr>
          <w:delText>Execute Section 6 of this protocol on Windows XP.  Execute Section 7 of this protocol on Windows 7.</w:delText>
        </w:r>
      </w:del>
    </w:p>
    <w:p w:rsidR="00E34AE6" w:rsidRPr="003478A1" w:rsidRDefault="00E34AE6" w:rsidP="00E34AE6">
      <w:pPr>
        <w:spacing w:after="0"/>
        <w:rPr>
          <w:rFonts w:cstheme="minorHAnsi"/>
          <w:sz w:val="24"/>
          <w:szCs w:val="24"/>
        </w:rPr>
      </w:pPr>
    </w:p>
    <w:p w:rsidR="00D3687B" w:rsidRDefault="00E34AE6" w:rsidP="00E34AE6">
      <w:pPr>
        <w:pStyle w:val="ListParagraph"/>
        <w:numPr>
          <w:ilvl w:val="0"/>
          <w:numId w:val="4"/>
        </w:numPr>
        <w:rPr>
          <w:b/>
        </w:rPr>
      </w:pPr>
      <w:r w:rsidRPr="00E34AE6">
        <w:rPr>
          <w:b/>
        </w:rPr>
        <w:t>Procedure</w:t>
      </w:r>
    </w:p>
    <w:p w:rsidR="00E34AE6" w:rsidRDefault="00756BB4" w:rsidP="00E34AE6">
      <w:pPr>
        <w:pStyle w:val="ListParagraph"/>
        <w:numPr>
          <w:ilvl w:val="1"/>
          <w:numId w:val="4"/>
        </w:numPr>
        <w:rPr>
          <w:ins w:id="39" w:author="Scott Pletzer" w:date="2012-08-06T16:53:00Z"/>
        </w:rPr>
      </w:pPr>
      <w:r>
        <w:t xml:space="preserve">Start </w:t>
      </w:r>
      <w:ins w:id="40" w:author="Scott Pletzer" w:date="2012-08-03T13:52:00Z">
        <w:r w:rsidR="00A00526">
          <w:rPr>
            <w:rFonts w:cstheme="minorHAnsi"/>
            <w:sz w:val="24"/>
            <w:szCs w:val="24"/>
          </w:rPr>
          <w:t>Synchronizer</w:t>
        </w:r>
      </w:ins>
      <w:del w:id="41" w:author="Scott Pletzer" w:date="2012-08-03T13:52:00Z">
        <w:r w:rsidDel="00A00526">
          <w:delText>the synchronizer</w:delText>
        </w:r>
      </w:del>
      <w:r>
        <w:t xml:space="preserve"> and confirm</w:t>
      </w:r>
      <w:ins w:id="42" w:author="Brian Cullinan" w:date="2012-08-06T08:20:00Z">
        <w:r w:rsidR="00862D7C">
          <w:t xml:space="preserve"> Administrative </w:t>
        </w:r>
      </w:ins>
      <w:ins w:id="43" w:author="Brian Cullinan" w:date="2012-08-06T08:21:00Z">
        <w:r w:rsidR="00862D7C">
          <w:t>privileges</w:t>
        </w:r>
      </w:ins>
      <w:ins w:id="44" w:author="Brian Cullinan" w:date="2012-08-06T08:20:00Z">
        <w:r w:rsidR="00862D7C">
          <w:t xml:space="preserve"> are required</w:t>
        </w:r>
      </w:ins>
      <w:ins w:id="45" w:author="Brian Cullinan" w:date="2012-08-06T08:21:00Z">
        <w:r w:rsidR="00862D7C">
          <w:t xml:space="preserve">.  Windows will ask to confirm if you are sure you want to run this application, an administrative password is required for non-administrator accounts.  Confirm that </w:t>
        </w:r>
      </w:ins>
      <w:del w:id="46" w:author="Brian Cullinan" w:date="2012-08-06T08:21:00Z">
        <w:r w:rsidDel="00862D7C">
          <w:delText xml:space="preserve"> a</w:delText>
        </w:r>
      </w:del>
      <w:ins w:id="47" w:author="Brian Cullinan" w:date="2012-08-06T08:22:00Z">
        <w:r w:rsidR="00862D7C">
          <w:t>a</w:t>
        </w:r>
      </w:ins>
      <w:r>
        <w:t xml:space="preserve">n icon appears in the Windows </w:t>
      </w:r>
      <w:r w:rsidR="003F3768">
        <w:t>tray</w:t>
      </w:r>
      <w:r>
        <w:t>:</w:t>
      </w:r>
    </w:p>
    <w:p w:rsidR="00F630EB" w:rsidRPr="00F630EB" w:rsidRDefault="00F630EB" w:rsidP="00F630EB">
      <w:pPr>
        <w:pStyle w:val="ListParagraph"/>
        <w:ind w:left="1440"/>
        <w:rPr>
          <w:i/>
          <w:rPrChange w:id="48" w:author="Scott Pletzer" w:date="2012-08-06T16:53:00Z">
            <w:rPr/>
          </w:rPrChange>
        </w:rPr>
        <w:pPrChange w:id="49" w:author="Scott Pletzer" w:date="2012-08-06T16:53:00Z">
          <w:pPr>
            <w:pStyle w:val="ListParagraph"/>
            <w:numPr>
              <w:ilvl w:val="1"/>
              <w:numId w:val="4"/>
            </w:numPr>
            <w:ind w:left="1440" w:hanging="720"/>
          </w:pPr>
        </w:pPrChange>
      </w:pPr>
      <w:ins w:id="50" w:author="Scott Pletzer" w:date="2012-08-06T16:53:00Z">
        <w:r>
          <w:rPr>
            <w:i/>
          </w:rPr>
          <w:t>NOTE: Reference SR-005 4.4, 4.4.1</w:t>
        </w:r>
      </w:ins>
    </w:p>
    <w:p w:rsidR="00756BB4" w:rsidRDefault="00756BB4" w:rsidP="00756BB4">
      <w:pPr>
        <w:ind w:left="720"/>
      </w:pPr>
      <w:r>
        <w:rPr>
          <w:noProof/>
        </w:rPr>
        <w:drawing>
          <wp:inline distT="0" distB="0" distL="0" distR="0" wp14:anchorId="47D4CB28" wp14:editId="4982A8FA">
            <wp:extent cx="5000625" cy="1381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00625" cy="1381125"/>
                    </a:xfrm>
                    <a:prstGeom prst="rect">
                      <a:avLst/>
                    </a:prstGeom>
                  </pic:spPr>
                </pic:pic>
              </a:graphicData>
            </a:graphic>
          </wp:inline>
        </w:drawing>
      </w:r>
    </w:p>
    <w:p w:rsidR="00756BB4" w:rsidRPr="00756BB4" w:rsidRDefault="00756BB4" w:rsidP="00756BB4">
      <w:pPr>
        <w:ind w:firstLine="720"/>
        <w:rPr>
          <w:rFonts w:cstheme="minorHAnsi"/>
          <w:b/>
          <w:sz w:val="24"/>
          <w:szCs w:val="24"/>
          <w:u w:val="single"/>
        </w:rPr>
      </w:pPr>
      <w:r w:rsidRPr="00756BB4">
        <w:rPr>
          <w:rFonts w:cstheme="minorHAnsi"/>
          <w:sz w:val="24"/>
          <w:szCs w:val="24"/>
        </w:rPr>
        <w:t xml:space="preserve">__________ </w:t>
      </w:r>
      <w:r w:rsidRPr="00756BB4">
        <w:rPr>
          <w:rFonts w:cstheme="minorHAnsi"/>
          <w:b/>
          <w:sz w:val="24"/>
          <w:szCs w:val="24"/>
        </w:rPr>
        <w:t xml:space="preserve">Verified    </w:t>
      </w:r>
      <w:r w:rsidRPr="00756BB4">
        <w:rPr>
          <w:rFonts w:cstheme="minorHAnsi"/>
          <w:sz w:val="24"/>
          <w:szCs w:val="24"/>
        </w:rPr>
        <w:t>__________</w:t>
      </w:r>
      <w:r w:rsidRPr="00756BB4">
        <w:rPr>
          <w:rFonts w:cstheme="minorHAnsi"/>
          <w:b/>
          <w:sz w:val="24"/>
          <w:szCs w:val="24"/>
        </w:rPr>
        <w:t xml:space="preserve"> Not Verified</w:t>
      </w:r>
      <w:r w:rsidRPr="00756BB4">
        <w:rPr>
          <w:rFonts w:cstheme="minorHAnsi"/>
          <w:b/>
          <w:sz w:val="24"/>
          <w:szCs w:val="24"/>
        </w:rPr>
        <w:tab/>
        <w:t xml:space="preserve">  Non-Conform Ref # </w:t>
      </w:r>
      <w:r w:rsidRPr="00756BB4">
        <w:rPr>
          <w:rFonts w:cstheme="minorHAnsi"/>
          <w:b/>
          <w:sz w:val="24"/>
          <w:szCs w:val="24"/>
          <w:u w:val="single"/>
        </w:rPr>
        <w:tab/>
      </w:r>
      <w:r w:rsidRPr="00756BB4">
        <w:rPr>
          <w:rFonts w:cstheme="minorHAnsi"/>
          <w:b/>
          <w:sz w:val="24"/>
          <w:szCs w:val="24"/>
          <w:u w:val="single"/>
        </w:rPr>
        <w:tab/>
      </w:r>
    </w:p>
    <w:p w:rsidR="00756BB4" w:rsidRDefault="00756BB4" w:rsidP="00756BB4">
      <w:pPr>
        <w:pStyle w:val="ListParagraph"/>
        <w:numPr>
          <w:ilvl w:val="1"/>
          <w:numId w:val="4"/>
        </w:numPr>
      </w:pPr>
      <w:r>
        <w:t>Click the ClearView icon and confirm the configuration dialog appears.</w:t>
      </w:r>
      <w:r w:rsidR="003F3768">
        <w:t xml:space="preserve">  The icon may be hidden by Windows automatically, but can always be accessed by clicking the up-arrow left of the tray. </w:t>
      </w:r>
      <w:ins w:id="51" w:author="Scott Pletzer" w:date="2012-08-03T13:53:00Z">
        <w:r w:rsidR="00A00526">
          <w:t>e</w:t>
        </w:r>
      </w:ins>
      <w:del w:id="52" w:author="Scott Pletzer" w:date="2012-08-03T13:53:00Z">
        <w:r w:rsidR="003F3768" w:rsidDel="00A00526">
          <w:delText>E</w:delText>
        </w:r>
      </w:del>
      <w:r w:rsidR="003F3768">
        <w:t>.g.:</w:t>
      </w:r>
    </w:p>
    <w:p w:rsidR="003F3768" w:rsidRDefault="003F3768" w:rsidP="003F3768">
      <w:pPr>
        <w:ind w:left="720"/>
      </w:pPr>
      <w:r>
        <w:rPr>
          <w:noProof/>
        </w:rPr>
        <w:drawing>
          <wp:inline distT="0" distB="0" distL="0" distR="0" wp14:anchorId="34996ACB" wp14:editId="7CA2BDC4">
            <wp:extent cx="3000375" cy="2457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00375" cy="2457450"/>
                    </a:xfrm>
                    <a:prstGeom prst="rect">
                      <a:avLst/>
                    </a:prstGeom>
                  </pic:spPr>
                </pic:pic>
              </a:graphicData>
            </a:graphic>
          </wp:inline>
        </w:drawing>
      </w:r>
    </w:p>
    <w:p w:rsidR="00756BB4" w:rsidRPr="00756BB4" w:rsidRDefault="00756BB4" w:rsidP="00756BB4">
      <w:pPr>
        <w:ind w:firstLine="720"/>
        <w:rPr>
          <w:rFonts w:cstheme="minorHAnsi"/>
          <w:b/>
          <w:sz w:val="24"/>
          <w:szCs w:val="24"/>
          <w:u w:val="single"/>
        </w:rPr>
      </w:pPr>
      <w:r w:rsidRPr="00756BB4">
        <w:rPr>
          <w:rFonts w:cstheme="minorHAnsi"/>
          <w:sz w:val="24"/>
          <w:szCs w:val="24"/>
        </w:rPr>
        <w:t xml:space="preserve">__________ </w:t>
      </w:r>
      <w:r w:rsidRPr="00756BB4">
        <w:rPr>
          <w:rFonts w:cstheme="minorHAnsi"/>
          <w:b/>
          <w:sz w:val="24"/>
          <w:szCs w:val="24"/>
        </w:rPr>
        <w:t xml:space="preserve">Verified    </w:t>
      </w:r>
      <w:r w:rsidRPr="00756BB4">
        <w:rPr>
          <w:rFonts w:cstheme="minorHAnsi"/>
          <w:sz w:val="24"/>
          <w:szCs w:val="24"/>
        </w:rPr>
        <w:t>__________</w:t>
      </w:r>
      <w:r w:rsidRPr="00756BB4">
        <w:rPr>
          <w:rFonts w:cstheme="minorHAnsi"/>
          <w:b/>
          <w:sz w:val="24"/>
          <w:szCs w:val="24"/>
        </w:rPr>
        <w:t xml:space="preserve"> Not Verified</w:t>
      </w:r>
      <w:r w:rsidRPr="00756BB4">
        <w:rPr>
          <w:rFonts w:cstheme="minorHAnsi"/>
          <w:b/>
          <w:sz w:val="24"/>
          <w:szCs w:val="24"/>
        </w:rPr>
        <w:tab/>
        <w:t xml:space="preserve">  Non-Conform Ref # </w:t>
      </w:r>
      <w:r w:rsidRPr="00756BB4">
        <w:rPr>
          <w:rFonts w:cstheme="minorHAnsi"/>
          <w:b/>
          <w:sz w:val="24"/>
          <w:szCs w:val="24"/>
          <w:u w:val="single"/>
        </w:rPr>
        <w:tab/>
      </w:r>
      <w:r w:rsidRPr="00756BB4">
        <w:rPr>
          <w:rFonts w:cstheme="minorHAnsi"/>
          <w:b/>
          <w:sz w:val="24"/>
          <w:szCs w:val="24"/>
          <w:u w:val="single"/>
        </w:rPr>
        <w:tab/>
      </w:r>
    </w:p>
    <w:p w:rsidR="00756BB4" w:rsidRDefault="00756BB4" w:rsidP="00756BB4">
      <w:pPr>
        <w:pStyle w:val="ListParagraph"/>
        <w:numPr>
          <w:ilvl w:val="1"/>
          <w:numId w:val="4"/>
        </w:numPr>
      </w:pPr>
      <w:r>
        <w:lastRenderedPageBreak/>
        <w:t xml:space="preserve">Click Hide in the lower right corner and confirm the configuration dialog disappears and the </w:t>
      </w:r>
      <w:r w:rsidR="003F3768">
        <w:t>tray</w:t>
      </w:r>
      <w:r>
        <w:t xml:space="preserve"> icon remains.</w:t>
      </w:r>
    </w:p>
    <w:p w:rsidR="00756BB4" w:rsidRDefault="00756BB4" w:rsidP="0080270D">
      <w:pPr>
        <w:ind w:firstLine="720"/>
        <w:rPr>
          <w:rFonts w:cstheme="minorHAnsi"/>
          <w:b/>
          <w:sz w:val="24"/>
          <w:szCs w:val="24"/>
          <w:u w:val="single"/>
        </w:rPr>
      </w:pPr>
      <w:r w:rsidRPr="00756BB4">
        <w:rPr>
          <w:rFonts w:cstheme="minorHAnsi"/>
          <w:sz w:val="24"/>
          <w:szCs w:val="24"/>
        </w:rPr>
        <w:t xml:space="preserve">__________ </w:t>
      </w:r>
      <w:r w:rsidRPr="00756BB4">
        <w:rPr>
          <w:rFonts w:cstheme="minorHAnsi"/>
          <w:b/>
          <w:sz w:val="24"/>
          <w:szCs w:val="24"/>
        </w:rPr>
        <w:t xml:space="preserve">Verified    </w:t>
      </w:r>
      <w:r w:rsidRPr="00756BB4">
        <w:rPr>
          <w:rFonts w:cstheme="minorHAnsi"/>
          <w:sz w:val="24"/>
          <w:szCs w:val="24"/>
        </w:rPr>
        <w:t>__________</w:t>
      </w:r>
      <w:r w:rsidRPr="00756BB4">
        <w:rPr>
          <w:rFonts w:cstheme="minorHAnsi"/>
          <w:b/>
          <w:sz w:val="24"/>
          <w:szCs w:val="24"/>
        </w:rPr>
        <w:t xml:space="preserve"> Not Verified</w:t>
      </w:r>
      <w:r w:rsidRPr="00756BB4">
        <w:rPr>
          <w:rFonts w:cstheme="minorHAnsi"/>
          <w:b/>
          <w:sz w:val="24"/>
          <w:szCs w:val="24"/>
        </w:rPr>
        <w:tab/>
        <w:t xml:space="preserve">  Non-Conform Ref # </w:t>
      </w:r>
      <w:r w:rsidRPr="00756BB4">
        <w:rPr>
          <w:rFonts w:cstheme="minorHAnsi"/>
          <w:b/>
          <w:sz w:val="24"/>
          <w:szCs w:val="24"/>
          <w:u w:val="single"/>
        </w:rPr>
        <w:tab/>
      </w:r>
      <w:r w:rsidRPr="00756BB4">
        <w:rPr>
          <w:rFonts w:cstheme="minorHAnsi"/>
          <w:b/>
          <w:sz w:val="24"/>
          <w:szCs w:val="24"/>
          <w:u w:val="single"/>
        </w:rPr>
        <w:tab/>
      </w:r>
    </w:p>
    <w:p w:rsidR="003F3768" w:rsidRDefault="00D81451" w:rsidP="0080270D">
      <w:pPr>
        <w:pStyle w:val="ListParagraph"/>
        <w:numPr>
          <w:ilvl w:val="1"/>
          <w:numId w:val="4"/>
        </w:numPr>
        <w:rPr>
          <w:ins w:id="53" w:author="Scott Pletzer" w:date="2012-08-06T16:54:00Z"/>
          <w:b/>
        </w:rPr>
      </w:pPr>
      <w:r>
        <w:rPr>
          <w:b/>
        </w:rPr>
        <w:t>Reset the Configuration</w:t>
      </w:r>
    </w:p>
    <w:p w:rsidR="00F630EB" w:rsidRDefault="00F630EB" w:rsidP="00F630EB">
      <w:pPr>
        <w:pStyle w:val="ListParagraph"/>
        <w:ind w:left="1440"/>
        <w:rPr>
          <w:b/>
        </w:rPr>
        <w:pPrChange w:id="54" w:author="Scott Pletzer" w:date="2012-08-06T16:54:00Z">
          <w:pPr>
            <w:pStyle w:val="ListParagraph"/>
            <w:numPr>
              <w:ilvl w:val="1"/>
              <w:numId w:val="4"/>
            </w:numPr>
            <w:ind w:left="1440" w:hanging="720"/>
          </w:pPr>
        </w:pPrChange>
      </w:pPr>
      <w:ins w:id="55" w:author="Scott Pletzer" w:date="2012-08-06T16:54:00Z">
        <w:r>
          <w:rPr>
            <w:i/>
          </w:rPr>
          <w:t>NOTE: Reference SR-005</w:t>
        </w:r>
        <w:r>
          <w:rPr>
            <w:i/>
          </w:rPr>
          <w:t xml:space="preserve"> 4.9, 4.15, 4.16, and 4.17 </w:t>
        </w:r>
      </w:ins>
    </w:p>
    <w:p w:rsidR="003F3768" w:rsidRDefault="003F3768" w:rsidP="003F3768">
      <w:pPr>
        <w:pStyle w:val="ListParagraph"/>
        <w:numPr>
          <w:ilvl w:val="2"/>
          <w:numId w:val="4"/>
        </w:numPr>
      </w:pPr>
      <w:r w:rsidRPr="003F3768">
        <w:t>Open the configuration dialog</w:t>
      </w:r>
      <w:r>
        <w:t xml:space="preserve"> by right-clicking the icon in the tray and selecting Show Dialog.</w:t>
      </w:r>
    </w:p>
    <w:p w:rsidR="003F3768" w:rsidRPr="003F3768" w:rsidRDefault="003F3768" w:rsidP="003F3768">
      <w:pPr>
        <w:ind w:firstLine="720"/>
        <w:rPr>
          <w:rFonts w:cstheme="minorHAnsi"/>
          <w:b/>
          <w:sz w:val="24"/>
          <w:szCs w:val="24"/>
          <w:u w:val="single"/>
        </w:rPr>
      </w:pPr>
      <w:r w:rsidRPr="003F3768">
        <w:rPr>
          <w:rFonts w:cstheme="minorHAnsi"/>
          <w:sz w:val="24"/>
          <w:szCs w:val="24"/>
        </w:rPr>
        <w:t xml:space="preserve">__________ </w:t>
      </w:r>
      <w:r w:rsidRPr="003F3768">
        <w:rPr>
          <w:rFonts w:cstheme="minorHAnsi"/>
          <w:b/>
          <w:sz w:val="24"/>
          <w:szCs w:val="24"/>
        </w:rPr>
        <w:t xml:space="preserve">Verified    </w:t>
      </w:r>
      <w:r w:rsidRPr="003F3768">
        <w:rPr>
          <w:rFonts w:cstheme="minorHAnsi"/>
          <w:sz w:val="24"/>
          <w:szCs w:val="24"/>
        </w:rPr>
        <w:t>__________</w:t>
      </w:r>
      <w:r w:rsidRPr="003F3768">
        <w:rPr>
          <w:rFonts w:cstheme="minorHAnsi"/>
          <w:b/>
          <w:sz w:val="24"/>
          <w:szCs w:val="24"/>
        </w:rPr>
        <w:t xml:space="preserve"> Not Verified</w:t>
      </w:r>
      <w:r w:rsidRPr="003F3768">
        <w:rPr>
          <w:rFonts w:cstheme="minorHAnsi"/>
          <w:b/>
          <w:sz w:val="24"/>
          <w:szCs w:val="24"/>
        </w:rPr>
        <w:tab/>
        <w:t xml:space="preserve">  Non-Conform Ref # </w:t>
      </w:r>
      <w:r w:rsidRPr="003F3768">
        <w:rPr>
          <w:rFonts w:cstheme="minorHAnsi"/>
          <w:b/>
          <w:sz w:val="24"/>
          <w:szCs w:val="24"/>
          <w:u w:val="single"/>
        </w:rPr>
        <w:tab/>
      </w:r>
      <w:r w:rsidRPr="003F3768">
        <w:rPr>
          <w:rFonts w:cstheme="minorHAnsi"/>
          <w:b/>
          <w:sz w:val="24"/>
          <w:szCs w:val="24"/>
          <w:u w:val="single"/>
        </w:rPr>
        <w:tab/>
      </w:r>
    </w:p>
    <w:p w:rsidR="003F3768" w:rsidRDefault="003F3768" w:rsidP="003F3768">
      <w:pPr>
        <w:pStyle w:val="ListParagraph"/>
        <w:numPr>
          <w:ilvl w:val="2"/>
          <w:numId w:val="4"/>
        </w:numPr>
      </w:pPr>
      <w:r>
        <w:t>Confirm the following settings are set:</w:t>
      </w:r>
    </w:p>
    <w:p w:rsidR="003F3768" w:rsidRDefault="003F3768" w:rsidP="003F3768">
      <w:pPr>
        <w:ind w:left="810"/>
      </w:pPr>
      <w:r>
        <w:rPr>
          <w:noProof/>
        </w:rPr>
        <w:drawing>
          <wp:inline distT="0" distB="0" distL="0" distR="0" wp14:anchorId="0A57081C" wp14:editId="47DED00C">
            <wp:extent cx="5943600" cy="51752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5175250"/>
                    </a:xfrm>
                    <a:prstGeom prst="rect">
                      <a:avLst/>
                    </a:prstGeom>
                  </pic:spPr>
                </pic:pic>
              </a:graphicData>
            </a:graphic>
          </wp:inline>
        </w:drawing>
      </w:r>
    </w:p>
    <w:p w:rsidR="00C84AC8" w:rsidRDefault="003F3768" w:rsidP="003F3768">
      <w:pPr>
        <w:ind w:left="810"/>
        <w:rPr>
          <w:ins w:id="56" w:author="Brian Cullinan" w:date="2012-08-06T08:10:00Z"/>
        </w:rPr>
      </w:pPr>
      <w:r>
        <w:lastRenderedPageBreak/>
        <w:t>If a setting is not set</w:t>
      </w:r>
      <w:ins w:id="57" w:author="Scott Pletzer" w:date="2012-08-03T14:12:00Z">
        <w:r w:rsidR="00A00526">
          <w:t xml:space="preserve"> correctly</w:t>
        </w:r>
      </w:ins>
      <w:r>
        <w:t xml:space="preserve">, change it to match the picture above.  </w:t>
      </w:r>
      <w:proofErr w:type="gramStart"/>
      <w:r>
        <w:t>On at least one setting</w:t>
      </w:r>
      <w:ins w:id="58" w:author="Brian Cullinan" w:date="2012-08-06T08:07:00Z">
        <w:r w:rsidR="00C84AC8">
          <w:t>,</w:t>
        </w:r>
      </w:ins>
      <w:del w:id="59" w:author="Brian Cullinan" w:date="2012-08-06T08:07:00Z">
        <w:r w:rsidDel="00C84AC8">
          <w:delText>,</w:delText>
        </w:r>
      </w:del>
      <w:r>
        <w:t xml:space="preserve"> right-click</w:t>
      </w:r>
      <w:ins w:id="60" w:author="Brian Cullinan" w:date="2012-08-06T08:07:00Z">
        <w:r w:rsidR="00C84AC8">
          <w:t xml:space="preserve"> the setting in the left column</w:t>
        </w:r>
      </w:ins>
      <w:r>
        <w:t xml:space="preserve"> and select </w:t>
      </w:r>
      <w:ins w:id="61" w:author="Scott Pletzer" w:date="2012-08-03T14:12:00Z">
        <w:r w:rsidR="00A00526">
          <w:t>“</w:t>
        </w:r>
      </w:ins>
      <w:r>
        <w:t>Reset</w:t>
      </w:r>
      <w:ins w:id="62" w:author="Scott Pletzer" w:date="2012-08-03T14:12:00Z">
        <w:r w:rsidR="00A00526">
          <w:t>”</w:t>
        </w:r>
      </w:ins>
      <w:r>
        <w:t>.</w:t>
      </w:r>
      <w:proofErr w:type="gramEnd"/>
    </w:p>
    <w:p w:rsidR="00C84AC8" w:rsidRDefault="00C84AC8" w:rsidP="003F3768">
      <w:pPr>
        <w:ind w:left="810"/>
        <w:rPr>
          <w:ins w:id="63" w:author="Brian Cullinan" w:date="2012-08-06T08:10:00Z"/>
        </w:rPr>
      </w:pPr>
      <w:ins w:id="64" w:author="Brian Cullinan" w:date="2012-08-06T08:10:00Z">
        <w:r>
          <w:rPr>
            <w:noProof/>
          </w:rPr>
          <w:drawing>
            <wp:inline distT="0" distB="0" distL="0" distR="0" wp14:anchorId="49E026D6" wp14:editId="373ECEB6">
              <wp:extent cx="5057775" cy="762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057775" cy="762000"/>
                      </a:xfrm>
                      <a:prstGeom prst="rect">
                        <a:avLst/>
                      </a:prstGeom>
                    </pic:spPr>
                  </pic:pic>
                </a:graphicData>
              </a:graphic>
            </wp:inline>
          </w:drawing>
        </w:r>
      </w:ins>
    </w:p>
    <w:p w:rsidR="003F3768" w:rsidRDefault="003F3768" w:rsidP="003F3768">
      <w:pPr>
        <w:ind w:left="810"/>
        <w:rPr>
          <w:ins w:id="65" w:author="Brian Cullinan" w:date="2012-08-06T08:10:00Z"/>
        </w:rPr>
      </w:pPr>
      <w:del w:id="66" w:author="Brian Cullinan" w:date="2012-08-06T08:10:00Z">
        <w:r w:rsidDel="00C84AC8">
          <w:delText xml:space="preserve">  </w:delText>
        </w:r>
      </w:del>
      <w:r>
        <w:t>Not all settings allow the Reset option and will have to be cleared</w:t>
      </w:r>
      <w:ins w:id="67" w:author="Brian Cullinan" w:date="2012-08-06T08:06:00Z">
        <w:r w:rsidR="00C84AC8">
          <w:t xml:space="preserve"> by selecting the text</w:t>
        </w:r>
      </w:ins>
      <w:ins w:id="68" w:author="Brian Cullinan" w:date="2012-08-06T08:07:00Z">
        <w:r w:rsidR="00C84AC8">
          <w:t xml:space="preserve"> in the right column and clearing the text with the keyboard.</w:t>
        </w:r>
      </w:ins>
      <w:del w:id="69" w:author="Brian Cullinan" w:date="2012-08-06T08:06:00Z">
        <w:r w:rsidDel="00C84AC8">
          <w:delText xml:space="preserve"> </w:delText>
        </w:r>
        <w:commentRangeStart w:id="70"/>
        <w:r w:rsidDel="00C84AC8">
          <w:delText>by selecting the whole line with CTRL-A and pressing the Backspace key</w:delText>
        </w:r>
        <w:commentRangeEnd w:id="70"/>
        <w:r w:rsidR="00A00526" w:rsidDel="00C84AC8">
          <w:rPr>
            <w:rStyle w:val="CommentReference"/>
          </w:rPr>
          <w:commentReference w:id="70"/>
        </w:r>
        <w:r w:rsidDel="00C84AC8">
          <w:delText>.</w:delText>
        </w:r>
      </w:del>
    </w:p>
    <w:p w:rsidR="00C84AC8" w:rsidRDefault="00C84AC8" w:rsidP="003F3768">
      <w:pPr>
        <w:ind w:left="810"/>
      </w:pPr>
      <w:ins w:id="71" w:author="Brian Cullinan" w:date="2012-08-06T08:10:00Z">
        <w:r>
          <w:rPr>
            <w:noProof/>
          </w:rPr>
          <w:drawing>
            <wp:inline distT="0" distB="0" distL="0" distR="0" wp14:anchorId="7F8CF654" wp14:editId="5DD2E907">
              <wp:extent cx="5229225" cy="5524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29225" cy="552450"/>
                      </a:xfrm>
                      <a:prstGeom prst="rect">
                        <a:avLst/>
                      </a:prstGeom>
                    </pic:spPr>
                  </pic:pic>
                </a:graphicData>
              </a:graphic>
            </wp:inline>
          </w:drawing>
        </w:r>
      </w:ins>
    </w:p>
    <w:p w:rsidR="003F3768" w:rsidRPr="003F3768" w:rsidRDefault="003F3768" w:rsidP="003F3768">
      <w:pPr>
        <w:ind w:firstLine="720"/>
        <w:rPr>
          <w:rFonts w:cstheme="minorHAnsi"/>
          <w:b/>
          <w:sz w:val="24"/>
          <w:szCs w:val="24"/>
          <w:u w:val="single"/>
        </w:rPr>
      </w:pPr>
      <w:r w:rsidRPr="003F3768">
        <w:rPr>
          <w:rFonts w:cstheme="minorHAnsi"/>
          <w:sz w:val="24"/>
          <w:szCs w:val="24"/>
        </w:rPr>
        <w:t xml:space="preserve">__________ </w:t>
      </w:r>
      <w:r w:rsidRPr="003F3768">
        <w:rPr>
          <w:rFonts w:cstheme="minorHAnsi"/>
          <w:b/>
          <w:sz w:val="24"/>
          <w:szCs w:val="24"/>
        </w:rPr>
        <w:t xml:space="preserve">Verified    </w:t>
      </w:r>
      <w:r w:rsidRPr="003F3768">
        <w:rPr>
          <w:rFonts w:cstheme="minorHAnsi"/>
          <w:sz w:val="24"/>
          <w:szCs w:val="24"/>
        </w:rPr>
        <w:t>__________</w:t>
      </w:r>
      <w:r w:rsidRPr="003F3768">
        <w:rPr>
          <w:rFonts w:cstheme="minorHAnsi"/>
          <w:b/>
          <w:sz w:val="24"/>
          <w:szCs w:val="24"/>
        </w:rPr>
        <w:t xml:space="preserve"> Not Verified</w:t>
      </w:r>
      <w:r w:rsidRPr="003F3768">
        <w:rPr>
          <w:rFonts w:cstheme="minorHAnsi"/>
          <w:b/>
          <w:sz w:val="24"/>
          <w:szCs w:val="24"/>
        </w:rPr>
        <w:tab/>
        <w:t xml:space="preserve">  Non-Conform Ref # </w:t>
      </w:r>
      <w:r w:rsidRPr="003F3768">
        <w:rPr>
          <w:rFonts w:cstheme="minorHAnsi"/>
          <w:b/>
          <w:sz w:val="24"/>
          <w:szCs w:val="24"/>
          <w:u w:val="single"/>
        </w:rPr>
        <w:tab/>
      </w:r>
      <w:r w:rsidRPr="003F3768">
        <w:rPr>
          <w:rFonts w:cstheme="minorHAnsi"/>
          <w:b/>
          <w:sz w:val="24"/>
          <w:szCs w:val="24"/>
          <w:u w:val="single"/>
        </w:rPr>
        <w:tab/>
      </w:r>
    </w:p>
    <w:p w:rsidR="0080270D" w:rsidRDefault="0080270D" w:rsidP="0080270D">
      <w:pPr>
        <w:pStyle w:val="ListParagraph"/>
        <w:numPr>
          <w:ilvl w:val="1"/>
          <w:numId w:val="4"/>
        </w:numPr>
        <w:rPr>
          <w:ins w:id="72" w:author="Scott Pletzer" w:date="2012-08-06T16:55:00Z"/>
          <w:b/>
        </w:rPr>
      </w:pPr>
      <w:r w:rsidRPr="0080270D">
        <w:rPr>
          <w:b/>
        </w:rPr>
        <w:t>Testing Tab</w:t>
      </w:r>
    </w:p>
    <w:p w:rsidR="00F630EB" w:rsidRDefault="00F630EB" w:rsidP="00F630EB">
      <w:pPr>
        <w:pStyle w:val="ListParagraph"/>
        <w:ind w:left="1440"/>
        <w:rPr>
          <w:b/>
        </w:rPr>
        <w:pPrChange w:id="73" w:author="Scott Pletzer" w:date="2012-08-06T16:55:00Z">
          <w:pPr>
            <w:pStyle w:val="ListParagraph"/>
            <w:numPr>
              <w:ilvl w:val="1"/>
              <w:numId w:val="4"/>
            </w:numPr>
            <w:ind w:left="1440" w:hanging="720"/>
          </w:pPr>
        </w:pPrChange>
      </w:pPr>
      <w:ins w:id="74" w:author="Scott Pletzer" w:date="2012-08-06T16:55:00Z">
        <w:r>
          <w:rPr>
            <w:i/>
          </w:rPr>
          <w:t>NOTE: Reference SR-00</w:t>
        </w:r>
        <w:r>
          <w:rPr>
            <w:i/>
          </w:rPr>
          <w:t>5 4.8.1, 4.8.2, and 4.8.3</w:t>
        </w:r>
      </w:ins>
    </w:p>
    <w:p w:rsidR="0080270D" w:rsidRDefault="00140AE5" w:rsidP="0080270D">
      <w:pPr>
        <w:pStyle w:val="ListParagraph"/>
        <w:numPr>
          <w:ilvl w:val="2"/>
          <w:numId w:val="4"/>
        </w:numPr>
      </w:pPr>
      <w:ins w:id="75" w:author="Brian Cullinan" w:date="2012-08-06T09:02:00Z">
        <w:r>
          <w:t xml:space="preserve">Click the Service tab and verify that the service is </w:t>
        </w:r>
        <w:proofErr w:type="gramStart"/>
        <w:r>
          <w:t>stopped,</w:t>
        </w:r>
        <w:proofErr w:type="gramEnd"/>
        <w:r>
          <w:t xml:space="preserve"> you may need to click Stop in order to get the service in to this state.  </w:t>
        </w:r>
      </w:ins>
      <w:r w:rsidR="0080270D" w:rsidRPr="0080270D">
        <w:t xml:space="preserve">Click </w:t>
      </w:r>
      <w:r w:rsidR="0080270D">
        <w:t>the testing tab and verify the debug console and test buttons appear.</w:t>
      </w:r>
    </w:p>
    <w:p w:rsidR="0080270D" w:rsidRPr="0080270D" w:rsidRDefault="0080270D" w:rsidP="0080270D">
      <w:pPr>
        <w:ind w:firstLine="720"/>
        <w:rPr>
          <w:rFonts w:cstheme="minorHAnsi"/>
          <w:b/>
          <w:sz w:val="24"/>
          <w:szCs w:val="24"/>
          <w:u w:val="single"/>
        </w:rPr>
      </w:pPr>
      <w:r w:rsidRPr="0080270D">
        <w:rPr>
          <w:rFonts w:cstheme="minorHAnsi"/>
          <w:sz w:val="24"/>
          <w:szCs w:val="24"/>
        </w:rPr>
        <w:t xml:space="preserve">__________ </w:t>
      </w:r>
      <w:r w:rsidRPr="0080270D">
        <w:rPr>
          <w:rFonts w:cstheme="minorHAnsi"/>
          <w:b/>
          <w:sz w:val="24"/>
          <w:szCs w:val="24"/>
        </w:rPr>
        <w:t xml:space="preserve">Verified    </w:t>
      </w:r>
      <w:r w:rsidRPr="0080270D">
        <w:rPr>
          <w:rFonts w:cstheme="minorHAnsi"/>
          <w:sz w:val="24"/>
          <w:szCs w:val="24"/>
        </w:rPr>
        <w:t>__________</w:t>
      </w:r>
      <w:r w:rsidRPr="0080270D">
        <w:rPr>
          <w:rFonts w:cstheme="minorHAnsi"/>
          <w:b/>
          <w:sz w:val="24"/>
          <w:szCs w:val="24"/>
        </w:rPr>
        <w:t xml:space="preserve"> Not Verified</w:t>
      </w:r>
      <w:r w:rsidRPr="0080270D">
        <w:rPr>
          <w:rFonts w:cstheme="minorHAnsi"/>
          <w:b/>
          <w:sz w:val="24"/>
          <w:szCs w:val="24"/>
        </w:rPr>
        <w:tab/>
        <w:t xml:space="preserve">  Non-Conform Ref # </w:t>
      </w:r>
      <w:r w:rsidRPr="0080270D">
        <w:rPr>
          <w:rFonts w:cstheme="minorHAnsi"/>
          <w:b/>
          <w:sz w:val="24"/>
          <w:szCs w:val="24"/>
          <w:u w:val="single"/>
        </w:rPr>
        <w:tab/>
      </w:r>
      <w:r w:rsidRPr="0080270D">
        <w:rPr>
          <w:rFonts w:cstheme="minorHAnsi"/>
          <w:b/>
          <w:sz w:val="24"/>
          <w:szCs w:val="24"/>
          <w:u w:val="single"/>
        </w:rPr>
        <w:tab/>
      </w:r>
    </w:p>
    <w:p w:rsidR="0080270D" w:rsidRDefault="0080270D" w:rsidP="0080270D">
      <w:pPr>
        <w:pStyle w:val="ListParagraph"/>
        <w:numPr>
          <w:ilvl w:val="2"/>
          <w:numId w:val="4"/>
        </w:numPr>
      </w:pPr>
      <w:r>
        <w:t xml:space="preserve">Click each button on the bottom half and verify </w:t>
      </w:r>
      <w:del w:id="76" w:author="Scott Pletzer" w:date="2012-08-03T14:13:00Z">
        <w:r w:rsidDel="00A00526">
          <w:delText xml:space="preserve"> </w:delText>
        </w:r>
      </w:del>
      <w:r>
        <w:t>an entry in the debug console is added that reads “</w:t>
      </w:r>
      <w:r w:rsidRPr="0080270D">
        <w:t>An exception occurred while connecting to Local service</w:t>
      </w:r>
      <w:r>
        <w:t xml:space="preserve">.” Other message dialogs and messages may appear and should be ignored by clicking Ok or Cancel. </w:t>
      </w:r>
    </w:p>
    <w:p w:rsidR="0080270D" w:rsidRDefault="0080270D" w:rsidP="0080270D">
      <w:pPr>
        <w:ind w:firstLine="720"/>
        <w:rPr>
          <w:rFonts w:cstheme="minorHAnsi"/>
          <w:b/>
          <w:sz w:val="24"/>
          <w:szCs w:val="24"/>
          <w:u w:val="single"/>
        </w:rPr>
      </w:pPr>
      <w:r w:rsidRPr="0080270D">
        <w:rPr>
          <w:rFonts w:cstheme="minorHAnsi"/>
          <w:sz w:val="24"/>
          <w:szCs w:val="24"/>
        </w:rPr>
        <w:t xml:space="preserve">__________ </w:t>
      </w:r>
      <w:r w:rsidRPr="0080270D">
        <w:rPr>
          <w:rFonts w:cstheme="minorHAnsi"/>
          <w:b/>
          <w:sz w:val="24"/>
          <w:szCs w:val="24"/>
        </w:rPr>
        <w:t xml:space="preserve">Verified    </w:t>
      </w:r>
      <w:r w:rsidRPr="0080270D">
        <w:rPr>
          <w:rFonts w:cstheme="minorHAnsi"/>
          <w:sz w:val="24"/>
          <w:szCs w:val="24"/>
        </w:rPr>
        <w:t>__________</w:t>
      </w:r>
      <w:r w:rsidRPr="0080270D">
        <w:rPr>
          <w:rFonts w:cstheme="minorHAnsi"/>
          <w:b/>
          <w:sz w:val="24"/>
          <w:szCs w:val="24"/>
        </w:rPr>
        <w:t xml:space="preserve"> Not Verified</w:t>
      </w:r>
      <w:r w:rsidRPr="0080270D">
        <w:rPr>
          <w:rFonts w:cstheme="minorHAnsi"/>
          <w:b/>
          <w:sz w:val="24"/>
          <w:szCs w:val="24"/>
        </w:rPr>
        <w:tab/>
        <w:t xml:space="preserve">  Non-Conform Ref # </w:t>
      </w:r>
      <w:r w:rsidRPr="0080270D">
        <w:rPr>
          <w:rFonts w:cstheme="minorHAnsi"/>
          <w:b/>
          <w:sz w:val="24"/>
          <w:szCs w:val="24"/>
          <w:u w:val="single"/>
        </w:rPr>
        <w:tab/>
      </w:r>
      <w:r w:rsidRPr="0080270D">
        <w:rPr>
          <w:rFonts w:cstheme="minorHAnsi"/>
          <w:b/>
          <w:sz w:val="24"/>
          <w:szCs w:val="24"/>
          <w:u w:val="single"/>
        </w:rPr>
        <w:tab/>
      </w:r>
    </w:p>
    <w:p w:rsidR="00720999" w:rsidRPr="00720999" w:rsidRDefault="00720999" w:rsidP="00720999">
      <w:pPr>
        <w:pStyle w:val="ListParagraph"/>
        <w:numPr>
          <w:ilvl w:val="2"/>
          <w:numId w:val="4"/>
        </w:numPr>
        <w:rPr>
          <w:rFonts w:cstheme="minorHAnsi"/>
          <w:sz w:val="24"/>
          <w:szCs w:val="24"/>
        </w:rPr>
      </w:pPr>
      <w:r w:rsidRPr="00720999">
        <w:rPr>
          <w:rFonts w:cstheme="minorHAnsi"/>
          <w:sz w:val="24"/>
          <w:szCs w:val="24"/>
        </w:rPr>
        <w:t>Click the Clear button in the bottom left and confirm the debug console is cleared.</w:t>
      </w:r>
    </w:p>
    <w:p w:rsidR="00720999" w:rsidRPr="00720999" w:rsidRDefault="00720999" w:rsidP="00720999">
      <w:pPr>
        <w:ind w:firstLine="720"/>
        <w:rPr>
          <w:rFonts w:cstheme="minorHAnsi"/>
          <w:b/>
          <w:sz w:val="24"/>
          <w:szCs w:val="24"/>
          <w:u w:val="single"/>
        </w:rPr>
      </w:pPr>
      <w:r w:rsidRPr="00720999">
        <w:rPr>
          <w:rFonts w:cstheme="minorHAnsi"/>
          <w:sz w:val="24"/>
          <w:szCs w:val="24"/>
        </w:rPr>
        <w:t xml:space="preserve">__________ </w:t>
      </w:r>
      <w:r w:rsidRPr="00720999">
        <w:rPr>
          <w:rFonts w:cstheme="minorHAnsi"/>
          <w:b/>
          <w:sz w:val="24"/>
          <w:szCs w:val="24"/>
        </w:rPr>
        <w:t xml:space="preserve">Verified    </w:t>
      </w:r>
      <w:r w:rsidRPr="00720999">
        <w:rPr>
          <w:rFonts w:cstheme="minorHAnsi"/>
          <w:sz w:val="24"/>
          <w:szCs w:val="24"/>
        </w:rPr>
        <w:t>__________</w:t>
      </w:r>
      <w:r w:rsidRPr="00720999">
        <w:rPr>
          <w:rFonts w:cstheme="minorHAnsi"/>
          <w:b/>
          <w:sz w:val="24"/>
          <w:szCs w:val="24"/>
        </w:rPr>
        <w:t xml:space="preserve"> Not Verified</w:t>
      </w:r>
      <w:r w:rsidRPr="00720999">
        <w:rPr>
          <w:rFonts w:cstheme="minorHAnsi"/>
          <w:b/>
          <w:sz w:val="24"/>
          <w:szCs w:val="24"/>
        </w:rPr>
        <w:tab/>
        <w:t xml:space="preserve">  Non-Conform Ref # </w:t>
      </w:r>
      <w:r w:rsidRPr="00720999">
        <w:rPr>
          <w:rFonts w:cstheme="minorHAnsi"/>
          <w:b/>
          <w:sz w:val="24"/>
          <w:szCs w:val="24"/>
          <w:u w:val="single"/>
        </w:rPr>
        <w:tab/>
      </w:r>
      <w:r w:rsidRPr="00720999">
        <w:rPr>
          <w:rFonts w:cstheme="minorHAnsi"/>
          <w:b/>
          <w:sz w:val="24"/>
          <w:szCs w:val="24"/>
          <w:u w:val="single"/>
        </w:rPr>
        <w:tab/>
      </w:r>
    </w:p>
    <w:p w:rsidR="0080270D" w:rsidRDefault="0080270D" w:rsidP="0080270D">
      <w:pPr>
        <w:pStyle w:val="ListParagraph"/>
        <w:numPr>
          <w:ilvl w:val="2"/>
          <w:numId w:val="4"/>
        </w:numPr>
      </w:pPr>
      <w:r>
        <w:t>Select the “Service” tab at the top and click “Run”, if the Run button is disabled, Stop must be clicked before clicking Run.</w:t>
      </w:r>
    </w:p>
    <w:p w:rsidR="0080270D" w:rsidRPr="0080270D" w:rsidRDefault="0080270D" w:rsidP="0080270D">
      <w:pPr>
        <w:ind w:firstLine="720"/>
        <w:rPr>
          <w:rFonts w:cstheme="minorHAnsi"/>
          <w:b/>
          <w:sz w:val="24"/>
          <w:szCs w:val="24"/>
          <w:u w:val="single"/>
        </w:rPr>
      </w:pPr>
      <w:r w:rsidRPr="0080270D">
        <w:rPr>
          <w:rFonts w:cstheme="minorHAnsi"/>
          <w:sz w:val="24"/>
          <w:szCs w:val="24"/>
        </w:rPr>
        <w:t xml:space="preserve">__________ </w:t>
      </w:r>
      <w:r w:rsidRPr="0080270D">
        <w:rPr>
          <w:rFonts w:cstheme="minorHAnsi"/>
          <w:b/>
          <w:sz w:val="24"/>
          <w:szCs w:val="24"/>
        </w:rPr>
        <w:t xml:space="preserve">Verified    </w:t>
      </w:r>
      <w:r w:rsidRPr="0080270D">
        <w:rPr>
          <w:rFonts w:cstheme="minorHAnsi"/>
          <w:sz w:val="24"/>
          <w:szCs w:val="24"/>
        </w:rPr>
        <w:t>__________</w:t>
      </w:r>
      <w:r w:rsidRPr="0080270D">
        <w:rPr>
          <w:rFonts w:cstheme="minorHAnsi"/>
          <w:b/>
          <w:sz w:val="24"/>
          <w:szCs w:val="24"/>
        </w:rPr>
        <w:t xml:space="preserve"> Not Verified</w:t>
      </w:r>
      <w:r w:rsidRPr="0080270D">
        <w:rPr>
          <w:rFonts w:cstheme="minorHAnsi"/>
          <w:b/>
          <w:sz w:val="24"/>
          <w:szCs w:val="24"/>
        </w:rPr>
        <w:tab/>
        <w:t xml:space="preserve">  Non-Conform Ref # </w:t>
      </w:r>
      <w:r w:rsidRPr="0080270D">
        <w:rPr>
          <w:rFonts w:cstheme="minorHAnsi"/>
          <w:b/>
          <w:sz w:val="24"/>
          <w:szCs w:val="24"/>
          <w:u w:val="single"/>
        </w:rPr>
        <w:tab/>
      </w:r>
      <w:r w:rsidRPr="0080270D">
        <w:rPr>
          <w:rFonts w:cstheme="minorHAnsi"/>
          <w:b/>
          <w:sz w:val="24"/>
          <w:szCs w:val="24"/>
          <w:u w:val="single"/>
        </w:rPr>
        <w:tab/>
      </w:r>
    </w:p>
    <w:p w:rsidR="0080270D" w:rsidRDefault="00D81451" w:rsidP="0080270D">
      <w:pPr>
        <w:pStyle w:val="ListParagraph"/>
        <w:numPr>
          <w:ilvl w:val="2"/>
          <w:numId w:val="4"/>
        </w:numPr>
      </w:pPr>
      <w:r>
        <w:lastRenderedPageBreak/>
        <w:t>Select the Testing tab at the top and confirm that at least one message was added that begins with “Listening for ClearView connections”.</w:t>
      </w:r>
    </w:p>
    <w:p w:rsidR="00D81451" w:rsidRPr="00D81451" w:rsidRDefault="00D81451" w:rsidP="00D81451">
      <w:pPr>
        <w:ind w:firstLine="720"/>
        <w:rPr>
          <w:rFonts w:cstheme="minorHAnsi"/>
          <w:b/>
          <w:sz w:val="24"/>
          <w:szCs w:val="24"/>
          <w:u w:val="single"/>
        </w:rPr>
      </w:pPr>
      <w:r w:rsidRPr="00D81451">
        <w:rPr>
          <w:rFonts w:cstheme="minorHAnsi"/>
          <w:sz w:val="24"/>
          <w:szCs w:val="24"/>
        </w:rPr>
        <w:t xml:space="preserve">__________ </w:t>
      </w:r>
      <w:r w:rsidRPr="00D81451">
        <w:rPr>
          <w:rFonts w:cstheme="minorHAnsi"/>
          <w:b/>
          <w:sz w:val="24"/>
          <w:szCs w:val="24"/>
        </w:rPr>
        <w:t xml:space="preserve">Verified    </w:t>
      </w:r>
      <w:r w:rsidRPr="00D81451">
        <w:rPr>
          <w:rFonts w:cstheme="minorHAnsi"/>
          <w:sz w:val="24"/>
          <w:szCs w:val="24"/>
        </w:rPr>
        <w:t>__________</w:t>
      </w:r>
      <w:r w:rsidRPr="00D81451">
        <w:rPr>
          <w:rFonts w:cstheme="minorHAnsi"/>
          <w:b/>
          <w:sz w:val="24"/>
          <w:szCs w:val="24"/>
        </w:rPr>
        <w:t xml:space="preserve"> Not Verified</w:t>
      </w:r>
      <w:r w:rsidRPr="00D81451">
        <w:rPr>
          <w:rFonts w:cstheme="minorHAnsi"/>
          <w:b/>
          <w:sz w:val="24"/>
          <w:szCs w:val="24"/>
        </w:rPr>
        <w:tab/>
        <w:t xml:space="preserve">  Non-Conform Ref # </w:t>
      </w:r>
      <w:r w:rsidRPr="00D81451">
        <w:rPr>
          <w:rFonts w:cstheme="minorHAnsi"/>
          <w:b/>
          <w:sz w:val="24"/>
          <w:szCs w:val="24"/>
          <w:u w:val="single"/>
        </w:rPr>
        <w:tab/>
      </w:r>
      <w:r w:rsidRPr="00D81451">
        <w:rPr>
          <w:rFonts w:cstheme="minorHAnsi"/>
          <w:b/>
          <w:sz w:val="24"/>
          <w:szCs w:val="24"/>
          <w:u w:val="single"/>
        </w:rPr>
        <w:tab/>
      </w:r>
    </w:p>
    <w:p w:rsidR="00D81451" w:rsidRDefault="00C903C7" w:rsidP="00950783">
      <w:pPr>
        <w:pStyle w:val="ListParagraph"/>
        <w:numPr>
          <w:ilvl w:val="2"/>
          <w:numId w:val="4"/>
        </w:numPr>
        <w:rPr>
          <w:ins w:id="77" w:author="Scott Pletzer" w:date="2012-08-06T16:55:00Z"/>
        </w:rPr>
      </w:pPr>
      <w:r>
        <w:t xml:space="preserve">Click each testing button and confirm that a message is added that begins with “Created </w:t>
      </w:r>
      <w:hyperlink r:id="rId14" w:history="1">
        <w:r w:rsidRPr="00A349B4">
          <w:rPr>
            <w:rStyle w:val="Hyperlink"/>
          </w:rPr>
          <w:t>http://tempuri.org/IServices/</w:t>
        </w:r>
      </w:hyperlink>
      <w:r>
        <w:t xml:space="preserve">”.  </w:t>
      </w:r>
      <w:r w:rsidR="008907F8" w:rsidRPr="00C21667">
        <w:rPr>
          <w:b/>
        </w:rPr>
        <w:t>Save the “</w:t>
      </w:r>
      <w:r w:rsidR="00C816B9">
        <w:rPr>
          <w:b/>
        </w:rPr>
        <w:t>Simulate r</w:t>
      </w:r>
      <w:r w:rsidR="008907F8" w:rsidRPr="00C21667">
        <w:rPr>
          <w:b/>
        </w:rPr>
        <w:t>egistration” button for last.</w:t>
      </w:r>
      <w:r w:rsidR="008907F8">
        <w:t xml:space="preserve">  </w:t>
      </w:r>
      <w:r>
        <w:t>Each button will have its own ending to that line.</w:t>
      </w:r>
      <w:r w:rsidR="009E258C">
        <w:t xml:space="preserve">  If the line cannot be seen, </w:t>
      </w:r>
      <w:r w:rsidR="00950783">
        <w:t>double-</w:t>
      </w:r>
      <w:r w:rsidR="009E258C">
        <w:t>click the border between the column headings between Message a</w:t>
      </w:r>
      <w:r w:rsidR="003231E2">
        <w:t xml:space="preserve">nd Level at the top of the grid.  Other dialog messages may appear for different </w:t>
      </w:r>
      <w:proofErr w:type="gramStart"/>
      <w:r w:rsidR="003231E2">
        <w:t>buttons,</w:t>
      </w:r>
      <w:proofErr w:type="gramEnd"/>
      <w:r w:rsidR="003231E2">
        <w:t xml:space="preserve"> these should be ignored by clicking Ok or Cancel.</w:t>
      </w:r>
    </w:p>
    <w:p w:rsidR="00F630EB" w:rsidRDefault="00F630EB" w:rsidP="00F630EB">
      <w:pPr>
        <w:pStyle w:val="ListParagraph"/>
        <w:ind w:left="1530"/>
        <w:pPrChange w:id="78" w:author="Scott Pletzer" w:date="2012-08-06T16:55:00Z">
          <w:pPr>
            <w:pStyle w:val="ListParagraph"/>
            <w:numPr>
              <w:ilvl w:val="2"/>
              <w:numId w:val="4"/>
            </w:numPr>
            <w:ind w:left="1530" w:hanging="720"/>
          </w:pPr>
        </w:pPrChange>
      </w:pPr>
      <w:ins w:id="79" w:author="Scott Pletzer" w:date="2012-08-06T16:55:00Z">
        <w:r>
          <w:rPr>
            <w:i/>
          </w:rPr>
          <w:t>NOTE: Reference SR-005</w:t>
        </w:r>
        <w:r>
          <w:rPr>
            <w:i/>
          </w:rPr>
          <w:t xml:space="preserve"> 4.2, 4.4.2, 4.4.3, 4.8, and 4.14</w:t>
        </w:r>
      </w:ins>
    </w:p>
    <w:p w:rsidR="00950783" w:rsidRDefault="00950783" w:rsidP="00C903C7">
      <w:pPr>
        <w:ind w:firstLine="720"/>
        <w:rPr>
          <w:rFonts w:cstheme="minorHAnsi"/>
          <w:sz w:val="24"/>
          <w:szCs w:val="24"/>
        </w:rPr>
      </w:pPr>
      <w:r>
        <w:rPr>
          <w:rFonts w:cstheme="minorHAnsi"/>
          <w:noProof/>
          <w:sz w:val="24"/>
          <w:szCs w:val="24"/>
        </w:rPr>
        <mc:AlternateContent>
          <mc:Choice Requires="wpg">
            <w:drawing>
              <wp:inline distT="0" distB="0" distL="0" distR="0" wp14:anchorId="7F429CC3" wp14:editId="3984E245">
                <wp:extent cx="4619625" cy="1238250"/>
                <wp:effectExtent l="0" t="0" r="9525" b="0"/>
                <wp:docPr id="8" name="Group 8"/>
                <wp:cNvGraphicFramePr/>
                <a:graphic xmlns:a="http://schemas.openxmlformats.org/drawingml/2006/main">
                  <a:graphicData uri="http://schemas.microsoft.com/office/word/2010/wordprocessingGroup">
                    <wpg:wgp>
                      <wpg:cNvGrpSpPr/>
                      <wpg:grpSpPr>
                        <a:xfrm>
                          <a:off x="0" y="0"/>
                          <a:ext cx="4619625" cy="1238250"/>
                          <a:chOff x="0" y="0"/>
                          <a:chExt cx="4619625" cy="1238250"/>
                        </a:xfrm>
                      </wpg:grpSpPr>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142875"/>
                            <a:ext cx="4619625" cy="1095375"/>
                          </a:xfrm>
                          <a:prstGeom prst="rect">
                            <a:avLst/>
                          </a:prstGeom>
                        </pic:spPr>
                      </pic:pic>
                      <pic:pic xmlns:pic="http://schemas.openxmlformats.org/drawingml/2006/picture">
                        <pic:nvPicPr>
                          <pic:cNvPr id="7" name="Picture 7" descr="\\EPICCORPSERVER\UserStorage\briancullinan\Documents\My Pictures\cur327.png"/>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3562350" y="0"/>
                            <a:ext cx="904875" cy="904875"/>
                          </a:xfrm>
                          <a:prstGeom prst="rect">
                            <a:avLst/>
                          </a:prstGeom>
                          <a:noFill/>
                          <a:ln>
                            <a:noFill/>
                          </a:ln>
                        </pic:spPr>
                      </pic:pic>
                    </wpg:wgp>
                  </a:graphicData>
                </a:graphic>
              </wp:inline>
            </w:drawing>
          </mc:Choice>
          <mc:Fallback>
            <w:pict>
              <v:group id="Group 8" o:spid="_x0000_s1026" style="width:363.75pt;height:97.5pt;mso-position-horizontal-relative:char;mso-position-vertical-relative:line" coordsize="46196,12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top:1428;width:46196;height:1095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89ZHCAAAA2gAAAA8AAABkcnMvZG93bnJldi54bWxEj0FrwkAUhO8F/8PyCr01mxYaJLpKKxRK&#10;elIjXh/ZZzZt9m2a3Sbx37uC4HGYmW+Y5XqyrRio941jBS9JCoK4crrhWkG5/3yeg/ABWWPrmBSc&#10;ycN6NXtYYq7dyFsadqEWEcI+RwUmhC6X0leGLPrEdcTRO7neYoiyr6XucYxw28rXNM2kxYbjgsGO&#10;Noaq392/VVD8jeVPdjTVxIfu++P0ht7rQqmnx+l9ASLQFO7hW/tLK8jgeiXeALm6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vPWRwgAAANoAAAAPAAAAAAAAAAAAAAAAAJ8C&#10;AABkcnMvZG93bnJldi54bWxQSwUGAAAAAAQABAD3AAAAjgMAAAAA&#10;">
                  <v:imagedata r:id="rId17" o:title=""/>
                  <v:path arrowok="t"/>
                </v:shape>
                <v:shape id="Picture 7" o:spid="_x0000_s1028" type="#_x0000_t75" style="position:absolute;left:35623;width:9049;height:90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jl3LHAAAAA2gAAAA8AAABkcnMvZG93bnJldi54bWxEj82qwjAUhPeC7xCO4E5TBbX0GkUERXf+&#10;crfnNue2pc1JaaLWtzeC4HKYmW+Y+bI1lbhT4wrLCkbDCARxanXBmYLLeTOIQTiPrLGyTAqe5GC5&#10;6HbmmGj74CPdTz4TAcIuQQW593UipUtzMuiGtiYO3r9tDPogm0zqBh8Bbio5jqKpNFhwWMixpnVO&#10;aXm6GQV/5rD73V5Xs9LudVmwnMSHtFaq32tXPyA8tf4b/rR3WsEM3lfCDZCL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OXcscAAAADaAAAADwAAAAAAAAAAAAAAAACfAgAA&#10;ZHJzL2Rvd25yZXYueG1sUEsFBgAAAAAEAAQA9wAAAIwDAAAAAA==&#10;">
                  <v:imagedata r:id="rId18" o:title="cur327"/>
                  <v:path arrowok="t"/>
                </v:shape>
                <w10:anchorlock/>
              </v:group>
            </w:pict>
          </mc:Fallback>
        </mc:AlternateContent>
      </w:r>
    </w:p>
    <w:p w:rsidR="00C903C7" w:rsidRPr="00C903C7" w:rsidRDefault="00C903C7" w:rsidP="00C903C7">
      <w:pPr>
        <w:ind w:firstLine="720"/>
        <w:rPr>
          <w:rFonts w:cstheme="minorHAnsi"/>
          <w:b/>
          <w:sz w:val="24"/>
          <w:szCs w:val="24"/>
          <w:u w:val="single"/>
        </w:rPr>
      </w:pPr>
      <w:r w:rsidRPr="00C903C7">
        <w:rPr>
          <w:rFonts w:cstheme="minorHAnsi"/>
          <w:sz w:val="24"/>
          <w:szCs w:val="24"/>
        </w:rPr>
        <w:t xml:space="preserve">__________ </w:t>
      </w:r>
      <w:r w:rsidRPr="00C903C7">
        <w:rPr>
          <w:rFonts w:cstheme="minorHAnsi"/>
          <w:b/>
          <w:sz w:val="24"/>
          <w:szCs w:val="24"/>
        </w:rPr>
        <w:t xml:space="preserve">Verified    </w:t>
      </w:r>
      <w:r w:rsidRPr="00C903C7">
        <w:rPr>
          <w:rFonts w:cstheme="minorHAnsi"/>
          <w:sz w:val="24"/>
          <w:szCs w:val="24"/>
        </w:rPr>
        <w:t>__________</w:t>
      </w:r>
      <w:r w:rsidRPr="00C903C7">
        <w:rPr>
          <w:rFonts w:cstheme="minorHAnsi"/>
          <w:b/>
          <w:sz w:val="24"/>
          <w:szCs w:val="24"/>
        </w:rPr>
        <w:t xml:space="preserve"> Not Verified</w:t>
      </w:r>
      <w:r w:rsidRPr="00C903C7">
        <w:rPr>
          <w:rFonts w:cstheme="minorHAnsi"/>
          <w:b/>
          <w:sz w:val="24"/>
          <w:szCs w:val="24"/>
        </w:rPr>
        <w:tab/>
        <w:t xml:space="preserve">  Non-Conform Ref # </w:t>
      </w:r>
      <w:r w:rsidRPr="00C903C7">
        <w:rPr>
          <w:rFonts w:cstheme="minorHAnsi"/>
          <w:b/>
          <w:sz w:val="24"/>
          <w:szCs w:val="24"/>
          <w:u w:val="single"/>
        </w:rPr>
        <w:tab/>
      </w:r>
      <w:r w:rsidRPr="00C903C7">
        <w:rPr>
          <w:rFonts w:cstheme="minorHAnsi"/>
          <w:b/>
          <w:sz w:val="24"/>
          <w:szCs w:val="24"/>
          <w:u w:val="single"/>
        </w:rPr>
        <w:tab/>
      </w:r>
    </w:p>
    <w:p w:rsidR="008907F8" w:rsidRDefault="008907F8" w:rsidP="00950783">
      <w:pPr>
        <w:pStyle w:val="ListParagraph"/>
        <w:numPr>
          <w:ilvl w:val="1"/>
          <w:numId w:val="4"/>
        </w:numPr>
        <w:rPr>
          <w:ins w:id="80" w:author="Scott Pletzer" w:date="2012-08-06T16:56:00Z"/>
          <w:b/>
        </w:rPr>
      </w:pPr>
      <w:r>
        <w:rPr>
          <w:b/>
        </w:rPr>
        <w:t>Registration</w:t>
      </w:r>
    </w:p>
    <w:p w:rsidR="00F630EB" w:rsidRDefault="00F630EB" w:rsidP="00F630EB">
      <w:pPr>
        <w:pStyle w:val="ListParagraph"/>
        <w:ind w:left="1440"/>
        <w:rPr>
          <w:b/>
        </w:rPr>
        <w:pPrChange w:id="81" w:author="Scott Pletzer" w:date="2012-08-06T16:56:00Z">
          <w:pPr>
            <w:pStyle w:val="ListParagraph"/>
            <w:numPr>
              <w:ilvl w:val="1"/>
              <w:numId w:val="4"/>
            </w:numPr>
            <w:ind w:left="1440" w:hanging="720"/>
          </w:pPr>
        </w:pPrChange>
      </w:pPr>
      <w:ins w:id="82" w:author="Scott Pletzer" w:date="2012-08-06T16:56:00Z">
        <w:r>
          <w:rPr>
            <w:i/>
          </w:rPr>
          <w:t>NOTE: Reference SR-005</w:t>
        </w:r>
        <w:r>
          <w:rPr>
            <w:i/>
          </w:rPr>
          <w:t xml:space="preserve"> 4.16</w:t>
        </w:r>
      </w:ins>
    </w:p>
    <w:p w:rsidR="008907F8" w:rsidRDefault="00C816B9" w:rsidP="008907F8">
      <w:pPr>
        <w:pStyle w:val="ListParagraph"/>
        <w:numPr>
          <w:ilvl w:val="2"/>
          <w:numId w:val="4"/>
        </w:numPr>
      </w:pPr>
      <w:r>
        <w:t>After clicking Simulate r</w:t>
      </w:r>
      <w:r w:rsidR="008907F8">
        <w:t>egistration</w:t>
      </w:r>
      <w:r>
        <w:t xml:space="preserve"> on the testing tab</w:t>
      </w:r>
      <w:r w:rsidR="008907F8">
        <w:t>, a new dialog will appear.  Fill it in as follows:</w:t>
      </w:r>
    </w:p>
    <w:p w:rsidR="008907F8" w:rsidRDefault="008907F8" w:rsidP="008907F8">
      <w:pPr>
        <w:ind w:left="810"/>
      </w:pPr>
      <w:r>
        <w:rPr>
          <w:noProof/>
        </w:rPr>
        <w:drawing>
          <wp:inline distT="0" distB="0" distL="0" distR="0" wp14:anchorId="39E94D9B" wp14:editId="4652F34C">
            <wp:extent cx="4210050" cy="285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10050" cy="2857500"/>
                    </a:xfrm>
                    <a:prstGeom prst="rect">
                      <a:avLst/>
                    </a:prstGeom>
                  </pic:spPr>
                </pic:pic>
              </a:graphicData>
            </a:graphic>
          </wp:inline>
        </w:drawing>
      </w:r>
    </w:p>
    <w:p w:rsidR="008907F8" w:rsidRDefault="008907F8" w:rsidP="008907F8">
      <w:pPr>
        <w:ind w:firstLine="720"/>
        <w:rPr>
          <w:rFonts w:cstheme="minorHAnsi"/>
          <w:b/>
          <w:sz w:val="24"/>
          <w:szCs w:val="24"/>
          <w:u w:val="single"/>
        </w:rPr>
      </w:pPr>
      <w:r w:rsidRPr="008907F8">
        <w:rPr>
          <w:rFonts w:cstheme="minorHAnsi"/>
          <w:sz w:val="24"/>
          <w:szCs w:val="24"/>
        </w:rPr>
        <w:lastRenderedPageBreak/>
        <w:t xml:space="preserve">__________ </w:t>
      </w:r>
      <w:r w:rsidRPr="008907F8">
        <w:rPr>
          <w:rFonts w:cstheme="minorHAnsi"/>
          <w:b/>
          <w:sz w:val="24"/>
          <w:szCs w:val="24"/>
        </w:rPr>
        <w:t xml:space="preserve">Verified    </w:t>
      </w:r>
      <w:r w:rsidRPr="008907F8">
        <w:rPr>
          <w:rFonts w:cstheme="minorHAnsi"/>
          <w:sz w:val="24"/>
          <w:szCs w:val="24"/>
        </w:rPr>
        <w:t>__________</w:t>
      </w:r>
      <w:r w:rsidRPr="008907F8">
        <w:rPr>
          <w:rFonts w:cstheme="minorHAnsi"/>
          <w:b/>
          <w:sz w:val="24"/>
          <w:szCs w:val="24"/>
        </w:rPr>
        <w:t xml:space="preserve"> Not Verified</w:t>
      </w:r>
      <w:r w:rsidRPr="008907F8">
        <w:rPr>
          <w:rFonts w:cstheme="minorHAnsi"/>
          <w:b/>
          <w:sz w:val="24"/>
          <w:szCs w:val="24"/>
        </w:rPr>
        <w:tab/>
        <w:t xml:space="preserve">  Non-Conform Ref # </w:t>
      </w:r>
      <w:r w:rsidRPr="008907F8">
        <w:rPr>
          <w:rFonts w:cstheme="minorHAnsi"/>
          <w:b/>
          <w:sz w:val="24"/>
          <w:szCs w:val="24"/>
          <w:u w:val="single"/>
        </w:rPr>
        <w:tab/>
      </w:r>
      <w:r w:rsidRPr="008907F8">
        <w:rPr>
          <w:rFonts w:cstheme="minorHAnsi"/>
          <w:b/>
          <w:sz w:val="24"/>
          <w:szCs w:val="24"/>
          <w:u w:val="single"/>
        </w:rPr>
        <w:tab/>
      </w:r>
    </w:p>
    <w:p w:rsidR="008907F8" w:rsidRPr="008907F8" w:rsidRDefault="008907F8" w:rsidP="008907F8">
      <w:pPr>
        <w:pStyle w:val="ListParagraph"/>
        <w:numPr>
          <w:ilvl w:val="2"/>
          <w:numId w:val="4"/>
        </w:numPr>
        <w:rPr>
          <w:rFonts w:cstheme="minorHAnsi"/>
          <w:sz w:val="24"/>
          <w:szCs w:val="24"/>
        </w:rPr>
      </w:pPr>
      <w:r w:rsidRPr="008907F8">
        <w:rPr>
          <w:rFonts w:cstheme="minorHAnsi"/>
          <w:sz w:val="24"/>
          <w:szCs w:val="24"/>
        </w:rPr>
        <w:t>Click Register and fill in the next part as follows:</w:t>
      </w:r>
    </w:p>
    <w:p w:rsidR="008907F8" w:rsidRDefault="008907F8" w:rsidP="008907F8">
      <w:pPr>
        <w:ind w:left="810"/>
        <w:rPr>
          <w:rFonts w:cstheme="minorHAnsi"/>
          <w:b/>
          <w:sz w:val="24"/>
          <w:szCs w:val="24"/>
          <w:u w:val="single"/>
        </w:rPr>
      </w:pPr>
      <w:r>
        <w:rPr>
          <w:noProof/>
        </w:rPr>
        <w:drawing>
          <wp:inline distT="0" distB="0" distL="0" distR="0" wp14:anchorId="774C8917" wp14:editId="4E34396E">
            <wp:extent cx="4210050" cy="3790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210050" cy="3790950"/>
                    </a:xfrm>
                    <a:prstGeom prst="rect">
                      <a:avLst/>
                    </a:prstGeom>
                  </pic:spPr>
                </pic:pic>
              </a:graphicData>
            </a:graphic>
          </wp:inline>
        </w:drawing>
      </w:r>
    </w:p>
    <w:p w:rsidR="008907F8" w:rsidRPr="008907F8" w:rsidRDefault="008907F8" w:rsidP="008907F8">
      <w:pPr>
        <w:ind w:firstLine="720"/>
        <w:rPr>
          <w:rFonts w:cstheme="minorHAnsi"/>
          <w:b/>
          <w:sz w:val="24"/>
          <w:szCs w:val="24"/>
          <w:u w:val="single"/>
        </w:rPr>
      </w:pPr>
      <w:r w:rsidRPr="008907F8">
        <w:rPr>
          <w:rFonts w:cstheme="minorHAnsi"/>
          <w:sz w:val="24"/>
          <w:szCs w:val="24"/>
        </w:rPr>
        <w:t xml:space="preserve">__________ </w:t>
      </w:r>
      <w:r w:rsidRPr="008907F8">
        <w:rPr>
          <w:rFonts w:cstheme="minorHAnsi"/>
          <w:b/>
          <w:sz w:val="24"/>
          <w:szCs w:val="24"/>
        </w:rPr>
        <w:t xml:space="preserve">Verified    </w:t>
      </w:r>
      <w:r w:rsidRPr="008907F8">
        <w:rPr>
          <w:rFonts w:cstheme="minorHAnsi"/>
          <w:sz w:val="24"/>
          <w:szCs w:val="24"/>
        </w:rPr>
        <w:t>__________</w:t>
      </w:r>
      <w:r w:rsidRPr="008907F8">
        <w:rPr>
          <w:rFonts w:cstheme="minorHAnsi"/>
          <w:b/>
          <w:sz w:val="24"/>
          <w:szCs w:val="24"/>
        </w:rPr>
        <w:t xml:space="preserve"> Not Verified</w:t>
      </w:r>
      <w:r w:rsidRPr="008907F8">
        <w:rPr>
          <w:rFonts w:cstheme="minorHAnsi"/>
          <w:b/>
          <w:sz w:val="24"/>
          <w:szCs w:val="24"/>
        </w:rPr>
        <w:tab/>
        <w:t xml:space="preserve">  Non-Conform Ref # </w:t>
      </w:r>
      <w:r w:rsidRPr="008907F8">
        <w:rPr>
          <w:rFonts w:cstheme="minorHAnsi"/>
          <w:b/>
          <w:sz w:val="24"/>
          <w:szCs w:val="24"/>
          <w:u w:val="single"/>
        </w:rPr>
        <w:tab/>
      </w:r>
      <w:r w:rsidRPr="008907F8">
        <w:rPr>
          <w:rFonts w:cstheme="minorHAnsi"/>
          <w:b/>
          <w:sz w:val="24"/>
          <w:szCs w:val="24"/>
          <w:u w:val="single"/>
        </w:rPr>
        <w:tab/>
      </w:r>
    </w:p>
    <w:p w:rsidR="008907F8" w:rsidRPr="008907F8" w:rsidRDefault="008907F8" w:rsidP="008907F8">
      <w:pPr>
        <w:pStyle w:val="ListParagraph"/>
        <w:numPr>
          <w:ilvl w:val="2"/>
          <w:numId w:val="4"/>
        </w:numPr>
        <w:rPr>
          <w:rFonts w:cstheme="minorHAnsi"/>
          <w:sz w:val="24"/>
          <w:szCs w:val="24"/>
        </w:rPr>
      </w:pPr>
      <w:r w:rsidRPr="008907F8">
        <w:rPr>
          <w:rFonts w:cstheme="minorHAnsi"/>
          <w:sz w:val="24"/>
          <w:szCs w:val="24"/>
        </w:rPr>
        <w:t>Click complete and verify a message “Success!” appears and the dialog closes.</w:t>
      </w:r>
    </w:p>
    <w:p w:rsidR="008907F8" w:rsidRPr="008907F8" w:rsidRDefault="008907F8" w:rsidP="008907F8">
      <w:pPr>
        <w:ind w:firstLine="720"/>
        <w:rPr>
          <w:rFonts w:cstheme="minorHAnsi"/>
          <w:b/>
          <w:sz w:val="24"/>
          <w:szCs w:val="24"/>
          <w:u w:val="single"/>
        </w:rPr>
      </w:pPr>
      <w:r w:rsidRPr="008907F8">
        <w:rPr>
          <w:rFonts w:cstheme="minorHAnsi"/>
          <w:sz w:val="24"/>
          <w:szCs w:val="24"/>
        </w:rPr>
        <w:t xml:space="preserve">__________ </w:t>
      </w:r>
      <w:r w:rsidRPr="008907F8">
        <w:rPr>
          <w:rFonts w:cstheme="minorHAnsi"/>
          <w:b/>
          <w:sz w:val="24"/>
          <w:szCs w:val="24"/>
        </w:rPr>
        <w:t xml:space="preserve">Verified    </w:t>
      </w:r>
      <w:r w:rsidRPr="008907F8">
        <w:rPr>
          <w:rFonts w:cstheme="minorHAnsi"/>
          <w:sz w:val="24"/>
          <w:szCs w:val="24"/>
        </w:rPr>
        <w:t>__________</w:t>
      </w:r>
      <w:r w:rsidRPr="008907F8">
        <w:rPr>
          <w:rFonts w:cstheme="minorHAnsi"/>
          <w:b/>
          <w:sz w:val="24"/>
          <w:szCs w:val="24"/>
        </w:rPr>
        <w:t xml:space="preserve"> Not Verified</w:t>
      </w:r>
      <w:r w:rsidRPr="008907F8">
        <w:rPr>
          <w:rFonts w:cstheme="minorHAnsi"/>
          <w:b/>
          <w:sz w:val="24"/>
          <w:szCs w:val="24"/>
        </w:rPr>
        <w:tab/>
        <w:t xml:space="preserve">  Non-Conform Ref # </w:t>
      </w:r>
      <w:r w:rsidRPr="008907F8">
        <w:rPr>
          <w:rFonts w:cstheme="minorHAnsi"/>
          <w:b/>
          <w:sz w:val="24"/>
          <w:szCs w:val="24"/>
          <w:u w:val="single"/>
        </w:rPr>
        <w:tab/>
      </w:r>
      <w:r w:rsidRPr="008907F8">
        <w:rPr>
          <w:rFonts w:cstheme="minorHAnsi"/>
          <w:b/>
          <w:sz w:val="24"/>
          <w:szCs w:val="24"/>
          <w:u w:val="single"/>
        </w:rPr>
        <w:tab/>
      </w:r>
    </w:p>
    <w:p w:rsidR="00C903C7" w:rsidRPr="00950783" w:rsidRDefault="00950783" w:rsidP="00950783">
      <w:pPr>
        <w:pStyle w:val="ListParagraph"/>
        <w:numPr>
          <w:ilvl w:val="1"/>
          <w:numId w:val="4"/>
        </w:numPr>
        <w:rPr>
          <w:b/>
        </w:rPr>
      </w:pPr>
      <w:r w:rsidRPr="00950783">
        <w:rPr>
          <w:b/>
        </w:rPr>
        <w:t>Debug Console</w:t>
      </w:r>
    </w:p>
    <w:p w:rsidR="00950783" w:rsidRDefault="00950783" w:rsidP="00950783">
      <w:pPr>
        <w:pStyle w:val="ListParagraph"/>
        <w:numPr>
          <w:ilvl w:val="2"/>
          <w:numId w:val="4"/>
        </w:numPr>
      </w:pPr>
      <w:r>
        <w:t>The same list is displayed on the Testing tab as the Debug tab.  Confirm that more details appear when a line is selected just like above.  The bold heading should match the Level column.</w:t>
      </w:r>
    </w:p>
    <w:p w:rsidR="00950783" w:rsidRPr="00950783" w:rsidRDefault="00950783" w:rsidP="00950783">
      <w:pPr>
        <w:ind w:firstLine="720"/>
        <w:rPr>
          <w:rFonts w:cstheme="minorHAnsi"/>
          <w:b/>
          <w:sz w:val="24"/>
          <w:szCs w:val="24"/>
          <w:u w:val="single"/>
        </w:rPr>
      </w:pPr>
      <w:r w:rsidRPr="00950783">
        <w:rPr>
          <w:rFonts w:cstheme="minorHAnsi"/>
          <w:sz w:val="24"/>
          <w:szCs w:val="24"/>
        </w:rPr>
        <w:t xml:space="preserve">__________ </w:t>
      </w:r>
      <w:r w:rsidRPr="00950783">
        <w:rPr>
          <w:rFonts w:cstheme="minorHAnsi"/>
          <w:b/>
          <w:sz w:val="24"/>
          <w:szCs w:val="24"/>
        </w:rPr>
        <w:t xml:space="preserve">Verified    </w:t>
      </w:r>
      <w:r w:rsidRPr="00950783">
        <w:rPr>
          <w:rFonts w:cstheme="minorHAnsi"/>
          <w:sz w:val="24"/>
          <w:szCs w:val="24"/>
        </w:rPr>
        <w:t>__________</w:t>
      </w:r>
      <w:r w:rsidRPr="00950783">
        <w:rPr>
          <w:rFonts w:cstheme="minorHAnsi"/>
          <w:b/>
          <w:sz w:val="24"/>
          <w:szCs w:val="24"/>
        </w:rPr>
        <w:t xml:space="preserve"> Not Verified</w:t>
      </w:r>
      <w:r w:rsidRPr="00950783">
        <w:rPr>
          <w:rFonts w:cstheme="minorHAnsi"/>
          <w:b/>
          <w:sz w:val="24"/>
          <w:szCs w:val="24"/>
        </w:rPr>
        <w:tab/>
        <w:t xml:space="preserve">  Non-Conform Ref # </w:t>
      </w:r>
      <w:r w:rsidRPr="00950783">
        <w:rPr>
          <w:rFonts w:cstheme="minorHAnsi"/>
          <w:b/>
          <w:sz w:val="24"/>
          <w:szCs w:val="24"/>
          <w:u w:val="single"/>
        </w:rPr>
        <w:tab/>
      </w:r>
      <w:r w:rsidRPr="00950783">
        <w:rPr>
          <w:rFonts w:cstheme="minorHAnsi"/>
          <w:b/>
          <w:sz w:val="24"/>
          <w:szCs w:val="24"/>
          <w:u w:val="single"/>
        </w:rPr>
        <w:tab/>
      </w:r>
    </w:p>
    <w:p w:rsidR="00950783" w:rsidRDefault="008907F8" w:rsidP="008907F8">
      <w:pPr>
        <w:pStyle w:val="ListParagraph"/>
        <w:numPr>
          <w:ilvl w:val="1"/>
          <w:numId w:val="4"/>
        </w:numPr>
        <w:rPr>
          <w:ins w:id="83" w:author="Scott Pletzer" w:date="2012-08-06T16:56:00Z"/>
          <w:b/>
        </w:rPr>
      </w:pPr>
      <w:r w:rsidRPr="008907F8">
        <w:rPr>
          <w:b/>
        </w:rPr>
        <w:t>Configuration Tab</w:t>
      </w:r>
    </w:p>
    <w:p w:rsidR="00F630EB" w:rsidRDefault="00F630EB" w:rsidP="00F630EB">
      <w:pPr>
        <w:pStyle w:val="ListParagraph"/>
        <w:ind w:left="1440"/>
        <w:rPr>
          <w:b/>
        </w:rPr>
        <w:pPrChange w:id="84" w:author="Scott Pletzer" w:date="2012-08-06T16:56:00Z">
          <w:pPr>
            <w:pStyle w:val="ListParagraph"/>
            <w:numPr>
              <w:ilvl w:val="1"/>
              <w:numId w:val="4"/>
            </w:numPr>
            <w:ind w:left="1440" w:hanging="720"/>
          </w:pPr>
        </w:pPrChange>
      </w:pPr>
      <w:ins w:id="85" w:author="Scott Pletzer" w:date="2012-08-06T16:56:00Z">
        <w:r>
          <w:rPr>
            <w:i/>
          </w:rPr>
          <w:t>NOTE: Reference SR-005</w:t>
        </w:r>
        <w:r>
          <w:rPr>
            <w:i/>
          </w:rPr>
          <w:t xml:space="preserve"> 4.12, 4.13</w:t>
        </w:r>
      </w:ins>
    </w:p>
    <w:p w:rsidR="008907F8" w:rsidRDefault="008907F8" w:rsidP="008907F8">
      <w:pPr>
        <w:pStyle w:val="ListParagraph"/>
        <w:numPr>
          <w:ilvl w:val="2"/>
          <w:numId w:val="4"/>
        </w:numPr>
        <w:rPr>
          <w:b/>
        </w:rPr>
      </w:pPr>
      <w:r>
        <w:t>Confirm the following settings are now bolded and filled in after successfully completing the Registration step above.</w:t>
      </w:r>
      <w:r w:rsidRPr="008907F8">
        <w:rPr>
          <w:b/>
        </w:rPr>
        <w:t xml:space="preserve"> </w:t>
      </w:r>
    </w:p>
    <w:p w:rsidR="008907F8" w:rsidRDefault="008907F8" w:rsidP="008907F8">
      <w:pPr>
        <w:ind w:left="810"/>
        <w:rPr>
          <w:b/>
        </w:rPr>
      </w:pPr>
      <w:r>
        <w:rPr>
          <w:noProof/>
        </w:rPr>
        <w:lastRenderedPageBreak/>
        <w:drawing>
          <wp:inline distT="0" distB="0" distL="0" distR="0" wp14:anchorId="448C1763" wp14:editId="4D6A166B">
            <wp:extent cx="5943600" cy="1506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1506220"/>
                    </a:xfrm>
                    <a:prstGeom prst="rect">
                      <a:avLst/>
                    </a:prstGeom>
                  </pic:spPr>
                </pic:pic>
              </a:graphicData>
            </a:graphic>
          </wp:inline>
        </w:drawing>
      </w:r>
    </w:p>
    <w:p w:rsidR="005D2FA2" w:rsidRPr="00950783" w:rsidRDefault="005D2FA2" w:rsidP="005D2FA2">
      <w:pPr>
        <w:ind w:firstLine="720"/>
        <w:rPr>
          <w:rFonts w:cstheme="minorHAnsi"/>
          <w:b/>
          <w:sz w:val="24"/>
          <w:szCs w:val="24"/>
          <w:u w:val="single"/>
        </w:rPr>
      </w:pPr>
      <w:r w:rsidRPr="00950783">
        <w:rPr>
          <w:rFonts w:cstheme="minorHAnsi"/>
          <w:sz w:val="24"/>
          <w:szCs w:val="24"/>
        </w:rPr>
        <w:t xml:space="preserve">__________ </w:t>
      </w:r>
      <w:r w:rsidRPr="00950783">
        <w:rPr>
          <w:rFonts w:cstheme="minorHAnsi"/>
          <w:b/>
          <w:sz w:val="24"/>
          <w:szCs w:val="24"/>
        </w:rPr>
        <w:t xml:space="preserve">Verified    </w:t>
      </w:r>
      <w:r w:rsidRPr="00950783">
        <w:rPr>
          <w:rFonts w:cstheme="minorHAnsi"/>
          <w:sz w:val="24"/>
          <w:szCs w:val="24"/>
        </w:rPr>
        <w:t>__________</w:t>
      </w:r>
      <w:r w:rsidRPr="00950783">
        <w:rPr>
          <w:rFonts w:cstheme="minorHAnsi"/>
          <w:b/>
          <w:sz w:val="24"/>
          <w:szCs w:val="24"/>
        </w:rPr>
        <w:t xml:space="preserve"> Not Verified</w:t>
      </w:r>
      <w:r w:rsidRPr="00950783">
        <w:rPr>
          <w:rFonts w:cstheme="minorHAnsi"/>
          <w:b/>
          <w:sz w:val="24"/>
          <w:szCs w:val="24"/>
        </w:rPr>
        <w:tab/>
        <w:t xml:space="preserve">  Non-Conform Ref # </w:t>
      </w:r>
      <w:r w:rsidRPr="00950783">
        <w:rPr>
          <w:rFonts w:cstheme="minorHAnsi"/>
          <w:b/>
          <w:sz w:val="24"/>
          <w:szCs w:val="24"/>
          <w:u w:val="single"/>
        </w:rPr>
        <w:tab/>
      </w:r>
      <w:r w:rsidRPr="00950783">
        <w:rPr>
          <w:rFonts w:cstheme="minorHAnsi"/>
          <w:b/>
          <w:sz w:val="24"/>
          <w:szCs w:val="24"/>
          <w:u w:val="single"/>
        </w:rPr>
        <w:tab/>
      </w:r>
    </w:p>
    <w:p w:rsidR="005D2FA2" w:rsidRPr="00B81192" w:rsidRDefault="00B81192" w:rsidP="005D2FA2">
      <w:pPr>
        <w:pStyle w:val="ListParagraph"/>
        <w:numPr>
          <w:ilvl w:val="2"/>
          <w:numId w:val="4"/>
        </w:numPr>
      </w:pPr>
      <w:commentRangeStart w:id="86"/>
      <w:r w:rsidRPr="00B81192">
        <w:t xml:space="preserve">Pick out different colors </w:t>
      </w:r>
      <w:commentRangeEnd w:id="86"/>
      <w:r w:rsidR="00A00526">
        <w:rPr>
          <w:rStyle w:val="CommentReference"/>
        </w:rPr>
        <w:commentReference w:id="86"/>
      </w:r>
      <w:ins w:id="87" w:author="Brian Cullinan" w:date="2012-08-06T08:11:00Z">
        <w:r w:rsidR="00C84AC8">
          <w:t xml:space="preserve">by clicking the drop down arrow in the right column </w:t>
        </w:r>
      </w:ins>
      <w:r w:rsidRPr="00B81192">
        <w:t>and confirm they are effective by looking at the Debug tab.</w:t>
      </w:r>
      <w:ins w:id="88" w:author="Brian Cullinan" w:date="2012-08-06T08:11:00Z">
        <w:r w:rsidR="00C84AC8">
          <w:t xml:space="preserve">  Some error types may not be displayed.</w:t>
        </w:r>
      </w:ins>
    </w:p>
    <w:p w:rsidR="00B81192" w:rsidRDefault="00C84AC8" w:rsidP="00B81192">
      <w:pPr>
        <w:ind w:left="810"/>
        <w:rPr>
          <w:b/>
        </w:rPr>
      </w:pPr>
      <w:ins w:id="89" w:author="Brian Cullinan" w:date="2012-08-06T08:13:00Z">
        <w:r>
          <w:rPr>
            <w:noProof/>
          </w:rPr>
          <w:drawing>
            <wp:inline distT="0" distB="0" distL="0" distR="0" wp14:anchorId="79EADE76" wp14:editId="42653BAB">
              <wp:extent cx="4533900" cy="2476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533900" cy="2476500"/>
                      </a:xfrm>
                      <a:prstGeom prst="rect">
                        <a:avLst/>
                      </a:prstGeom>
                    </pic:spPr>
                  </pic:pic>
                </a:graphicData>
              </a:graphic>
            </wp:inline>
          </w:drawing>
        </w:r>
      </w:ins>
      <w:del w:id="90" w:author="Brian Cullinan" w:date="2012-08-06T08:13:00Z">
        <w:r w:rsidR="00B81192" w:rsidDel="00C84AC8">
          <w:rPr>
            <w:noProof/>
          </w:rPr>
          <w:drawing>
            <wp:inline distT="0" distB="0" distL="0" distR="0" wp14:anchorId="40AEF10D" wp14:editId="12626913">
              <wp:extent cx="5943600" cy="962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962025"/>
                      </a:xfrm>
                      <a:prstGeom prst="rect">
                        <a:avLst/>
                      </a:prstGeom>
                    </pic:spPr>
                  </pic:pic>
                </a:graphicData>
              </a:graphic>
            </wp:inline>
          </w:drawing>
        </w:r>
      </w:del>
    </w:p>
    <w:p w:rsidR="00B81192" w:rsidRPr="00950783" w:rsidRDefault="00B81192" w:rsidP="00B81192">
      <w:pPr>
        <w:ind w:firstLine="720"/>
        <w:rPr>
          <w:rFonts w:cstheme="minorHAnsi"/>
          <w:b/>
          <w:sz w:val="24"/>
          <w:szCs w:val="24"/>
          <w:u w:val="single"/>
        </w:rPr>
      </w:pPr>
      <w:r w:rsidRPr="00950783">
        <w:rPr>
          <w:rFonts w:cstheme="minorHAnsi"/>
          <w:sz w:val="24"/>
          <w:szCs w:val="24"/>
        </w:rPr>
        <w:t xml:space="preserve">__________ </w:t>
      </w:r>
      <w:r w:rsidRPr="00950783">
        <w:rPr>
          <w:rFonts w:cstheme="minorHAnsi"/>
          <w:b/>
          <w:sz w:val="24"/>
          <w:szCs w:val="24"/>
        </w:rPr>
        <w:t xml:space="preserve">Verified    </w:t>
      </w:r>
      <w:r w:rsidRPr="00950783">
        <w:rPr>
          <w:rFonts w:cstheme="minorHAnsi"/>
          <w:sz w:val="24"/>
          <w:szCs w:val="24"/>
        </w:rPr>
        <w:t>__________</w:t>
      </w:r>
      <w:r w:rsidRPr="00950783">
        <w:rPr>
          <w:rFonts w:cstheme="minorHAnsi"/>
          <w:b/>
          <w:sz w:val="24"/>
          <w:szCs w:val="24"/>
        </w:rPr>
        <w:t xml:space="preserve"> Not Verified</w:t>
      </w:r>
      <w:r w:rsidRPr="00950783">
        <w:rPr>
          <w:rFonts w:cstheme="minorHAnsi"/>
          <w:b/>
          <w:sz w:val="24"/>
          <w:szCs w:val="24"/>
        </w:rPr>
        <w:tab/>
        <w:t xml:space="preserve">  Non-Conform Ref # </w:t>
      </w:r>
      <w:r w:rsidRPr="00950783">
        <w:rPr>
          <w:rFonts w:cstheme="minorHAnsi"/>
          <w:b/>
          <w:sz w:val="24"/>
          <w:szCs w:val="24"/>
          <w:u w:val="single"/>
        </w:rPr>
        <w:tab/>
      </w:r>
      <w:r w:rsidRPr="00950783">
        <w:rPr>
          <w:rFonts w:cstheme="minorHAnsi"/>
          <w:b/>
          <w:sz w:val="24"/>
          <w:szCs w:val="24"/>
          <w:u w:val="single"/>
        </w:rPr>
        <w:tab/>
      </w:r>
    </w:p>
    <w:p w:rsidR="00395215" w:rsidRDefault="00395215" w:rsidP="00B81192">
      <w:pPr>
        <w:pStyle w:val="ListParagraph"/>
        <w:numPr>
          <w:ilvl w:val="2"/>
          <w:numId w:val="4"/>
        </w:numPr>
        <w:rPr>
          <w:ins w:id="91" w:author="Scott Pletzer" w:date="2012-08-06T16:56:00Z"/>
        </w:rPr>
      </w:pPr>
      <w:commentRangeStart w:id="92"/>
      <w:r w:rsidRPr="00395215">
        <w:t>Change the Language property</w:t>
      </w:r>
      <w:commentRangeEnd w:id="92"/>
      <w:r w:rsidR="00251B1B">
        <w:rPr>
          <w:rStyle w:val="CommentReference"/>
        </w:rPr>
        <w:commentReference w:id="92"/>
      </w:r>
      <w:ins w:id="93" w:author="Brian Cullinan" w:date="2012-08-06T08:14:00Z">
        <w:r w:rsidR="00C84AC8">
          <w:t xml:space="preserve"> by clicking the drop-down arrow on the right hand side and selecting a different language from the list</w:t>
        </w:r>
      </w:ins>
      <w:r w:rsidRPr="00395215">
        <w:t>.  Click Save.  Close the dialog.  Re-open the dialog using the tray icon.  Verify the language is different.</w:t>
      </w:r>
    </w:p>
    <w:p w:rsidR="00F630EB" w:rsidRDefault="00F630EB" w:rsidP="00F630EB">
      <w:pPr>
        <w:pStyle w:val="ListParagraph"/>
        <w:ind w:left="1530"/>
        <w:rPr>
          <w:ins w:id="94" w:author="Brian Cullinan" w:date="2012-08-06T08:14:00Z"/>
        </w:rPr>
        <w:pPrChange w:id="95" w:author="Scott Pletzer" w:date="2012-08-06T16:56:00Z">
          <w:pPr>
            <w:pStyle w:val="ListParagraph"/>
            <w:numPr>
              <w:ilvl w:val="2"/>
              <w:numId w:val="4"/>
            </w:numPr>
            <w:ind w:left="1530" w:hanging="720"/>
          </w:pPr>
        </w:pPrChange>
      </w:pPr>
      <w:ins w:id="96" w:author="Scott Pletzer" w:date="2012-08-06T16:56:00Z">
        <w:r>
          <w:rPr>
            <w:i/>
          </w:rPr>
          <w:t>NOTE: Reference SR-005</w:t>
        </w:r>
      </w:ins>
      <w:ins w:id="97" w:author="Scott Pletzer" w:date="2012-08-06T16:57:00Z">
        <w:r>
          <w:rPr>
            <w:i/>
          </w:rPr>
          <w:t xml:space="preserve"> 4.5, 4.11</w:t>
        </w:r>
      </w:ins>
    </w:p>
    <w:p w:rsidR="00C84AC8" w:rsidRPr="00395215" w:rsidRDefault="00C84AC8" w:rsidP="00B968B1">
      <w:pPr>
        <w:ind w:left="810"/>
      </w:pPr>
      <w:ins w:id="98" w:author="Brian Cullinan" w:date="2012-08-06T08:14:00Z">
        <w:r>
          <w:rPr>
            <w:noProof/>
          </w:rPr>
          <w:drawing>
            <wp:inline distT="0" distB="0" distL="0" distR="0" wp14:anchorId="6465C036" wp14:editId="2E8BCE4E">
              <wp:extent cx="5943600" cy="9893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989330"/>
                      </a:xfrm>
                      <a:prstGeom prst="rect">
                        <a:avLst/>
                      </a:prstGeom>
                    </pic:spPr>
                  </pic:pic>
                </a:graphicData>
              </a:graphic>
            </wp:inline>
          </w:drawing>
        </w:r>
      </w:ins>
    </w:p>
    <w:p w:rsidR="00395215" w:rsidRPr="00950783" w:rsidRDefault="00395215" w:rsidP="00395215">
      <w:pPr>
        <w:ind w:firstLine="720"/>
        <w:rPr>
          <w:rFonts w:cstheme="minorHAnsi"/>
          <w:b/>
          <w:sz w:val="24"/>
          <w:szCs w:val="24"/>
          <w:u w:val="single"/>
        </w:rPr>
      </w:pPr>
      <w:r w:rsidRPr="00395215">
        <w:t xml:space="preserve"> </w:t>
      </w:r>
      <w:r w:rsidRPr="00950783">
        <w:rPr>
          <w:rFonts w:cstheme="minorHAnsi"/>
          <w:sz w:val="24"/>
          <w:szCs w:val="24"/>
        </w:rPr>
        <w:t xml:space="preserve">__________ </w:t>
      </w:r>
      <w:r w:rsidRPr="00950783">
        <w:rPr>
          <w:rFonts w:cstheme="minorHAnsi"/>
          <w:b/>
          <w:sz w:val="24"/>
          <w:szCs w:val="24"/>
        </w:rPr>
        <w:t xml:space="preserve">Verified    </w:t>
      </w:r>
      <w:r w:rsidRPr="00950783">
        <w:rPr>
          <w:rFonts w:cstheme="minorHAnsi"/>
          <w:sz w:val="24"/>
          <w:szCs w:val="24"/>
        </w:rPr>
        <w:t>__________</w:t>
      </w:r>
      <w:r w:rsidRPr="00950783">
        <w:rPr>
          <w:rFonts w:cstheme="minorHAnsi"/>
          <w:b/>
          <w:sz w:val="24"/>
          <w:szCs w:val="24"/>
        </w:rPr>
        <w:t xml:space="preserve"> Not Verified</w:t>
      </w:r>
      <w:r w:rsidRPr="00950783">
        <w:rPr>
          <w:rFonts w:cstheme="minorHAnsi"/>
          <w:b/>
          <w:sz w:val="24"/>
          <w:szCs w:val="24"/>
        </w:rPr>
        <w:tab/>
        <w:t xml:space="preserve">  Non-Conform Ref # </w:t>
      </w:r>
      <w:r w:rsidRPr="00950783">
        <w:rPr>
          <w:rFonts w:cstheme="minorHAnsi"/>
          <w:b/>
          <w:sz w:val="24"/>
          <w:szCs w:val="24"/>
          <w:u w:val="single"/>
        </w:rPr>
        <w:tab/>
      </w:r>
      <w:r w:rsidRPr="00950783">
        <w:rPr>
          <w:rFonts w:cstheme="minorHAnsi"/>
          <w:b/>
          <w:sz w:val="24"/>
          <w:szCs w:val="24"/>
          <w:u w:val="single"/>
        </w:rPr>
        <w:tab/>
      </w:r>
    </w:p>
    <w:p w:rsidR="00B81192" w:rsidRDefault="00A24600" w:rsidP="00B81192">
      <w:pPr>
        <w:pStyle w:val="ListParagraph"/>
        <w:numPr>
          <w:ilvl w:val="2"/>
          <w:numId w:val="4"/>
        </w:numPr>
      </w:pPr>
      <w:r>
        <w:t>Click the ellipsis “…” next to ClearView Path and select the path to ClearView.  Verify the surrounding settings are filled in.</w:t>
      </w:r>
    </w:p>
    <w:p w:rsidR="00027E60" w:rsidRDefault="00A24600" w:rsidP="00F00B27">
      <w:pPr>
        <w:ind w:left="810"/>
      </w:pPr>
      <w:r>
        <w:rPr>
          <w:noProof/>
        </w:rPr>
        <w:drawing>
          <wp:inline distT="0" distB="0" distL="0" distR="0" wp14:anchorId="44765563" wp14:editId="0AB682A5">
            <wp:extent cx="5943600" cy="14401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440180"/>
                    </a:xfrm>
                    <a:prstGeom prst="rect">
                      <a:avLst/>
                    </a:prstGeom>
                  </pic:spPr>
                </pic:pic>
              </a:graphicData>
            </a:graphic>
          </wp:inline>
        </w:drawing>
      </w:r>
    </w:p>
    <w:p w:rsidR="00F00B27" w:rsidRDefault="00862D7C" w:rsidP="00B968B1">
      <w:pPr>
        <w:pStyle w:val="ListParagraph"/>
        <w:numPr>
          <w:ilvl w:val="1"/>
          <w:numId w:val="4"/>
        </w:numPr>
        <w:rPr>
          <w:ins w:id="99" w:author="Scott Pletzer" w:date="2012-08-06T16:57:00Z"/>
          <w:b/>
        </w:rPr>
      </w:pPr>
      <w:ins w:id="100" w:author="Brian Cullinan" w:date="2012-08-06T08:17:00Z">
        <w:r>
          <w:rPr>
            <w:b/>
          </w:rPr>
          <w:t>Service Tab</w:t>
        </w:r>
      </w:ins>
    </w:p>
    <w:p w:rsidR="00F630EB" w:rsidRDefault="00F630EB" w:rsidP="00F630EB">
      <w:pPr>
        <w:pStyle w:val="ListParagraph"/>
        <w:tabs>
          <w:tab w:val="left" w:pos="1440"/>
        </w:tabs>
        <w:ind w:left="1440"/>
        <w:rPr>
          <w:ins w:id="101" w:author="Brian Cullinan" w:date="2012-08-06T08:17:00Z"/>
          <w:b/>
        </w:rPr>
        <w:pPrChange w:id="102" w:author="Scott Pletzer" w:date="2012-08-06T16:57:00Z">
          <w:pPr>
            <w:pStyle w:val="ListParagraph"/>
            <w:numPr>
              <w:ilvl w:val="1"/>
              <w:numId w:val="4"/>
            </w:numPr>
            <w:ind w:left="1440" w:hanging="720"/>
          </w:pPr>
        </w:pPrChange>
      </w:pPr>
      <w:ins w:id="103" w:author="Scott Pletzer" w:date="2012-08-06T16:57:00Z">
        <w:r>
          <w:rPr>
            <w:i/>
          </w:rPr>
          <w:t>NOTE: Reference SR-005</w:t>
        </w:r>
        <w:r>
          <w:rPr>
            <w:i/>
          </w:rPr>
          <w:t xml:space="preserve"> 4.1, 4.3, and 4.4.4</w:t>
        </w:r>
      </w:ins>
    </w:p>
    <w:p w:rsidR="00862D7C" w:rsidRDefault="00862D7C" w:rsidP="00B968B1">
      <w:pPr>
        <w:pStyle w:val="ListParagraph"/>
        <w:numPr>
          <w:ilvl w:val="2"/>
          <w:numId w:val="4"/>
        </w:numPr>
        <w:rPr>
          <w:ins w:id="104" w:author="Brian Cullinan" w:date="2012-08-06T08:19:00Z"/>
        </w:rPr>
      </w:pPr>
      <w:ins w:id="105" w:author="Brian Cullinan" w:date="2012-08-06T08:17:00Z">
        <w:r>
          <w:t>Select the Service tab and verify the synchronizer is in a “Stopped” state.  You may need to click stop in order to get it to a stopped state.  Click Start and verify the start button becomes disabled and the Stop button becomes available.  This confirms the service is running as a standalone process.</w:t>
        </w:r>
      </w:ins>
    </w:p>
    <w:p w:rsidR="00862D7C" w:rsidRDefault="00862D7C" w:rsidP="00373E8D">
      <w:pPr>
        <w:ind w:left="810"/>
        <w:rPr>
          <w:ins w:id="106" w:author="Brian Cullinan" w:date="2012-08-06T08:17:00Z"/>
        </w:rPr>
      </w:pPr>
      <w:ins w:id="107" w:author="Brian Cullinan" w:date="2012-08-06T08:19:00Z">
        <w:r>
          <w:rPr>
            <w:noProof/>
          </w:rPr>
          <w:drawing>
            <wp:inline distT="0" distB="0" distL="0" distR="0" wp14:anchorId="4C6A0422" wp14:editId="5B431122">
              <wp:extent cx="4171950" cy="10763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171950" cy="1076325"/>
                      </a:xfrm>
                      <a:prstGeom prst="rect">
                        <a:avLst/>
                      </a:prstGeom>
                    </pic:spPr>
                  </pic:pic>
                </a:graphicData>
              </a:graphic>
            </wp:inline>
          </w:drawing>
        </w:r>
      </w:ins>
    </w:p>
    <w:p w:rsidR="00862D7C" w:rsidRPr="00950783" w:rsidRDefault="00862D7C" w:rsidP="00862D7C">
      <w:pPr>
        <w:ind w:firstLine="720"/>
        <w:rPr>
          <w:ins w:id="108" w:author="Brian Cullinan" w:date="2012-08-06T08:18:00Z"/>
          <w:rFonts w:cstheme="minorHAnsi"/>
          <w:b/>
          <w:sz w:val="24"/>
          <w:szCs w:val="24"/>
          <w:u w:val="single"/>
        </w:rPr>
      </w:pPr>
      <w:ins w:id="109" w:author="Brian Cullinan" w:date="2012-08-06T08:17:00Z">
        <w:r>
          <w:t xml:space="preserve"> </w:t>
        </w:r>
      </w:ins>
      <w:ins w:id="110" w:author="Brian Cullinan" w:date="2012-08-06T08:18:00Z">
        <w:r w:rsidRPr="00395215">
          <w:t xml:space="preserve"> </w:t>
        </w:r>
        <w:r w:rsidRPr="00950783">
          <w:rPr>
            <w:rFonts w:cstheme="minorHAnsi"/>
            <w:sz w:val="24"/>
            <w:szCs w:val="24"/>
          </w:rPr>
          <w:t xml:space="preserve">__________ </w:t>
        </w:r>
        <w:r w:rsidRPr="00950783">
          <w:rPr>
            <w:rFonts w:cstheme="minorHAnsi"/>
            <w:b/>
            <w:sz w:val="24"/>
            <w:szCs w:val="24"/>
          </w:rPr>
          <w:t xml:space="preserve">Verified    </w:t>
        </w:r>
        <w:r w:rsidRPr="00950783">
          <w:rPr>
            <w:rFonts w:cstheme="minorHAnsi"/>
            <w:sz w:val="24"/>
            <w:szCs w:val="24"/>
          </w:rPr>
          <w:t>__________</w:t>
        </w:r>
        <w:r w:rsidRPr="00950783">
          <w:rPr>
            <w:rFonts w:cstheme="minorHAnsi"/>
            <w:b/>
            <w:sz w:val="24"/>
            <w:szCs w:val="24"/>
          </w:rPr>
          <w:t xml:space="preserve"> Not Verified</w:t>
        </w:r>
        <w:r w:rsidRPr="00950783">
          <w:rPr>
            <w:rFonts w:cstheme="minorHAnsi"/>
            <w:b/>
            <w:sz w:val="24"/>
            <w:szCs w:val="24"/>
          </w:rPr>
          <w:tab/>
          <w:t xml:space="preserve">  Non-Conform Ref # </w:t>
        </w:r>
        <w:r w:rsidRPr="00950783">
          <w:rPr>
            <w:rFonts w:cstheme="minorHAnsi"/>
            <w:b/>
            <w:sz w:val="24"/>
            <w:szCs w:val="24"/>
            <w:u w:val="single"/>
          </w:rPr>
          <w:tab/>
        </w:r>
        <w:r w:rsidRPr="00950783">
          <w:rPr>
            <w:rFonts w:cstheme="minorHAnsi"/>
            <w:b/>
            <w:sz w:val="24"/>
            <w:szCs w:val="24"/>
            <w:u w:val="single"/>
          </w:rPr>
          <w:tab/>
        </w:r>
      </w:ins>
    </w:p>
    <w:p w:rsidR="00862D7C" w:rsidRDefault="005F541D" w:rsidP="00373E8D">
      <w:pPr>
        <w:pStyle w:val="ListParagraph"/>
        <w:numPr>
          <w:ilvl w:val="2"/>
          <w:numId w:val="4"/>
        </w:numPr>
        <w:rPr>
          <w:ins w:id="111" w:author="Scott Pletzer" w:date="2012-08-06T16:57:00Z"/>
        </w:rPr>
      </w:pPr>
      <w:ins w:id="112" w:author="Brian Cullinan" w:date="2012-08-06T08:49:00Z">
        <w:r>
          <w:t>Verify</w:t>
        </w:r>
        <w:bookmarkStart w:id="113" w:name="_GoBack"/>
        <w:bookmarkEnd w:id="113"/>
        <w:r>
          <w:t xml:space="preserve"> that when Simulate Exception Synchronize is clicked the </w:t>
        </w:r>
      </w:ins>
      <w:ins w:id="114" w:author="Brian Cullinan" w:date="2012-08-06T08:50:00Z">
        <w:r>
          <w:t>count next to Exception Synchronized increases by 1.</w:t>
        </w:r>
      </w:ins>
    </w:p>
    <w:p w:rsidR="00F630EB" w:rsidRPr="00373E8D" w:rsidRDefault="00F630EB" w:rsidP="00F630EB">
      <w:pPr>
        <w:pStyle w:val="ListParagraph"/>
        <w:ind w:left="1530"/>
        <w:pPrChange w:id="115" w:author="Scott Pletzer" w:date="2012-08-06T16:57:00Z">
          <w:pPr>
            <w:pStyle w:val="ListParagraph"/>
            <w:numPr>
              <w:ilvl w:val="2"/>
              <w:numId w:val="4"/>
            </w:numPr>
            <w:ind w:left="1530" w:hanging="720"/>
          </w:pPr>
        </w:pPrChange>
      </w:pPr>
      <w:ins w:id="116" w:author="Scott Pletzer" w:date="2012-08-06T16:57:00Z">
        <w:r>
          <w:rPr>
            <w:i/>
          </w:rPr>
          <w:t>NOTE: Reference SR-005</w:t>
        </w:r>
        <w:r>
          <w:rPr>
            <w:i/>
          </w:rPr>
          <w:t xml:space="preserve"> 4.6, 4.7, and 4.10</w:t>
        </w:r>
      </w:ins>
    </w:p>
    <w:p w:rsidR="00F00B27" w:rsidDel="005F541D" w:rsidRDefault="005F541D" w:rsidP="00373E8D">
      <w:pPr>
        <w:ind w:left="720"/>
        <w:rPr>
          <w:del w:id="117" w:author="Brian Cullinan" w:date="2012-08-06T08:50:00Z"/>
          <w:rFonts w:cstheme="minorHAnsi"/>
          <w:b/>
          <w:sz w:val="24"/>
          <w:szCs w:val="24"/>
          <w:u w:val="single"/>
        </w:rPr>
      </w:pPr>
      <w:ins w:id="118" w:author="Brian Cullinan" w:date="2012-08-06T08:50:00Z">
        <w:r>
          <w:t xml:space="preserve"> </w:t>
        </w:r>
        <w:r w:rsidRPr="00395215">
          <w:t xml:space="preserve"> </w:t>
        </w:r>
        <w:r w:rsidRPr="00373E8D">
          <w:rPr>
            <w:rFonts w:cstheme="minorHAnsi"/>
            <w:sz w:val="24"/>
            <w:szCs w:val="24"/>
          </w:rPr>
          <w:t xml:space="preserve">__________ </w:t>
        </w:r>
        <w:r w:rsidRPr="00373E8D">
          <w:rPr>
            <w:rFonts w:cstheme="minorHAnsi"/>
            <w:b/>
            <w:sz w:val="24"/>
            <w:szCs w:val="24"/>
          </w:rPr>
          <w:t xml:space="preserve">Verified    </w:t>
        </w:r>
        <w:r w:rsidRPr="00373E8D">
          <w:rPr>
            <w:rFonts w:cstheme="minorHAnsi"/>
            <w:sz w:val="24"/>
            <w:szCs w:val="24"/>
          </w:rPr>
          <w:t>__________</w:t>
        </w:r>
        <w:r w:rsidRPr="00373E8D">
          <w:rPr>
            <w:rFonts w:cstheme="minorHAnsi"/>
            <w:b/>
            <w:sz w:val="24"/>
            <w:szCs w:val="24"/>
          </w:rPr>
          <w:t xml:space="preserve"> Not Verified</w:t>
        </w:r>
        <w:r w:rsidRPr="00373E8D">
          <w:rPr>
            <w:rFonts w:cstheme="minorHAnsi"/>
            <w:b/>
            <w:sz w:val="24"/>
            <w:szCs w:val="24"/>
          </w:rPr>
          <w:tab/>
          <w:t xml:space="preserve">  Non-Conform Ref # </w:t>
        </w:r>
        <w:r w:rsidRPr="00373E8D">
          <w:rPr>
            <w:rFonts w:cstheme="minorHAnsi"/>
            <w:b/>
            <w:sz w:val="24"/>
            <w:szCs w:val="24"/>
            <w:u w:val="single"/>
          </w:rPr>
          <w:tab/>
        </w:r>
        <w:r w:rsidRPr="00373E8D">
          <w:rPr>
            <w:rFonts w:cstheme="minorHAnsi"/>
            <w:b/>
            <w:sz w:val="24"/>
            <w:szCs w:val="24"/>
            <w:u w:val="single"/>
          </w:rPr>
          <w:tab/>
        </w:r>
      </w:ins>
    </w:p>
    <w:p w:rsidR="005F541D" w:rsidRDefault="005F541D" w:rsidP="00373E8D">
      <w:pPr>
        <w:ind w:left="720"/>
        <w:rPr>
          <w:rFonts w:cstheme="minorHAnsi"/>
          <w:b/>
          <w:sz w:val="24"/>
          <w:szCs w:val="24"/>
          <w:u w:val="single"/>
        </w:rPr>
      </w:pPr>
    </w:p>
    <w:p w:rsidR="00F00B27" w:rsidDel="005F541D" w:rsidRDefault="00F00B27" w:rsidP="00027E60">
      <w:pPr>
        <w:pStyle w:val="ListParagraph"/>
        <w:ind w:left="0"/>
        <w:jc w:val="center"/>
        <w:outlineLvl w:val="0"/>
        <w:rPr>
          <w:del w:id="119" w:author="Brian Cullinan" w:date="2012-08-06T08:50:00Z"/>
        </w:rPr>
      </w:pPr>
    </w:p>
    <w:p w:rsidR="005F541D" w:rsidRDefault="005F541D" w:rsidP="00B968B1">
      <w:pPr>
        <w:rPr>
          <w:ins w:id="120" w:author="Brian Cullinan" w:date="2012-08-06T08:50:00Z"/>
        </w:rPr>
      </w:pPr>
    </w:p>
    <w:p w:rsidR="005F541D" w:rsidRDefault="005F541D" w:rsidP="00B968B1">
      <w:pPr>
        <w:rPr>
          <w:ins w:id="121" w:author="Brian Cullinan" w:date="2012-08-06T08:51:00Z"/>
        </w:rPr>
      </w:pPr>
    </w:p>
    <w:p w:rsidR="005F541D" w:rsidRDefault="005F541D" w:rsidP="00B968B1">
      <w:pPr>
        <w:rPr>
          <w:ins w:id="122" w:author="Brian Cullinan" w:date="2012-08-06T08:50:00Z"/>
        </w:rPr>
        <w:sectPr w:rsidR="005F541D">
          <w:headerReference w:type="default" r:id="rId27"/>
          <w:footerReference w:type="default" r:id="rId28"/>
          <w:pgSz w:w="12240" w:h="15840"/>
          <w:pgMar w:top="1440" w:right="1440" w:bottom="1440" w:left="1440" w:header="720" w:footer="720" w:gutter="0"/>
          <w:cols w:space="720"/>
          <w:docGrid w:linePitch="360"/>
        </w:sectPr>
      </w:pPr>
    </w:p>
    <w:p w:rsidR="00027E60" w:rsidRPr="003478A1" w:rsidRDefault="00027E60" w:rsidP="00027E60">
      <w:pPr>
        <w:pStyle w:val="ListParagraph"/>
        <w:ind w:left="0"/>
        <w:jc w:val="center"/>
        <w:outlineLvl w:val="0"/>
        <w:rPr>
          <w:rFonts w:cstheme="minorHAnsi"/>
          <w:b/>
          <w:sz w:val="24"/>
          <w:szCs w:val="24"/>
        </w:rPr>
      </w:pPr>
      <w:r>
        <w:rPr>
          <w:rFonts w:cstheme="minorHAnsi"/>
          <w:b/>
          <w:sz w:val="24"/>
          <w:szCs w:val="24"/>
        </w:rPr>
        <w:lastRenderedPageBreak/>
        <w:t>A</w:t>
      </w:r>
      <w:r w:rsidRPr="003478A1">
        <w:rPr>
          <w:rFonts w:cstheme="minorHAnsi"/>
          <w:b/>
          <w:sz w:val="24"/>
          <w:szCs w:val="24"/>
        </w:rPr>
        <w:t xml:space="preserve">ttachment A </w:t>
      </w:r>
    </w:p>
    <w:p w:rsidR="00027E60" w:rsidRPr="003478A1" w:rsidRDefault="00027E60" w:rsidP="00027E60">
      <w:pPr>
        <w:pStyle w:val="ListParagraph"/>
        <w:ind w:left="0"/>
        <w:jc w:val="center"/>
        <w:rPr>
          <w:rFonts w:cstheme="minorHAnsi"/>
          <w:b/>
          <w:sz w:val="24"/>
          <w:szCs w:val="24"/>
        </w:rPr>
      </w:pPr>
      <w:r w:rsidRPr="003478A1">
        <w:rPr>
          <w:rFonts w:cstheme="minorHAnsi"/>
          <w:b/>
          <w:sz w:val="24"/>
          <w:szCs w:val="24"/>
        </w:rPr>
        <w:t>Deviations from Protocol</w:t>
      </w:r>
    </w:p>
    <w:p w:rsidR="00027E60" w:rsidRPr="003478A1" w:rsidRDefault="00027E60" w:rsidP="00027E60">
      <w:pPr>
        <w:pStyle w:val="ListParagraph"/>
        <w:ind w:left="-720"/>
        <w:jc w:val="both"/>
        <w:rPr>
          <w:rFonts w:cstheme="minorHAnsi"/>
          <w:sz w:val="24"/>
          <w:szCs w:val="24"/>
        </w:rPr>
      </w:pPr>
      <w:r w:rsidRPr="003478A1">
        <w:rPr>
          <w:rFonts w:cstheme="minorHAnsi"/>
          <w:sz w:val="24"/>
          <w:szCs w:val="24"/>
        </w:rPr>
        <w:t>NOTE:  This form is used for minor deviations from the protocol as written.  Fill out all sections of this form prior to moving forward in the validation process.</w:t>
      </w:r>
    </w:p>
    <w:p w:rsidR="00027E60" w:rsidRPr="003478A1" w:rsidRDefault="00027E60" w:rsidP="00027E60">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990"/>
        <w:gridCol w:w="1710"/>
        <w:gridCol w:w="5220"/>
        <w:gridCol w:w="4590"/>
        <w:gridCol w:w="1440"/>
      </w:tblGrid>
      <w:tr w:rsidR="00027E60" w:rsidRPr="003478A1" w:rsidTr="005F541D">
        <w:trPr>
          <w:trHeight w:val="530"/>
        </w:trPr>
        <w:tc>
          <w:tcPr>
            <w:tcW w:w="630"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No.</w:t>
            </w:r>
          </w:p>
        </w:tc>
        <w:tc>
          <w:tcPr>
            <w:tcW w:w="990"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Date</w:t>
            </w:r>
          </w:p>
        </w:tc>
        <w:tc>
          <w:tcPr>
            <w:tcW w:w="1710"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Name</w:t>
            </w:r>
          </w:p>
        </w:tc>
        <w:tc>
          <w:tcPr>
            <w:tcW w:w="5220"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Description of Deviation (include reference to the protocol section)</w:t>
            </w:r>
          </w:p>
        </w:tc>
        <w:tc>
          <w:tcPr>
            <w:tcW w:w="4590"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Resolution/Action Taken</w:t>
            </w:r>
          </w:p>
        </w:tc>
        <w:tc>
          <w:tcPr>
            <w:tcW w:w="1440"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Reviewed</w:t>
            </w:r>
          </w:p>
        </w:tc>
      </w:tr>
      <w:tr w:rsidR="00027E60" w:rsidRPr="003478A1" w:rsidTr="005F541D">
        <w:trPr>
          <w:trHeight w:val="1008"/>
        </w:trPr>
        <w:tc>
          <w:tcPr>
            <w:tcW w:w="630" w:type="dxa"/>
          </w:tcPr>
          <w:p w:rsidR="00027E60" w:rsidRPr="003478A1" w:rsidRDefault="00027E60" w:rsidP="005F541D">
            <w:pPr>
              <w:pStyle w:val="ListParagraph"/>
              <w:ind w:left="0"/>
              <w:rPr>
                <w:rFonts w:cstheme="minorHAnsi"/>
                <w:b/>
                <w:sz w:val="24"/>
                <w:szCs w:val="24"/>
              </w:rPr>
            </w:pPr>
          </w:p>
        </w:tc>
        <w:tc>
          <w:tcPr>
            <w:tcW w:w="990" w:type="dxa"/>
          </w:tcPr>
          <w:p w:rsidR="00027E60" w:rsidRPr="003478A1" w:rsidRDefault="00027E60" w:rsidP="005F541D">
            <w:pPr>
              <w:pStyle w:val="ListParagraph"/>
              <w:ind w:left="0"/>
              <w:rPr>
                <w:rFonts w:cstheme="minorHAnsi"/>
                <w:b/>
                <w:sz w:val="24"/>
                <w:szCs w:val="24"/>
              </w:rPr>
            </w:pPr>
          </w:p>
        </w:tc>
        <w:tc>
          <w:tcPr>
            <w:tcW w:w="1710" w:type="dxa"/>
          </w:tcPr>
          <w:p w:rsidR="00027E60" w:rsidRPr="003478A1" w:rsidRDefault="00027E60" w:rsidP="005F541D">
            <w:pPr>
              <w:pStyle w:val="ListParagraph"/>
              <w:ind w:left="0"/>
              <w:rPr>
                <w:rFonts w:cstheme="minorHAnsi"/>
                <w:b/>
                <w:sz w:val="24"/>
                <w:szCs w:val="24"/>
              </w:rPr>
            </w:pPr>
          </w:p>
        </w:tc>
        <w:tc>
          <w:tcPr>
            <w:tcW w:w="5220" w:type="dxa"/>
          </w:tcPr>
          <w:p w:rsidR="00027E60" w:rsidRPr="003478A1" w:rsidRDefault="00027E60" w:rsidP="005F541D">
            <w:pPr>
              <w:pStyle w:val="ListParagraph"/>
              <w:ind w:left="0"/>
              <w:rPr>
                <w:rFonts w:cstheme="minorHAnsi"/>
                <w:b/>
                <w:sz w:val="24"/>
                <w:szCs w:val="24"/>
              </w:rPr>
            </w:pPr>
          </w:p>
        </w:tc>
        <w:tc>
          <w:tcPr>
            <w:tcW w:w="4590" w:type="dxa"/>
          </w:tcPr>
          <w:p w:rsidR="00027E60" w:rsidRPr="003478A1" w:rsidRDefault="00027E60" w:rsidP="005F541D">
            <w:pPr>
              <w:pStyle w:val="ListParagraph"/>
              <w:ind w:left="0"/>
              <w:rPr>
                <w:rFonts w:cstheme="minorHAnsi"/>
                <w:b/>
                <w:sz w:val="24"/>
                <w:szCs w:val="24"/>
              </w:rPr>
            </w:pPr>
          </w:p>
        </w:tc>
        <w:tc>
          <w:tcPr>
            <w:tcW w:w="1440"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1008"/>
        </w:trPr>
        <w:tc>
          <w:tcPr>
            <w:tcW w:w="630" w:type="dxa"/>
          </w:tcPr>
          <w:p w:rsidR="00027E60" w:rsidRPr="003478A1" w:rsidRDefault="00027E60" w:rsidP="005F541D">
            <w:pPr>
              <w:pStyle w:val="ListParagraph"/>
              <w:ind w:left="0"/>
              <w:rPr>
                <w:rFonts w:cstheme="minorHAnsi"/>
                <w:b/>
                <w:sz w:val="24"/>
                <w:szCs w:val="24"/>
              </w:rPr>
            </w:pPr>
          </w:p>
        </w:tc>
        <w:tc>
          <w:tcPr>
            <w:tcW w:w="990" w:type="dxa"/>
          </w:tcPr>
          <w:p w:rsidR="00027E60" w:rsidRPr="003478A1" w:rsidRDefault="00027E60" w:rsidP="005F541D">
            <w:pPr>
              <w:pStyle w:val="ListParagraph"/>
              <w:ind w:left="0"/>
              <w:rPr>
                <w:rFonts w:cstheme="minorHAnsi"/>
                <w:b/>
                <w:sz w:val="24"/>
                <w:szCs w:val="24"/>
              </w:rPr>
            </w:pPr>
          </w:p>
        </w:tc>
        <w:tc>
          <w:tcPr>
            <w:tcW w:w="1710" w:type="dxa"/>
          </w:tcPr>
          <w:p w:rsidR="00027E60" w:rsidRPr="003478A1" w:rsidRDefault="00027E60" w:rsidP="005F541D">
            <w:pPr>
              <w:pStyle w:val="ListParagraph"/>
              <w:ind w:left="0"/>
              <w:rPr>
                <w:rFonts w:cstheme="minorHAnsi"/>
                <w:b/>
                <w:sz w:val="24"/>
                <w:szCs w:val="24"/>
              </w:rPr>
            </w:pPr>
          </w:p>
        </w:tc>
        <w:tc>
          <w:tcPr>
            <w:tcW w:w="5220" w:type="dxa"/>
          </w:tcPr>
          <w:p w:rsidR="00027E60" w:rsidRPr="003478A1" w:rsidRDefault="00027E60" w:rsidP="005F541D">
            <w:pPr>
              <w:pStyle w:val="ListParagraph"/>
              <w:ind w:left="0"/>
              <w:rPr>
                <w:rFonts w:cstheme="minorHAnsi"/>
                <w:b/>
                <w:sz w:val="24"/>
                <w:szCs w:val="24"/>
              </w:rPr>
            </w:pPr>
          </w:p>
        </w:tc>
        <w:tc>
          <w:tcPr>
            <w:tcW w:w="4590" w:type="dxa"/>
          </w:tcPr>
          <w:p w:rsidR="00027E60" w:rsidRPr="003478A1" w:rsidRDefault="00027E60" w:rsidP="005F541D">
            <w:pPr>
              <w:pStyle w:val="ListParagraph"/>
              <w:ind w:left="0"/>
              <w:rPr>
                <w:rFonts w:cstheme="minorHAnsi"/>
                <w:b/>
                <w:sz w:val="24"/>
                <w:szCs w:val="24"/>
              </w:rPr>
            </w:pPr>
          </w:p>
        </w:tc>
        <w:tc>
          <w:tcPr>
            <w:tcW w:w="1440"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1008"/>
        </w:trPr>
        <w:tc>
          <w:tcPr>
            <w:tcW w:w="630" w:type="dxa"/>
          </w:tcPr>
          <w:p w:rsidR="00027E60" w:rsidRPr="003478A1" w:rsidRDefault="00027E60" w:rsidP="005F541D">
            <w:pPr>
              <w:pStyle w:val="ListParagraph"/>
              <w:ind w:left="0"/>
              <w:rPr>
                <w:rFonts w:cstheme="minorHAnsi"/>
                <w:b/>
                <w:sz w:val="24"/>
                <w:szCs w:val="24"/>
              </w:rPr>
            </w:pPr>
          </w:p>
        </w:tc>
        <w:tc>
          <w:tcPr>
            <w:tcW w:w="990" w:type="dxa"/>
          </w:tcPr>
          <w:p w:rsidR="00027E60" w:rsidRPr="003478A1" w:rsidRDefault="00027E60" w:rsidP="005F541D">
            <w:pPr>
              <w:pStyle w:val="ListParagraph"/>
              <w:ind w:left="0"/>
              <w:rPr>
                <w:rFonts w:cstheme="minorHAnsi"/>
                <w:b/>
                <w:sz w:val="24"/>
                <w:szCs w:val="24"/>
              </w:rPr>
            </w:pPr>
          </w:p>
        </w:tc>
        <w:tc>
          <w:tcPr>
            <w:tcW w:w="1710" w:type="dxa"/>
          </w:tcPr>
          <w:p w:rsidR="00027E60" w:rsidRPr="003478A1" w:rsidRDefault="00027E60" w:rsidP="005F541D">
            <w:pPr>
              <w:pStyle w:val="ListParagraph"/>
              <w:ind w:left="0"/>
              <w:rPr>
                <w:rFonts w:cstheme="minorHAnsi"/>
                <w:b/>
                <w:sz w:val="24"/>
                <w:szCs w:val="24"/>
              </w:rPr>
            </w:pPr>
          </w:p>
        </w:tc>
        <w:tc>
          <w:tcPr>
            <w:tcW w:w="5220" w:type="dxa"/>
          </w:tcPr>
          <w:p w:rsidR="00027E60" w:rsidRPr="003478A1" w:rsidRDefault="00027E60" w:rsidP="005F541D">
            <w:pPr>
              <w:pStyle w:val="ListParagraph"/>
              <w:ind w:left="0"/>
              <w:rPr>
                <w:rFonts w:cstheme="minorHAnsi"/>
                <w:b/>
                <w:sz w:val="24"/>
                <w:szCs w:val="24"/>
              </w:rPr>
            </w:pPr>
          </w:p>
        </w:tc>
        <w:tc>
          <w:tcPr>
            <w:tcW w:w="4590" w:type="dxa"/>
          </w:tcPr>
          <w:p w:rsidR="00027E60" w:rsidRPr="003478A1" w:rsidRDefault="00027E60" w:rsidP="005F541D">
            <w:pPr>
              <w:pStyle w:val="ListParagraph"/>
              <w:ind w:left="0"/>
              <w:rPr>
                <w:rFonts w:cstheme="minorHAnsi"/>
                <w:b/>
                <w:sz w:val="24"/>
                <w:szCs w:val="24"/>
              </w:rPr>
            </w:pPr>
          </w:p>
        </w:tc>
        <w:tc>
          <w:tcPr>
            <w:tcW w:w="1440"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1008"/>
        </w:trPr>
        <w:tc>
          <w:tcPr>
            <w:tcW w:w="630" w:type="dxa"/>
          </w:tcPr>
          <w:p w:rsidR="00027E60" w:rsidRPr="003478A1" w:rsidRDefault="00027E60" w:rsidP="005F541D">
            <w:pPr>
              <w:pStyle w:val="ListParagraph"/>
              <w:ind w:left="0"/>
              <w:rPr>
                <w:rFonts w:cstheme="minorHAnsi"/>
                <w:b/>
                <w:sz w:val="24"/>
                <w:szCs w:val="24"/>
              </w:rPr>
            </w:pPr>
          </w:p>
        </w:tc>
        <w:tc>
          <w:tcPr>
            <w:tcW w:w="990" w:type="dxa"/>
          </w:tcPr>
          <w:p w:rsidR="00027E60" w:rsidRPr="003478A1" w:rsidRDefault="00027E60" w:rsidP="005F541D">
            <w:pPr>
              <w:pStyle w:val="ListParagraph"/>
              <w:ind w:left="0"/>
              <w:rPr>
                <w:rFonts w:cstheme="minorHAnsi"/>
                <w:b/>
                <w:sz w:val="24"/>
                <w:szCs w:val="24"/>
              </w:rPr>
            </w:pPr>
          </w:p>
        </w:tc>
        <w:tc>
          <w:tcPr>
            <w:tcW w:w="1710" w:type="dxa"/>
          </w:tcPr>
          <w:p w:rsidR="00027E60" w:rsidRPr="003478A1" w:rsidRDefault="00027E60" w:rsidP="005F541D">
            <w:pPr>
              <w:pStyle w:val="ListParagraph"/>
              <w:ind w:left="0"/>
              <w:rPr>
                <w:rFonts w:cstheme="minorHAnsi"/>
                <w:b/>
                <w:sz w:val="24"/>
                <w:szCs w:val="24"/>
              </w:rPr>
            </w:pPr>
          </w:p>
        </w:tc>
        <w:tc>
          <w:tcPr>
            <w:tcW w:w="5220" w:type="dxa"/>
          </w:tcPr>
          <w:p w:rsidR="00027E60" w:rsidRPr="003478A1" w:rsidRDefault="00027E60" w:rsidP="005F541D">
            <w:pPr>
              <w:pStyle w:val="ListParagraph"/>
              <w:ind w:left="0"/>
              <w:rPr>
                <w:rFonts w:cstheme="minorHAnsi"/>
                <w:b/>
                <w:sz w:val="24"/>
                <w:szCs w:val="24"/>
              </w:rPr>
            </w:pPr>
          </w:p>
        </w:tc>
        <w:tc>
          <w:tcPr>
            <w:tcW w:w="4590" w:type="dxa"/>
          </w:tcPr>
          <w:p w:rsidR="00027E60" w:rsidRPr="003478A1" w:rsidRDefault="00027E60" w:rsidP="005F541D">
            <w:pPr>
              <w:pStyle w:val="ListParagraph"/>
              <w:ind w:left="0"/>
              <w:rPr>
                <w:rFonts w:cstheme="minorHAnsi"/>
                <w:b/>
                <w:sz w:val="24"/>
                <w:szCs w:val="24"/>
              </w:rPr>
            </w:pPr>
          </w:p>
        </w:tc>
        <w:tc>
          <w:tcPr>
            <w:tcW w:w="1440"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998"/>
        </w:trPr>
        <w:tc>
          <w:tcPr>
            <w:tcW w:w="630" w:type="dxa"/>
          </w:tcPr>
          <w:p w:rsidR="00027E60" w:rsidRPr="003478A1" w:rsidRDefault="00027E60" w:rsidP="005F541D">
            <w:pPr>
              <w:pStyle w:val="ListParagraph"/>
              <w:ind w:left="0"/>
              <w:rPr>
                <w:rFonts w:cstheme="minorHAnsi"/>
                <w:b/>
                <w:sz w:val="24"/>
                <w:szCs w:val="24"/>
              </w:rPr>
            </w:pPr>
          </w:p>
        </w:tc>
        <w:tc>
          <w:tcPr>
            <w:tcW w:w="990" w:type="dxa"/>
          </w:tcPr>
          <w:p w:rsidR="00027E60" w:rsidRPr="003478A1" w:rsidRDefault="00027E60" w:rsidP="005F541D">
            <w:pPr>
              <w:pStyle w:val="ListParagraph"/>
              <w:ind w:left="0"/>
              <w:rPr>
                <w:rFonts w:cstheme="minorHAnsi"/>
                <w:b/>
                <w:sz w:val="24"/>
                <w:szCs w:val="24"/>
              </w:rPr>
            </w:pPr>
          </w:p>
        </w:tc>
        <w:tc>
          <w:tcPr>
            <w:tcW w:w="1710" w:type="dxa"/>
          </w:tcPr>
          <w:p w:rsidR="00027E60" w:rsidRPr="003478A1" w:rsidRDefault="00027E60" w:rsidP="005F541D">
            <w:pPr>
              <w:pStyle w:val="ListParagraph"/>
              <w:ind w:left="0"/>
              <w:rPr>
                <w:rFonts w:cstheme="minorHAnsi"/>
                <w:b/>
                <w:sz w:val="24"/>
                <w:szCs w:val="24"/>
              </w:rPr>
            </w:pPr>
          </w:p>
        </w:tc>
        <w:tc>
          <w:tcPr>
            <w:tcW w:w="5220" w:type="dxa"/>
          </w:tcPr>
          <w:p w:rsidR="00027E60" w:rsidRPr="003478A1" w:rsidRDefault="00027E60" w:rsidP="005F541D">
            <w:pPr>
              <w:pStyle w:val="ListParagraph"/>
              <w:ind w:left="0"/>
              <w:rPr>
                <w:rFonts w:cstheme="minorHAnsi"/>
                <w:b/>
                <w:sz w:val="24"/>
                <w:szCs w:val="24"/>
              </w:rPr>
            </w:pPr>
          </w:p>
        </w:tc>
        <w:tc>
          <w:tcPr>
            <w:tcW w:w="4590" w:type="dxa"/>
          </w:tcPr>
          <w:p w:rsidR="00027E60" w:rsidRPr="003478A1" w:rsidRDefault="00027E60" w:rsidP="005F541D">
            <w:pPr>
              <w:pStyle w:val="ListParagraph"/>
              <w:ind w:left="0"/>
              <w:rPr>
                <w:rFonts w:cstheme="minorHAnsi"/>
                <w:b/>
                <w:sz w:val="24"/>
                <w:szCs w:val="24"/>
              </w:rPr>
            </w:pPr>
          </w:p>
        </w:tc>
        <w:tc>
          <w:tcPr>
            <w:tcW w:w="1440"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962"/>
        </w:trPr>
        <w:tc>
          <w:tcPr>
            <w:tcW w:w="630" w:type="dxa"/>
          </w:tcPr>
          <w:p w:rsidR="00027E60" w:rsidRPr="003478A1" w:rsidRDefault="00027E60" w:rsidP="005F541D">
            <w:pPr>
              <w:pStyle w:val="ListParagraph"/>
              <w:ind w:left="0"/>
              <w:rPr>
                <w:rFonts w:cstheme="minorHAnsi"/>
                <w:b/>
                <w:sz w:val="24"/>
                <w:szCs w:val="24"/>
              </w:rPr>
            </w:pPr>
          </w:p>
        </w:tc>
        <w:tc>
          <w:tcPr>
            <w:tcW w:w="990" w:type="dxa"/>
          </w:tcPr>
          <w:p w:rsidR="00027E60" w:rsidRPr="003478A1" w:rsidRDefault="00027E60" w:rsidP="005F541D">
            <w:pPr>
              <w:pStyle w:val="ListParagraph"/>
              <w:ind w:left="0"/>
              <w:rPr>
                <w:rFonts w:cstheme="minorHAnsi"/>
                <w:b/>
                <w:sz w:val="24"/>
                <w:szCs w:val="24"/>
              </w:rPr>
            </w:pPr>
          </w:p>
        </w:tc>
        <w:tc>
          <w:tcPr>
            <w:tcW w:w="1710" w:type="dxa"/>
          </w:tcPr>
          <w:p w:rsidR="00027E60" w:rsidRPr="003478A1" w:rsidRDefault="00027E60" w:rsidP="005F541D">
            <w:pPr>
              <w:pStyle w:val="ListParagraph"/>
              <w:ind w:left="0"/>
              <w:rPr>
                <w:rFonts w:cstheme="minorHAnsi"/>
                <w:b/>
                <w:sz w:val="24"/>
                <w:szCs w:val="24"/>
              </w:rPr>
            </w:pPr>
          </w:p>
        </w:tc>
        <w:tc>
          <w:tcPr>
            <w:tcW w:w="5220" w:type="dxa"/>
          </w:tcPr>
          <w:p w:rsidR="00027E60" w:rsidRPr="003478A1" w:rsidRDefault="00027E60" w:rsidP="005F541D">
            <w:pPr>
              <w:pStyle w:val="ListParagraph"/>
              <w:ind w:left="0"/>
              <w:rPr>
                <w:rFonts w:cstheme="minorHAnsi"/>
                <w:b/>
                <w:sz w:val="24"/>
                <w:szCs w:val="24"/>
              </w:rPr>
            </w:pPr>
          </w:p>
        </w:tc>
        <w:tc>
          <w:tcPr>
            <w:tcW w:w="4590" w:type="dxa"/>
          </w:tcPr>
          <w:p w:rsidR="00027E60" w:rsidRPr="003478A1" w:rsidRDefault="00027E60" w:rsidP="005F541D">
            <w:pPr>
              <w:pStyle w:val="ListParagraph"/>
              <w:ind w:left="0"/>
              <w:rPr>
                <w:rFonts w:cstheme="minorHAnsi"/>
                <w:b/>
                <w:sz w:val="24"/>
                <w:szCs w:val="24"/>
              </w:rPr>
            </w:pPr>
          </w:p>
        </w:tc>
        <w:tc>
          <w:tcPr>
            <w:tcW w:w="1440" w:type="dxa"/>
          </w:tcPr>
          <w:p w:rsidR="00027E60" w:rsidRPr="003478A1" w:rsidRDefault="00027E60" w:rsidP="005F541D">
            <w:pPr>
              <w:pStyle w:val="ListParagraph"/>
              <w:ind w:left="0"/>
              <w:rPr>
                <w:rFonts w:cstheme="minorHAnsi"/>
                <w:b/>
                <w:sz w:val="24"/>
                <w:szCs w:val="24"/>
              </w:rPr>
            </w:pPr>
          </w:p>
        </w:tc>
      </w:tr>
    </w:tbl>
    <w:p w:rsidR="00027E60" w:rsidRDefault="00027E60" w:rsidP="00027E60">
      <w:pPr>
        <w:pStyle w:val="ListParagraph"/>
        <w:ind w:left="0"/>
        <w:jc w:val="center"/>
        <w:outlineLvl w:val="0"/>
        <w:rPr>
          <w:rFonts w:cstheme="minorHAnsi"/>
          <w:b/>
          <w:sz w:val="24"/>
          <w:szCs w:val="24"/>
        </w:rPr>
      </w:pPr>
      <w:r w:rsidRPr="003478A1">
        <w:rPr>
          <w:rFonts w:cstheme="minorHAnsi"/>
          <w:b/>
          <w:sz w:val="24"/>
          <w:szCs w:val="24"/>
        </w:rPr>
        <w:br w:type="page"/>
      </w:r>
      <w:r w:rsidRPr="003478A1">
        <w:rPr>
          <w:rFonts w:cstheme="minorHAnsi"/>
          <w:b/>
          <w:sz w:val="24"/>
          <w:szCs w:val="24"/>
        </w:rPr>
        <w:lastRenderedPageBreak/>
        <w:t>Attachment B</w:t>
      </w:r>
    </w:p>
    <w:p w:rsidR="00027E60" w:rsidRPr="003478A1" w:rsidRDefault="00027E60" w:rsidP="00027E60">
      <w:pPr>
        <w:pStyle w:val="ListParagraph"/>
        <w:ind w:left="0"/>
        <w:jc w:val="center"/>
        <w:outlineLvl w:val="0"/>
        <w:rPr>
          <w:rFonts w:cstheme="minorHAnsi"/>
          <w:b/>
          <w:sz w:val="24"/>
          <w:szCs w:val="24"/>
        </w:rPr>
      </w:pPr>
      <w:r w:rsidRPr="003478A1">
        <w:rPr>
          <w:rFonts w:cstheme="minorHAnsi"/>
          <w:b/>
          <w:sz w:val="24"/>
          <w:szCs w:val="24"/>
        </w:rPr>
        <w:t>Non-conformances Worksheet</w:t>
      </w:r>
    </w:p>
    <w:p w:rsidR="00027E60" w:rsidRPr="003478A1" w:rsidRDefault="00027E60" w:rsidP="00027E60">
      <w:pPr>
        <w:pStyle w:val="ListParagraph"/>
        <w:spacing w:after="0"/>
        <w:ind w:left="0"/>
        <w:rPr>
          <w:rFonts w:cstheme="minorHAnsi"/>
          <w:sz w:val="24"/>
          <w:szCs w:val="24"/>
        </w:rPr>
      </w:pPr>
      <w:r w:rsidRPr="003478A1">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686" w:type="dxa"/>
        <w:tblInd w:w="-702" w:type="dxa"/>
        <w:tblLook w:val="04A0" w:firstRow="1" w:lastRow="0" w:firstColumn="1" w:lastColumn="0" w:noHBand="0" w:noVBand="1"/>
      </w:tblPr>
      <w:tblGrid>
        <w:gridCol w:w="635"/>
        <w:gridCol w:w="1087"/>
        <w:gridCol w:w="1994"/>
        <w:gridCol w:w="5485"/>
        <w:gridCol w:w="5485"/>
      </w:tblGrid>
      <w:tr w:rsidR="00027E60" w:rsidRPr="003478A1" w:rsidTr="005F541D">
        <w:trPr>
          <w:trHeight w:val="530"/>
        </w:trPr>
        <w:tc>
          <w:tcPr>
            <w:tcW w:w="635"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No.</w:t>
            </w:r>
          </w:p>
        </w:tc>
        <w:tc>
          <w:tcPr>
            <w:tcW w:w="1087"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Date</w:t>
            </w:r>
          </w:p>
        </w:tc>
        <w:tc>
          <w:tcPr>
            <w:tcW w:w="1994"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Name</w:t>
            </w:r>
          </w:p>
        </w:tc>
        <w:tc>
          <w:tcPr>
            <w:tcW w:w="5485"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Description of Non-conformance (include reference to the protocol section)</w:t>
            </w:r>
          </w:p>
        </w:tc>
        <w:tc>
          <w:tcPr>
            <w:tcW w:w="5485" w:type="dxa"/>
            <w:vAlign w:val="center"/>
          </w:tcPr>
          <w:p w:rsidR="00027E60" w:rsidRPr="003478A1" w:rsidRDefault="00027E60" w:rsidP="005F541D">
            <w:pPr>
              <w:pStyle w:val="ListParagraph"/>
              <w:ind w:left="0"/>
              <w:jc w:val="center"/>
              <w:rPr>
                <w:rFonts w:cstheme="minorHAnsi"/>
                <w:b/>
                <w:sz w:val="24"/>
                <w:szCs w:val="24"/>
              </w:rPr>
            </w:pPr>
            <w:r w:rsidRPr="003478A1">
              <w:rPr>
                <w:rFonts w:cstheme="minorHAnsi"/>
                <w:b/>
                <w:sz w:val="24"/>
                <w:szCs w:val="24"/>
              </w:rPr>
              <w:t>Resolution/Action Taken</w:t>
            </w:r>
          </w:p>
        </w:tc>
      </w:tr>
      <w:tr w:rsidR="00027E60" w:rsidRPr="003478A1" w:rsidTr="005F541D">
        <w:trPr>
          <w:trHeight w:val="913"/>
        </w:trPr>
        <w:tc>
          <w:tcPr>
            <w:tcW w:w="635" w:type="dxa"/>
          </w:tcPr>
          <w:p w:rsidR="00027E60" w:rsidRPr="003478A1" w:rsidRDefault="00027E60" w:rsidP="005F541D">
            <w:pPr>
              <w:pStyle w:val="ListParagraph"/>
              <w:ind w:left="0"/>
              <w:rPr>
                <w:rFonts w:cstheme="minorHAnsi"/>
                <w:b/>
                <w:sz w:val="24"/>
                <w:szCs w:val="24"/>
              </w:rPr>
            </w:pPr>
          </w:p>
        </w:tc>
        <w:tc>
          <w:tcPr>
            <w:tcW w:w="1087" w:type="dxa"/>
          </w:tcPr>
          <w:p w:rsidR="00027E60" w:rsidRPr="003478A1" w:rsidRDefault="00027E60" w:rsidP="005F541D">
            <w:pPr>
              <w:pStyle w:val="ListParagraph"/>
              <w:ind w:left="0"/>
              <w:rPr>
                <w:rFonts w:cstheme="minorHAnsi"/>
                <w:b/>
                <w:sz w:val="24"/>
                <w:szCs w:val="24"/>
              </w:rPr>
            </w:pPr>
          </w:p>
        </w:tc>
        <w:tc>
          <w:tcPr>
            <w:tcW w:w="1994"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913"/>
        </w:trPr>
        <w:tc>
          <w:tcPr>
            <w:tcW w:w="635" w:type="dxa"/>
          </w:tcPr>
          <w:p w:rsidR="00027E60" w:rsidRPr="003478A1" w:rsidRDefault="00027E60" w:rsidP="005F541D">
            <w:pPr>
              <w:pStyle w:val="ListParagraph"/>
              <w:ind w:left="0"/>
              <w:rPr>
                <w:rFonts w:cstheme="minorHAnsi"/>
                <w:b/>
                <w:sz w:val="24"/>
                <w:szCs w:val="24"/>
              </w:rPr>
            </w:pPr>
          </w:p>
        </w:tc>
        <w:tc>
          <w:tcPr>
            <w:tcW w:w="1087" w:type="dxa"/>
          </w:tcPr>
          <w:p w:rsidR="00027E60" w:rsidRPr="003478A1" w:rsidRDefault="00027E60" w:rsidP="005F541D">
            <w:pPr>
              <w:pStyle w:val="ListParagraph"/>
              <w:ind w:left="0"/>
              <w:rPr>
                <w:rFonts w:cstheme="minorHAnsi"/>
                <w:b/>
                <w:sz w:val="24"/>
                <w:szCs w:val="24"/>
              </w:rPr>
            </w:pPr>
          </w:p>
        </w:tc>
        <w:tc>
          <w:tcPr>
            <w:tcW w:w="1994"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913"/>
        </w:trPr>
        <w:tc>
          <w:tcPr>
            <w:tcW w:w="635" w:type="dxa"/>
          </w:tcPr>
          <w:p w:rsidR="00027E60" w:rsidRPr="003478A1" w:rsidRDefault="00027E60" w:rsidP="005F541D">
            <w:pPr>
              <w:pStyle w:val="ListParagraph"/>
              <w:ind w:left="0"/>
              <w:rPr>
                <w:rFonts w:cstheme="minorHAnsi"/>
                <w:b/>
                <w:sz w:val="24"/>
                <w:szCs w:val="24"/>
              </w:rPr>
            </w:pPr>
          </w:p>
        </w:tc>
        <w:tc>
          <w:tcPr>
            <w:tcW w:w="1087" w:type="dxa"/>
          </w:tcPr>
          <w:p w:rsidR="00027E60" w:rsidRPr="003478A1" w:rsidRDefault="00027E60" w:rsidP="005F541D">
            <w:pPr>
              <w:pStyle w:val="ListParagraph"/>
              <w:ind w:left="0"/>
              <w:rPr>
                <w:rFonts w:cstheme="minorHAnsi"/>
                <w:b/>
                <w:sz w:val="24"/>
                <w:szCs w:val="24"/>
              </w:rPr>
            </w:pPr>
          </w:p>
        </w:tc>
        <w:tc>
          <w:tcPr>
            <w:tcW w:w="1994"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913"/>
        </w:trPr>
        <w:tc>
          <w:tcPr>
            <w:tcW w:w="635" w:type="dxa"/>
          </w:tcPr>
          <w:p w:rsidR="00027E60" w:rsidRPr="003478A1" w:rsidRDefault="00027E60" w:rsidP="005F541D">
            <w:pPr>
              <w:pStyle w:val="ListParagraph"/>
              <w:ind w:left="0"/>
              <w:rPr>
                <w:rFonts w:cstheme="minorHAnsi"/>
                <w:b/>
                <w:sz w:val="24"/>
                <w:szCs w:val="24"/>
              </w:rPr>
            </w:pPr>
          </w:p>
        </w:tc>
        <w:tc>
          <w:tcPr>
            <w:tcW w:w="1087" w:type="dxa"/>
          </w:tcPr>
          <w:p w:rsidR="00027E60" w:rsidRPr="003478A1" w:rsidRDefault="00027E60" w:rsidP="005F541D">
            <w:pPr>
              <w:pStyle w:val="ListParagraph"/>
              <w:ind w:left="0"/>
              <w:rPr>
                <w:rFonts w:cstheme="minorHAnsi"/>
                <w:b/>
                <w:sz w:val="24"/>
                <w:szCs w:val="24"/>
              </w:rPr>
            </w:pPr>
          </w:p>
        </w:tc>
        <w:tc>
          <w:tcPr>
            <w:tcW w:w="1994"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913"/>
        </w:trPr>
        <w:tc>
          <w:tcPr>
            <w:tcW w:w="635" w:type="dxa"/>
          </w:tcPr>
          <w:p w:rsidR="00027E60" w:rsidRPr="003478A1" w:rsidRDefault="00027E60" w:rsidP="005F541D">
            <w:pPr>
              <w:pStyle w:val="ListParagraph"/>
              <w:ind w:left="0"/>
              <w:rPr>
                <w:rFonts w:cstheme="minorHAnsi"/>
                <w:b/>
                <w:sz w:val="24"/>
                <w:szCs w:val="24"/>
              </w:rPr>
            </w:pPr>
          </w:p>
        </w:tc>
        <w:tc>
          <w:tcPr>
            <w:tcW w:w="1087" w:type="dxa"/>
          </w:tcPr>
          <w:p w:rsidR="00027E60" w:rsidRPr="003478A1" w:rsidRDefault="00027E60" w:rsidP="005F541D">
            <w:pPr>
              <w:pStyle w:val="ListParagraph"/>
              <w:ind w:left="0"/>
              <w:rPr>
                <w:rFonts w:cstheme="minorHAnsi"/>
                <w:b/>
                <w:sz w:val="24"/>
                <w:szCs w:val="24"/>
              </w:rPr>
            </w:pPr>
          </w:p>
        </w:tc>
        <w:tc>
          <w:tcPr>
            <w:tcW w:w="1994"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r>
      <w:tr w:rsidR="00027E60" w:rsidRPr="003478A1" w:rsidTr="005F541D">
        <w:trPr>
          <w:trHeight w:val="913"/>
        </w:trPr>
        <w:tc>
          <w:tcPr>
            <w:tcW w:w="635" w:type="dxa"/>
          </w:tcPr>
          <w:p w:rsidR="00027E60" w:rsidRPr="003478A1" w:rsidRDefault="00027E60" w:rsidP="005F541D">
            <w:pPr>
              <w:pStyle w:val="ListParagraph"/>
              <w:ind w:left="0"/>
              <w:rPr>
                <w:rFonts w:cstheme="minorHAnsi"/>
                <w:b/>
                <w:sz w:val="24"/>
                <w:szCs w:val="24"/>
              </w:rPr>
            </w:pPr>
          </w:p>
        </w:tc>
        <w:tc>
          <w:tcPr>
            <w:tcW w:w="1087" w:type="dxa"/>
          </w:tcPr>
          <w:p w:rsidR="00027E60" w:rsidRPr="003478A1" w:rsidRDefault="00027E60" w:rsidP="005F541D">
            <w:pPr>
              <w:pStyle w:val="ListParagraph"/>
              <w:ind w:left="0"/>
              <w:rPr>
                <w:rFonts w:cstheme="minorHAnsi"/>
                <w:b/>
                <w:sz w:val="24"/>
                <w:szCs w:val="24"/>
              </w:rPr>
            </w:pPr>
          </w:p>
        </w:tc>
        <w:tc>
          <w:tcPr>
            <w:tcW w:w="1994"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c>
          <w:tcPr>
            <w:tcW w:w="5485" w:type="dxa"/>
          </w:tcPr>
          <w:p w:rsidR="00027E60" w:rsidRPr="003478A1" w:rsidRDefault="00027E60" w:rsidP="005F541D">
            <w:pPr>
              <w:pStyle w:val="ListParagraph"/>
              <w:ind w:left="0"/>
              <w:rPr>
                <w:rFonts w:cstheme="minorHAnsi"/>
                <w:b/>
                <w:sz w:val="24"/>
                <w:szCs w:val="24"/>
              </w:rPr>
            </w:pPr>
          </w:p>
        </w:tc>
      </w:tr>
    </w:tbl>
    <w:p w:rsidR="00027E60" w:rsidRPr="008001E6" w:rsidRDefault="00027E60" w:rsidP="00027E60">
      <w:pPr>
        <w:rPr>
          <w:rFonts w:ascii="Calibri" w:hAnsi="Calibri" w:cs="Calibri"/>
          <w:b/>
          <w:bCs/>
          <w:caps/>
          <w:sz w:val="24"/>
        </w:rPr>
      </w:pPr>
    </w:p>
    <w:p w:rsidR="00027E60" w:rsidRPr="00395215" w:rsidRDefault="00027E60" w:rsidP="00A24600">
      <w:pPr>
        <w:ind w:left="810"/>
      </w:pPr>
    </w:p>
    <w:sectPr w:rsidR="00027E60" w:rsidRPr="00395215" w:rsidSect="00027E60">
      <w:headerReference w:type="default" r:id="rId29"/>
      <w:footerReference w:type="default" r:id="rId30"/>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cott Pletzer" w:date="2012-08-06T08:59:00Z" w:initials="SP">
    <w:p w:rsidR="005F541D" w:rsidRDefault="005F541D">
      <w:pPr>
        <w:pStyle w:val="CommentText"/>
      </w:pPr>
      <w:r>
        <w:rPr>
          <w:rStyle w:val="CommentReference"/>
        </w:rPr>
        <w:annotationRef/>
      </w:r>
      <w:r>
        <w:t>Current documents say version 1.0, but is it 1.1?</w:t>
      </w:r>
    </w:p>
  </w:comment>
  <w:comment w:id="70" w:author="Scott Pletzer" w:date="2012-08-06T08:59:00Z" w:initials="SP">
    <w:p w:rsidR="005F541D" w:rsidRDefault="005F541D">
      <w:pPr>
        <w:pStyle w:val="CommentText"/>
      </w:pPr>
      <w:r>
        <w:rPr>
          <w:rStyle w:val="CommentReference"/>
        </w:rPr>
        <w:annotationRef/>
      </w:r>
      <w:r>
        <w:t>Can you show me this?  Wording is a little confusing to me.</w:t>
      </w:r>
    </w:p>
  </w:comment>
  <w:comment w:id="86" w:author="Scott Pletzer" w:date="2012-08-06T08:59:00Z" w:initials="SP">
    <w:p w:rsidR="005F541D" w:rsidRDefault="005F541D">
      <w:pPr>
        <w:pStyle w:val="CommentText"/>
      </w:pPr>
      <w:r>
        <w:rPr>
          <w:rStyle w:val="CommentReference"/>
        </w:rPr>
        <w:annotationRef/>
      </w:r>
      <w:r>
        <w:t>Can you show me how?</w:t>
      </w:r>
    </w:p>
  </w:comment>
  <w:comment w:id="92" w:author="Scott Pletzer" w:date="2012-08-06T08:59:00Z" w:initials="SP">
    <w:p w:rsidR="005F541D" w:rsidRDefault="005F541D">
      <w:pPr>
        <w:pStyle w:val="CommentText"/>
      </w:pPr>
      <w:r>
        <w:rPr>
          <w:rStyle w:val="CommentReference"/>
        </w:rPr>
        <w:annotationRef/>
      </w:r>
      <w:r>
        <w:t>How is this done?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541D" w:rsidRDefault="005F541D" w:rsidP="00E34AE6">
      <w:pPr>
        <w:spacing w:after="0" w:line="240" w:lineRule="auto"/>
      </w:pPr>
      <w:r>
        <w:separator/>
      </w:r>
    </w:p>
  </w:endnote>
  <w:endnote w:type="continuationSeparator" w:id="0">
    <w:p w:rsidR="005F541D" w:rsidRDefault="005F541D" w:rsidP="00E34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454365242"/>
      <w:docPartObj>
        <w:docPartGallery w:val="Page Numbers (Bottom of Page)"/>
        <w:docPartUnique/>
      </w:docPartObj>
    </w:sdtPr>
    <w:sdtEndPr/>
    <w:sdtContent>
      <w:sdt>
        <w:sdtPr>
          <w:rPr>
            <w:rFonts w:cstheme="minorHAnsi"/>
            <w:sz w:val="18"/>
            <w:szCs w:val="18"/>
          </w:rPr>
          <w:id w:val="1048568751"/>
          <w:docPartObj>
            <w:docPartGallery w:val="Page Numbers (Top of Page)"/>
            <w:docPartUnique/>
          </w:docPartObj>
        </w:sdtPr>
        <w:sdtEndPr/>
        <w:sdtContent>
          <w:p w:rsidR="005F541D" w:rsidRPr="001C78AF" w:rsidRDefault="005F541D" w:rsidP="00B968B1">
            <w:pPr>
              <w:pStyle w:val="Footer"/>
              <w:rPr>
                <w:rFonts w:cstheme="minorHAnsi"/>
                <w:sz w:val="18"/>
                <w:szCs w:val="18"/>
              </w:rPr>
            </w:pPr>
            <w:ins w:id="126" w:author="Scott Pletzer" w:date="2012-08-03T07:41:00Z">
              <w:r>
                <w:rPr>
                  <w:rFonts w:cstheme="minorHAnsi"/>
                  <w:sz w:val="18"/>
                  <w:szCs w:val="18"/>
                </w:rPr>
                <w:t xml:space="preserve">EPIC </w:t>
              </w:r>
            </w:ins>
            <w:r>
              <w:rPr>
                <w:rFonts w:cstheme="minorHAnsi"/>
                <w:sz w:val="18"/>
                <w:szCs w:val="18"/>
              </w:rPr>
              <w:t>ClearView Synchronizer Verification and Validation Protocol Version 1.</w:t>
            </w:r>
            <w:ins w:id="127" w:author="Scott Pletzer" w:date="2012-08-03T07:41:00Z">
              <w:r>
                <w:rPr>
                  <w:rFonts w:cstheme="minorHAnsi"/>
                  <w:sz w:val="18"/>
                  <w:szCs w:val="18"/>
                </w:rPr>
                <w:t>0</w:t>
              </w:r>
            </w:ins>
            <w:del w:id="128" w:author="Scott Pletzer" w:date="2012-08-03T07:41:00Z">
              <w:r w:rsidDel="00B437F9">
                <w:rPr>
                  <w:rFonts w:cstheme="minorHAnsi"/>
                  <w:sz w:val="18"/>
                  <w:szCs w:val="18"/>
                </w:rPr>
                <w:delText>1</w:delText>
              </w:r>
            </w:del>
            <w:r>
              <w:rPr>
                <w:rFonts w:cstheme="minorHAnsi"/>
                <w:sz w:val="18"/>
                <w:szCs w:val="18"/>
              </w:rPr>
              <w:tab/>
            </w:r>
            <w:r w:rsidRPr="001C78AF">
              <w:rPr>
                <w:rFonts w:cstheme="minorHAnsi"/>
                <w:sz w:val="18"/>
                <w:szCs w:val="18"/>
              </w:rPr>
              <w:t>Confidential &amp; Proprietary</w:t>
            </w:r>
            <w:r w:rsidRPr="001C78AF">
              <w:rPr>
                <w:rFonts w:cstheme="minorHAnsi"/>
                <w:sz w:val="18"/>
                <w:szCs w:val="18"/>
              </w:rPr>
              <w:tab/>
              <w:t xml:space="preserve">  </w:t>
            </w:r>
          </w:p>
          <w:p w:rsidR="005F541D" w:rsidRPr="001C78AF" w:rsidRDefault="005F541D" w:rsidP="00B968B1">
            <w:pPr>
              <w:pStyle w:val="Footer"/>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F630EB">
              <w:rPr>
                <w:rFonts w:cstheme="minorHAnsi"/>
                <w:noProof/>
                <w:sz w:val="18"/>
                <w:szCs w:val="18"/>
              </w:rPr>
              <w:t>4</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F630EB">
              <w:rPr>
                <w:rFonts w:cstheme="minorHAnsi"/>
                <w:noProof/>
                <w:sz w:val="18"/>
                <w:szCs w:val="18"/>
              </w:rPr>
              <w:t>14</w:t>
            </w:r>
            <w:r w:rsidRPr="001C78AF">
              <w:rPr>
                <w:rFonts w:cstheme="minorHAnsi"/>
                <w:sz w:val="18"/>
                <w:szCs w:val="18"/>
              </w:rPr>
              <w:fldChar w:fldCharType="end"/>
            </w:r>
          </w:p>
        </w:sdtContent>
      </w:sdt>
    </w:sdtContent>
  </w:sdt>
  <w:p w:rsidR="005F541D" w:rsidRPr="001C78AF" w:rsidRDefault="005F541D" w:rsidP="00B968B1">
    <w:pPr>
      <w:pStyle w:val="Footer"/>
      <w:rPr>
        <w:rFonts w:cstheme="minorHAnsi"/>
        <w:sz w:val="18"/>
        <w:szCs w:val="18"/>
      </w:rPr>
    </w:pPr>
    <w:r>
      <w:rPr>
        <w:rFonts w:cstheme="minorHAnsi"/>
        <w:sz w:val="18"/>
        <w:szCs w:val="18"/>
      </w:rPr>
      <w:t xml:space="preserve">Document Number: </w:t>
    </w:r>
    <w:r w:rsidRPr="001C78AF">
      <w:rPr>
        <w:rFonts w:cstheme="minorHAnsi"/>
        <w:sz w:val="18"/>
        <w:szCs w:val="18"/>
      </w:rPr>
      <w:t>ENG-</w:t>
    </w:r>
    <w:del w:id="129" w:author="Scott Pletzer" w:date="2012-08-03T07:41:00Z">
      <w:r w:rsidDel="00B437F9">
        <w:rPr>
          <w:rFonts w:cstheme="minorHAnsi"/>
          <w:sz w:val="18"/>
          <w:szCs w:val="18"/>
        </w:rPr>
        <w:delText>XXX</w:delText>
      </w:r>
    </w:del>
    <w:ins w:id="130" w:author="Scott Pletzer" w:date="2012-08-03T07:41:00Z">
      <w:r>
        <w:rPr>
          <w:rFonts w:cstheme="minorHAnsi"/>
          <w:sz w:val="18"/>
          <w:szCs w:val="18"/>
        </w:rPr>
        <w:t>032</w:t>
      </w:r>
    </w:ins>
  </w:p>
  <w:p w:rsidR="005F541D" w:rsidRPr="00E34AE6" w:rsidRDefault="005F541D" w:rsidP="00B968B1">
    <w:pPr>
      <w:pStyle w:val="Footer"/>
      <w:rPr>
        <w:rFonts w:cstheme="minorHAnsi"/>
        <w:sz w:val="18"/>
        <w:szCs w:val="18"/>
      </w:rPr>
    </w:pPr>
    <w:r>
      <w:rPr>
        <w:rFonts w:cstheme="minorHAnsi"/>
        <w:sz w:val="18"/>
        <w:szCs w:val="18"/>
      </w:rPr>
      <w:t>Document Revision: 000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218974504"/>
      <w:docPartObj>
        <w:docPartGallery w:val="Page Numbers (Bottom of Page)"/>
        <w:docPartUnique/>
      </w:docPartObj>
    </w:sdtPr>
    <w:sdtEndPr/>
    <w:sdtContent>
      <w:sdt>
        <w:sdtPr>
          <w:rPr>
            <w:rFonts w:cstheme="minorHAnsi"/>
            <w:sz w:val="18"/>
            <w:szCs w:val="18"/>
          </w:rPr>
          <w:id w:val="-2102394186"/>
          <w:docPartObj>
            <w:docPartGallery w:val="Page Numbers (Top of Page)"/>
            <w:docPartUnique/>
          </w:docPartObj>
        </w:sdtPr>
        <w:sdtEndPr/>
        <w:sdtContent>
          <w:p w:rsidR="005F541D" w:rsidRPr="001C78AF" w:rsidRDefault="005F541D" w:rsidP="006A16CA">
            <w:pPr>
              <w:pStyle w:val="Footer"/>
              <w:tabs>
                <w:tab w:val="clear" w:pos="9360"/>
                <w:tab w:val="right" w:pos="12960"/>
              </w:tabs>
              <w:rPr>
                <w:rFonts w:cstheme="minorHAnsi"/>
                <w:sz w:val="18"/>
                <w:szCs w:val="18"/>
              </w:rPr>
            </w:pPr>
            <w:ins w:id="131" w:author="Scott Pletzer" w:date="2012-08-03T07:41:00Z">
              <w:r>
                <w:rPr>
                  <w:rFonts w:cstheme="minorHAnsi"/>
                  <w:sz w:val="18"/>
                  <w:szCs w:val="18"/>
                </w:rPr>
                <w:t xml:space="preserve">EPIC </w:t>
              </w:r>
            </w:ins>
            <w:r>
              <w:rPr>
                <w:rFonts w:cstheme="minorHAnsi"/>
                <w:sz w:val="18"/>
                <w:szCs w:val="18"/>
              </w:rPr>
              <w:t>ClearView Synchronizer Verification and Validation Protocol Version 1.</w:t>
            </w:r>
            <w:ins w:id="132" w:author="Scott Pletzer" w:date="2012-08-03T07:41:00Z">
              <w:r>
                <w:rPr>
                  <w:rFonts w:cstheme="minorHAnsi"/>
                  <w:sz w:val="18"/>
                  <w:szCs w:val="18"/>
                </w:rPr>
                <w:t>0</w:t>
              </w:r>
            </w:ins>
            <w:del w:id="133" w:author="Scott Pletzer" w:date="2012-08-03T07:41:00Z">
              <w:r w:rsidDel="00B437F9">
                <w:rPr>
                  <w:rFonts w:cstheme="minorHAnsi"/>
                  <w:sz w:val="18"/>
                  <w:szCs w:val="18"/>
                </w:rPr>
                <w:delText>1</w:delText>
              </w:r>
            </w:del>
            <w:r>
              <w:rPr>
                <w:rFonts w:cstheme="minorHAnsi"/>
                <w:sz w:val="18"/>
                <w:szCs w:val="18"/>
              </w:rPr>
              <w:tab/>
            </w:r>
            <w:r w:rsidRPr="001C78AF">
              <w:rPr>
                <w:rFonts w:cstheme="minorHAnsi"/>
                <w:sz w:val="18"/>
                <w:szCs w:val="18"/>
              </w:rPr>
              <w:t>Confidential &amp; Proprietary</w:t>
            </w:r>
            <w:r w:rsidRPr="001C78AF">
              <w:rPr>
                <w:rFonts w:cstheme="minorHAnsi"/>
                <w:sz w:val="18"/>
                <w:szCs w:val="18"/>
              </w:rPr>
              <w:tab/>
              <w:t xml:space="preserve">  </w:t>
            </w:r>
          </w:p>
          <w:p w:rsidR="005F541D" w:rsidRPr="001C78AF" w:rsidRDefault="005F541D" w:rsidP="00373E8D">
            <w:pPr>
              <w:pStyle w:val="Footer"/>
              <w:tabs>
                <w:tab w:val="clear" w:pos="9360"/>
                <w:tab w:val="right" w:pos="12960"/>
              </w:tabs>
              <w:rPr>
                <w:rFonts w:cstheme="minorHAnsi"/>
                <w:sz w:val="18"/>
                <w:szCs w:val="18"/>
              </w:rPr>
            </w:pPr>
            <w:r w:rsidRPr="001C78AF">
              <w:rPr>
                <w:rFonts w:cstheme="minorHAnsi"/>
                <w:sz w:val="18"/>
                <w:szCs w:val="18"/>
              </w:rPr>
              <w:t>Verification and Validation Protocol</w:t>
            </w:r>
            <w:r w:rsidRPr="001C78AF">
              <w:rPr>
                <w:rFonts w:cstheme="minorHAnsi"/>
                <w:sz w:val="18"/>
                <w:szCs w:val="18"/>
              </w:rPr>
              <w:tab/>
            </w:r>
            <w:r w:rsidRPr="001C78AF">
              <w:rPr>
                <w:rFonts w:cstheme="minorHAnsi"/>
                <w:sz w:val="18"/>
                <w:szCs w:val="18"/>
              </w:rPr>
              <w:tab/>
              <w:t xml:space="preserve">Page </w:t>
            </w:r>
            <w:r w:rsidRPr="001C78AF">
              <w:rPr>
                <w:rFonts w:cstheme="minorHAnsi"/>
                <w:sz w:val="18"/>
                <w:szCs w:val="18"/>
              </w:rPr>
              <w:fldChar w:fldCharType="begin"/>
            </w:r>
            <w:r w:rsidRPr="001C78AF">
              <w:rPr>
                <w:rFonts w:cstheme="minorHAnsi"/>
                <w:sz w:val="18"/>
                <w:szCs w:val="18"/>
              </w:rPr>
              <w:instrText xml:space="preserve"> PAGE </w:instrText>
            </w:r>
            <w:r w:rsidRPr="001C78AF">
              <w:rPr>
                <w:rFonts w:cstheme="minorHAnsi"/>
                <w:sz w:val="18"/>
                <w:szCs w:val="18"/>
              </w:rPr>
              <w:fldChar w:fldCharType="separate"/>
            </w:r>
            <w:r w:rsidR="00F630EB">
              <w:rPr>
                <w:rFonts w:cstheme="minorHAnsi"/>
                <w:noProof/>
                <w:sz w:val="18"/>
                <w:szCs w:val="18"/>
              </w:rPr>
              <w:t>13</w:t>
            </w:r>
            <w:r w:rsidRPr="001C78AF">
              <w:rPr>
                <w:rFonts w:cstheme="minorHAnsi"/>
                <w:sz w:val="18"/>
                <w:szCs w:val="18"/>
              </w:rPr>
              <w:fldChar w:fldCharType="end"/>
            </w:r>
            <w:r w:rsidRPr="001C78AF">
              <w:rPr>
                <w:rFonts w:cstheme="minorHAnsi"/>
                <w:sz w:val="18"/>
                <w:szCs w:val="18"/>
              </w:rPr>
              <w:t xml:space="preserve"> of </w:t>
            </w:r>
            <w:r w:rsidRPr="001C78AF">
              <w:rPr>
                <w:rFonts w:cstheme="minorHAnsi"/>
                <w:sz w:val="18"/>
                <w:szCs w:val="18"/>
              </w:rPr>
              <w:fldChar w:fldCharType="begin"/>
            </w:r>
            <w:r w:rsidRPr="001C78AF">
              <w:rPr>
                <w:rFonts w:cstheme="minorHAnsi"/>
                <w:sz w:val="18"/>
                <w:szCs w:val="18"/>
              </w:rPr>
              <w:instrText xml:space="preserve"> NUMPAGES  </w:instrText>
            </w:r>
            <w:r w:rsidRPr="001C78AF">
              <w:rPr>
                <w:rFonts w:cstheme="minorHAnsi"/>
                <w:sz w:val="18"/>
                <w:szCs w:val="18"/>
              </w:rPr>
              <w:fldChar w:fldCharType="separate"/>
            </w:r>
            <w:r w:rsidR="00F630EB">
              <w:rPr>
                <w:rFonts w:cstheme="minorHAnsi"/>
                <w:noProof/>
                <w:sz w:val="18"/>
                <w:szCs w:val="18"/>
              </w:rPr>
              <w:t>14</w:t>
            </w:r>
            <w:r w:rsidRPr="001C78AF">
              <w:rPr>
                <w:rFonts w:cstheme="minorHAnsi"/>
                <w:sz w:val="18"/>
                <w:szCs w:val="18"/>
              </w:rPr>
              <w:fldChar w:fldCharType="end"/>
            </w:r>
          </w:p>
        </w:sdtContent>
      </w:sdt>
    </w:sdtContent>
  </w:sdt>
  <w:p w:rsidR="005F541D" w:rsidRPr="001C78AF" w:rsidRDefault="005F541D">
    <w:pPr>
      <w:pStyle w:val="Footer"/>
      <w:tabs>
        <w:tab w:val="clear" w:pos="9360"/>
        <w:tab w:val="right" w:pos="12960"/>
      </w:tabs>
      <w:rPr>
        <w:rFonts w:cstheme="minorHAnsi"/>
        <w:sz w:val="18"/>
        <w:szCs w:val="18"/>
      </w:rPr>
    </w:pPr>
    <w:r>
      <w:rPr>
        <w:rFonts w:cstheme="minorHAnsi"/>
        <w:sz w:val="18"/>
        <w:szCs w:val="18"/>
      </w:rPr>
      <w:t xml:space="preserve">Document Number: </w:t>
    </w:r>
    <w:r w:rsidRPr="001C78AF">
      <w:rPr>
        <w:rFonts w:cstheme="minorHAnsi"/>
        <w:sz w:val="18"/>
        <w:szCs w:val="18"/>
      </w:rPr>
      <w:t>ENG-</w:t>
    </w:r>
    <w:del w:id="134" w:author="Scott Pletzer" w:date="2012-08-03T07:41:00Z">
      <w:r w:rsidDel="00B437F9">
        <w:rPr>
          <w:rFonts w:cstheme="minorHAnsi"/>
          <w:sz w:val="18"/>
          <w:szCs w:val="18"/>
        </w:rPr>
        <w:delText>XXX</w:delText>
      </w:r>
    </w:del>
    <w:ins w:id="135" w:author="Scott Pletzer" w:date="2012-08-03T07:41:00Z">
      <w:r>
        <w:rPr>
          <w:rFonts w:cstheme="minorHAnsi"/>
          <w:sz w:val="18"/>
          <w:szCs w:val="18"/>
        </w:rPr>
        <w:t>032</w:t>
      </w:r>
    </w:ins>
  </w:p>
  <w:p w:rsidR="005F541D" w:rsidRPr="00E34AE6" w:rsidRDefault="005F541D">
    <w:pPr>
      <w:pStyle w:val="Footer"/>
      <w:tabs>
        <w:tab w:val="clear" w:pos="9360"/>
        <w:tab w:val="right" w:pos="12960"/>
      </w:tabs>
      <w:rPr>
        <w:rFonts w:cstheme="minorHAnsi"/>
        <w:sz w:val="18"/>
        <w:szCs w:val="18"/>
      </w:rPr>
    </w:pPr>
    <w:r>
      <w:rPr>
        <w:rFonts w:cstheme="minorHAnsi"/>
        <w:sz w:val="18"/>
        <w:szCs w:val="18"/>
      </w:rPr>
      <w:t>Document Revision: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541D" w:rsidRDefault="005F541D" w:rsidP="00E34AE6">
      <w:pPr>
        <w:spacing w:after="0" w:line="240" w:lineRule="auto"/>
      </w:pPr>
      <w:r>
        <w:separator/>
      </w:r>
    </w:p>
  </w:footnote>
  <w:footnote w:type="continuationSeparator" w:id="0">
    <w:p w:rsidR="005F541D" w:rsidRDefault="005F541D" w:rsidP="00E34AE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5F541D" w:rsidTr="005F541D">
      <w:trPr>
        <w:trHeight w:val="1070"/>
      </w:trPr>
      <w:tc>
        <w:tcPr>
          <w:tcW w:w="3798" w:type="dxa"/>
          <w:vAlign w:val="center"/>
        </w:tcPr>
        <w:p w:rsidR="005F541D" w:rsidRDefault="005F541D" w:rsidP="005F541D">
          <w:pPr>
            <w:pStyle w:val="Header"/>
            <w:jc w:val="center"/>
          </w:pPr>
          <w:r>
            <w:rPr>
              <w:noProof/>
            </w:rPr>
            <w:drawing>
              <wp:inline distT="0" distB="0" distL="0" distR="0" wp14:anchorId="0B592F49" wp14:editId="7777CCB9">
                <wp:extent cx="2047875" cy="8073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5778" w:type="dxa"/>
          <w:vAlign w:val="center"/>
        </w:tcPr>
        <w:p w:rsidR="005F541D" w:rsidRPr="00B474A4" w:rsidRDefault="005F541D" w:rsidP="005F541D">
          <w:pPr>
            <w:pStyle w:val="Header"/>
            <w:jc w:val="center"/>
            <w:rPr>
              <w:rFonts w:cstheme="minorHAnsi"/>
              <w:b/>
              <w:sz w:val="28"/>
              <w:szCs w:val="28"/>
            </w:rPr>
          </w:pPr>
          <w:ins w:id="123" w:author="Scott Pletzer" w:date="2012-08-03T07:39:00Z">
            <w:r>
              <w:rPr>
                <w:rFonts w:cstheme="minorHAnsi"/>
                <w:b/>
                <w:sz w:val="28"/>
                <w:szCs w:val="28"/>
              </w:rPr>
              <w:t xml:space="preserve">EPIC </w:t>
            </w:r>
          </w:ins>
          <w:r>
            <w:rPr>
              <w:rFonts w:cstheme="minorHAnsi"/>
              <w:b/>
              <w:sz w:val="28"/>
              <w:szCs w:val="28"/>
            </w:rPr>
            <w:t>ClearView Synchronizer</w:t>
          </w:r>
        </w:p>
        <w:p w:rsidR="005F541D" w:rsidRPr="00B474A4" w:rsidRDefault="005F541D" w:rsidP="005F541D">
          <w:pPr>
            <w:pStyle w:val="Header"/>
            <w:jc w:val="center"/>
            <w:rPr>
              <w:rFonts w:cstheme="minorHAnsi"/>
              <w:b/>
              <w:sz w:val="28"/>
              <w:szCs w:val="28"/>
            </w:rPr>
          </w:pPr>
          <w:r w:rsidRPr="00B474A4">
            <w:rPr>
              <w:rFonts w:cstheme="minorHAnsi"/>
              <w:b/>
              <w:sz w:val="28"/>
              <w:szCs w:val="28"/>
            </w:rPr>
            <w:t>Verification and Validation Protocol</w:t>
          </w:r>
        </w:p>
        <w:p w:rsidR="005F541D" w:rsidRPr="00D271DD" w:rsidRDefault="005F541D" w:rsidP="005F541D">
          <w:pPr>
            <w:pStyle w:val="Header"/>
            <w:jc w:val="center"/>
            <w:rPr>
              <w:rFonts w:ascii="Verdana" w:hAnsi="Verdana" w:cs="Times New Roman"/>
              <w:b/>
              <w:sz w:val="24"/>
              <w:szCs w:val="32"/>
            </w:rPr>
          </w:pPr>
          <w:r>
            <w:rPr>
              <w:rFonts w:cstheme="minorHAnsi"/>
              <w:b/>
              <w:sz w:val="28"/>
              <w:szCs w:val="28"/>
            </w:rPr>
            <w:t>Version</w:t>
          </w:r>
          <w:r w:rsidRPr="00B474A4">
            <w:rPr>
              <w:rFonts w:cstheme="minorHAnsi"/>
              <w:b/>
              <w:sz w:val="28"/>
              <w:szCs w:val="28"/>
            </w:rPr>
            <w:t xml:space="preserve"> </w:t>
          </w:r>
          <w:r>
            <w:rPr>
              <w:rFonts w:cstheme="minorHAnsi"/>
              <w:b/>
              <w:sz w:val="28"/>
              <w:szCs w:val="28"/>
            </w:rPr>
            <w:t>1</w:t>
          </w:r>
          <w:r w:rsidRPr="00B474A4">
            <w:rPr>
              <w:rFonts w:cstheme="minorHAnsi"/>
              <w:b/>
              <w:sz w:val="28"/>
              <w:szCs w:val="28"/>
            </w:rPr>
            <w:t>.</w:t>
          </w:r>
          <w:ins w:id="124" w:author="Scott Pletzer" w:date="2012-08-03T07:42:00Z">
            <w:r>
              <w:rPr>
                <w:rFonts w:cstheme="minorHAnsi"/>
                <w:b/>
                <w:sz w:val="28"/>
                <w:szCs w:val="28"/>
              </w:rPr>
              <w:t>0</w:t>
            </w:r>
          </w:ins>
          <w:del w:id="125" w:author="Scott Pletzer" w:date="2012-08-03T07:42:00Z">
            <w:r w:rsidDel="004A186C">
              <w:rPr>
                <w:rFonts w:cstheme="minorHAnsi"/>
                <w:b/>
                <w:sz w:val="28"/>
                <w:szCs w:val="28"/>
              </w:rPr>
              <w:delText>1</w:delText>
            </w:r>
          </w:del>
        </w:p>
      </w:tc>
    </w:tr>
  </w:tbl>
  <w:p w:rsidR="005F541D" w:rsidRPr="00E34AE6" w:rsidRDefault="005F541D" w:rsidP="00E34AE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068" w:type="dxa"/>
      <w:tblLook w:val="04A0" w:firstRow="1" w:lastRow="0" w:firstColumn="1" w:lastColumn="0" w:noHBand="0" w:noVBand="1"/>
    </w:tblPr>
    <w:tblGrid>
      <w:gridCol w:w="3798"/>
      <w:gridCol w:w="9270"/>
    </w:tblGrid>
    <w:tr w:rsidR="005F541D" w:rsidTr="00027E60">
      <w:trPr>
        <w:trHeight w:val="1070"/>
      </w:trPr>
      <w:tc>
        <w:tcPr>
          <w:tcW w:w="3798" w:type="dxa"/>
          <w:vAlign w:val="center"/>
        </w:tcPr>
        <w:p w:rsidR="005F541D" w:rsidRDefault="005F541D" w:rsidP="005F541D">
          <w:pPr>
            <w:pStyle w:val="Header"/>
            <w:jc w:val="center"/>
          </w:pPr>
          <w:r>
            <w:rPr>
              <w:noProof/>
            </w:rPr>
            <w:drawing>
              <wp:inline distT="0" distB="0" distL="0" distR="0" wp14:anchorId="03009FE3" wp14:editId="4A02776B">
                <wp:extent cx="2047875" cy="8073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2058261" cy="811430"/>
                        </a:xfrm>
                        <a:prstGeom prst="rect">
                          <a:avLst/>
                        </a:prstGeom>
                        <a:noFill/>
                        <a:ln w="9525">
                          <a:noFill/>
                          <a:miter lim="800000"/>
                          <a:headEnd/>
                          <a:tailEnd/>
                        </a:ln>
                      </pic:spPr>
                    </pic:pic>
                  </a:graphicData>
                </a:graphic>
              </wp:inline>
            </w:drawing>
          </w:r>
        </w:p>
      </w:tc>
      <w:tc>
        <w:tcPr>
          <w:tcW w:w="9270" w:type="dxa"/>
          <w:vAlign w:val="center"/>
        </w:tcPr>
        <w:p w:rsidR="005F541D" w:rsidRPr="00B474A4" w:rsidRDefault="005F541D" w:rsidP="005F541D">
          <w:pPr>
            <w:pStyle w:val="Header"/>
            <w:jc w:val="center"/>
            <w:rPr>
              <w:rFonts w:cstheme="minorHAnsi"/>
              <w:b/>
              <w:sz w:val="28"/>
              <w:szCs w:val="28"/>
            </w:rPr>
          </w:pPr>
          <w:r>
            <w:rPr>
              <w:rFonts w:cstheme="minorHAnsi"/>
              <w:b/>
              <w:sz w:val="28"/>
              <w:szCs w:val="28"/>
            </w:rPr>
            <w:t>ClearView Synchronizer</w:t>
          </w:r>
        </w:p>
        <w:p w:rsidR="005F541D" w:rsidRPr="00B474A4" w:rsidRDefault="005F541D" w:rsidP="005F541D">
          <w:pPr>
            <w:pStyle w:val="Header"/>
            <w:jc w:val="center"/>
            <w:rPr>
              <w:rFonts w:cstheme="minorHAnsi"/>
              <w:b/>
              <w:sz w:val="28"/>
              <w:szCs w:val="28"/>
            </w:rPr>
          </w:pPr>
          <w:r w:rsidRPr="00B474A4">
            <w:rPr>
              <w:rFonts w:cstheme="minorHAnsi"/>
              <w:b/>
              <w:sz w:val="28"/>
              <w:szCs w:val="28"/>
            </w:rPr>
            <w:t>Verification and Validation Protocol</w:t>
          </w:r>
        </w:p>
        <w:p w:rsidR="005F541D" w:rsidRPr="00D271DD" w:rsidRDefault="005F541D" w:rsidP="005F541D">
          <w:pPr>
            <w:pStyle w:val="Header"/>
            <w:jc w:val="center"/>
            <w:rPr>
              <w:rFonts w:ascii="Verdana" w:hAnsi="Verdana" w:cs="Times New Roman"/>
              <w:b/>
              <w:sz w:val="24"/>
              <w:szCs w:val="32"/>
            </w:rPr>
          </w:pPr>
          <w:r>
            <w:rPr>
              <w:rFonts w:cstheme="minorHAnsi"/>
              <w:b/>
              <w:sz w:val="28"/>
              <w:szCs w:val="28"/>
            </w:rPr>
            <w:t>Version</w:t>
          </w:r>
          <w:r w:rsidRPr="00B474A4">
            <w:rPr>
              <w:rFonts w:cstheme="minorHAnsi"/>
              <w:b/>
              <w:sz w:val="28"/>
              <w:szCs w:val="28"/>
            </w:rPr>
            <w:t xml:space="preserve"> </w:t>
          </w:r>
          <w:r>
            <w:rPr>
              <w:rFonts w:cstheme="minorHAnsi"/>
              <w:b/>
              <w:sz w:val="28"/>
              <w:szCs w:val="28"/>
            </w:rPr>
            <w:t>1</w:t>
          </w:r>
          <w:r w:rsidRPr="00B474A4">
            <w:rPr>
              <w:rFonts w:cstheme="minorHAnsi"/>
              <w:b/>
              <w:sz w:val="28"/>
              <w:szCs w:val="28"/>
            </w:rPr>
            <w:t>.</w:t>
          </w:r>
          <w:r>
            <w:rPr>
              <w:rFonts w:cstheme="minorHAnsi"/>
              <w:b/>
              <w:sz w:val="28"/>
              <w:szCs w:val="28"/>
            </w:rPr>
            <w:t>1</w:t>
          </w:r>
        </w:p>
      </w:tc>
    </w:tr>
  </w:tbl>
  <w:p w:rsidR="005F541D" w:rsidRPr="00E34AE6" w:rsidRDefault="005F541D" w:rsidP="00E34AE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63AB1"/>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C5248F"/>
    <w:multiLevelType w:val="hybridMultilevel"/>
    <w:tmpl w:val="8BFCB34A"/>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
    <w:nsid w:val="2265243F"/>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3A5C1D50"/>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206ECF"/>
    <w:multiLevelType w:val="multilevel"/>
    <w:tmpl w:val="FD1CB55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53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6D314E21"/>
    <w:multiLevelType w:val="hybridMultilevel"/>
    <w:tmpl w:val="FEF00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6"/>
  </w:num>
  <w:num w:numId="4">
    <w:abstractNumId w:val="5"/>
  </w:num>
  <w:num w:numId="5">
    <w:abstractNumId w:val="8"/>
  </w:num>
  <w:num w:numId="6">
    <w:abstractNumId w:val="0"/>
  </w:num>
  <w:num w:numId="7">
    <w:abstractNumId w:val="4"/>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AE6"/>
    <w:rsid w:val="00001898"/>
    <w:rsid w:val="00027E60"/>
    <w:rsid w:val="000E5AD2"/>
    <w:rsid w:val="00140AE5"/>
    <w:rsid w:val="00251B1B"/>
    <w:rsid w:val="002D1A29"/>
    <w:rsid w:val="002D42BA"/>
    <w:rsid w:val="003231E2"/>
    <w:rsid w:val="00373E8D"/>
    <w:rsid w:val="00395215"/>
    <w:rsid w:val="003F3768"/>
    <w:rsid w:val="004A186C"/>
    <w:rsid w:val="005D2FA2"/>
    <w:rsid w:val="005F541D"/>
    <w:rsid w:val="006A16CA"/>
    <w:rsid w:val="00720999"/>
    <w:rsid w:val="00756BB4"/>
    <w:rsid w:val="0080270D"/>
    <w:rsid w:val="00862D7C"/>
    <w:rsid w:val="008907F8"/>
    <w:rsid w:val="00950783"/>
    <w:rsid w:val="009E258C"/>
    <w:rsid w:val="009F1232"/>
    <w:rsid w:val="00A00526"/>
    <w:rsid w:val="00A24600"/>
    <w:rsid w:val="00B437F9"/>
    <w:rsid w:val="00B52535"/>
    <w:rsid w:val="00B81192"/>
    <w:rsid w:val="00B968B1"/>
    <w:rsid w:val="00BC588D"/>
    <w:rsid w:val="00C21667"/>
    <w:rsid w:val="00C816B9"/>
    <w:rsid w:val="00C84AC8"/>
    <w:rsid w:val="00C903C7"/>
    <w:rsid w:val="00D3687B"/>
    <w:rsid w:val="00D81451"/>
    <w:rsid w:val="00D85A1C"/>
    <w:rsid w:val="00E00DD8"/>
    <w:rsid w:val="00E34AE6"/>
    <w:rsid w:val="00E5322F"/>
    <w:rsid w:val="00E67B7D"/>
    <w:rsid w:val="00EC18D4"/>
    <w:rsid w:val="00F00B27"/>
    <w:rsid w:val="00F122D1"/>
    <w:rsid w:val="00F630EB"/>
    <w:rsid w:val="00FA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AE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4AE6"/>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34AE6"/>
    <w:pPr>
      <w:ind w:left="720"/>
      <w:contextualSpacing/>
    </w:pPr>
  </w:style>
  <w:style w:type="paragraph" w:styleId="Header">
    <w:name w:val="header"/>
    <w:basedOn w:val="Normal"/>
    <w:link w:val="HeaderChar"/>
    <w:uiPriority w:val="99"/>
    <w:unhideWhenUsed/>
    <w:rsid w:val="00E34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AE6"/>
    <w:rPr>
      <w:rFonts w:eastAsiaTheme="minorEastAsia"/>
    </w:rPr>
  </w:style>
  <w:style w:type="paragraph" w:styleId="Footer">
    <w:name w:val="footer"/>
    <w:basedOn w:val="Normal"/>
    <w:link w:val="FooterChar"/>
    <w:uiPriority w:val="99"/>
    <w:unhideWhenUsed/>
    <w:rsid w:val="00E34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AE6"/>
    <w:rPr>
      <w:rFonts w:eastAsiaTheme="minorEastAsia"/>
    </w:rPr>
  </w:style>
  <w:style w:type="paragraph" w:styleId="BalloonText">
    <w:name w:val="Balloon Text"/>
    <w:basedOn w:val="Normal"/>
    <w:link w:val="BalloonTextChar"/>
    <w:uiPriority w:val="99"/>
    <w:semiHidden/>
    <w:unhideWhenUsed/>
    <w:rsid w:val="00E34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AE6"/>
    <w:rPr>
      <w:rFonts w:ascii="Tahoma" w:eastAsiaTheme="minorEastAsia" w:hAnsi="Tahoma" w:cs="Tahoma"/>
      <w:sz w:val="16"/>
      <w:szCs w:val="16"/>
    </w:rPr>
  </w:style>
  <w:style w:type="character" w:styleId="Hyperlink">
    <w:name w:val="Hyperlink"/>
    <w:basedOn w:val="DefaultParagraphFont"/>
    <w:uiPriority w:val="99"/>
    <w:unhideWhenUsed/>
    <w:rsid w:val="00C903C7"/>
    <w:rPr>
      <w:color w:val="0000FF" w:themeColor="hyperlink"/>
      <w:u w:val="single"/>
    </w:rPr>
  </w:style>
  <w:style w:type="character" w:styleId="CommentReference">
    <w:name w:val="annotation reference"/>
    <w:basedOn w:val="DefaultParagraphFont"/>
    <w:uiPriority w:val="99"/>
    <w:semiHidden/>
    <w:unhideWhenUsed/>
    <w:rsid w:val="00A00526"/>
    <w:rPr>
      <w:sz w:val="16"/>
      <w:szCs w:val="16"/>
    </w:rPr>
  </w:style>
  <w:style w:type="paragraph" w:styleId="CommentText">
    <w:name w:val="annotation text"/>
    <w:basedOn w:val="Normal"/>
    <w:link w:val="CommentTextChar"/>
    <w:uiPriority w:val="99"/>
    <w:semiHidden/>
    <w:unhideWhenUsed/>
    <w:rsid w:val="00A00526"/>
    <w:pPr>
      <w:spacing w:line="240" w:lineRule="auto"/>
    </w:pPr>
    <w:rPr>
      <w:sz w:val="20"/>
      <w:szCs w:val="20"/>
    </w:rPr>
  </w:style>
  <w:style w:type="character" w:customStyle="1" w:styleId="CommentTextChar">
    <w:name w:val="Comment Text Char"/>
    <w:basedOn w:val="DefaultParagraphFont"/>
    <w:link w:val="CommentText"/>
    <w:uiPriority w:val="99"/>
    <w:semiHidden/>
    <w:rsid w:val="00A00526"/>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00526"/>
    <w:rPr>
      <w:b/>
      <w:bCs/>
    </w:rPr>
  </w:style>
  <w:style w:type="character" w:customStyle="1" w:styleId="CommentSubjectChar">
    <w:name w:val="Comment Subject Char"/>
    <w:basedOn w:val="CommentTextChar"/>
    <w:link w:val="CommentSubject"/>
    <w:uiPriority w:val="99"/>
    <w:semiHidden/>
    <w:rsid w:val="00A00526"/>
    <w:rPr>
      <w:rFonts w:eastAsiaTheme="minorEastAsia"/>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AE6"/>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34AE6"/>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34AE6"/>
    <w:pPr>
      <w:ind w:left="720"/>
      <w:contextualSpacing/>
    </w:pPr>
  </w:style>
  <w:style w:type="paragraph" w:styleId="Header">
    <w:name w:val="header"/>
    <w:basedOn w:val="Normal"/>
    <w:link w:val="HeaderChar"/>
    <w:uiPriority w:val="99"/>
    <w:unhideWhenUsed/>
    <w:rsid w:val="00E34A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AE6"/>
    <w:rPr>
      <w:rFonts w:eastAsiaTheme="minorEastAsia"/>
    </w:rPr>
  </w:style>
  <w:style w:type="paragraph" w:styleId="Footer">
    <w:name w:val="footer"/>
    <w:basedOn w:val="Normal"/>
    <w:link w:val="FooterChar"/>
    <w:uiPriority w:val="99"/>
    <w:unhideWhenUsed/>
    <w:rsid w:val="00E34A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AE6"/>
    <w:rPr>
      <w:rFonts w:eastAsiaTheme="minorEastAsia"/>
    </w:rPr>
  </w:style>
  <w:style w:type="paragraph" w:styleId="BalloonText">
    <w:name w:val="Balloon Text"/>
    <w:basedOn w:val="Normal"/>
    <w:link w:val="BalloonTextChar"/>
    <w:uiPriority w:val="99"/>
    <w:semiHidden/>
    <w:unhideWhenUsed/>
    <w:rsid w:val="00E34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AE6"/>
    <w:rPr>
      <w:rFonts w:ascii="Tahoma" w:eastAsiaTheme="minorEastAsia" w:hAnsi="Tahoma" w:cs="Tahoma"/>
      <w:sz w:val="16"/>
      <w:szCs w:val="16"/>
    </w:rPr>
  </w:style>
  <w:style w:type="character" w:styleId="Hyperlink">
    <w:name w:val="Hyperlink"/>
    <w:basedOn w:val="DefaultParagraphFont"/>
    <w:uiPriority w:val="99"/>
    <w:unhideWhenUsed/>
    <w:rsid w:val="00C903C7"/>
    <w:rPr>
      <w:color w:val="0000FF" w:themeColor="hyperlink"/>
      <w:u w:val="single"/>
    </w:rPr>
  </w:style>
  <w:style w:type="character" w:styleId="CommentReference">
    <w:name w:val="annotation reference"/>
    <w:basedOn w:val="DefaultParagraphFont"/>
    <w:uiPriority w:val="99"/>
    <w:semiHidden/>
    <w:unhideWhenUsed/>
    <w:rsid w:val="00A00526"/>
    <w:rPr>
      <w:sz w:val="16"/>
      <w:szCs w:val="16"/>
    </w:rPr>
  </w:style>
  <w:style w:type="paragraph" w:styleId="CommentText">
    <w:name w:val="annotation text"/>
    <w:basedOn w:val="Normal"/>
    <w:link w:val="CommentTextChar"/>
    <w:uiPriority w:val="99"/>
    <w:semiHidden/>
    <w:unhideWhenUsed/>
    <w:rsid w:val="00A00526"/>
    <w:pPr>
      <w:spacing w:line="240" w:lineRule="auto"/>
    </w:pPr>
    <w:rPr>
      <w:sz w:val="20"/>
      <w:szCs w:val="20"/>
    </w:rPr>
  </w:style>
  <w:style w:type="character" w:customStyle="1" w:styleId="CommentTextChar">
    <w:name w:val="Comment Text Char"/>
    <w:basedOn w:val="DefaultParagraphFont"/>
    <w:link w:val="CommentText"/>
    <w:uiPriority w:val="99"/>
    <w:semiHidden/>
    <w:rsid w:val="00A00526"/>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A00526"/>
    <w:rPr>
      <w:b/>
      <w:bCs/>
    </w:rPr>
  </w:style>
  <w:style w:type="character" w:customStyle="1" w:styleId="CommentSubjectChar">
    <w:name w:val="Comment Subject Char"/>
    <w:basedOn w:val="CommentTextChar"/>
    <w:link w:val="CommentSubject"/>
    <w:uiPriority w:val="99"/>
    <w:semiHidden/>
    <w:rsid w:val="00A00526"/>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image" Target="media/image70.png"/><Relationship Id="rId26" Type="http://schemas.openxmlformats.org/officeDocument/2006/relationships/image" Target="media/image15.png"/><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0.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tempuri.org/IServices/"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1705</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14</cp:revision>
  <dcterms:created xsi:type="dcterms:W3CDTF">2012-08-06T15:15:00Z</dcterms:created>
  <dcterms:modified xsi:type="dcterms:W3CDTF">2012-08-06T23:58:00Z</dcterms:modified>
</cp:coreProperties>
</file>