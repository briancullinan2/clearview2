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B06576"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0F421D" w:rsidRPr="00026FB5" w:rsidRDefault="000F421D" w:rsidP="000F421D">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Change w:id="0">
          <w:tblGrid>
            <w:gridCol w:w="18"/>
            <w:gridCol w:w="1062"/>
            <w:gridCol w:w="18"/>
            <w:gridCol w:w="1602"/>
            <w:gridCol w:w="18"/>
            <w:gridCol w:w="5202"/>
            <w:gridCol w:w="18"/>
            <w:gridCol w:w="1602"/>
            <w:gridCol w:w="18"/>
          </w:tblGrid>
        </w:tblGridChange>
      </w:tblGrid>
      <w:tr w:rsidR="000F421D" w:rsidRPr="00E12FFA" w:rsidTr="007E5D3F">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Revised By</w:t>
            </w:r>
          </w:p>
        </w:tc>
      </w:tr>
      <w:tr w:rsidR="000F421D" w:rsidRPr="00E12FFA" w:rsidTr="00A005BE">
        <w:trPr>
          <w:cantSplit/>
          <w:trHeight w:val="542"/>
        </w:trPr>
        <w:tc>
          <w:tcPr>
            <w:tcW w:w="1080" w:type="dxa"/>
            <w:tcBorders>
              <w:top w:val="single" w:sz="4" w:space="0" w:color="auto"/>
              <w:bottom w:val="single" w:sz="4" w:space="0" w:color="auto"/>
            </w:tcBorders>
          </w:tcPr>
          <w:p w:rsidR="000F421D" w:rsidRPr="00E12FFA" w:rsidRDefault="000F421D" w:rsidP="007E5D3F">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bottom w:val="single" w:sz="4" w:space="0" w:color="auto"/>
            </w:tcBorders>
          </w:tcPr>
          <w:p w:rsidR="000F421D" w:rsidRPr="00026FB5" w:rsidRDefault="000F421D" w:rsidP="007E5D3F">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F421D" w:rsidRPr="00E12FFA" w:rsidRDefault="00FE5FE2" w:rsidP="00FE5FE2">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‘Gather Capture’ section of ClearView.</w:t>
            </w:r>
          </w:p>
        </w:tc>
        <w:tc>
          <w:tcPr>
            <w:tcW w:w="1620" w:type="dxa"/>
            <w:tcBorders>
              <w:top w:val="single" w:sz="4" w:space="0" w:color="auto"/>
              <w:bottom w:val="single" w:sz="4" w:space="0" w:color="auto"/>
            </w:tcBorders>
          </w:tcPr>
          <w:p w:rsidR="000F421D" w:rsidRPr="00E12FFA" w:rsidRDefault="000F421D"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12C8E" w:rsidRPr="00E12FFA" w:rsidTr="007E5D3F">
        <w:trPr>
          <w:cantSplit/>
          <w:trHeight w:val="542"/>
        </w:trPr>
        <w:tc>
          <w:tcPr>
            <w:tcW w:w="1080" w:type="dxa"/>
            <w:tcBorders>
              <w:top w:val="single" w:sz="4" w:space="0" w:color="auto"/>
            </w:tcBorders>
          </w:tcPr>
          <w:p w:rsidR="00512C8E" w:rsidRDefault="00512C8E" w:rsidP="007E5D3F">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512C8E" w:rsidRPr="00026FB5" w:rsidRDefault="00512C8E" w:rsidP="00512C8E">
            <w:pPr>
              <w:spacing w:before="120" w:after="120"/>
              <w:rPr>
                <w:rFonts w:ascii="Calibri" w:hAnsi="Calibri" w:cs="Calibri"/>
                <w:sz w:val="24"/>
                <w:szCs w:val="24"/>
              </w:rPr>
            </w:pPr>
            <w:r>
              <w:rPr>
                <w:rFonts w:ascii="Calibri" w:hAnsi="Calibri" w:cs="Calibri"/>
                <w:sz w:val="24"/>
                <w:szCs w:val="24"/>
              </w:rPr>
              <w:t>06Sep12</w:t>
            </w:r>
          </w:p>
        </w:tc>
        <w:tc>
          <w:tcPr>
            <w:tcW w:w="5220" w:type="dxa"/>
            <w:tcBorders>
              <w:top w:val="single" w:sz="4" w:space="0" w:color="auto"/>
            </w:tcBorders>
          </w:tcPr>
          <w:p w:rsidR="00512C8E" w:rsidRDefault="00512C8E" w:rsidP="00FE5FE2">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512C8E" w:rsidRDefault="00512C8E"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196DA7" w:rsidTr="002873D8">
        <w:trPr>
          <w:cantSplit/>
          <w:trHeight w:val="542"/>
        </w:trPr>
        <w:tc>
          <w:tcPr>
            <w:tcW w:w="1080" w:type="dxa"/>
            <w:tcBorders>
              <w:top w:val="single" w:sz="4" w:space="0" w:color="auto"/>
              <w:left w:val="single" w:sz="6" w:space="0" w:color="auto"/>
              <w:bottom w:val="single" w:sz="4" w:space="0" w:color="auto"/>
              <w:right w:val="single" w:sz="6" w:space="0" w:color="auto"/>
            </w:tcBorders>
          </w:tcPr>
          <w:p w:rsidR="00196DA7" w:rsidRDefault="00196DA7" w:rsidP="00196DA7">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left w:val="single" w:sz="6" w:space="0" w:color="auto"/>
              <w:bottom w:val="single" w:sz="4" w:space="0" w:color="auto"/>
              <w:right w:val="single" w:sz="6" w:space="0" w:color="auto"/>
            </w:tcBorders>
          </w:tcPr>
          <w:p w:rsidR="00196DA7" w:rsidRPr="00026FB5" w:rsidRDefault="00196DA7" w:rsidP="00196DA7">
            <w:pPr>
              <w:spacing w:before="120" w:after="120"/>
              <w:rPr>
                <w:rFonts w:ascii="Calibri" w:hAnsi="Calibri" w:cs="Calibri"/>
                <w:sz w:val="24"/>
                <w:szCs w:val="24"/>
              </w:rPr>
            </w:pPr>
            <w:r>
              <w:rPr>
                <w:rFonts w:ascii="Calibri" w:hAnsi="Calibri" w:cs="Calibri"/>
                <w:sz w:val="24"/>
                <w:szCs w:val="24"/>
              </w:rPr>
              <w:t>11Sep12</w:t>
            </w:r>
          </w:p>
        </w:tc>
        <w:tc>
          <w:tcPr>
            <w:tcW w:w="5220" w:type="dxa"/>
            <w:tcBorders>
              <w:top w:val="single" w:sz="4" w:space="0" w:color="auto"/>
              <w:left w:val="single" w:sz="6" w:space="0" w:color="auto"/>
              <w:bottom w:val="single" w:sz="4" w:space="0" w:color="auto"/>
              <w:right w:val="single" w:sz="6" w:space="0" w:color="auto"/>
            </w:tcBorders>
          </w:tcPr>
          <w:p w:rsidR="00196DA7" w:rsidRDefault="00EB7376" w:rsidP="00196DA7">
            <w:pPr>
              <w:pStyle w:val="Index1"/>
              <w:spacing w:before="120" w:after="120"/>
              <w:rPr>
                <w:rFonts w:ascii="Calibri" w:hAnsi="Calibri" w:cs="Calibri"/>
                <w:sz w:val="24"/>
                <w:szCs w:val="24"/>
              </w:rPr>
            </w:pPr>
            <w:r>
              <w:rPr>
                <w:rFonts w:ascii="Calibri" w:hAnsi="Calibri" w:cs="Calibri"/>
                <w:sz w:val="24"/>
                <w:szCs w:val="24"/>
              </w:rPr>
              <w:t>Made edits to the red line corrections found during the Rev.006 execution, and added an extra step in section 8.1 to test the successful calibration data save feature.</w:t>
            </w:r>
          </w:p>
        </w:tc>
        <w:tc>
          <w:tcPr>
            <w:tcW w:w="1620" w:type="dxa"/>
            <w:tcBorders>
              <w:top w:val="single" w:sz="4" w:space="0" w:color="auto"/>
              <w:left w:val="single" w:sz="6" w:space="0" w:color="auto"/>
              <w:bottom w:val="single" w:sz="4" w:space="0" w:color="auto"/>
              <w:right w:val="single" w:sz="6" w:space="0" w:color="auto"/>
            </w:tcBorders>
          </w:tcPr>
          <w:p w:rsidR="00196DA7" w:rsidRDefault="00196DA7" w:rsidP="00196DA7">
            <w:pPr>
              <w:spacing w:before="120" w:after="120"/>
              <w:rPr>
                <w:rFonts w:ascii="Calibri" w:hAnsi="Calibri" w:cs="Calibri"/>
                <w:color w:val="000000"/>
                <w:sz w:val="24"/>
                <w:szCs w:val="24"/>
              </w:rPr>
            </w:pPr>
            <w:r>
              <w:rPr>
                <w:rFonts w:ascii="Calibri" w:hAnsi="Calibri" w:cs="Calibri"/>
                <w:color w:val="000000"/>
                <w:sz w:val="24"/>
                <w:szCs w:val="24"/>
              </w:rPr>
              <w:t>J. Sims</w:t>
            </w:r>
          </w:p>
        </w:tc>
      </w:tr>
      <w:tr w:rsidR="00B37E85" w:rsidTr="00895A17">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Change w:id="1" w:author="Scott Pletzer" w:date="2012-10-24T15:08:00Z">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542"/>
          <w:trPrChange w:id="2" w:author="Scott Pletzer" w:date="2012-10-24T15:08:00Z">
            <w:trPr>
              <w:gridAfter w:val="0"/>
              <w:cantSplit/>
              <w:trHeight w:val="542"/>
            </w:trPr>
          </w:trPrChange>
        </w:trPr>
        <w:tc>
          <w:tcPr>
            <w:tcW w:w="1080" w:type="dxa"/>
            <w:tcBorders>
              <w:top w:val="single" w:sz="4" w:space="0" w:color="auto"/>
              <w:left w:val="single" w:sz="6" w:space="0" w:color="auto"/>
              <w:bottom w:val="single" w:sz="4" w:space="0" w:color="auto"/>
              <w:right w:val="single" w:sz="6" w:space="0" w:color="auto"/>
            </w:tcBorders>
            <w:tcPrChange w:id="3" w:author="Scott Pletzer" w:date="2012-10-24T15:08:00Z">
              <w:tcPr>
                <w:tcW w:w="1080" w:type="dxa"/>
                <w:gridSpan w:val="2"/>
                <w:tcBorders>
                  <w:top w:val="single" w:sz="4" w:space="0" w:color="auto"/>
                  <w:left w:val="single" w:sz="6" w:space="0" w:color="auto"/>
                  <w:bottom w:val="single" w:sz="6" w:space="0" w:color="auto"/>
                  <w:right w:val="single" w:sz="6" w:space="0" w:color="auto"/>
                </w:tcBorders>
              </w:tcPr>
            </w:tcPrChange>
          </w:tcPr>
          <w:p w:rsidR="00B37E85" w:rsidRDefault="00B37E85" w:rsidP="00196DA7">
            <w:pPr>
              <w:spacing w:before="120" w:after="120"/>
              <w:jc w:val="center"/>
              <w:rPr>
                <w:rFonts w:ascii="Calibri" w:hAnsi="Calibri" w:cs="Calibri"/>
                <w:sz w:val="24"/>
                <w:szCs w:val="24"/>
              </w:rPr>
            </w:pPr>
            <w:r>
              <w:rPr>
                <w:rFonts w:ascii="Calibri" w:hAnsi="Calibri" w:cs="Calibri"/>
                <w:sz w:val="24"/>
                <w:szCs w:val="24"/>
              </w:rPr>
              <w:lastRenderedPageBreak/>
              <w:t>008</w:t>
            </w:r>
          </w:p>
        </w:tc>
        <w:tc>
          <w:tcPr>
            <w:tcW w:w="1620" w:type="dxa"/>
            <w:tcBorders>
              <w:top w:val="single" w:sz="4" w:space="0" w:color="auto"/>
              <w:left w:val="single" w:sz="6" w:space="0" w:color="auto"/>
              <w:bottom w:val="single" w:sz="4" w:space="0" w:color="auto"/>
              <w:right w:val="single" w:sz="6" w:space="0" w:color="auto"/>
            </w:tcBorders>
            <w:tcPrChange w:id="4" w:author="Scott Pletzer" w:date="2012-10-24T15:08:00Z">
              <w:tcPr>
                <w:tcW w:w="1620" w:type="dxa"/>
                <w:gridSpan w:val="2"/>
                <w:tcBorders>
                  <w:top w:val="single" w:sz="4" w:space="0" w:color="auto"/>
                  <w:left w:val="single" w:sz="6" w:space="0" w:color="auto"/>
                  <w:bottom w:val="single" w:sz="6" w:space="0" w:color="auto"/>
                  <w:right w:val="single" w:sz="6" w:space="0" w:color="auto"/>
                </w:tcBorders>
              </w:tcPr>
            </w:tcPrChange>
          </w:tcPr>
          <w:p w:rsidR="00B37E85" w:rsidRDefault="00B37E85" w:rsidP="00196DA7">
            <w:pPr>
              <w:spacing w:before="120" w:after="120"/>
              <w:rPr>
                <w:rFonts w:ascii="Calibri" w:hAnsi="Calibri" w:cs="Calibri"/>
                <w:sz w:val="24"/>
                <w:szCs w:val="24"/>
              </w:rPr>
            </w:pPr>
            <w:r>
              <w:rPr>
                <w:rFonts w:ascii="Calibri" w:hAnsi="Calibri" w:cs="Calibri"/>
                <w:sz w:val="24"/>
                <w:szCs w:val="24"/>
              </w:rPr>
              <w:t>24Sep12</w:t>
            </w:r>
          </w:p>
        </w:tc>
        <w:tc>
          <w:tcPr>
            <w:tcW w:w="5220" w:type="dxa"/>
            <w:tcBorders>
              <w:top w:val="single" w:sz="4" w:space="0" w:color="auto"/>
              <w:left w:val="single" w:sz="6" w:space="0" w:color="auto"/>
              <w:bottom w:val="single" w:sz="4" w:space="0" w:color="auto"/>
              <w:right w:val="single" w:sz="6" w:space="0" w:color="auto"/>
            </w:tcBorders>
            <w:tcPrChange w:id="5" w:author="Scott Pletzer" w:date="2012-10-24T15:08:00Z">
              <w:tcPr>
                <w:tcW w:w="5220" w:type="dxa"/>
                <w:gridSpan w:val="2"/>
                <w:tcBorders>
                  <w:top w:val="single" w:sz="4" w:space="0" w:color="auto"/>
                  <w:left w:val="single" w:sz="6" w:space="0" w:color="auto"/>
                  <w:bottom w:val="single" w:sz="6" w:space="0" w:color="auto"/>
                  <w:right w:val="single" w:sz="6" w:space="0" w:color="auto"/>
                </w:tcBorders>
              </w:tcPr>
            </w:tcPrChange>
          </w:tcPr>
          <w:p w:rsidR="00B37E85" w:rsidRDefault="00B37E85" w:rsidP="00196DA7">
            <w:pPr>
              <w:pStyle w:val="Index1"/>
              <w:spacing w:before="120" w:after="120"/>
              <w:rPr>
                <w:rFonts w:ascii="Calibri" w:hAnsi="Calibri" w:cs="Calibri"/>
                <w:sz w:val="24"/>
                <w:szCs w:val="24"/>
              </w:rPr>
            </w:pPr>
            <w:r>
              <w:rPr>
                <w:rFonts w:ascii="Calibri" w:hAnsi="Calibri" w:cs="Calibri"/>
                <w:sz w:val="24"/>
                <w:szCs w:val="24"/>
              </w:rPr>
              <w:t xml:space="preserve">Revised sections 9.1.3, 9.1.5, 9.1.7, 9.1.8, and 9.1.10 to completely address nonconformance #1 documented during the execution of revision 006. </w:t>
            </w:r>
          </w:p>
        </w:tc>
        <w:tc>
          <w:tcPr>
            <w:tcW w:w="1620" w:type="dxa"/>
            <w:tcBorders>
              <w:top w:val="single" w:sz="4" w:space="0" w:color="auto"/>
              <w:left w:val="single" w:sz="6" w:space="0" w:color="auto"/>
              <w:bottom w:val="single" w:sz="4" w:space="0" w:color="auto"/>
              <w:right w:val="single" w:sz="6" w:space="0" w:color="auto"/>
            </w:tcBorders>
            <w:tcPrChange w:id="6" w:author="Scott Pletzer" w:date="2012-10-24T15:08:00Z">
              <w:tcPr>
                <w:tcW w:w="1620" w:type="dxa"/>
                <w:gridSpan w:val="2"/>
                <w:tcBorders>
                  <w:top w:val="single" w:sz="4" w:space="0" w:color="auto"/>
                  <w:left w:val="single" w:sz="6" w:space="0" w:color="auto"/>
                  <w:bottom w:val="single" w:sz="6" w:space="0" w:color="auto"/>
                  <w:right w:val="single" w:sz="6" w:space="0" w:color="auto"/>
                </w:tcBorders>
              </w:tcPr>
            </w:tcPrChange>
          </w:tcPr>
          <w:p w:rsidR="00B37E85" w:rsidRDefault="00B37E85" w:rsidP="00196DA7">
            <w:pPr>
              <w:spacing w:before="120" w:after="120"/>
              <w:rPr>
                <w:rFonts w:ascii="Calibri" w:hAnsi="Calibri" w:cs="Calibri"/>
                <w:color w:val="000000"/>
                <w:sz w:val="24"/>
                <w:szCs w:val="24"/>
              </w:rPr>
            </w:pPr>
            <w:r>
              <w:rPr>
                <w:rFonts w:ascii="Calibri" w:hAnsi="Calibri" w:cs="Calibri"/>
                <w:color w:val="000000"/>
                <w:sz w:val="24"/>
                <w:szCs w:val="24"/>
              </w:rPr>
              <w:t>S. Pletzer</w:t>
            </w:r>
          </w:p>
        </w:tc>
      </w:tr>
      <w:tr w:rsidR="00895A17" w:rsidTr="00BE52C2">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Change w:id="7" w:author="Scott Pletzer" w:date="2012-10-29T10:28:00Z">
            <w:tblPrEx>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Ex>
          </w:tblPrExChange>
        </w:tblPrEx>
        <w:trPr>
          <w:cantSplit/>
          <w:trHeight w:val="542"/>
          <w:ins w:id="8" w:author="Scott Pletzer" w:date="2012-10-24T15:08:00Z"/>
          <w:trPrChange w:id="9" w:author="Scott Pletzer" w:date="2012-10-29T10:28:00Z">
            <w:trPr>
              <w:gridBefore w:val="1"/>
              <w:cantSplit/>
              <w:trHeight w:val="542"/>
            </w:trPr>
          </w:trPrChange>
        </w:trPr>
        <w:tc>
          <w:tcPr>
            <w:tcW w:w="1080" w:type="dxa"/>
            <w:tcBorders>
              <w:top w:val="single" w:sz="4" w:space="0" w:color="auto"/>
              <w:left w:val="single" w:sz="6" w:space="0" w:color="auto"/>
              <w:bottom w:val="single" w:sz="4" w:space="0" w:color="auto"/>
              <w:right w:val="single" w:sz="6" w:space="0" w:color="auto"/>
            </w:tcBorders>
            <w:tcPrChange w:id="10" w:author="Scott Pletzer" w:date="2012-10-29T10:28:00Z">
              <w:tcPr>
                <w:tcW w:w="1080" w:type="dxa"/>
                <w:gridSpan w:val="2"/>
                <w:tcBorders>
                  <w:top w:val="single" w:sz="4" w:space="0" w:color="auto"/>
                  <w:left w:val="single" w:sz="6" w:space="0" w:color="auto"/>
                  <w:bottom w:val="single" w:sz="6" w:space="0" w:color="auto"/>
                  <w:right w:val="single" w:sz="6" w:space="0" w:color="auto"/>
                </w:tcBorders>
              </w:tcPr>
            </w:tcPrChange>
          </w:tcPr>
          <w:p w:rsidR="00895A17" w:rsidRDefault="00895A17" w:rsidP="00196DA7">
            <w:pPr>
              <w:spacing w:before="120" w:after="120"/>
              <w:jc w:val="center"/>
              <w:rPr>
                <w:ins w:id="11" w:author="Scott Pletzer" w:date="2012-10-24T15:08:00Z"/>
                <w:rFonts w:ascii="Calibri" w:hAnsi="Calibri" w:cs="Calibri"/>
                <w:sz w:val="24"/>
                <w:szCs w:val="24"/>
              </w:rPr>
            </w:pPr>
            <w:ins w:id="12" w:author="Scott Pletzer" w:date="2012-10-24T15:08:00Z">
              <w:r>
                <w:rPr>
                  <w:rFonts w:ascii="Calibri" w:hAnsi="Calibri" w:cs="Calibri"/>
                  <w:sz w:val="24"/>
                  <w:szCs w:val="24"/>
                </w:rPr>
                <w:t>009</w:t>
              </w:r>
            </w:ins>
          </w:p>
        </w:tc>
        <w:tc>
          <w:tcPr>
            <w:tcW w:w="1620" w:type="dxa"/>
            <w:tcBorders>
              <w:top w:val="single" w:sz="4" w:space="0" w:color="auto"/>
              <w:left w:val="single" w:sz="6" w:space="0" w:color="auto"/>
              <w:bottom w:val="single" w:sz="4" w:space="0" w:color="auto"/>
              <w:right w:val="single" w:sz="6" w:space="0" w:color="auto"/>
            </w:tcBorders>
            <w:tcPrChange w:id="13" w:author="Scott Pletzer" w:date="2012-10-29T10:28:00Z">
              <w:tcPr>
                <w:tcW w:w="1620" w:type="dxa"/>
                <w:gridSpan w:val="2"/>
                <w:tcBorders>
                  <w:top w:val="single" w:sz="4" w:space="0" w:color="auto"/>
                  <w:left w:val="single" w:sz="6" w:space="0" w:color="auto"/>
                  <w:bottom w:val="single" w:sz="6" w:space="0" w:color="auto"/>
                  <w:right w:val="single" w:sz="6" w:space="0" w:color="auto"/>
                </w:tcBorders>
              </w:tcPr>
            </w:tcPrChange>
          </w:tcPr>
          <w:p w:rsidR="00895A17" w:rsidRDefault="00895A17" w:rsidP="00196DA7">
            <w:pPr>
              <w:spacing w:before="120" w:after="120"/>
              <w:rPr>
                <w:ins w:id="14" w:author="Scott Pletzer" w:date="2012-10-24T15:08:00Z"/>
                <w:rFonts w:ascii="Calibri" w:hAnsi="Calibri" w:cs="Calibri"/>
                <w:sz w:val="24"/>
                <w:szCs w:val="24"/>
              </w:rPr>
            </w:pPr>
            <w:ins w:id="15" w:author="Scott Pletzer" w:date="2012-10-24T15:08:00Z">
              <w:r>
                <w:rPr>
                  <w:rFonts w:ascii="Calibri" w:hAnsi="Calibri" w:cs="Calibri"/>
                  <w:sz w:val="24"/>
                  <w:szCs w:val="24"/>
                </w:rPr>
                <w:t>24Oct12</w:t>
              </w:r>
            </w:ins>
          </w:p>
        </w:tc>
        <w:tc>
          <w:tcPr>
            <w:tcW w:w="5220" w:type="dxa"/>
            <w:tcBorders>
              <w:top w:val="single" w:sz="4" w:space="0" w:color="auto"/>
              <w:left w:val="single" w:sz="6" w:space="0" w:color="auto"/>
              <w:bottom w:val="single" w:sz="4" w:space="0" w:color="auto"/>
              <w:right w:val="single" w:sz="6" w:space="0" w:color="auto"/>
            </w:tcBorders>
            <w:tcPrChange w:id="16" w:author="Scott Pletzer" w:date="2012-10-29T10:28:00Z">
              <w:tcPr>
                <w:tcW w:w="5220" w:type="dxa"/>
                <w:gridSpan w:val="2"/>
                <w:tcBorders>
                  <w:top w:val="single" w:sz="4" w:space="0" w:color="auto"/>
                  <w:left w:val="single" w:sz="6" w:space="0" w:color="auto"/>
                  <w:bottom w:val="single" w:sz="6" w:space="0" w:color="auto"/>
                  <w:right w:val="single" w:sz="6" w:space="0" w:color="auto"/>
                </w:tcBorders>
              </w:tcPr>
            </w:tcPrChange>
          </w:tcPr>
          <w:p w:rsidR="00895A17" w:rsidRDefault="00895A17" w:rsidP="001D07EF">
            <w:pPr>
              <w:pStyle w:val="Index1"/>
              <w:spacing w:before="120" w:after="120"/>
              <w:rPr>
                <w:ins w:id="17" w:author="Scott Pletzer" w:date="2012-10-24T15:08:00Z"/>
                <w:rFonts w:ascii="Calibri" w:hAnsi="Calibri" w:cs="Calibri"/>
                <w:sz w:val="24"/>
                <w:szCs w:val="24"/>
              </w:rPr>
            </w:pPr>
            <w:ins w:id="18" w:author="Scott Pletzer" w:date="2012-10-24T15:08:00Z">
              <w:r>
                <w:rPr>
                  <w:rFonts w:ascii="Calibri" w:hAnsi="Calibri" w:cs="Calibri"/>
                  <w:sz w:val="24"/>
                  <w:szCs w:val="24"/>
                </w:rPr>
                <w:t xml:space="preserve">Change to header/footer only to reflect protocol execution for version 2.1.  </w:t>
              </w:r>
            </w:ins>
            <w:ins w:id="19" w:author="Scott Pletzer" w:date="2012-10-24T15:43:00Z">
              <w:r w:rsidR="001D07EF">
                <w:rPr>
                  <w:rFonts w:ascii="Calibri" w:hAnsi="Calibri" w:cs="Calibri"/>
                  <w:sz w:val="24"/>
                  <w:szCs w:val="24"/>
                </w:rPr>
                <w:t>Removed references to old calibration process.</w:t>
              </w:r>
            </w:ins>
          </w:p>
        </w:tc>
        <w:tc>
          <w:tcPr>
            <w:tcW w:w="1620" w:type="dxa"/>
            <w:tcBorders>
              <w:top w:val="single" w:sz="4" w:space="0" w:color="auto"/>
              <w:left w:val="single" w:sz="6" w:space="0" w:color="auto"/>
              <w:bottom w:val="single" w:sz="4" w:space="0" w:color="auto"/>
              <w:right w:val="single" w:sz="6" w:space="0" w:color="auto"/>
            </w:tcBorders>
            <w:tcPrChange w:id="20" w:author="Scott Pletzer" w:date="2012-10-29T10:28:00Z">
              <w:tcPr>
                <w:tcW w:w="1620" w:type="dxa"/>
                <w:gridSpan w:val="2"/>
                <w:tcBorders>
                  <w:top w:val="single" w:sz="4" w:space="0" w:color="auto"/>
                  <w:left w:val="single" w:sz="6" w:space="0" w:color="auto"/>
                  <w:bottom w:val="single" w:sz="6" w:space="0" w:color="auto"/>
                  <w:right w:val="single" w:sz="6" w:space="0" w:color="auto"/>
                </w:tcBorders>
              </w:tcPr>
            </w:tcPrChange>
          </w:tcPr>
          <w:p w:rsidR="00895A17" w:rsidRDefault="00895A17" w:rsidP="00196DA7">
            <w:pPr>
              <w:spacing w:before="120" w:after="120"/>
              <w:rPr>
                <w:ins w:id="21" w:author="Scott Pletzer" w:date="2012-10-24T15:08:00Z"/>
                <w:rFonts w:ascii="Calibri" w:hAnsi="Calibri" w:cs="Calibri"/>
                <w:color w:val="000000"/>
                <w:sz w:val="24"/>
                <w:szCs w:val="24"/>
              </w:rPr>
            </w:pPr>
            <w:ins w:id="22" w:author="Scott Pletzer" w:date="2012-10-24T15:08:00Z">
              <w:r>
                <w:rPr>
                  <w:rFonts w:ascii="Calibri" w:hAnsi="Calibri" w:cs="Calibri"/>
                  <w:color w:val="000000"/>
                  <w:sz w:val="24"/>
                  <w:szCs w:val="24"/>
                </w:rPr>
                <w:t>S. Pletzer</w:t>
              </w:r>
            </w:ins>
          </w:p>
        </w:tc>
      </w:tr>
      <w:tr w:rsidR="00BE52C2" w:rsidTr="00196DA7">
        <w:trPr>
          <w:cantSplit/>
          <w:trHeight w:val="542"/>
          <w:ins w:id="23" w:author="Scott Pletzer" w:date="2012-10-29T10:28:00Z"/>
        </w:trPr>
        <w:tc>
          <w:tcPr>
            <w:tcW w:w="1080" w:type="dxa"/>
            <w:tcBorders>
              <w:top w:val="single" w:sz="4" w:space="0" w:color="auto"/>
              <w:left w:val="single" w:sz="6" w:space="0" w:color="auto"/>
              <w:bottom w:val="single" w:sz="6" w:space="0" w:color="auto"/>
              <w:right w:val="single" w:sz="6" w:space="0" w:color="auto"/>
            </w:tcBorders>
          </w:tcPr>
          <w:p w:rsidR="00BE52C2" w:rsidRDefault="00BE52C2" w:rsidP="00196DA7">
            <w:pPr>
              <w:spacing w:before="120" w:after="120"/>
              <w:jc w:val="center"/>
              <w:rPr>
                <w:ins w:id="24" w:author="Scott Pletzer" w:date="2012-10-29T10:28:00Z"/>
                <w:rFonts w:ascii="Calibri" w:hAnsi="Calibri" w:cs="Calibri"/>
                <w:sz w:val="24"/>
                <w:szCs w:val="24"/>
              </w:rPr>
            </w:pPr>
            <w:ins w:id="25" w:author="Scott Pletzer" w:date="2012-10-29T10:28:00Z">
              <w:r>
                <w:rPr>
                  <w:rFonts w:ascii="Calibri" w:hAnsi="Calibri" w:cs="Calibri"/>
                  <w:sz w:val="24"/>
                  <w:szCs w:val="24"/>
                </w:rPr>
                <w:t>010</w:t>
              </w:r>
            </w:ins>
          </w:p>
        </w:tc>
        <w:tc>
          <w:tcPr>
            <w:tcW w:w="1620" w:type="dxa"/>
            <w:tcBorders>
              <w:top w:val="single" w:sz="4" w:space="0" w:color="auto"/>
              <w:left w:val="single" w:sz="6" w:space="0" w:color="auto"/>
              <w:bottom w:val="single" w:sz="6" w:space="0" w:color="auto"/>
              <w:right w:val="single" w:sz="6" w:space="0" w:color="auto"/>
            </w:tcBorders>
          </w:tcPr>
          <w:p w:rsidR="00BE52C2" w:rsidRDefault="00433924" w:rsidP="00433924">
            <w:pPr>
              <w:spacing w:before="120" w:after="120"/>
              <w:rPr>
                <w:ins w:id="26" w:author="Scott Pletzer" w:date="2012-10-29T10:28:00Z"/>
                <w:rFonts w:ascii="Calibri" w:hAnsi="Calibri" w:cs="Calibri"/>
                <w:sz w:val="24"/>
                <w:szCs w:val="24"/>
              </w:rPr>
            </w:pPr>
            <w:ins w:id="27" w:author="Scott Pletzer" w:date="2012-11-01T14:33:00Z">
              <w:r>
                <w:rPr>
                  <w:rFonts w:ascii="Calibri" w:hAnsi="Calibri" w:cs="Calibri"/>
                  <w:sz w:val="24"/>
                  <w:szCs w:val="24"/>
                </w:rPr>
                <w:t>01Nov</w:t>
              </w:r>
            </w:ins>
            <w:ins w:id="28" w:author="Scott Pletzer" w:date="2012-10-29T10:28:00Z">
              <w:r w:rsidR="00BE52C2">
                <w:rPr>
                  <w:rFonts w:ascii="Calibri" w:hAnsi="Calibri" w:cs="Calibri"/>
                  <w:sz w:val="24"/>
                  <w:szCs w:val="24"/>
                </w:rPr>
                <w:t>12</w:t>
              </w:r>
            </w:ins>
          </w:p>
        </w:tc>
        <w:tc>
          <w:tcPr>
            <w:tcW w:w="5220" w:type="dxa"/>
            <w:tcBorders>
              <w:top w:val="single" w:sz="4" w:space="0" w:color="auto"/>
              <w:left w:val="single" w:sz="6" w:space="0" w:color="auto"/>
              <w:bottom w:val="single" w:sz="6" w:space="0" w:color="auto"/>
              <w:right w:val="single" w:sz="6" w:space="0" w:color="auto"/>
            </w:tcBorders>
          </w:tcPr>
          <w:p w:rsidR="00BE52C2" w:rsidRDefault="00826139" w:rsidP="001D07EF">
            <w:pPr>
              <w:pStyle w:val="Index1"/>
              <w:spacing w:before="120" w:after="120"/>
              <w:rPr>
                <w:ins w:id="29" w:author="Scott Pletzer" w:date="2012-10-29T10:28:00Z"/>
                <w:rFonts w:ascii="Calibri" w:hAnsi="Calibri" w:cs="Calibri"/>
                <w:sz w:val="24"/>
                <w:szCs w:val="24"/>
              </w:rPr>
            </w:pPr>
            <w:ins w:id="30" w:author="Scott Pletzer" w:date="2012-10-29T11:54:00Z">
              <w:r>
                <w:rPr>
                  <w:rFonts w:ascii="Calibri" w:hAnsi="Calibri" w:cs="Calibri"/>
                  <w:sz w:val="24"/>
                  <w:szCs w:val="24"/>
                </w:rPr>
                <w:t>Added table to establish initial calibration settings,</w:t>
              </w:r>
            </w:ins>
            <w:ins w:id="31" w:author="Scott Pletzer" w:date="2012-10-29T11:55:00Z">
              <w:r>
                <w:rPr>
                  <w:rFonts w:ascii="Calibri" w:hAnsi="Calibri" w:cs="Calibri"/>
                  <w:sz w:val="24"/>
                  <w:szCs w:val="24"/>
                </w:rPr>
                <w:t xml:space="preserve"> updated message description for calibration failure, </w:t>
              </w:r>
            </w:ins>
            <w:ins w:id="32" w:author="Scott Pletzer" w:date="2012-10-29T11:54:00Z">
              <w:r>
                <w:rPr>
                  <w:rFonts w:ascii="Calibri" w:hAnsi="Calibri" w:cs="Calibri"/>
                  <w:sz w:val="24"/>
                  <w:szCs w:val="24"/>
                </w:rPr>
                <w:t xml:space="preserve"> </w:t>
              </w:r>
            </w:ins>
          </w:p>
        </w:tc>
        <w:tc>
          <w:tcPr>
            <w:tcW w:w="1620" w:type="dxa"/>
            <w:tcBorders>
              <w:top w:val="single" w:sz="4" w:space="0" w:color="auto"/>
              <w:left w:val="single" w:sz="6" w:space="0" w:color="auto"/>
              <w:bottom w:val="single" w:sz="6" w:space="0" w:color="auto"/>
              <w:right w:val="single" w:sz="6" w:space="0" w:color="auto"/>
            </w:tcBorders>
          </w:tcPr>
          <w:p w:rsidR="00BE52C2" w:rsidRDefault="00BE52C2" w:rsidP="00196DA7">
            <w:pPr>
              <w:spacing w:before="120" w:after="120"/>
              <w:rPr>
                <w:ins w:id="33" w:author="Scott Pletzer" w:date="2012-10-29T10:28:00Z"/>
                <w:rFonts w:ascii="Calibri" w:hAnsi="Calibri" w:cs="Calibri"/>
                <w:color w:val="000000"/>
                <w:sz w:val="24"/>
                <w:szCs w:val="24"/>
              </w:rPr>
            </w:pPr>
            <w:ins w:id="34" w:author="Scott Pletzer" w:date="2012-10-29T10:29:00Z">
              <w:r>
                <w:rPr>
                  <w:rFonts w:ascii="Calibri" w:hAnsi="Calibri" w:cs="Calibri"/>
                  <w:color w:val="000000"/>
                  <w:sz w:val="24"/>
                  <w:szCs w:val="24"/>
                </w:rPr>
                <w:t>S. Pletzer</w:t>
              </w:r>
            </w:ins>
          </w:p>
        </w:tc>
      </w:tr>
    </w:tbl>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w:t>
      </w:r>
      <w:r w:rsidR="00B06576">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CCCCDF1" wp14:editId="28053C64">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6BEA97C0" wp14:editId="21CC8F45">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FA120E9" wp14:editId="23785221">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14:anchorId="59F37A67" wp14:editId="6CABA705">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35" w:name="_Toc245116324"/>
      <w:r w:rsidRPr="00871A36">
        <w:rPr>
          <w:rFonts w:cstheme="minorHAnsi"/>
          <w:b/>
          <w:sz w:val="24"/>
          <w:szCs w:val="24"/>
        </w:rPr>
        <w:t>e</w:t>
      </w:r>
    </w:p>
    <w:bookmarkEnd w:id="35"/>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BE52C2" w:rsidRDefault="00BE52C2">
      <w:pPr>
        <w:pStyle w:val="ListParagraph"/>
        <w:numPr>
          <w:ilvl w:val="2"/>
          <w:numId w:val="5"/>
        </w:numPr>
        <w:spacing w:after="0"/>
        <w:ind w:left="1440"/>
        <w:rPr>
          <w:ins w:id="36" w:author="Scott Pletzer" w:date="2012-10-29T10:41:00Z"/>
          <w:rFonts w:cstheme="minorHAnsi"/>
          <w:sz w:val="24"/>
          <w:szCs w:val="24"/>
        </w:rPr>
        <w:pPrChange w:id="37" w:author="Scott Pletzer" w:date="2012-10-29T10:34:00Z">
          <w:pPr>
            <w:pStyle w:val="ListParagraph"/>
            <w:numPr>
              <w:ilvl w:val="1"/>
              <w:numId w:val="5"/>
            </w:numPr>
            <w:spacing w:after="0"/>
            <w:ind w:left="1080" w:hanging="720"/>
          </w:pPr>
        </w:pPrChange>
      </w:pPr>
      <w:ins w:id="38" w:author="Scott Pletzer" w:date="2012-10-29T10:35:00Z">
        <w:r>
          <w:rPr>
            <w:rFonts w:cstheme="minorHAnsi"/>
            <w:sz w:val="24"/>
            <w:szCs w:val="24"/>
          </w:rPr>
          <w:t>Login as “Administrator</w:t>
        </w:r>
      </w:ins>
      <w:ins w:id="39" w:author="Scott Pletzer" w:date="2012-10-29T10:36:00Z">
        <w:r>
          <w:rPr>
            <w:rFonts w:cstheme="minorHAnsi"/>
            <w:sz w:val="24"/>
            <w:szCs w:val="24"/>
          </w:rPr>
          <w:t>”</w:t>
        </w:r>
      </w:ins>
      <w:ins w:id="40" w:author="Scott Pletzer" w:date="2012-10-29T10:38:00Z">
        <w:r>
          <w:rPr>
            <w:rFonts w:cstheme="minorHAnsi"/>
            <w:sz w:val="24"/>
            <w:szCs w:val="24"/>
          </w:rPr>
          <w:t xml:space="preserve"> and</w:t>
        </w:r>
      </w:ins>
      <w:ins w:id="41" w:author="Scott Pletzer" w:date="2012-10-29T10:36:00Z">
        <w:r>
          <w:rPr>
            <w:rFonts w:cstheme="minorHAnsi"/>
            <w:sz w:val="24"/>
            <w:szCs w:val="24"/>
          </w:rPr>
          <w:t xml:space="preserve"> click on the “Settings” button</w:t>
        </w:r>
      </w:ins>
      <w:ins w:id="42" w:author="Scott Pletzer" w:date="2012-10-29T10:38:00Z">
        <w:r>
          <w:rPr>
            <w:rFonts w:cstheme="minorHAnsi"/>
            <w:sz w:val="24"/>
            <w:szCs w:val="24"/>
          </w:rPr>
          <w:t xml:space="preserve">.  In the “Device Settings” section that appears, </w:t>
        </w:r>
      </w:ins>
      <w:ins w:id="43" w:author="Scott Pletzer" w:date="2012-10-29T10:37:00Z">
        <w:r>
          <w:rPr>
            <w:rFonts w:cstheme="minorHAnsi"/>
            <w:sz w:val="24"/>
            <w:szCs w:val="24"/>
          </w:rPr>
          <w:t>enter/verify th</w:t>
        </w:r>
      </w:ins>
      <w:ins w:id="44" w:author="Scott Pletzer" w:date="2012-10-29T10:39:00Z">
        <w:r>
          <w:rPr>
            <w:rFonts w:cstheme="minorHAnsi"/>
            <w:sz w:val="24"/>
            <w:szCs w:val="24"/>
          </w:rPr>
          <w:t>e following values</w:t>
        </w:r>
      </w:ins>
      <w:ins w:id="45" w:author="Scott Pletzer" w:date="2012-10-29T10:36:00Z">
        <w:r>
          <w:rPr>
            <w:rFonts w:cstheme="minorHAnsi"/>
            <w:sz w:val="24"/>
            <w:szCs w:val="24"/>
          </w:rPr>
          <w:t>.</w:t>
        </w:r>
      </w:ins>
    </w:p>
    <w:p w:rsidR="002204A9" w:rsidRDefault="002204A9">
      <w:pPr>
        <w:pStyle w:val="ListParagraph"/>
        <w:spacing w:after="0"/>
        <w:ind w:left="1440"/>
        <w:rPr>
          <w:ins w:id="46" w:author="Scott Pletzer" w:date="2012-10-29T10:39:00Z"/>
          <w:rFonts w:cstheme="minorHAnsi"/>
          <w:sz w:val="24"/>
          <w:szCs w:val="24"/>
        </w:rPr>
        <w:pPrChange w:id="47" w:author="Scott Pletzer" w:date="2012-10-29T10:42:00Z">
          <w:pPr>
            <w:pStyle w:val="ListParagraph"/>
            <w:numPr>
              <w:ilvl w:val="1"/>
              <w:numId w:val="5"/>
            </w:numPr>
            <w:spacing w:after="0"/>
            <w:ind w:left="1080" w:hanging="720"/>
          </w:pPr>
        </w:pPrChange>
      </w:pPr>
    </w:p>
    <w:tbl>
      <w:tblPr>
        <w:tblStyle w:val="TableGrid"/>
        <w:tblW w:w="0" w:type="auto"/>
        <w:tblInd w:w="1440" w:type="dxa"/>
        <w:tblLook w:val="04A0" w:firstRow="1" w:lastRow="0" w:firstColumn="1" w:lastColumn="0" w:noHBand="0" w:noVBand="1"/>
        <w:tblPrChange w:id="48" w:author="Scott Pletzer" w:date="2012-10-29T10:42:00Z">
          <w:tblPr>
            <w:tblStyle w:val="TableGrid"/>
            <w:tblW w:w="0" w:type="auto"/>
            <w:tblInd w:w="1440" w:type="dxa"/>
            <w:tblLook w:val="04A0" w:firstRow="1" w:lastRow="0" w:firstColumn="1" w:lastColumn="0" w:noHBand="0" w:noVBand="1"/>
          </w:tblPr>
        </w:tblPrChange>
      </w:tblPr>
      <w:tblGrid>
        <w:gridCol w:w="1728"/>
        <w:gridCol w:w="1276"/>
        <w:gridCol w:w="704"/>
        <w:gridCol w:w="1170"/>
        <w:gridCol w:w="1080"/>
        <w:gridCol w:w="1350"/>
        <w:tblGridChange w:id="49">
          <w:tblGrid>
            <w:gridCol w:w="1574"/>
            <w:gridCol w:w="1430"/>
            <w:gridCol w:w="1161"/>
            <w:gridCol w:w="1371"/>
            <w:gridCol w:w="1300"/>
            <w:gridCol w:w="1300"/>
          </w:tblGrid>
        </w:tblGridChange>
      </w:tblGrid>
      <w:tr w:rsidR="00BE52C2" w:rsidTr="002204A9">
        <w:trPr>
          <w:ins w:id="50" w:author="Scott Pletzer" w:date="2012-10-29T10:39:00Z"/>
        </w:trPr>
        <w:tc>
          <w:tcPr>
            <w:tcW w:w="1728" w:type="dxa"/>
            <w:tcPrChange w:id="51" w:author="Scott Pletzer" w:date="2012-10-29T10:42:00Z">
              <w:tcPr>
                <w:tcW w:w="1574" w:type="dxa"/>
              </w:tcPr>
            </w:tcPrChange>
          </w:tcPr>
          <w:p w:rsidR="00BE52C2" w:rsidRDefault="00BE52C2" w:rsidP="00BE52C2">
            <w:pPr>
              <w:pStyle w:val="ListParagraph"/>
              <w:ind w:left="0"/>
              <w:rPr>
                <w:ins w:id="52" w:author="Scott Pletzer" w:date="2012-10-29T10:39:00Z"/>
                <w:rFonts w:cstheme="minorHAnsi"/>
                <w:sz w:val="24"/>
                <w:szCs w:val="24"/>
              </w:rPr>
            </w:pPr>
          </w:p>
        </w:tc>
        <w:tc>
          <w:tcPr>
            <w:tcW w:w="1276" w:type="dxa"/>
            <w:tcPrChange w:id="53" w:author="Scott Pletzer" w:date="2012-10-29T10:42:00Z">
              <w:tcPr>
                <w:tcW w:w="1430" w:type="dxa"/>
              </w:tcPr>
            </w:tcPrChange>
          </w:tcPr>
          <w:p w:rsidR="00BE52C2" w:rsidRDefault="00BE52C2" w:rsidP="00BE52C2">
            <w:pPr>
              <w:pStyle w:val="ListParagraph"/>
              <w:ind w:left="0"/>
              <w:rPr>
                <w:ins w:id="54" w:author="Scott Pletzer" w:date="2012-10-29T10:39:00Z"/>
                <w:rFonts w:cstheme="minorHAnsi"/>
                <w:sz w:val="24"/>
                <w:szCs w:val="24"/>
              </w:rPr>
            </w:pPr>
            <w:ins w:id="55" w:author="Scott Pletzer" w:date="2012-10-29T10:39:00Z">
              <w:r>
                <w:rPr>
                  <w:rFonts w:cstheme="minorHAnsi"/>
                  <w:sz w:val="24"/>
                  <w:szCs w:val="24"/>
                </w:rPr>
                <w:t>Brightness</w:t>
              </w:r>
            </w:ins>
          </w:p>
        </w:tc>
        <w:tc>
          <w:tcPr>
            <w:tcW w:w="704" w:type="dxa"/>
            <w:tcPrChange w:id="56" w:author="Scott Pletzer" w:date="2012-10-29T10:42:00Z">
              <w:tcPr>
                <w:tcW w:w="1161" w:type="dxa"/>
              </w:tcPr>
            </w:tcPrChange>
          </w:tcPr>
          <w:p w:rsidR="00BE52C2" w:rsidRDefault="00BE52C2" w:rsidP="00BE52C2">
            <w:pPr>
              <w:pStyle w:val="ListParagraph"/>
              <w:ind w:left="0"/>
              <w:rPr>
                <w:ins w:id="57" w:author="Scott Pletzer" w:date="2012-10-29T10:39:00Z"/>
                <w:rFonts w:cstheme="minorHAnsi"/>
                <w:sz w:val="24"/>
                <w:szCs w:val="24"/>
              </w:rPr>
            </w:pPr>
            <w:ins w:id="58" w:author="Scott Pletzer" w:date="2012-10-29T10:39:00Z">
              <w:r>
                <w:rPr>
                  <w:rFonts w:cstheme="minorHAnsi"/>
                  <w:sz w:val="24"/>
                  <w:szCs w:val="24"/>
                </w:rPr>
                <w:t>Gain</w:t>
              </w:r>
            </w:ins>
          </w:p>
        </w:tc>
        <w:tc>
          <w:tcPr>
            <w:tcW w:w="1170" w:type="dxa"/>
            <w:tcPrChange w:id="59" w:author="Scott Pletzer" w:date="2012-10-29T10:42:00Z">
              <w:tcPr>
                <w:tcW w:w="1371" w:type="dxa"/>
              </w:tcPr>
            </w:tcPrChange>
          </w:tcPr>
          <w:p w:rsidR="00BE52C2" w:rsidRDefault="00BE52C2" w:rsidP="00BE52C2">
            <w:pPr>
              <w:pStyle w:val="ListParagraph"/>
              <w:ind w:left="0"/>
              <w:rPr>
                <w:ins w:id="60" w:author="Scott Pletzer" w:date="2012-10-29T10:39:00Z"/>
                <w:rFonts w:cstheme="minorHAnsi"/>
                <w:sz w:val="24"/>
                <w:szCs w:val="24"/>
              </w:rPr>
            </w:pPr>
            <w:ins w:id="61" w:author="Scott Pletzer" w:date="2012-10-29T10:39:00Z">
              <w:r>
                <w:rPr>
                  <w:rFonts w:cstheme="minorHAnsi"/>
                  <w:sz w:val="24"/>
                  <w:szCs w:val="24"/>
                </w:rPr>
                <w:t>Exposure Delay</w:t>
              </w:r>
            </w:ins>
          </w:p>
        </w:tc>
        <w:tc>
          <w:tcPr>
            <w:tcW w:w="1080" w:type="dxa"/>
            <w:tcPrChange w:id="62" w:author="Scott Pletzer" w:date="2012-10-29T10:42:00Z">
              <w:tcPr>
                <w:tcW w:w="1300" w:type="dxa"/>
              </w:tcPr>
            </w:tcPrChange>
          </w:tcPr>
          <w:p w:rsidR="00BE52C2" w:rsidRDefault="00BE52C2" w:rsidP="00BE52C2">
            <w:pPr>
              <w:pStyle w:val="ListParagraph"/>
              <w:ind w:left="0"/>
              <w:rPr>
                <w:ins w:id="63" w:author="Scott Pletzer" w:date="2012-10-29T10:39:00Z"/>
                <w:rFonts w:cstheme="minorHAnsi"/>
                <w:sz w:val="24"/>
                <w:szCs w:val="24"/>
              </w:rPr>
            </w:pPr>
            <w:ins w:id="64" w:author="Scott Pletzer" w:date="2012-10-29T10:39:00Z">
              <w:r>
                <w:rPr>
                  <w:rFonts w:cstheme="minorHAnsi"/>
                  <w:sz w:val="24"/>
                  <w:szCs w:val="24"/>
                </w:rPr>
                <w:t>Boost Voltage</w:t>
              </w:r>
            </w:ins>
          </w:p>
        </w:tc>
        <w:tc>
          <w:tcPr>
            <w:tcW w:w="1350" w:type="dxa"/>
            <w:tcPrChange w:id="65" w:author="Scott Pletzer" w:date="2012-10-29T10:42:00Z">
              <w:tcPr>
                <w:tcW w:w="1300" w:type="dxa"/>
              </w:tcPr>
            </w:tcPrChange>
          </w:tcPr>
          <w:p w:rsidR="00BE52C2" w:rsidRDefault="00BE52C2" w:rsidP="00BE52C2">
            <w:pPr>
              <w:pStyle w:val="ListParagraph"/>
              <w:ind w:left="0"/>
              <w:rPr>
                <w:ins w:id="66" w:author="Scott Pletzer" w:date="2012-10-29T10:39:00Z"/>
                <w:rFonts w:cstheme="minorHAnsi"/>
                <w:sz w:val="24"/>
                <w:szCs w:val="24"/>
              </w:rPr>
            </w:pPr>
            <w:ins w:id="67" w:author="Scott Pletzer" w:date="2012-10-29T10:39:00Z">
              <w:r>
                <w:rPr>
                  <w:rFonts w:cstheme="minorHAnsi"/>
                  <w:sz w:val="24"/>
                  <w:szCs w:val="24"/>
                </w:rPr>
                <w:t>Default</w:t>
              </w:r>
            </w:ins>
          </w:p>
        </w:tc>
      </w:tr>
      <w:tr w:rsidR="00BE52C2" w:rsidTr="002204A9">
        <w:trPr>
          <w:ins w:id="68" w:author="Scott Pletzer" w:date="2012-10-29T10:39:00Z"/>
        </w:trPr>
        <w:tc>
          <w:tcPr>
            <w:tcW w:w="1728" w:type="dxa"/>
            <w:tcPrChange w:id="69" w:author="Scott Pletzer" w:date="2012-10-29T10:42:00Z">
              <w:tcPr>
                <w:tcW w:w="1574" w:type="dxa"/>
              </w:tcPr>
            </w:tcPrChange>
          </w:tcPr>
          <w:p w:rsidR="00BE52C2" w:rsidRDefault="00BE52C2" w:rsidP="00BE52C2">
            <w:pPr>
              <w:pStyle w:val="ListParagraph"/>
              <w:ind w:left="0"/>
              <w:rPr>
                <w:ins w:id="70" w:author="Scott Pletzer" w:date="2012-10-29T10:39:00Z"/>
                <w:rFonts w:cstheme="minorHAnsi"/>
                <w:sz w:val="24"/>
                <w:szCs w:val="24"/>
              </w:rPr>
            </w:pPr>
            <w:ins w:id="71" w:author="Scott Pletzer" w:date="2012-10-29T10:39:00Z">
              <w:r>
                <w:rPr>
                  <w:rFonts w:cstheme="minorHAnsi"/>
                  <w:sz w:val="24"/>
                  <w:szCs w:val="24"/>
                </w:rPr>
                <w:t>Configuration 1</w:t>
              </w:r>
            </w:ins>
          </w:p>
        </w:tc>
        <w:tc>
          <w:tcPr>
            <w:tcW w:w="1276" w:type="dxa"/>
            <w:tcPrChange w:id="72" w:author="Scott Pletzer" w:date="2012-10-29T10:42:00Z">
              <w:tcPr>
                <w:tcW w:w="1430" w:type="dxa"/>
              </w:tcPr>
            </w:tcPrChange>
          </w:tcPr>
          <w:p w:rsidR="00BE52C2" w:rsidRDefault="00BE52C2" w:rsidP="00BE52C2">
            <w:pPr>
              <w:pStyle w:val="ListParagraph"/>
              <w:ind w:left="0"/>
              <w:rPr>
                <w:ins w:id="73" w:author="Scott Pletzer" w:date="2012-10-29T10:39:00Z"/>
                <w:rFonts w:cstheme="minorHAnsi"/>
                <w:sz w:val="24"/>
                <w:szCs w:val="24"/>
              </w:rPr>
            </w:pPr>
            <w:ins w:id="74" w:author="Scott Pletzer" w:date="2012-10-29T10:41:00Z">
              <w:r>
                <w:rPr>
                  <w:rFonts w:cstheme="minorHAnsi"/>
                  <w:sz w:val="24"/>
                  <w:szCs w:val="24"/>
                </w:rPr>
                <w:t>80</w:t>
              </w:r>
            </w:ins>
          </w:p>
        </w:tc>
        <w:tc>
          <w:tcPr>
            <w:tcW w:w="704" w:type="dxa"/>
            <w:tcPrChange w:id="75" w:author="Scott Pletzer" w:date="2012-10-29T10:42:00Z">
              <w:tcPr>
                <w:tcW w:w="1161" w:type="dxa"/>
              </w:tcPr>
            </w:tcPrChange>
          </w:tcPr>
          <w:p w:rsidR="00BE52C2" w:rsidRDefault="00BE52C2" w:rsidP="00BE52C2">
            <w:pPr>
              <w:pStyle w:val="ListParagraph"/>
              <w:ind w:left="0"/>
              <w:rPr>
                <w:ins w:id="76" w:author="Scott Pletzer" w:date="2012-10-29T10:39:00Z"/>
                <w:rFonts w:cstheme="minorHAnsi"/>
                <w:sz w:val="24"/>
                <w:szCs w:val="24"/>
              </w:rPr>
            </w:pPr>
            <w:ins w:id="77" w:author="Scott Pletzer" w:date="2012-10-29T10:41:00Z">
              <w:r>
                <w:rPr>
                  <w:rFonts w:cstheme="minorHAnsi"/>
                  <w:sz w:val="24"/>
                  <w:szCs w:val="24"/>
                </w:rPr>
                <w:t>56</w:t>
              </w:r>
            </w:ins>
          </w:p>
        </w:tc>
        <w:tc>
          <w:tcPr>
            <w:tcW w:w="1170" w:type="dxa"/>
            <w:tcPrChange w:id="78" w:author="Scott Pletzer" w:date="2012-10-29T10:42:00Z">
              <w:tcPr>
                <w:tcW w:w="1371" w:type="dxa"/>
              </w:tcPr>
            </w:tcPrChange>
          </w:tcPr>
          <w:p w:rsidR="00BE52C2" w:rsidRDefault="00BE52C2" w:rsidP="00BE52C2">
            <w:pPr>
              <w:pStyle w:val="ListParagraph"/>
              <w:ind w:left="0"/>
              <w:rPr>
                <w:ins w:id="79" w:author="Scott Pletzer" w:date="2012-10-29T10:39:00Z"/>
                <w:rFonts w:cstheme="minorHAnsi"/>
                <w:sz w:val="24"/>
                <w:szCs w:val="24"/>
              </w:rPr>
            </w:pPr>
            <w:ins w:id="80" w:author="Scott Pletzer" w:date="2012-10-29T10:40:00Z">
              <w:r>
                <w:rPr>
                  <w:rFonts w:cstheme="minorHAnsi"/>
                  <w:sz w:val="24"/>
                  <w:szCs w:val="24"/>
                </w:rPr>
                <w:t>320</w:t>
              </w:r>
            </w:ins>
          </w:p>
        </w:tc>
        <w:tc>
          <w:tcPr>
            <w:tcW w:w="1080" w:type="dxa"/>
            <w:tcPrChange w:id="81" w:author="Scott Pletzer" w:date="2012-10-29T10:42:00Z">
              <w:tcPr>
                <w:tcW w:w="1300" w:type="dxa"/>
              </w:tcPr>
            </w:tcPrChange>
          </w:tcPr>
          <w:p w:rsidR="00BE52C2" w:rsidRDefault="00BE52C2" w:rsidP="00BE52C2">
            <w:pPr>
              <w:pStyle w:val="ListParagraph"/>
              <w:ind w:left="0"/>
              <w:rPr>
                <w:ins w:id="82" w:author="Scott Pletzer" w:date="2012-10-29T10:39:00Z"/>
                <w:rFonts w:cstheme="minorHAnsi"/>
                <w:sz w:val="24"/>
                <w:szCs w:val="24"/>
              </w:rPr>
            </w:pPr>
            <w:ins w:id="83" w:author="Scott Pletzer" w:date="2012-10-29T10:40:00Z">
              <w:r>
                <w:rPr>
                  <w:rFonts w:cstheme="minorHAnsi"/>
                  <w:sz w:val="24"/>
                  <w:szCs w:val="24"/>
                </w:rPr>
                <w:t>110 %</w:t>
              </w:r>
            </w:ins>
          </w:p>
        </w:tc>
        <w:tc>
          <w:tcPr>
            <w:tcW w:w="1350" w:type="dxa"/>
            <w:tcPrChange w:id="84" w:author="Scott Pletzer" w:date="2012-10-29T10:42:00Z">
              <w:tcPr>
                <w:tcW w:w="1300" w:type="dxa"/>
              </w:tcPr>
            </w:tcPrChange>
          </w:tcPr>
          <w:p w:rsidR="00BE52C2" w:rsidRDefault="00BE52C2" w:rsidP="00BE52C2">
            <w:pPr>
              <w:pStyle w:val="ListParagraph"/>
              <w:ind w:left="0"/>
              <w:rPr>
                <w:ins w:id="85" w:author="Scott Pletzer" w:date="2012-10-29T10:39:00Z"/>
                <w:rFonts w:cstheme="minorHAnsi"/>
                <w:sz w:val="24"/>
                <w:szCs w:val="24"/>
              </w:rPr>
            </w:pPr>
            <w:ins w:id="86" w:author="Scott Pletzer" w:date="2012-10-29T10:41:00Z">
              <w:r>
                <w:rPr>
                  <w:rFonts w:cstheme="minorHAnsi"/>
                  <w:sz w:val="24"/>
                  <w:szCs w:val="24"/>
                </w:rPr>
                <w:t>Checked</w:t>
              </w:r>
            </w:ins>
          </w:p>
        </w:tc>
      </w:tr>
      <w:tr w:rsidR="00BE52C2" w:rsidTr="002204A9">
        <w:trPr>
          <w:ins w:id="87" w:author="Scott Pletzer" w:date="2012-10-29T10:39:00Z"/>
        </w:trPr>
        <w:tc>
          <w:tcPr>
            <w:tcW w:w="1728" w:type="dxa"/>
            <w:tcPrChange w:id="88" w:author="Scott Pletzer" w:date="2012-10-29T10:42:00Z">
              <w:tcPr>
                <w:tcW w:w="1574" w:type="dxa"/>
              </w:tcPr>
            </w:tcPrChange>
          </w:tcPr>
          <w:p w:rsidR="00BE52C2" w:rsidRDefault="00BE52C2" w:rsidP="00BE52C2">
            <w:pPr>
              <w:pStyle w:val="ListParagraph"/>
              <w:ind w:left="0"/>
              <w:rPr>
                <w:ins w:id="89" w:author="Scott Pletzer" w:date="2012-10-29T10:39:00Z"/>
                <w:rFonts w:cstheme="minorHAnsi"/>
                <w:sz w:val="24"/>
                <w:szCs w:val="24"/>
              </w:rPr>
            </w:pPr>
            <w:ins w:id="90" w:author="Scott Pletzer" w:date="2012-10-29T10:39:00Z">
              <w:r>
                <w:rPr>
                  <w:rFonts w:cstheme="minorHAnsi"/>
                  <w:sz w:val="24"/>
                  <w:szCs w:val="24"/>
                </w:rPr>
                <w:t>Configurat</w:t>
              </w:r>
            </w:ins>
            <w:ins w:id="91" w:author="Scott Pletzer" w:date="2012-10-29T10:40:00Z">
              <w:r>
                <w:rPr>
                  <w:rFonts w:cstheme="minorHAnsi"/>
                  <w:sz w:val="24"/>
                  <w:szCs w:val="24"/>
                </w:rPr>
                <w:t>io</w:t>
              </w:r>
            </w:ins>
            <w:ins w:id="92" w:author="Scott Pletzer" w:date="2012-10-29T10:39:00Z">
              <w:r>
                <w:rPr>
                  <w:rFonts w:cstheme="minorHAnsi"/>
                  <w:sz w:val="24"/>
                  <w:szCs w:val="24"/>
                </w:rPr>
                <w:t>n 2</w:t>
              </w:r>
            </w:ins>
          </w:p>
        </w:tc>
        <w:tc>
          <w:tcPr>
            <w:tcW w:w="1276" w:type="dxa"/>
            <w:tcPrChange w:id="93" w:author="Scott Pletzer" w:date="2012-10-29T10:42:00Z">
              <w:tcPr>
                <w:tcW w:w="1430" w:type="dxa"/>
              </w:tcPr>
            </w:tcPrChange>
          </w:tcPr>
          <w:p w:rsidR="00BE52C2" w:rsidRDefault="00BE52C2" w:rsidP="00BE52C2">
            <w:pPr>
              <w:pStyle w:val="ListParagraph"/>
              <w:ind w:left="0"/>
              <w:rPr>
                <w:ins w:id="94" w:author="Scott Pletzer" w:date="2012-10-29T10:39:00Z"/>
                <w:rFonts w:cstheme="minorHAnsi"/>
                <w:sz w:val="24"/>
                <w:szCs w:val="24"/>
              </w:rPr>
            </w:pPr>
            <w:ins w:id="95" w:author="Scott Pletzer" w:date="2012-10-29T10:41:00Z">
              <w:r>
                <w:rPr>
                  <w:rFonts w:cstheme="minorHAnsi"/>
                  <w:sz w:val="24"/>
                  <w:szCs w:val="24"/>
                </w:rPr>
                <w:t>85</w:t>
              </w:r>
            </w:ins>
          </w:p>
        </w:tc>
        <w:tc>
          <w:tcPr>
            <w:tcW w:w="704" w:type="dxa"/>
            <w:tcPrChange w:id="96" w:author="Scott Pletzer" w:date="2012-10-29T10:42:00Z">
              <w:tcPr>
                <w:tcW w:w="1161" w:type="dxa"/>
              </w:tcPr>
            </w:tcPrChange>
          </w:tcPr>
          <w:p w:rsidR="00BE52C2" w:rsidRDefault="00BE52C2" w:rsidP="00BE52C2">
            <w:pPr>
              <w:pStyle w:val="ListParagraph"/>
              <w:ind w:left="0"/>
              <w:rPr>
                <w:ins w:id="97" w:author="Scott Pletzer" w:date="2012-10-29T10:39:00Z"/>
                <w:rFonts w:cstheme="minorHAnsi"/>
                <w:sz w:val="24"/>
                <w:szCs w:val="24"/>
              </w:rPr>
            </w:pPr>
            <w:ins w:id="98" w:author="Scott Pletzer" w:date="2012-10-29T10:41:00Z">
              <w:r>
                <w:rPr>
                  <w:rFonts w:cstheme="minorHAnsi"/>
                  <w:sz w:val="24"/>
                  <w:szCs w:val="24"/>
                </w:rPr>
                <w:t>59</w:t>
              </w:r>
            </w:ins>
          </w:p>
        </w:tc>
        <w:tc>
          <w:tcPr>
            <w:tcW w:w="1170" w:type="dxa"/>
            <w:tcPrChange w:id="99" w:author="Scott Pletzer" w:date="2012-10-29T10:42:00Z">
              <w:tcPr>
                <w:tcW w:w="1371" w:type="dxa"/>
              </w:tcPr>
            </w:tcPrChange>
          </w:tcPr>
          <w:p w:rsidR="00BE52C2" w:rsidRDefault="00BE52C2" w:rsidP="00BE52C2">
            <w:pPr>
              <w:pStyle w:val="ListParagraph"/>
              <w:ind w:left="0"/>
              <w:rPr>
                <w:ins w:id="100" w:author="Scott Pletzer" w:date="2012-10-29T10:39:00Z"/>
                <w:rFonts w:cstheme="minorHAnsi"/>
                <w:sz w:val="24"/>
                <w:szCs w:val="24"/>
              </w:rPr>
            </w:pPr>
            <w:ins w:id="101" w:author="Scott Pletzer" w:date="2012-10-29T10:40:00Z">
              <w:r>
                <w:rPr>
                  <w:rFonts w:cstheme="minorHAnsi"/>
                  <w:sz w:val="24"/>
                  <w:szCs w:val="24"/>
                </w:rPr>
                <w:t>320</w:t>
              </w:r>
            </w:ins>
          </w:p>
        </w:tc>
        <w:tc>
          <w:tcPr>
            <w:tcW w:w="1080" w:type="dxa"/>
            <w:tcPrChange w:id="102" w:author="Scott Pletzer" w:date="2012-10-29T10:42:00Z">
              <w:tcPr>
                <w:tcW w:w="1300" w:type="dxa"/>
              </w:tcPr>
            </w:tcPrChange>
          </w:tcPr>
          <w:p w:rsidR="00BE52C2" w:rsidRDefault="00BE52C2" w:rsidP="00BE52C2">
            <w:pPr>
              <w:pStyle w:val="ListParagraph"/>
              <w:ind w:left="0"/>
              <w:rPr>
                <w:ins w:id="103" w:author="Scott Pletzer" w:date="2012-10-29T10:39:00Z"/>
                <w:rFonts w:cstheme="minorHAnsi"/>
                <w:sz w:val="24"/>
                <w:szCs w:val="24"/>
              </w:rPr>
            </w:pPr>
            <w:ins w:id="104" w:author="Scott Pletzer" w:date="2012-10-29T10:40:00Z">
              <w:r>
                <w:rPr>
                  <w:rFonts w:cstheme="minorHAnsi"/>
                  <w:sz w:val="24"/>
                  <w:szCs w:val="24"/>
                </w:rPr>
                <w:t>110 %</w:t>
              </w:r>
            </w:ins>
          </w:p>
        </w:tc>
        <w:tc>
          <w:tcPr>
            <w:tcW w:w="1350" w:type="dxa"/>
            <w:tcPrChange w:id="105" w:author="Scott Pletzer" w:date="2012-10-29T10:42:00Z">
              <w:tcPr>
                <w:tcW w:w="1300" w:type="dxa"/>
              </w:tcPr>
            </w:tcPrChange>
          </w:tcPr>
          <w:p w:rsidR="00BE52C2" w:rsidRDefault="00BE52C2" w:rsidP="00BE52C2">
            <w:pPr>
              <w:pStyle w:val="ListParagraph"/>
              <w:ind w:left="0"/>
              <w:rPr>
                <w:ins w:id="106" w:author="Scott Pletzer" w:date="2012-10-29T10:39:00Z"/>
                <w:rFonts w:cstheme="minorHAnsi"/>
                <w:sz w:val="24"/>
                <w:szCs w:val="24"/>
              </w:rPr>
            </w:pPr>
            <w:ins w:id="107" w:author="Scott Pletzer" w:date="2012-10-29T10:41:00Z">
              <w:r>
                <w:rPr>
                  <w:rFonts w:cstheme="minorHAnsi"/>
                  <w:sz w:val="24"/>
                  <w:szCs w:val="24"/>
                </w:rPr>
                <w:t>Unchecked</w:t>
              </w:r>
            </w:ins>
          </w:p>
        </w:tc>
      </w:tr>
      <w:tr w:rsidR="00BE52C2" w:rsidTr="002204A9">
        <w:trPr>
          <w:ins w:id="108" w:author="Scott Pletzer" w:date="2012-10-29T10:39:00Z"/>
        </w:trPr>
        <w:tc>
          <w:tcPr>
            <w:tcW w:w="1728" w:type="dxa"/>
            <w:tcPrChange w:id="109" w:author="Scott Pletzer" w:date="2012-10-29T10:42:00Z">
              <w:tcPr>
                <w:tcW w:w="1574" w:type="dxa"/>
              </w:tcPr>
            </w:tcPrChange>
          </w:tcPr>
          <w:p w:rsidR="00BE52C2" w:rsidRDefault="00BE52C2" w:rsidP="00BE52C2">
            <w:pPr>
              <w:pStyle w:val="ListParagraph"/>
              <w:ind w:left="0"/>
              <w:rPr>
                <w:ins w:id="110" w:author="Scott Pletzer" w:date="2012-10-29T10:39:00Z"/>
                <w:rFonts w:cstheme="minorHAnsi"/>
                <w:sz w:val="24"/>
                <w:szCs w:val="24"/>
              </w:rPr>
            </w:pPr>
            <w:ins w:id="111" w:author="Scott Pletzer" w:date="2012-10-29T10:40:00Z">
              <w:r>
                <w:rPr>
                  <w:rFonts w:cstheme="minorHAnsi"/>
                  <w:sz w:val="24"/>
                  <w:szCs w:val="24"/>
                </w:rPr>
                <w:t>Configuration 3</w:t>
              </w:r>
            </w:ins>
          </w:p>
        </w:tc>
        <w:tc>
          <w:tcPr>
            <w:tcW w:w="1276" w:type="dxa"/>
            <w:tcPrChange w:id="112" w:author="Scott Pletzer" w:date="2012-10-29T10:42:00Z">
              <w:tcPr>
                <w:tcW w:w="1430" w:type="dxa"/>
              </w:tcPr>
            </w:tcPrChange>
          </w:tcPr>
          <w:p w:rsidR="00BE52C2" w:rsidRDefault="00BE52C2" w:rsidP="00BE52C2">
            <w:pPr>
              <w:pStyle w:val="ListParagraph"/>
              <w:ind w:left="0"/>
              <w:rPr>
                <w:ins w:id="113" w:author="Scott Pletzer" w:date="2012-10-29T10:39:00Z"/>
                <w:rFonts w:cstheme="minorHAnsi"/>
                <w:sz w:val="24"/>
                <w:szCs w:val="24"/>
              </w:rPr>
            </w:pPr>
            <w:ins w:id="114" w:author="Scott Pletzer" w:date="2012-10-29T10:41:00Z">
              <w:r>
                <w:rPr>
                  <w:rFonts w:cstheme="minorHAnsi"/>
                  <w:sz w:val="24"/>
                  <w:szCs w:val="24"/>
                </w:rPr>
                <w:t>95</w:t>
              </w:r>
            </w:ins>
          </w:p>
        </w:tc>
        <w:tc>
          <w:tcPr>
            <w:tcW w:w="704" w:type="dxa"/>
            <w:tcPrChange w:id="115" w:author="Scott Pletzer" w:date="2012-10-29T10:42:00Z">
              <w:tcPr>
                <w:tcW w:w="1161" w:type="dxa"/>
              </w:tcPr>
            </w:tcPrChange>
          </w:tcPr>
          <w:p w:rsidR="00BE52C2" w:rsidRDefault="00BE52C2" w:rsidP="00BE52C2">
            <w:pPr>
              <w:pStyle w:val="ListParagraph"/>
              <w:ind w:left="0"/>
              <w:rPr>
                <w:ins w:id="116" w:author="Scott Pletzer" w:date="2012-10-29T10:39:00Z"/>
                <w:rFonts w:cstheme="minorHAnsi"/>
                <w:sz w:val="24"/>
                <w:szCs w:val="24"/>
              </w:rPr>
            </w:pPr>
            <w:ins w:id="117" w:author="Scott Pletzer" w:date="2012-10-29T10:41:00Z">
              <w:r>
                <w:rPr>
                  <w:rFonts w:cstheme="minorHAnsi"/>
                  <w:sz w:val="24"/>
                  <w:szCs w:val="24"/>
                </w:rPr>
                <w:t>55</w:t>
              </w:r>
            </w:ins>
          </w:p>
        </w:tc>
        <w:tc>
          <w:tcPr>
            <w:tcW w:w="1170" w:type="dxa"/>
            <w:tcPrChange w:id="118" w:author="Scott Pletzer" w:date="2012-10-29T10:42:00Z">
              <w:tcPr>
                <w:tcW w:w="1371" w:type="dxa"/>
              </w:tcPr>
            </w:tcPrChange>
          </w:tcPr>
          <w:p w:rsidR="00BE52C2" w:rsidRDefault="00BE52C2" w:rsidP="00BE52C2">
            <w:pPr>
              <w:pStyle w:val="ListParagraph"/>
              <w:ind w:left="0"/>
              <w:rPr>
                <w:ins w:id="119" w:author="Scott Pletzer" w:date="2012-10-29T10:39:00Z"/>
                <w:rFonts w:cstheme="minorHAnsi"/>
                <w:sz w:val="24"/>
                <w:szCs w:val="24"/>
              </w:rPr>
            </w:pPr>
            <w:ins w:id="120" w:author="Scott Pletzer" w:date="2012-10-29T10:40:00Z">
              <w:r>
                <w:rPr>
                  <w:rFonts w:cstheme="minorHAnsi"/>
                  <w:sz w:val="24"/>
                  <w:szCs w:val="24"/>
                </w:rPr>
                <w:t>320</w:t>
              </w:r>
            </w:ins>
          </w:p>
        </w:tc>
        <w:tc>
          <w:tcPr>
            <w:tcW w:w="1080" w:type="dxa"/>
            <w:tcPrChange w:id="121" w:author="Scott Pletzer" w:date="2012-10-29T10:42:00Z">
              <w:tcPr>
                <w:tcW w:w="1300" w:type="dxa"/>
              </w:tcPr>
            </w:tcPrChange>
          </w:tcPr>
          <w:p w:rsidR="00BE52C2" w:rsidRDefault="00BE52C2" w:rsidP="00BE52C2">
            <w:pPr>
              <w:pStyle w:val="ListParagraph"/>
              <w:ind w:left="0"/>
              <w:rPr>
                <w:ins w:id="122" w:author="Scott Pletzer" w:date="2012-10-29T10:39:00Z"/>
                <w:rFonts w:cstheme="minorHAnsi"/>
                <w:sz w:val="24"/>
                <w:szCs w:val="24"/>
              </w:rPr>
            </w:pPr>
            <w:ins w:id="123" w:author="Scott Pletzer" w:date="2012-10-29T10:40:00Z">
              <w:r>
                <w:rPr>
                  <w:rFonts w:cstheme="minorHAnsi"/>
                  <w:sz w:val="24"/>
                  <w:szCs w:val="24"/>
                </w:rPr>
                <w:t>110 %</w:t>
              </w:r>
            </w:ins>
          </w:p>
        </w:tc>
        <w:tc>
          <w:tcPr>
            <w:tcW w:w="1350" w:type="dxa"/>
            <w:tcPrChange w:id="124" w:author="Scott Pletzer" w:date="2012-10-29T10:42:00Z">
              <w:tcPr>
                <w:tcW w:w="1300" w:type="dxa"/>
              </w:tcPr>
            </w:tcPrChange>
          </w:tcPr>
          <w:p w:rsidR="00BE52C2" w:rsidRDefault="00BE52C2" w:rsidP="00BE52C2">
            <w:pPr>
              <w:pStyle w:val="ListParagraph"/>
              <w:ind w:left="0"/>
              <w:rPr>
                <w:ins w:id="125" w:author="Scott Pletzer" w:date="2012-10-29T10:39:00Z"/>
                <w:rFonts w:cstheme="minorHAnsi"/>
                <w:sz w:val="24"/>
                <w:szCs w:val="24"/>
              </w:rPr>
            </w:pPr>
            <w:ins w:id="126" w:author="Scott Pletzer" w:date="2012-10-29T10:41:00Z">
              <w:r>
                <w:rPr>
                  <w:rFonts w:cstheme="minorHAnsi"/>
                  <w:sz w:val="24"/>
                  <w:szCs w:val="24"/>
                </w:rPr>
                <w:t>Unchecked</w:t>
              </w:r>
            </w:ins>
          </w:p>
        </w:tc>
      </w:tr>
      <w:tr w:rsidR="00BE52C2" w:rsidTr="002204A9">
        <w:trPr>
          <w:ins w:id="127" w:author="Scott Pletzer" w:date="2012-10-29T10:39:00Z"/>
        </w:trPr>
        <w:tc>
          <w:tcPr>
            <w:tcW w:w="1728" w:type="dxa"/>
            <w:tcPrChange w:id="128" w:author="Scott Pletzer" w:date="2012-10-29T10:42:00Z">
              <w:tcPr>
                <w:tcW w:w="1574" w:type="dxa"/>
              </w:tcPr>
            </w:tcPrChange>
          </w:tcPr>
          <w:p w:rsidR="00BE52C2" w:rsidRDefault="00BE52C2" w:rsidP="00BE52C2">
            <w:pPr>
              <w:pStyle w:val="ListParagraph"/>
              <w:ind w:left="0"/>
              <w:rPr>
                <w:ins w:id="129" w:author="Scott Pletzer" w:date="2012-10-29T10:39:00Z"/>
                <w:rFonts w:cstheme="minorHAnsi"/>
                <w:sz w:val="24"/>
                <w:szCs w:val="24"/>
              </w:rPr>
            </w:pPr>
            <w:ins w:id="130" w:author="Scott Pletzer" w:date="2012-10-29T10:40:00Z">
              <w:r>
                <w:rPr>
                  <w:rFonts w:cstheme="minorHAnsi"/>
                  <w:sz w:val="24"/>
                  <w:szCs w:val="24"/>
                </w:rPr>
                <w:t>Configuration 4</w:t>
              </w:r>
            </w:ins>
          </w:p>
        </w:tc>
        <w:tc>
          <w:tcPr>
            <w:tcW w:w="1276" w:type="dxa"/>
            <w:tcPrChange w:id="131" w:author="Scott Pletzer" w:date="2012-10-29T10:42:00Z">
              <w:tcPr>
                <w:tcW w:w="1430" w:type="dxa"/>
              </w:tcPr>
            </w:tcPrChange>
          </w:tcPr>
          <w:p w:rsidR="00BE52C2" w:rsidRDefault="00BE52C2" w:rsidP="00BE52C2">
            <w:pPr>
              <w:pStyle w:val="ListParagraph"/>
              <w:ind w:left="0"/>
              <w:rPr>
                <w:ins w:id="132" w:author="Scott Pletzer" w:date="2012-10-29T10:39:00Z"/>
                <w:rFonts w:cstheme="minorHAnsi"/>
                <w:sz w:val="24"/>
                <w:szCs w:val="24"/>
              </w:rPr>
            </w:pPr>
            <w:ins w:id="133" w:author="Scott Pletzer" w:date="2012-10-29T10:41:00Z">
              <w:r>
                <w:rPr>
                  <w:rFonts w:cstheme="minorHAnsi"/>
                  <w:sz w:val="24"/>
                  <w:szCs w:val="24"/>
                </w:rPr>
                <w:t>90</w:t>
              </w:r>
            </w:ins>
          </w:p>
        </w:tc>
        <w:tc>
          <w:tcPr>
            <w:tcW w:w="704" w:type="dxa"/>
            <w:tcPrChange w:id="134" w:author="Scott Pletzer" w:date="2012-10-29T10:42:00Z">
              <w:tcPr>
                <w:tcW w:w="1161" w:type="dxa"/>
              </w:tcPr>
            </w:tcPrChange>
          </w:tcPr>
          <w:p w:rsidR="00BE52C2" w:rsidRDefault="00BE52C2" w:rsidP="00BE52C2">
            <w:pPr>
              <w:pStyle w:val="ListParagraph"/>
              <w:ind w:left="0"/>
              <w:rPr>
                <w:ins w:id="135" w:author="Scott Pletzer" w:date="2012-10-29T10:39:00Z"/>
                <w:rFonts w:cstheme="minorHAnsi"/>
                <w:sz w:val="24"/>
                <w:szCs w:val="24"/>
              </w:rPr>
            </w:pPr>
            <w:ins w:id="136" w:author="Scott Pletzer" w:date="2012-10-29T10:41:00Z">
              <w:r>
                <w:rPr>
                  <w:rFonts w:cstheme="minorHAnsi"/>
                  <w:sz w:val="24"/>
                  <w:szCs w:val="24"/>
                </w:rPr>
                <w:t>60</w:t>
              </w:r>
            </w:ins>
          </w:p>
        </w:tc>
        <w:tc>
          <w:tcPr>
            <w:tcW w:w="1170" w:type="dxa"/>
            <w:tcPrChange w:id="137" w:author="Scott Pletzer" w:date="2012-10-29T10:42:00Z">
              <w:tcPr>
                <w:tcW w:w="1371" w:type="dxa"/>
              </w:tcPr>
            </w:tcPrChange>
          </w:tcPr>
          <w:p w:rsidR="00BE52C2" w:rsidRDefault="00BE52C2" w:rsidP="00BE52C2">
            <w:pPr>
              <w:pStyle w:val="ListParagraph"/>
              <w:ind w:left="0"/>
              <w:rPr>
                <w:ins w:id="138" w:author="Scott Pletzer" w:date="2012-10-29T10:39:00Z"/>
                <w:rFonts w:cstheme="minorHAnsi"/>
                <w:sz w:val="24"/>
                <w:szCs w:val="24"/>
              </w:rPr>
            </w:pPr>
            <w:ins w:id="139" w:author="Scott Pletzer" w:date="2012-10-29T10:40:00Z">
              <w:r>
                <w:rPr>
                  <w:rFonts w:cstheme="minorHAnsi"/>
                  <w:sz w:val="24"/>
                  <w:szCs w:val="24"/>
                </w:rPr>
                <w:t>320</w:t>
              </w:r>
            </w:ins>
          </w:p>
        </w:tc>
        <w:tc>
          <w:tcPr>
            <w:tcW w:w="1080" w:type="dxa"/>
            <w:tcPrChange w:id="140" w:author="Scott Pletzer" w:date="2012-10-29T10:42:00Z">
              <w:tcPr>
                <w:tcW w:w="1300" w:type="dxa"/>
              </w:tcPr>
            </w:tcPrChange>
          </w:tcPr>
          <w:p w:rsidR="00BE52C2" w:rsidRDefault="00BE52C2" w:rsidP="00BE52C2">
            <w:pPr>
              <w:pStyle w:val="ListParagraph"/>
              <w:ind w:left="0"/>
              <w:rPr>
                <w:ins w:id="141" w:author="Scott Pletzer" w:date="2012-10-29T10:39:00Z"/>
                <w:rFonts w:cstheme="minorHAnsi"/>
                <w:sz w:val="24"/>
                <w:szCs w:val="24"/>
              </w:rPr>
            </w:pPr>
            <w:ins w:id="142" w:author="Scott Pletzer" w:date="2012-10-29T10:40:00Z">
              <w:r>
                <w:rPr>
                  <w:rFonts w:cstheme="minorHAnsi"/>
                  <w:sz w:val="24"/>
                  <w:szCs w:val="24"/>
                </w:rPr>
                <w:t>110 %</w:t>
              </w:r>
            </w:ins>
          </w:p>
        </w:tc>
        <w:tc>
          <w:tcPr>
            <w:tcW w:w="1350" w:type="dxa"/>
            <w:tcPrChange w:id="143" w:author="Scott Pletzer" w:date="2012-10-29T10:42:00Z">
              <w:tcPr>
                <w:tcW w:w="1300" w:type="dxa"/>
              </w:tcPr>
            </w:tcPrChange>
          </w:tcPr>
          <w:p w:rsidR="00BE52C2" w:rsidRDefault="00BE52C2" w:rsidP="00BE52C2">
            <w:pPr>
              <w:pStyle w:val="ListParagraph"/>
              <w:ind w:left="0"/>
              <w:rPr>
                <w:ins w:id="144" w:author="Scott Pletzer" w:date="2012-10-29T10:39:00Z"/>
                <w:rFonts w:cstheme="minorHAnsi"/>
                <w:sz w:val="24"/>
                <w:szCs w:val="24"/>
              </w:rPr>
            </w:pPr>
            <w:ins w:id="145" w:author="Scott Pletzer" w:date="2012-10-29T10:41:00Z">
              <w:r>
                <w:rPr>
                  <w:rFonts w:cstheme="minorHAnsi"/>
                  <w:sz w:val="24"/>
                  <w:szCs w:val="24"/>
                </w:rPr>
                <w:t>Unchecked</w:t>
              </w:r>
            </w:ins>
          </w:p>
        </w:tc>
      </w:tr>
    </w:tbl>
    <w:p w:rsidR="00BE52C2" w:rsidRDefault="00BE52C2">
      <w:pPr>
        <w:pStyle w:val="ListParagraph"/>
        <w:spacing w:after="0"/>
        <w:ind w:left="1440"/>
        <w:rPr>
          <w:ins w:id="146" w:author="Scott Pletzer" w:date="2012-11-01T14:35:00Z"/>
          <w:rFonts w:cstheme="minorHAnsi"/>
          <w:sz w:val="24"/>
          <w:szCs w:val="24"/>
        </w:rPr>
        <w:pPrChange w:id="147" w:author="Scott Pletzer" w:date="2012-10-29T10:39:00Z">
          <w:pPr>
            <w:pStyle w:val="ListParagraph"/>
            <w:numPr>
              <w:ilvl w:val="1"/>
              <w:numId w:val="5"/>
            </w:numPr>
            <w:spacing w:after="0"/>
            <w:ind w:left="1080" w:hanging="720"/>
          </w:pPr>
        </w:pPrChange>
      </w:pPr>
    </w:p>
    <w:p w:rsidR="00433924" w:rsidRDefault="00433924" w:rsidP="00433924">
      <w:pPr>
        <w:pStyle w:val="ListParagraph"/>
        <w:spacing w:after="0"/>
        <w:ind w:left="1440"/>
        <w:rPr>
          <w:ins w:id="148" w:author="Scott Pletzer" w:date="2012-11-01T14:35:00Z"/>
          <w:rFonts w:cstheme="minorHAnsi"/>
          <w:sz w:val="24"/>
          <w:szCs w:val="24"/>
        </w:rPr>
      </w:pPr>
      <w:ins w:id="149" w:author="Scott Pletzer" w:date="2012-11-01T14:35:00Z">
        <w:r w:rsidRPr="0098729A">
          <w:rPr>
            <w:rFonts w:cstheme="minorHAnsi"/>
            <w:sz w:val="24"/>
            <w:szCs w:val="24"/>
            <w:highlight w:val="yellow"/>
          </w:rPr>
          <w:t xml:space="preserve">Note:  For </w:t>
        </w:r>
        <w:r>
          <w:rPr>
            <w:rFonts w:cstheme="minorHAnsi"/>
            <w:sz w:val="24"/>
            <w:szCs w:val="24"/>
            <w:highlight w:val="yellow"/>
          </w:rPr>
          <w:t>test</w:t>
        </w:r>
        <w:r w:rsidRPr="0098729A">
          <w:rPr>
            <w:rFonts w:cstheme="minorHAnsi"/>
            <w:sz w:val="24"/>
            <w:szCs w:val="24"/>
            <w:highlight w:val="yellow"/>
          </w:rPr>
          <w:t xml:space="preserve"> scripts </w:t>
        </w:r>
        <w:r>
          <w:rPr>
            <w:rFonts w:cstheme="minorHAnsi"/>
            <w:sz w:val="24"/>
            <w:szCs w:val="24"/>
            <w:highlight w:val="yellow"/>
          </w:rPr>
          <w:t xml:space="preserve">containing </w:t>
        </w:r>
        <w:r w:rsidRPr="0098729A">
          <w:rPr>
            <w:rFonts w:cstheme="minorHAnsi"/>
            <w:sz w:val="24"/>
            <w:szCs w:val="24"/>
            <w:highlight w:val="yellow"/>
          </w:rPr>
          <w:t>configuration settings, the values are arbitrary and may represent current device capabilities</w:t>
        </w:r>
        <w:r w:rsidRPr="00767E34">
          <w:rPr>
            <w:rFonts w:cstheme="minorHAnsi"/>
            <w:sz w:val="24"/>
            <w:szCs w:val="24"/>
            <w:highlight w:val="yellow"/>
          </w:rPr>
          <w:t>.  The</w:t>
        </w:r>
        <w:r>
          <w:rPr>
            <w:rFonts w:cstheme="minorHAnsi"/>
            <w:sz w:val="24"/>
            <w:szCs w:val="24"/>
            <w:highlight w:val="yellow"/>
          </w:rPr>
          <w:t>se</w:t>
        </w:r>
        <w:r w:rsidRPr="0098729A">
          <w:rPr>
            <w:rFonts w:cstheme="minorHAnsi"/>
            <w:sz w:val="24"/>
            <w:szCs w:val="24"/>
            <w:highlight w:val="yellow"/>
          </w:rPr>
          <w:t xml:space="preserve"> can be adjusted as necessary throughout the protocol to achieve desired results.  Actual device settings used will be derived </w:t>
        </w:r>
        <w:r>
          <w:rPr>
            <w:rFonts w:cstheme="minorHAnsi"/>
            <w:sz w:val="24"/>
            <w:szCs w:val="24"/>
            <w:highlight w:val="yellow"/>
          </w:rPr>
          <w:t xml:space="preserve">and evaluated </w:t>
        </w:r>
        <w:r w:rsidRPr="0098729A">
          <w:rPr>
            <w:rFonts w:cstheme="minorHAnsi"/>
            <w:sz w:val="24"/>
            <w:szCs w:val="24"/>
            <w:highlight w:val="yellow"/>
          </w:rPr>
          <w:t xml:space="preserve">from additional testing via separate protocols.  Certain values (i.e., </w:t>
        </w:r>
        <w:r w:rsidRPr="008E1A24">
          <w:rPr>
            <w:rFonts w:cstheme="minorHAnsi"/>
            <w:sz w:val="24"/>
            <w:szCs w:val="24"/>
            <w:highlight w:val="yellow"/>
          </w:rPr>
          <w:t xml:space="preserve">Brightness, Gain, and Exposure </w:t>
        </w:r>
        <w:r>
          <w:rPr>
            <w:rFonts w:cstheme="minorHAnsi"/>
            <w:sz w:val="24"/>
            <w:szCs w:val="24"/>
            <w:highlight w:val="yellow"/>
          </w:rPr>
          <w:t>D</w:t>
        </w:r>
        <w:r w:rsidRPr="0098729A">
          <w:rPr>
            <w:rFonts w:cstheme="minorHAnsi"/>
            <w:sz w:val="24"/>
            <w:szCs w:val="24"/>
            <w:highlight w:val="yellow"/>
          </w:rPr>
          <w:t xml:space="preserve">elay only) </w:t>
        </w:r>
        <w:r>
          <w:rPr>
            <w:rFonts w:cstheme="minorHAnsi"/>
            <w:sz w:val="24"/>
            <w:szCs w:val="24"/>
            <w:highlight w:val="yellow"/>
          </w:rPr>
          <w:t>may</w:t>
        </w:r>
        <w:r w:rsidRPr="0098729A">
          <w:rPr>
            <w:rFonts w:cstheme="minorHAnsi"/>
            <w:sz w:val="24"/>
            <w:szCs w:val="24"/>
            <w:highlight w:val="yellow"/>
          </w:rPr>
          <w:t xml:space="preserve"> be adjusted as necessary to achieve desired test script outcome.  Desired outcome may be an anticipated passing or failing calibration result, which is intended to evaluate software functionality only, not device performance.</w:t>
        </w:r>
      </w:ins>
    </w:p>
    <w:p w:rsidR="00433924" w:rsidRDefault="00433924" w:rsidP="00433924">
      <w:pPr>
        <w:pStyle w:val="ListParagraph"/>
        <w:spacing w:after="0"/>
        <w:ind w:left="1440"/>
        <w:rPr>
          <w:ins w:id="150" w:author="Scott Pletzer" w:date="2012-11-01T14:35:00Z"/>
          <w:rFonts w:cstheme="minorHAnsi"/>
          <w:sz w:val="24"/>
          <w:szCs w:val="24"/>
        </w:rPr>
      </w:pPr>
    </w:p>
    <w:p w:rsidR="00433924" w:rsidRPr="0098729A" w:rsidRDefault="00433924" w:rsidP="00433924">
      <w:pPr>
        <w:pStyle w:val="ListParagraph"/>
        <w:spacing w:after="0"/>
        <w:ind w:left="1440"/>
        <w:rPr>
          <w:ins w:id="151" w:author="Scott Pletzer" w:date="2012-11-01T14:35:00Z"/>
          <w:rFonts w:cstheme="minorHAnsi"/>
          <w:sz w:val="24"/>
          <w:szCs w:val="24"/>
        </w:rPr>
      </w:pPr>
      <w:ins w:id="152" w:author="Scott Pletzer" w:date="2012-11-01T14:35:00Z">
        <w:r w:rsidRPr="0098729A">
          <w:rPr>
            <w:rFonts w:cstheme="minorHAnsi"/>
            <w:sz w:val="24"/>
            <w:szCs w:val="24"/>
            <w:highlight w:val="yellow"/>
          </w:rPr>
          <w:t xml:space="preserve">Note:  If during the execution of the protocol, the Brightness, Gain, or Exposure Delay is changed, it will be important to note the current user at the stage of the </w:t>
        </w:r>
        <w:r w:rsidRPr="0098729A">
          <w:rPr>
            <w:rFonts w:cstheme="minorHAnsi"/>
            <w:sz w:val="24"/>
            <w:szCs w:val="24"/>
            <w:highlight w:val="yellow"/>
          </w:rPr>
          <w:lastRenderedPageBreak/>
          <w:t xml:space="preserve">protocol </w:t>
        </w:r>
        <w:r>
          <w:rPr>
            <w:rFonts w:cstheme="minorHAnsi"/>
            <w:sz w:val="24"/>
            <w:szCs w:val="24"/>
            <w:highlight w:val="yellow"/>
          </w:rPr>
          <w:t xml:space="preserve">when </w:t>
        </w:r>
        <w:r w:rsidRPr="0098729A">
          <w:rPr>
            <w:rFonts w:cstheme="minorHAnsi"/>
            <w:sz w:val="24"/>
            <w:szCs w:val="24"/>
            <w:highlight w:val="yellow"/>
          </w:rPr>
          <w:t xml:space="preserve">that change is </w:t>
        </w:r>
        <w:r>
          <w:rPr>
            <w:rFonts w:cstheme="minorHAnsi"/>
            <w:sz w:val="24"/>
            <w:szCs w:val="24"/>
            <w:highlight w:val="yellow"/>
          </w:rPr>
          <w:t>required</w:t>
        </w:r>
        <w:r w:rsidRPr="0098729A">
          <w:rPr>
            <w:rFonts w:cstheme="minorHAnsi"/>
            <w:sz w:val="24"/>
            <w:szCs w:val="24"/>
            <w:highlight w:val="yellow"/>
          </w:rPr>
          <w:t>.  Settings can only be changed when using the “Administrator” login</w:t>
        </w:r>
        <w:r>
          <w:rPr>
            <w:rFonts w:cstheme="minorHAnsi"/>
            <w:sz w:val="24"/>
            <w:szCs w:val="24"/>
            <w:highlight w:val="yellow"/>
          </w:rPr>
          <w:t>.  I</w:t>
        </w:r>
        <w:r w:rsidRPr="0098729A">
          <w:rPr>
            <w:rFonts w:cstheme="minorHAnsi"/>
            <w:sz w:val="24"/>
            <w:szCs w:val="24"/>
            <w:highlight w:val="yellow"/>
          </w:rPr>
          <w:t>f the script has the user in a different login, the login must be changed to adjust the settings.  Once the setting(s) is changed, it is important to log</w:t>
        </w:r>
        <w:r>
          <w:rPr>
            <w:rFonts w:cstheme="minorHAnsi"/>
            <w:sz w:val="24"/>
            <w:szCs w:val="24"/>
            <w:highlight w:val="yellow"/>
          </w:rPr>
          <w:t xml:space="preserve"> back </w:t>
        </w:r>
        <w:r w:rsidRPr="0098729A">
          <w:rPr>
            <w:rFonts w:cstheme="minorHAnsi"/>
            <w:sz w:val="24"/>
            <w:szCs w:val="24"/>
            <w:highlight w:val="yellow"/>
          </w:rPr>
          <w:t xml:space="preserve">in as the </w:t>
        </w:r>
        <w:r>
          <w:rPr>
            <w:rFonts w:cstheme="minorHAnsi"/>
            <w:sz w:val="24"/>
            <w:szCs w:val="24"/>
            <w:highlight w:val="yellow"/>
          </w:rPr>
          <w:t>requir</w:t>
        </w:r>
        <w:r w:rsidRPr="0098729A">
          <w:rPr>
            <w:rFonts w:cstheme="minorHAnsi"/>
            <w:sz w:val="24"/>
            <w:szCs w:val="24"/>
            <w:highlight w:val="yellow"/>
          </w:rPr>
          <w:t>ed test script user.</w:t>
        </w:r>
        <w:r w:rsidRPr="0098729A">
          <w:rPr>
            <w:rFonts w:cstheme="minorHAnsi"/>
            <w:sz w:val="24"/>
            <w:szCs w:val="24"/>
          </w:rPr>
          <w:t xml:space="preserve"> </w:t>
        </w:r>
      </w:ins>
    </w:p>
    <w:p w:rsidR="00433924" w:rsidRDefault="00433924">
      <w:pPr>
        <w:pStyle w:val="ListParagraph"/>
        <w:spacing w:after="0"/>
        <w:ind w:left="1440"/>
        <w:rPr>
          <w:ins w:id="153" w:author="Scott Pletzer" w:date="2012-10-29T10:36:00Z"/>
          <w:rFonts w:cstheme="minorHAnsi"/>
          <w:sz w:val="24"/>
          <w:szCs w:val="24"/>
        </w:rPr>
        <w:pPrChange w:id="154" w:author="Scott Pletzer" w:date="2012-10-29T10:39:00Z">
          <w:pPr>
            <w:pStyle w:val="ListParagraph"/>
            <w:numPr>
              <w:ilvl w:val="1"/>
              <w:numId w:val="5"/>
            </w:numPr>
            <w:spacing w:after="0"/>
            <w:ind w:left="1080" w:hanging="720"/>
          </w:pPr>
        </w:pPrChange>
      </w:pPr>
    </w:p>
    <w:p w:rsidR="00BE52C2" w:rsidRDefault="002204A9">
      <w:pPr>
        <w:pStyle w:val="ListParagraph"/>
        <w:numPr>
          <w:ilvl w:val="2"/>
          <w:numId w:val="5"/>
        </w:numPr>
        <w:spacing w:after="0"/>
        <w:ind w:left="1440"/>
        <w:rPr>
          <w:ins w:id="155" w:author="Scott Pletzer" w:date="2012-10-29T10:42:00Z"/>
          <w:rFonts w:cstheme="minorHAnsi"/>
          <w:sz w:val="24"/>
          <w:szCs w:val="24"/>
        </w:rPr>
        <w:pPrChange w:id="156" w:author="Scott Pletzer" w:date="2012-10-29T10:34:00Z">
          <w:pPr>
            <w:pStyle w:val="ListParagraph"/>
            <w:numPr>
              <w:ilvl w:val="1"/>
              <w:numId w:val="5"/>
            </w:numPr>
            <w:spacing w:after="0"/>
            <w:ind w:left="1080" w:hanging="720"/>
          </w:pPr>
        </w:pPrChange>
      </w:pPr>
      <w:ins w:id="157" w:author="Scott Pletzer" w:date="2012-10-29T10:42:00Z">
        <w:r>
          <w:rPr>
            <w:rFonts w:cstheme="minorHAnsi"/>
            <w:sz w:val="24"/>
            <w:szCs w:val="24"/>
          </w:rPr>
          <w:t>Click the “Apply Settings” button and exit out of ClearView.</w:t>
        </w:r>
      </w:ins>
    </w:p>
    <w:p w:rsidR="002204A9" w:rsidRPr="00BE52C2" w:rsidRDefault="002204A9">
      <w:pPr>
        <w:pStyle w:val="ListParagraph"/>
        <w:spacing w:after="0"/>
        <w:ind w:left="1440"/>
        <w:rPr>
          <w:ins w:id="158" w:author="Scott Pletzer" w:date="2012-10-29T10:34:00Z"/>
          <w:rFonts w:cstheme="minorHAnsi"/>
          <w:sz w:val="24"/>
          <w:szCs w:val="24"/>
          <w:rPrChange w:id="159" w:author="Scott Pletzer" w:date="2012-10-29T10:34:00Z">
            <w:rPr>
              <w:ins w:id="160" w:author="Scott Pletzer" w:date="2012-10-29T10:34:00Z"/>
              <w:rFonts w:cstheme="minorHAnsi"/>
              <w:b/>
              <w:sz w:val="24"/>
              <w:szCs w:val="24"/>
            </w:rPr>
          </w:rPrChange>
        </w:rPr>
        <w:pPrChange w:id="161" w:author="Scott Pletzer" w:date="2012-10-29T10:42:00Z">
          <w:pPr>
            <w:pStyle w:val="ListParagraph"/>
            <w:numPr>
              <w:ilvl w:val="1"/>
              <w:numId w:val="5"/>
            </w:numPr>
            <w:spacing w:after="0"/>
            <w:ind w:left="1080" w:hanging="720"/>
          </w:pPr>
        </w:pPrChange>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r w:rsidR="00D4076D" w:rsidRPr="00871A36">
        <w:rPr>
          <w:rFonts w:cstheme="minorHAnsi"/>
          <w:sz w:val="24"/>
          <w:szCs w:val="24"/>
        </w:rPr>
        <w:t>EPICUser</w:t>
      </w:r>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r w:rsidR="00991B12" w:rsidRPr="00871A36">
        <w:rPr>
          <w:rFonts w:cstheme="minorHAnsi"/>
          <w:sz w:val="24"/>
          <w:szCs w:val="24"/>
        </w:rPr>
        <w:t>EPICUser</w:t>
      </w:r>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162"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162"/>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Calibration must be completed prior to proceeding with the validation. Calibration Icon is validated in a different portion of this protocol.</w:t>
      </w:r>
    </w:p>
    <w:p w:rsidR="00BE622B" w:rsidRPr="00871A36" w:rsidRDefault="00BE622B" w:rsidP="00A005BE">
      <w:pPr>
        <w:spacing w:before="120"/>
        <w:rPr>
          <w:rFonts w:cstheme="minorHAnsi"/>
          <w:sz w:val="24"/>
          <w:szCs w:val="24"/>
        </w:rPr>
      </w:pPr>
      <w:r w:rsidRPr="00871A36">
        <w:rPr>
          <w:rFonts w:cstheme="minorHAnsi"/>
          <w:sz w:val="24"/>
          <w:szCs w:val="24"/>
        </w:rPr>
        <w:t>Calibration instructions</w:t>
      </w:r>
      <w:r>
        <w:rPr>
          <w:rFonts w:cstheme="minorHAnsi"/>
          <w:sz w:val="24"/>
          <w:szCs w:val="24"/>
        </w:rPr>
        <w:t>- This section would only be performed if the device had not yet been calibrated during separate testing</w:t>
      </w:r>
      <w:r w:rsidRPr="00871A36">
        <w:rPr>
          <w:rFonts w:cstheme="minorHAnsi"/>
          <w:sz w:val="24"/>
          <w:szCs w:val="24"/>
        </w:rPr>
        <w:t>.</w:t>
      </w:r>
    </w:p>
    <w:p w:rsidR="00BE622B" w:rsidRPr="00871A36" w:rsidRDefault="00BE622B" w:rsidP="00BE622B">
      <w:pPr>
        <w:rPr>
          <w:rFonts w:cstheme="minorHAnsi"/>
          <w:sz w:val="24"/>
          <w:szCs w:val="24"/>
        </w:rPr>
      </w:pPr>
      <w:r w:rsidRPr="00871A36">
        <w:rPr>
          <w:rFonts w:cstheme="minorHAnsi"/>
          <w:sz w:val="24"/>
          <w:szCs w:val="24"/>
        </w:rPr>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BE622B" w:rsidRPr="00871A36" w:rsidRDefault="00BE622B" w:rsidP="00BE622B">
      <w:pPr>
        <w:jc w:val="center"/>
        <w:rPr>
          <w:rFonts w:cstheme="minorHAnsi"/>
          <w:sz w:val="24"/>
          <w:szCs w:val="24"/>
        </w:rPr>
      </w:pPr>
      <w:r w:rsidRPr="00A005BE">
        <w:rPr>
          <w:rFonts w:cstheme="minorHAnsi"/>
          <w:noProof/>
          <w:sz w:val="24"/>
          <w:szCs w:val="24"/>
        </w:rPr>
        <w:lastRenderedPageBreak/>
        <w:drawing>
          <wp:inline distT="0" distB="0" distL="0" distR="0" wp14:anchorId="10335059" wp14:editId="1B9E1E9B">
            <wp:extent cx="5295569" cy="3482671"/>
            <wp:effectExtent l="19050" t="0" r="331"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06592" cy="3489920"/>
                    </a:xfrm>
                    <a:prstGeom prst="rect">
                      <a:avLst/>
                    </a:prstGeom>
                  </pic:spPr>
                </pic:pic>
              </a:graphicData>
            </a:graphic>
          </wp:inline>
        </w:drawing>
      </w:r>
    </w:p>
    <w:p w:rsidR="00BE622B" w:rsidRPr="00871A36" w:rsidRDefault="00BE622B" w:rsidP="00BE622B">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BE622B" w:rsidRPr="00871A36" w:rsidRDefault="00BE622B" w:rsidP="00BE622B">
      <w:pPr>
        <w:rPr>
          <w:rFonts w:cstheme="minorHAnsi"/>
          <w:sz w:val="24"/>
          <w:szCs w:val="24"/>
        </w:rPr>
      </w:pPr>
      <w:r w:rsidRPr="00A005BE">
        <w:rPr>
          <w:rFonts w:cstheme="minorHAnsi"/>
          <w:noProof/>
          <w:sz w:val="24"/>
          <w:szCs w:val="24"/>
        </w:rPr>
        <w:drawing>
          <wp:anchor distT="0" distB="0" distL="114300" distR="114300" simplePos="0" relativeHeight="251666432" behindDoc="1" locked="0" layoutInCell="1" allowOverlap="1" wp14:anchorId="1C08E399" wp14:editId="1C101C68">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7"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4"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BE622B" w:rsidRPr="00871A36" w:rsidRDefault="00BE622B" w:rsidP="00BE622B">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BE622B" w:rsidRPr="00871A36" w:rsidRDefault="00BE622B" w:rsidP="00BE622B">
      <w:pPr>
        <w:rPr>
          <w:rFonts w:cstheme="minorHAnsi"/>
          <w:b/>
          <w:sz w:val="24"/>
          <w:szCs w:val="24"/>
        </w:rPr>
      </w:pPr>
      <w:r w:rsidRPr="00871A36">
        <w:rPr>
          <w:rFonts w:cstheme="minorHAnsi"/>
          <w:sz w:val="24"/>
          <w:szCs w:val="24"/>
        </w:rPr>
        <w:t>After all ten (10) images are automatically captured;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return a message indicating the calibration process was successful.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 close the message window and Close to leave the Calibration Tab.</w:t>
      </w:r>
    </w:p>
    <w:p w:rsidR="00BE622B" w:rsidRPr="00871A36" w:rsidRDefault="00BE622B" w:rsidP="00BE622B">
      <w:pPr>
        <w:rPr>
          <w:rFonts w:cstheme="minorHAnsi"/>
          <w:sz w:val="24"/>
          <w:szCs w:val="24"/>
        </w:rPr>
      </w:pPr>
      <w:r w:rsidRPr="00871A36">
        <w:rPr>
          <w:rFonts w:cstheme="minorHAnsi"/>
          <w:sz w:val="24"/>
          <w:szCs w:val="24"/>
        </w:rPr>
        <w:t>If calibration fails</w:t>
      </w:r>
      <w:r w:rsidRPr="00871A36">
        <w:rPr>
          <w:rFonts w:cstheme="minorHAnsi"/>
          <w:sz w:val="24"/>
          <w:szCs w:val="24"/>
        </w:rPr>
        <w:fldChar w:fldCharType="begin"/>
      </w:r>
      <w:r w:rsidRPr="00871A36">
        <w:rPr>
          <w:rFonts w:cstheme="minorHAnsi"/>
          <w:sz w:val="24"/>
          <w:szCs w:val="24"/>
        </w:rPr>
        <w:instrText xml:space="preserve"> XE "Calibration:Failure" </w:instrText>
      </w:r>
      <w:r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BE622B" w:rsidRPr="00871A36" w:rsidRDefault="00BE622B" w:rsidP="00BE622B">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BE622B" w:rsidRPr="00871A36" w:rsidRDefault="00BE622B" w:rsidP="00BE622B">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t xml:space="preserve">Re-clean the glass surface and metal piece of the calibration probe.  </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lastRenderedPageBreak/>
        <w:t>Dry the glass surface and metal piece completely with the provided cleaning supplies, ensuring that no debris, lint, or oil remains.</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r w:rsidR="00196DA7">
        <w:rPr>
          <w:rFonts w:cstheme="minorHAnsi"/>
          <w:sz w:val="24"/>
          <w:szCs w:val="24"/>
        </w:rPr>
        <w:t xml:space="preserve"> with your fingers</w:t>
      </w:r>
      <w:r w:rsidRPr="00871A36">
        <w:rPr>
          <w:rFonts w:cstheme="minorHAnsi"/>
          <w:sz w:val="24"/>
          <w:szCs w:val="24"/>
        </w:rPr>
        <w:t>.</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r w:rsidR="00526D0F" w:rsidRPr="00871A36">
        <w:rPr>
          <w:rFonts w:cstheme="minorHAnsi"/>
          <w:sz w:val="24"/>
          <w:szCs w:val="24"/>
        </w:rPr>
        <w:t>subtab</w:t>
      </w:r>
      <w:r w:rsidR="002F0480" w:rsidRPr="00871A36">
        <w:rPr>
          <w:rFonts w:cstheme="minorHAnsi"/>
          <w:sz w:val="24"/>
          <w:szCs w:val="24"/>
        </w:rPr>
        <w:t xml:space="preserve">s,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14:anchorId="311E819F" wp14:editId="7A5F814E">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917EC9" w:rsidRPr="00871A36" w:rsidRDefault="00917EC9" w:rsidP="00917EC9">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r w:rsidR="002B7C27" w:rsidRPr="00871A36">
        <w:rPr>
          <w:rFonts w:cstheme="minorHAnsi"/>
          <w:sz w:val="24"/>
          <w:szCs w:val="24"/>
        </w:rPr>
        <w:t xml:space="preserve">E are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lastRenderedPageBreak/>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w:t>
      </w:r>
      <w:r w:rsidR="004E0EC0">
        <w:rPr>
          <w:rFonts w:cstheme="minorHAnsi"/>
          <w:sz w:val="24"/>
          <w:szCs w:val="24"/>
        </w:rPr>
        <w:t xml:space="preserve"> Enter to select Female, then click</w:t>
      </w:r>
      <w:r w:rsidR="00231E32" w:rsidRPr="00871A36">
        <w:rPr>
          <w:rFonts w:cstheme="minorHAnsi"/>
          <w:sz w:val="24"/>
          <w:szCs w:val="24"/>
        </w:rPr>
        <w:t xml:space="preserve">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4E0EC0">
        <w:rPr>
          <w:rFonts w:cstheme="minorHAnsi"/>
          <w:sz w:val="24"/>
          <w:szCs w:val="24"/>
        </w:rPr>
        <w:t xml:space="preserve">click Enter to select male then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 xml:space="preserve">ields blank, select the Gender as </w:t>
      </w:r>
      <w:r w:rsidR="00F12169">
        <w:rPr>
          <w:rFonts w:cstheme="minorHAnsi"/>
          <w:sz w:val="24"/>
          <w:szCs w:val="24"/>
        </w:rPr>
        <w:t>Not Selected</w:t>
      </w:r>
      <w:r w:rsidR="00F12169" w:rsidRPr="00871A36">
        <w:rPr>
          <w:rFonts w:cstheme="minorHAnsi"/>
          <w:sz w:val="24"/>
          <w:szCs w:val="24"/>
        </w:rPr>
        <w:t xml:space="preserve"> </w:t>
      </w:r>
      <w:r w:rsidRPr="00871A36">
        <w:rPr>
          <w:rFonts w:cstheme="minorHAnsi"/>
          <w:sz w:val="24"/>
          <w:szCs w:val="24"/>
        </w:rPr>
        <w:t xml:space="preserve">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w:t>
      </w:r>
      <w:r w:rsidR="00F12169">
        <w:rPr>
          <w:rFonts w:cstheme="minorHAnsi"/>
          <w:sz w:val="24"/>
          <w:szCs w:val="24"/>
        </w:rPr>
        <w:t>N</w:t>
      </w:r>
      <w:r w:rsidRPr="00871A36">
        <w:rPr>
          <w:rFonts w:cstheme="minorHAnsi"/>
          <w:sz w:val="24"/>
          <w:szCs w:val="24"/>
        </w:rPr>
        <w:t>”</w:t>
      </w:r>
      <w:r w:rsidR="004E0EC0">
        <w:rPr>
          <w:rFonts w:cstheme="minorHAnsi"/>
          <w:sz w:val="24"/>
          <w:szCs w:val="24"/>
        </w:rPr>
        <w:t xml:space="preserve"> and click Enter to select Not Selected</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xml:space="preserve">) by opening all </w:t>
      </w:r>
      <w:r w:rsidR="002C5C8B" w:rsidRPr="00871A36">
        <w:rPr>
          <w:rFonts w:cstheme="minorHAnsi"/>
          <w:sz w:val="24"/>
          <w:szCs w:val="24"/>
        </w:rPr>
        <w:lastRenderedPageBreak/>
        <w:t>patients listed and verifying the birthdate entered.</w:t>
      </w:r>
      <w:r w:rsidR="004E0EC0">
        <w:rPr>
          <w:rFonts w:cstheme="minorHAnsi"/>
          <w:sz w:val="24"/>
          <w:szCs w:val="24"/>
        </w:rPr>
        <w:t xml:space="preserve">  Note: If you view a patient to verify the correct Birthday, you will be required to return to the Search Patient screen in order to verify the remainder of the Birthdays.</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r w:rsidRPr="00871A36">
        <w:rPr>
          <w:rFonts w:cstheme="minorHAnsi"/>
          <w:b/>
          <w:sz w:val="24"/>
          <w:szCs w:val="24"/>
        </w:rPr>
        <w:t xml:space="preserve">Mi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lastRenderedPageBreak/>
        <w:t>Last Name</w:t>
      </w:r>
      <w:r w:rsidR="00E14F69" w:rsidRPr="00871A36">
        <w:rPr>
          <w:rFonts w:cstheme="minorHAnsi"/>
          <w:b/>
          <w:sz w:val="24"/>
          <w:szCs w:val="24"/>
        </w:rPr>
        <w:tab/>
      </w:r>
      <w:r w:rsidR="00E14F69" w:rsidRPr="00871A36">
        <w:rPr>
          <w:rFonts w:cstheme="minorHAnsi"/>
          <w:sz w:val="24"/>
          <w:szCs w:val="24"/>
        </w:rPr>
        <w:t>View</w:t>
      </w:r>
      <w:r w:rsidR="00DC63A2" w:rsidRPr="00871A36">
        <w:rPr>
          <w:rFonts w:cstheme="minorHAnsi"/>
          <w:sz w:val="24"/>
          <w:szCs w:val="24"/>
        </w:rPr>
        <w:t>XXXc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9F3B55">
        <w:rPr>
          <w:rFonts w:cstheme="minorHAnsi"/>
          <w:sz w:val="24"/>
          <w:szCs w:val="24"/>
        </w:rPr>
        <w:t>Pre-Scan Question dialog appears.</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F3B55" w:rsidRDefault="009F3B55" w:rsidP="009A673A">
      <w:pPr>
        <w:spacing w:after="0"/>
        <w:ind w:left="1080"/>
        <w:rPr>
          <w:rFonts w:cstheme="minorHAnsi"/>
          <w:sz w:val="24"/>
          <w:szCs w:val="24"/>
        </w:rPr>
      </w:pPr>
      <w:r>
        <w:rPr>
          <w:rFonts w:cstheme="minorHAnsi"/>
          <w:sz w:val="24"/>
          <w:szCs w:val="24"/>
        </w:rPr>
        <w:t>Click the Cancel button on the Pre-Scan Question dialog and verify that the Pre-Scan Question dialog closes and the user is returned to the ClearView main screen.</w:t>
      </w:r>
    </w:p>
    <w:p w:rsidR="009F3B55" w:rsidRDefault="009F3B55" w:rsidP="009A673A">
      <w:pPr>
        <w:spacing w:after="0"/>
        <w:ind w:left="1080"/>
        <w:rPr>
          <w:rFonts w:cstheme="minorHAnsi"/>
          <w:sz w:val="24"/>
          <w:szCs w:val="24"/>
        </w:rPr>
      </w:pPr>
    </w:p>
    <w:p w:rsidR="009F3B55" w:rsidRPr="00871A36" w:rsidRDefault="009F3B55" w:rsidP="009F3B5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F3B55" w:rsidRDefault="009F3B55" w:rsidP="009A673A">
      <w:pPr>
        <w:spacing w:after="0"/>
        <w:ind w:left="1080"/>
        <w:rPr>
          <w:rFonts w:cstheme="minorHAnsi"/>
          <w:sz w:val="24"/>
          <w:szCs w:val="24"/>
        </w:rPr>
      </w:pPr>
    </w:p>
    <w:p w:rsidR="0030352B" w:rsidRPr="00871A36" w:rsidRDefault="0030352B" w:rsidP="0030352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30352B" w:rsidRPr="00871A36" w:rsidRDefault="0030352B" w:rsidP="0030352B">
      <w:pPr>
        <w:pStyle w:val="ListParagraph"/>
        <w:ind w:left="1080" w:hanging="72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Pr="00871A36" w:rsidRDefault="0030352B" w:rsidP="0030352B">
      <w:pPr>
        <w:spacing w:after="0"/>
        <w:ind w:left="1080"/>
        <w:rPr>
          <w:rFonts w:cstheme="minorHAnsi"/>
          <w:sz w:val="24"/>
          <w:szCs w:val="24"/>
        </w:rPr>
      </w:pPr>
    </w:p>
    <w:p w:rsidR="0030352B" w:rsidRDefault="0030352B" w:rsidP="0030352B">
      <w:pPr>
        <w:spacing w:after="0"/>
        <w:ind w:left="1080"/>
        <w:rPr>
          <w:rFonts w:cstheme="minorHAnsi"/>
          <w:sz w:val="24"/>
          <w:szCs w:val="24"/>
        </w:rPr>
      </w:pPr>
      <w:r>
        <w:rPr>
          <w:rFonts w:cstheme="minorHAnsi"/>
          <w:sz w:val="24"/>
          <w:szCs w:val="24"/>
        </w:rPr>
        <w:lastRenderedPageBreak/>
        <w:t>Click the OK button on the Pre-Scan Question dialog and verify that a Missing Data error message appears.</w:t>
      </w:r>
      <w:r w:rsidR="007A29EC">
        <w:rPr>
          <w:rFonts w:cstheme="minorHAnsi"/>
          <w:sz w:val="24"/>
          <w:szCs w:val="24"/>
        </w:rPr>
        <w:t xml:space="preserve">  Click OK to close error message.</w:t>
      </w:r>
    </w:p>
    <w:p w:rsidR="0030352B" w:rsidRDefault="0030352B" w:rsidP="0030352B">
      <w:pPr>
        <w:spacing w:after="0"/>
        <w:ind w:left="108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Default="0030352B"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any 2 of the 3 questions and click the OK button on the Pre-Scan Question dialog and verify that a Missing Data error message appears.  Click OK to close error message.</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r w:rsidR="00927E09">
        <w:rPr>
          <w:rFonts w:cstheme="minorHAnsi"/>
          <w:sz w:val="24"/>
          <w:szCs w:val="24"/>
        </w:rPr>
        <w:t xml:space="preserve">  Click Close button in the lower right corner, answer YES to the question that appears, and verify the window closes and the user is returned to the ClearView main screen.</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F32BA" w:rsidRPr="00871A36" w:rsidRDefault="00CF32BA" w:rsidP="00CF32BA">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CF32BA" w:rsidRPr="00871A36" w:rsidRDefault="00CF32BA" w:rsidP="00CF32BA">
      <w:pPr>
        <w:pStyle w:val="ListParagraph"/>
        <w:ind w:left="1080" w:hanging="720"/>
        <w:rPr>
          <w:rFonts w:cstheme="minorHAnsi"/>
          <w:sz w:val="24"/>
          <w:szCs w:val="24"/>
        </w:rPr>
      </w:pPr>
    </w:p>
    <w:p w:rsidR="00CF32BA" w:rsidRPr="00871A36" w:rsidRDefault="00CF32BA" w:rsidP="00CF32B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F32BA" w:rsidRDefault="00CF32BA" w:rsidP="00927E09">
      <w:pPr>
        <w:spacing w:after="0"/>
        <w:ind w:left="1080"/>
        <w:rPr>
          <w:rFonts w:cstheme="minorHAnsi"/>
          <w:sz w:val="24"/>
          <w:szCs w:val="24"/>
        </w:rPr>
      </w:pPr>
    </w:p>
    <w:p w:rsidR="00927E09" w:rsidRDefault="00927E09" w:rsidP="00927E09">
      <w:pPr>
        <w:spacing w:after="0"/>
        <w:ind w:left="1080"/>
        <w:rPr>
          <w:rFonts w:cstheme="minorHAnsi"/>
          <w:sz w:val="24"/>
          <w:szCs w:val="24"/>
        </w:rPr>
      </w:pPr>
      <w:r w:rsidRPr="00CF32BA">
        <w:rPr>
          <w:rFonts w:cstheme="minorHAnsi"/>
          <w:sz w:val="24"/>
          <w:szCs w:val="24"/>
        </w:rPr>
        <w:t>Answer all 3 questions with “</w:t>
      </w:r>
      <w:r w:rsidR="00CF32BA" w:rsidRPr="00CF32BA">
        <w:rPr>
          <w:rFonts w:cstheme="minorHAnsi"/>
          <w:sz w:val="24"/>
          <w:szCs w:val="24"/>
        </w:rPr>
        <w:t>YES</w:t>
      </w:r>
      <w:r w:rsidRPr="00ED44E0">
        <w:rPr>
          <w:rFonts w:cstheme="minorHAnsi"/>
          <w:sz w:val="24"/>
          <w:szCs w:val="24"/>
        </w:rPr>
        <w:t xml:space="preserve">” and click the OK button on the Pre-Scan Question dialog and verify that the Gather Capture screen appears.  </w:t>
      </w:r>
    </w:p>
    <w:p w:rsidR="00927E09" w:rsidRPr="00871A36" w:rsidRDefault="00927E09" w:rsidP="00927E0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27E09" w:rsidRDefault="00927E09" w:rsidP="009A673A">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lastRenderedPageBreak/>
        <w:t xml:space="preserve">hands box.  </w:t>
      </w:r>
      <w:r w:rsidR="0048696A" w:rsidRPr="00871A36">
        <w:rPr>
          <w:rFonts w:cstheme="minorHAnsi"/>
          <w:sz w:val="24"/>
          <w:szCs w:val="24"/>
        </w:rPr>
        <w:t>Verify that the System Messages box reads “</w:t>
      </w:r>
      <w:r w:rsidR="006050FB">
        <w:rPr>
          <w:rFonts w:cstheme="minorHAnsi"/>
          <w:sz w:val="24"/>
          <w:szCs w:val="24"/>
        </w:rPr>
        <w:t xml:space="preserve">Note: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w:t>
      </w:r>
      <w:r w:rsidRPr="00871A36">
        <w:rPr>
          <w:rFonts w:cstheme="minorHAnsi"/>
          <w:sz w:val="24"/>
          <w:szCs w:val="24"/>
        </w:rPr>
        <w:lastRenderedPageBreak/>
        <w:t xml:space="preserve">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w:t>
      </w:r>
      <w:r w:rsidRPr="00871A36">
        <w:rPr>
          <w:rFonts w:cstheme="minorHAnsi"/>
          <w:sz w:val="24"/>
          <w:szCs w:val="24"/>
        </w:rPr>
        <w:lastRenderedPageBreak/>
        <w:t xml:space="preserve">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Default="008762AC" w:rsidP="00D51443">
      <w:pPr>
        <w:pStyle w:val="ListParagraph"/>
        <w:ind w:left="1080"/>
        <w:rPr>
          <w:rFonts w:cstheme="minorHAnsi"/>
          <w:sz w:val="24"/>
          <w:szCs w:val="24"/>
        </w:rPr>
      </w:pPr>
    </w:p>
    <w:p w:rsidR="004E0EC0" w:rsidRDefault="004E0EC0" w:rsidP="004E0EC0">
      <w:pPr>
        <w:pStyle w:val="ListParagraph"/>
        <w:ind w:left="1080"/>
        <w:rPr>
          <w:rFonts w:cstheme="minorHAnsi"/>
          <w:sz w:val="24"/>
          <w:szCs w:val="24"/>
        </w:rPr>
      </w:pPr>
      <w:r>
        <w:rPr>
          <w:rFonts w:cstheme="minorHAnsi"/>
          <w:sz w:val="24"/>
          <w:szCs w:val="24"/>
        </w:rPr>
        <w:t>Repeat this step for the Right index finger box in the Images with Capacitive Barrier row.</w:t>
      </w:r>
    </w:p>
    <w:p w:rsidR="004E0EC0" w:rsidRDefault="004E0EC0" w:rsidP="004E0EC0">
      <w:pPr>
        <w:pStyle w:val="ListParagraph"/>
        <w:ind w:left="1080"/>
        <w:rPr>
          <w:rFonts w:cstheme="minorHAnsi"/>
          <w:sz w:val="24"/>
          <w:szCs w:val="24"/>
        </w:rPr>
      </w:pPr>
    </w:p>
    <w:p w:rsidR="004E0EC0" w:rsidRPr="00871A36" w:rsidRDefault="004E0EC0" w:rsidP="004E0EC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871A36" w:rsidRDefault="004E0EC0"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lastRenderedPageBreak/>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w:t>
      </w:r>
      <w:r w:rsidR="004E0EC0">
        <w:rPr>
          <w:rFonts w:cstheme="minorHAnsi"/>
          <w:sz w:val="24"/>
          <w:szCs w:val="24"/>
        </w:rPr>
        <w:t>n</w:t>
      </w:r>
      <w:r w:rsidRPr="00871A36">
        <w:rPr>
          <w:rFonts w:cstheme="minorHAnsi"/>
          <w:sz w:val="24"/>
          <w:szCs w:val="24"/>
        </w:rPr>
        <w:t xml:space="preserve">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E67E9B" w:rsidRDefault="004E0EC0" w:rsidP="00E67E9B">
      <w:pPr>
        <w:rPr>
          <w:rFonts w:cstheme="minorHAnsi"/>
          <w:sz w:val="24"/>
          <w:szCs w:val="24"/>
        </w:rPr>
      </w:pPr>
    </w:p>
    <w:p w:rsidR="004E0EC0" w:rsidRPr="00871A36" w:rsidRDefault="004E0EC0"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w:t>
      </w:r>
      <w:r w:rsidRPr="00871A36">
        <w:rPr>
          <w:rFonts w:cstheme="minorHAnsi"/>
          <w:sz w:val="24"/>
          <w:szCs w:val="24"/>
        </w:rPr>
        <w:lastRenderedPageBreak/>
        <w:t>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w:t>
      </w:r>
      <w:r w:rsidRPr="00871A36">
        <w:rPr>
          <w:rFonts w:cstheme="minorHAnsi"/>
          <w:sz w:val="24"/>
          <w:szCs w:val="24"/>
        </w:rPr>
        <w:lastRenderedPageBreak/>
        <w:t xml:space="preserve">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ED44E0" w:rsidRPr="00871A36" w:rsidRDefault="0023424B" w:rsidP="00ED44E0">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w:t>
      </w:r>
      <w:r w:rsidRPr="00B3376C">
        <w:rPr>
          <w:rFonts w:cstheme="minorHAnsi"/>
          <w:sz w:val="24"/>
          <w:szCs w:val="24"/>
        </w:rPr>
        <w:t xml:space="preserve">of </w:t>
      </w:r>
      <w:r w:rsidRPr="002873D8">
        <w:rPr>
          <w:rFonts w:cstheme="minorHAnsi"/>
          <w:sz w:val="24"/>
          <w:szCs w:val="24"/>
        </w:rPr>
        <w:t xml:space="preserve">the window.  </w:t>
      </w:r>
      <w:r w:rsidR="00ED44E0">
        <w:rPr>
          <w:rFonts w:cstheme="minorHAnsi"/>
          <w:sz w:val="24"/>
          <w:szCs w:val="24"/>
        </w:rPr>
        <w:t xml:space="preserve">  </w:t>
      </w:r>
      <w:r w:rsidR="00ED44E0" w:rsidRPr="00871A36">
        <w:rPr>
          <w:rFonts w:cstheme="minorHAnsi"/>
          <w:sz w:val="24"/>
          <w:szCs w:val="24"/>
        </w:rPr>
        <w:t xml:space="preserve">Verify that the </w:t>
      </w:r>
      <w:r w:rsidR="00ED44E0">
        <w:rPr>
          <w:rFonts w:cstheme="minorHAnsi"/>
          <w:sz w:val="24"/>
          <w:szCs w:val="24"/>
        </w:rPr>
        <w:t>Pre-Scan Question dialog appears.</w:t>
      </w:r>
    </w:p>
    <w:p w:rsidR="00ED44E0" w:rsidRPr="00871A36" w:rsidRDefault="00ED44E0" w:rsidP="00ED44E0">
      <w:pPr>
        <w:pStyle w:val="ListParagraph"/>
        <w:ind w:left="1080" w:hanging="720"/>
        <w:rPr>
          <w:rFonts w:cstheme="minorHAnsi"/>
          <w:sz w:val="24"/>
          <w:szCs w:val="24"/>
        </w:rPr>
      </w:pPr>
    </w:p>
    <w:p w:rsidR="00ED44E0" w:rsidRPr="00871A36" w:rsidRDefault="00ED44E0" w:rsidP="00ED44E0">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4E0" w:rsidRPr="00871A36" w:rsidRDefault="00ED44E0" w:rsidP="00ED44E0">
      <w:pPr>
        <w:spacing w:after="0"/>
        <w:ind w:left="1080"/>
        <w:rPr>
          <w:rFonts w:cstheme="minorHAnsi"/>
          <w:sz w:val="24"/>
          <w:szCs w:val="24"/>
        </w:rPr>
      </w:pPr>
    </w:p>
    <w:p w:rsidR="00ED44E0" w:rsidRDefault="00ED44E0" w:rsidP="00ED44E0">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Pr>
          <w:rFonts w:cstheme="minorHAnsi"/>
          <w:sz w:val="24"/>
          <w:szCs w:val="24"/>
        </w:rPr>
        <w:t xml:space="preserve">Click on each energized image box (both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196311">
        <w:rPr>
          <w:rFonts w:cstheme="minorHAnsi"/>
          <w:sz w:val="24"/>
          <w:szCs w:val="24"/>
        </w:rPr>
        <w:t xml:space="preserve">Click on the Submit for Analysis button in the lower right corner of the window.  </w:t>
      </w:r>
      <w:r w:rsidR="00631BCF" w:rsidRPr="00196311">
        <w:rPr>
          <w:rFonts w:cstheme="minorHAnsi"/>
          <w:sz w:val="24"/>
          <w:szCs w:val="24"/>
        </w:rPr>
        <w:t xml:space="preserve">Verify that the processing window appears and a spinning graphic as well </w:t>
      </w:r>
      <w:r w:rsidR="00196311">
        <w:rPr>
          <w:rFonts w:cstheme="minorHAnsi"/>
          <w:sz w:val="24"/>
          <w:szCs w:val="24"/>
        </w:rPr>
        <w:t xml:space="preserve">as </w:t>
      </w:r>
      <w:r w:rsidR="00631BCF" w:rsidRPr="00196311">
        <w:rPr>
          <w:rFonts w:cstheme="minorHAnsi"/>
          <w:sz w:val="24"/>
          <w:szCs w:val="24"/>
        </w:rPr>
        <w:t xml:space="preserve">text stating the function being performed appears.  </w:t>
      </w:r>
      <w:r w:rsidRPr="00196311">
        <w:rPr>
          <w:rFonts w:cstheme="minorHAnsi"/>
          <w:sz w:val="24"/>
          <w:szCs w:val="24"/>
        </w:rPr>
        <w:t xml:space="preserve">After processing, verify that a new screen displays </w:t>
      </w:r>
      <w:r w:rsidR="00723EB9" w:rsidRPr="00196311">
        <w:rPr>
          <w:rFonts w:cstheme="minorHAnsi"/>
          <w:sz w:val="24"/>
          <w:szCs w:val="24"/>
        </w:rPr>
        <w:t>with the Report for Patient Name tab highlighted.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A76323" w:rsidP="006A13EE">
      <w:pPr>
        <w:pStyle w:val="ListParagraph"/>
        <w:ind w:left="1080"/>
        <w:rPr>
          <w:rFonts w:cstheme="minorHAnsi"/>
          <w:sz w:val="24"/>
          <w:szCs w:val="24"/>
        </w:rPr>
      </w:pPr>
      <w:r>
        <w:rPr>
          <w:rFonts w:cstheme="minorHAnsi"/>
          <w:sz w:val="24"/>
          <w:szCs w:val="24"/>
        </w:rPr>
        <w:t>Click on the tab labeled “Print Report For Patient Name” and v</w:t>
      </w:r>
      <w:r w:rsidR="006A13EE" w:rsidRPr="005C44B2">
        <w:rPr>
          <w:rFonts w:cstheme="minorHAnsi"/>
          <w:sz w:val="24"/>
          <w:szCs w:val="24"/>
        </w:rPr>
        <w:t xml:space="preserve">erify </w:t>
      </w:r>
      <w:r>
        <w:rPr>
          <w:rFonts w:cstheme="minorHAnsi"/>
          <w:sz w:val="24"/>
          <w:szCs w:val="24"/>
        </w:rPr>
        <w:t>it</w:t>
      </w:r>
      <w:r w:rsidR="006A13EE" w:rsidRPr="005C44B2">
        <w:rPr>
          <w:rFonts w:cstheme="minorHAnsi"/>
          <w:sz w:val="24"/>
          <w:szCs w:val="24"/>
        </w:rPr>
        <w:t xml:space="preserve"> is five pages, page 1 contains explanations and Table 1, pages 2, 3 and 4 display Table 2</w:t>
      </w:r>
      <w:r w:rsidR="006A13EE"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w:t>
      </w:r>
      <w:r w:rsidR="00E6397B">
        <w:rPr>
          <w:rFonts w:cstheme="minorHAnsi"/>
          <w:sz w:val="24"/>
          <w:szCs w:val="24"/>
        </w:rPr>
        <w:lastRenderedPageBreak/>
        <w:t xml:space="preserve">Skeletal; </w:t>
      </w:r>
      <w:r w:rsidR="00E6397B" w:rsidRPr="00E6397B">
        <w:rPr>
          <w:rFonts w:cstheme="minorHAnsi"/>
          <w:sz w:val="24"/>
          <w:szCs w:val="24"/>
        </w:rPr>
        <w:t xml:space="preserve">Hepatic, </w:t>
      </w:r>
      <w:r w:rsidR="006A13EE" w:rsidRPr="00E6397B">
        <w:rPr>
          <w:rFonts w:cstheme="minorHAnsi"/>
          <w:sz w:val="24"/>
          <w:szCs w:val="24"/>
        </w:rPr>
        <w:t>Cardiovascular; Respiratory; Gastrointestinal</w:t>
      </w:r>
      <w:r w:rsidR="00E84900">
        <w:rPr>
          <w:rFonts w:cstheme="minorHAnsi"/>
          <w:sz w:val="24"/>
          <w:szCs w:val="24"/>
        </w:rPr>
        <w:t xml:space="preserve"> &amp; Endocrine</w:t>
      </w:r>
      <w:r w:rsidR="006A13EE" w:rsidRPr="00E6397B">
        <w:rPr>
          <w:rFonts w:cstheme="minorHAnsi"/>
          <w:sz w:val="24"/>
          <w:szCs w:val="24"/>
        </w:rPr>
        <w:t>; and Renal and Reproductive</w:t>
      </w:r>
      <w:r w:rsidR="00E6397B">
        <w:rPr>
          <w:rFonts w:cstheme="minorHAnsi"/>
          <w:sz w:val="24"/>
          <w:szCs w:val="24"/>
        </w:rPr>
        <w:t xml:space="preserve"> Systems</w:t>
      </w:r>
      <w:r w:rsidR="006A13EE"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
    <w:p w:rsidR="0023424B" w:rsidRPr="00A005BE" w:rsidRDefault="008B2F4C" w:rsidP="008B2F4C">
      <w:pPr>
        <w:pStyle w:val="ListParagraph"/>
        <w:ind w:left="1080"/>
        <w:rPr>
          <w:rFonts w:cstheme="minorHAnsi"/>
          <w:sz w:val="24"/>
          <w:szCs w:val="24"/>
        </w:rPr>
      </w:pPr>
      <w:r>
        <w:rPr>
          <w:rFonts w:cstheme="minorHAnsi"/>
          <w:sz w:val="24"/>
          <w:szCs w:val="24"/>
        </w:rPr>
        <w:t xml:space="preserve">Click on the tab labeled “Report For Patient Name”.  </w:t>
      </w:r>
      <w:r w:rsidR="0023424B" w:rsidRPr="00A005BE">
        <w:rPr>
          <w:rFonts w:cstheme="minorHAnsi"/>
          <w:sz w:val="24"/>
          <w:szCs w:val="24"/>
        </w:rPr>
        <w:t xml:space="preserve">Click on the </w:t>
      </w:r>
      <w:r>
        <w:rPr>
          <w:rFonts w:cstheme="minorHAnsi"/>
          <w:sz w:val="24"/>
          <w:szCs w:val="24"/>
        </w:rPr>
        <w:t>inner tab labeled “System Comparison”</w:t>
      </w:r>
      <w:r w:rsidR="0023424B" w:rsidRPr="00A005BE">
        <w:rPr>
          <w:rFonts w:cstheme="minorHAnsi"/>
          <w:sz w:val="24"/>
          <w:szCs w:val="24"/>
        </w:rPr>
        <w:t>.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t>
      </w:r>
      <w:r w:rsidR="008B2F4C">
        <w:rPr>
          <w:rFonts w:cstheme="minorHAnsi"/>
          <w:sz w:val="24"/>
          <w:szCs w:val="24"/>
        </w:rPr>
        <w:t>System Comparison</w:t>
      </w:r>
      <w:r w:rsidRPr="00871A36">
        <w:rPr>
          <w:rFonts w:cstheme="minorHAnsi"/>
          <w:sz w:val="24"/>
          <w:szCs w:val="24"/>
        </w:rPr>
        <w:t xml:space="preserve"> tab, Bio-fields tab</w:t>
      </w:r>
      <w:r w:rsidR="00001058">
        <w:rPr>
          <w:rFonts w:cstheme="minorHAnsi"/>
          <w:sz w:val="24"/>
          <w:szCs w:val="24"/>
        </w:rPr>
        <w:t>,</w:t>
      </w:r>
      <w:r w:rsidRPr="00871A36">
        <w:rPr>
          <w:rFonts w:cstheme="minorHAnsi"/>
          <w:sz w:val="24"/>
          <w:szCs w:val="24"/>
        </w:rPr>
        <w:t xml:space="preserve"> Print Report tab</w:t>
      </w:r>
      <w:r w:rsidR="00001058">
        <w:rPr>
          <w:rFonts w:cstheme="minorHAnsi"/>
          <w:sz w:val="24"/>
          <w:szCs w:val="24"/>
        </w:rPr>
        <w:t>, and Report for Patient Name tab</w:t>
      </w:r>
      <w:r w:rsidRPr="00871A36">
        <w:rPr>
          <w:rFonts w:cstheme="minorHAnsi"/>
          <w:sz w:val="24"/>
          <w:szCs w:val="24"/>
        </w:rPr>
        <w:t xml:space="preserve">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8B2F4C" w:rsidRDefault="008B2F4C"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the window.  Verify that the </w:t>
      </w:r>
      <w:r w:rsidR="009B7F95">
        <w:rPr>
          <w:rFonts w:cstheme="minorHAnsi"/>
          <w:sz w:val="24"/>
          <w:szCs w:val="24"/>
        </w:rPr>
        <w:t xml:space="preserve">Pre-Scan Question dialog box opens. </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Default="006652B2" w:rsidP="006652B2">
      <w:pPr>
        <w:spacing w:after="0"/>
        <w:ind w:left="1080"/>
        <w:rPr>
          <w:rFonts w:cstheme="minorHAnsi"/>
          <w:sz w:val="24"/>
          <w:szCs w:val="24"/>
        </w:rPr>
      </w:pPr>
    </w:p>
    <w:p w:rsidR="00196311" w:rsidRDefault="00196311" w:rsidP="00196311">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196311" w:rsidRPr="00871A36" w:rsidRDefault="00196311" w:rsidP="00196311">
      <w:pPr>
        <w:pStyle w:val="ListParagraph"/>
        <w:ind w:left="1080" w:hanging="720"/>
        <w:rPr>
          <w:rFonts w:cstheme="minorHAnsi"/>
          <w:sz w:val="24"/>
          <w:szCs w:val="24"/>
        </w:rPr>
      </w:pPr>
    </w:p>
    <w:p w:rsidR="00196311" w:rsidRPr="00871A36" w:rsidRDefault="00196311" w:rsidP="00196311">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7F95" w:rsidRPr="00871A36" w:rsidRDefault="009B7F95"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Note:  calibration images should not be used as they may cause a matlab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196311" w:rsidRPr="00196311">
        <w:rPr>
          <w:rFonts w:cstheme="minorHAnsi"/>
          <w:sz w:val="24"/>
          <w:szCs w:val="24"/>
        </w:rPr>
        <w:t xml:space="preserve">Click on the Submit for Analysis button in the lower right corner of the window.  Verify that the processing window appears and a spinning graphic as well </w:t>
      </w:r>
      <w:r w:rsidR="00196311">
        <w:rPr>
          <w:rFonts w:cstheme="minorHAnsi"/>
          <w:sz w:val="24"/>
          <w:szCs w:val="24"/>
        </w:rPr>
        <w:t xml:space="preserve">as </w:t>
      </w:r>
      <w:r w:rsidR="00196311" w:rsidRPr="00196311">
        <w:rPr>
          <w:rFonts w:cstheme="minorHAnsi"/>
          <w:sz w:val="24"/>
          <w:szCs w:val="24"/>
        </w:rPr>
        <w:t>text stating the function being performed appears.  After processing, verify that a new screen displays with the Report for Patient Name tab highlighted.</w:t>
      </w:r>
      <w:r w:rsidR="00AC4335">
        <w:rPr>
          <w:rFonts w:cstheme="minorHAnsi"/>
          <w:sz w:val="24"/>
          <w:szCs w:val="24"/>
        </w:rPr>
        <w:t xml:space="preserve">  Click on the tab labeled </w:t>
      </w:r>
      <w:r w:rsidR="00277A86">
        <w:rPr>
          <w:rFonts w:cstheme="minorHAnsi"/>
          <w:sz w:val="24"/>
          <w:szCs w:val="24"/>
        </w:rPr>
        <w:t xml:space="preserve">Print </w:t>
      </w:r>
      <w:r w:rsidR="00AC4335">
        <w:rPr>
          <w:rFonts w:cstheme="minorHAnsi"/>
          <w:sz w:val="24"/>
          <w:szCs w:val="24"/>
        </w:rPr>
        <w:t xml:space="preserve">Report </w:t>
      </w:r>
      <w:proofErr w:type="gramStart"/>
      <w:r w:rsidR="00AC4335">
        <w:rPr>
          <w:rFonts w:cstheme="minorHAnsi"/>
          <w:sz w:val="24"/>
          <w:szCs w:val="24"/>
        </w:rPr>
        <w:t>For</w:t>
      </w:r>
      <w:proofErr w:type="gramEnd"/>
      <w:r w:rsidR="00AC4335">
        <w:rPr>
          <w:rFonts w:cstheme="minorHAnsi"/>
          <w:sz w:val="24"/>
          <w:szCs w:val="24"/>
        </w:rPr>
        <w:t xml:space="preserve"> Patient Name.</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r w:rsidRPr="005C44B2">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9A5398" w:rsidRDefault="009A5398" w:rsidP="00BB11CE">
      <w:pPr>
        <w:pStyle w:val="ListParagraph"/>
        <w:ind w:left="1080"/>
        <w:rPr>
          <w:rFonts w:cstheme="minorHAnsi"/>
          <w:sz w:val="24"/>
          <w:szCs w:val="24"/>
        </w:rPr>
      </w:pPr>
      <w:r>
        <w:rPr>
          <w:rFonts w:cstheme="minorHAnsi"/>
          <w:sz w:val="24"/>
          <w:szCs w:val="24"/>
        </w:rPr>
        <w:t>Click on the Calibration</w:t>
      </w:r>
      <w:r w:rsidR="00277A86">
        <w:rPr>
          <w:rFonts w:cstheme="minorHAnsi"/>
          <w:sz w:val="24"/>
          <w:szCs w:val="24"/>
        </w:rPr>
        <w:t xml:space="preserve"> Data</w:t>
      </w:r>
      <w:r>
        <w:rPr>
          <w:rFonts w:cstheme="minorHAnsi"/>
          <w:sz w:val="24"/>
          <w:szCs w:val="24"/>
        </w:rPr>
        <w:t xml:space="preserve"> sub </w:t>
      </w:r>
      <w:proofErr w:type="gramStart"/>
      <w:r>
        <w:rPr>
          <w:rFonts w:cstheme="minorHAnsi"/>
          <w:sz w:val="24"/>
          <w:szCs w:val="24"/>
        </w:rPr>
        <w:t>tab,</w:t>
      </w:r>
      <w:proofErr w:type="gramEnd"/>
      <w:r>
        <w:rPr>
          <w:rFonts w:cstheme="minorHAnsi"/>
          <w:sz w:val="24"/>
          <w:szCs w:val="24"/>
        </w:rPr>
        <w:t xml:space="preserve"> verify that 10 calibration images appear labeled Calibration Image #1 through Calibration Image #10 appear.</w:t>
      </w:r>
    </w:p>
    <w:p w:rsidR="009A5398" w:rsidRDefault="009A5398" w:rsidP="00BB11CE">
      <w:pPr>
        <w:pStyle w:val="ListParagraph"/>
        <w:ind w:left="1080"/>
        <w:rPr>
          <w:rFonts w:cstheme="minorHAnsi"/>
          <w:sz w:val="24"/>
          <w:szCs w:val="24"/>
        </w:rPr>
      </w:pPr>
    </w:p>
    <w:p w:rsidR="009A5398" w:rsidRPr="00871A36" w:rsidRDefault="009A5398" w:rsidP="009A5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5398" w:rsidRDefault="009A5398"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lastRenderedPageBreak/>
        <w:t xml:space="preserve">Click on the </w:t>
      </w:r>
      <w:r w:rsidR="009A5398">
        <w:rPr>
          <w:rFonts w:cstheme="minorHAnsi"/>
          <w:sz w:val="24"/>
          <w:szCs w:val="24"/>
        </w:rPr>
        <w:t>Report For Patient Name</w:t>
      </w:r>
      <w:r w:rsidRPr="00871A36">
        <w:rPr>
          <w:rFonts w:cstheme="minorHAnsi"/>
          <w:sz w:val="24"/>
          <w:szCs w:val="24"/>
        </w:rPr>
        <w:t xml:space="preserve"> tab</w:t>
      </w:r>
      <w:r w:rsidR="003A60AD">
        <w:rPr>
          <w:rFonts w:cstheme="minorHAnsi"/>
          <w:sz w:val="24"/>
          <w:szCs w:val="24"/>
        </w:rPr>
        <w:t>, then click on the System Comparison sub tab</w:t>
      </w:r>
      <w:r w:rsidRPr="00871A36">
        <w:rPr>
          <w:rFonts w:cstheme="minorHAnsi"/>
          <w:sz w:val="24"/>
          <w:szCs w:val="24"/>
        </w:rPr>
        <w:t>.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Default="00D76F14" w:rsidP="00D51443">
      <w:pPr>
        <w:pStyle w:val="ListParagraph"/>
        <w:ind w:left="1080"/>
        <w:rPr>
          <w:rFonts w:cstheme="minorHAnsi"/>
          <w:sz w:val="24"/>
          <w:szCs w:val="24"/>
        </w:rPr>
      </w:pPr>
    </w:p>
    <w:p w:rsidR="00277A86" w:rsidRPr="00871A36" w:rsidRDefault="00277A86" w:rsidP="00D51443">
      <w:pPr>
        <w:pStyle w:val="ListParagraph"/>
        <w:ind w:left="1080"/>
        <w:rPr>
          <w:rFonts w:cstheme="minorHAnsi"/>
          <w:sz w:val="24"/>
          <w:szCs w:val="24"/>
        </w:rPr>
      </w:pPr>
      <w:r>
        <w:rPr>
          <w:rFonts w:cstheme="minorHAnsi"/>
          <w:sz w:val="24"/>
          <w:szCs w:val="24"/>
        </w:rPr>
        <w:t>Click ‘X’ in the upper right corner of the screen until you return to the ClearView main screen.</w:t>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F90180">
        <w:rPr>
          <w:rFonts w:cstheme="minorHAnsi"/>
          <w:sz w:val="24"/>
          <w:szCs w:val="24"/>
        </w:rPr>
        <w:t>System Comparison</w:t>
      </w:r>
      <w:r w:rsidR="008C2262" w:rsidRPr="00871A36">
        <w:rPr>
          <w:rFonts w:cstheme="minorHAnsi"/>
          <w:sz w:val="24"/>
          <w:szCs w:val="24"/>
        </w:rPr>
        <w:t xml:space="preserve"> tab</w:t>
      </w:r>
      <w:r w:rsidR="009A15EC" w:rsidRPr="00871A36">
        <w:rPr>
          <w:rFonts w:cstheme="minorHAnsi"/>
          <w:sz w:val="24"/>
          <w:szCs w:val="24"/>
        </w:rPr>
        <w:t xml:space="preserve">, Admin pages, </w:t>
      </w:r>
      <w:r w:rsidR="008C2262" w:rsidRPr="00871A36">
        <w:rPr>
          <w:rFonts w:cstheme="minorHAnsi"/>
          <w:sz w:val="24"/>
          <w:szCs w:val="24"/>
        </w:rPr>
        <w:t>Bio-fields tab</w:t>
      </w:r>
      <w:r w:rsidR="00F90180">
        <w:rPr>
          <w:rFonts w:cstheme="minorHAnsi"/>
          <w:sz w:val="24"/>
          <w:szCs w:val="24"/>
        </w:rPr>
        <w:t>, Report For Patient Name tab,</w:t>
      </w:r>
      <w:r w:rsidR="008C2262" w:rsidRPr="00871A36">
        <w:rPr>
          <w:rFonts w:cstheme="minorHAnsi"/>
          <w:sz w:val="24"/>
          <w:szCs w:val="24"/>
        </w:rPr>
        <w:t xml:space="preserve">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“EPICUser”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515AAD" w:rsidP="007723C5">
      <w:pPr>
        <w:pStyle w:val="ListParagraph"/>
        <w:ind w:left="1080"/>
        <w:rPr>
          <w:rFonts w:cstheme="minorHAnsi"/>
          <w:sz w:val="24"/>
          <w:szCs w:val="24"/>
        </w:rPr>
      </w:pPr>
      <w:r>
        <w:rPr>
          <w:noProof/>
        </w:rPr>
        <w:drawing>
          <wp:inline distT="0" distB="0" distL="0" distR="0" wp14:anchorId="3B04DAAE" wp14:editId="44462232">
            <wp:extent cx="4375150" cy="1409065"/>
            <wp:effectExtent l="0" t="0" r="6350" b="635"/>
            <wp:docPr id="20" name="Picture 20" descr="O:\Scott\PatientDem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PatientDemo.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150" cy="1409065"/>
                    </a:xfrm>
                    <a:prstGeom prst="rect">
                      <a:avLst/>
                    </a:prstGeom>
                    <a:noFill/>
                    <a:ln>
                      <a:noFill/>
                    </a:ln>
                  </pic:spPr>
                </pic:pic>
              </a:graphicData>
            </a:graphic>
          </wp:inline>
        </w:drawing>
      </w:r>
    </w:p>
    <w:p w:rsidR="00653093" w:rsidRPr="00871A36" w:rsidRDefault="00653093" w:rsidP="00D51443">
      <w:pPr>
        <w:pStyle w:val="ListParagraph"/>
        <w:tabs>
          <w:tab w:val="left" w:pos="1080"/>
          <w:tab w:val="left" w:pos="1350"/>
        </w:tabs>
        <w:ind w:left="1080"/>
        <w:rPr>
          <w:rFonts w:cstheme="minorHAnsi"/>
          <w:sz w:val="24"/>
          <w:szCs w:val="24"/>
        </w:rPr>
      </w:pP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lastRenderedPageBreak/>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Search Capture icon.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With all entry fields blank or null, click the Find button. Verify that a list of patients with columns for Patient Name, Treatment I</w:t>
      </w:r>
      <w:r w:rsidR="00C0787B">
        <w:rPr>
          <w:rFonts w:cstheme="minorHAnsi"/>
          <w:sz w:val="24"/>
          <w:szCs w:val="24"/>
        </w:rPr>
        <w:t>D</w:t>
      </w:r>
      <w:r w:rsidRPr="00871A36">
        <w:rPr>
          <w:rFonts w:cstheme="minorHAnsi"/>
          <w:sz w:val="24"/>
          <w:szCs w:val="24"/>
        </w:rPr>
        <w:t xml:space="preserve">,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t>Select three (3) different Patient Names and record the name</w:t>
      </w:r>
      <w:r w:rsidR="00A00246" w:rsidRPr="00871A36">
        <w:rPr>
          <w:rFonts w:cstheme="minorHAnsi"/>
          <w:sz w:val="24"/>
          <w:szCs w:val="24"/>
        </w:rPr>
        <w:t>, Treatment I</w:t>
      </w:r>
      <w:r w:rsidR="00C0787B">
        <w:rPr>
          <w:rFonts w:cstheme="minorHAnsi"/>
          <w:sz w:val="24"/>
          <w:szCs w:val="24"/>
        </w:rPr>
        <w:t>D</w:t>
      </w:r>
      <w:r w:rsidR="00A00246" w:rsidRPr="00871A36">
        <w:rPr>
          <w:rFonts w:cstheme="minorHAnsi"/>
          <w:sz w:val="24"/>
          <w:szCs w:val="24"/>
        </w:rPr>
        <w:t>,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Pr="00E67E9B" w:rsidRDefault="00277A86" w:rsidP="00053339">
      <w:pPr>
        <w:pStyle w:val="ListParagraph"/>
        <w:tabs>
          <w:tab w:val="left" w:pos="1440"/>
        </w:tabs>
        <w:spacing w:after="0"/>
        <w:ind w:left="1980"/>
        <w:rPr>
          <w:rFonts w:cstheme="minorHAnsi"/>
          <w:sz w:val="24"/>
          <w:szCs w:val="24"/>
        </w:rPr>
      </w:pPr>
      <w:r w:rsidRPr="00E67E9B">
        <w:rPr>
          <w:rFonts w:cstheme="minorHAnsi"/>
          <w:sz w:val="24"/>
          <w:szCs w:val="24"/>
        </w:rPr>
        <w:t>Click X on the Search Capture Screen.</w:t>
      </w: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w:t>
      </w:r>
      <w:r w:rsidR="002F6954">
        <w:rPr>
          <w:rFonts w:cstheme="minorHAnsi"/>
          <w:sz w:val="24"/>
          <w:szCs w:val="24"/>
        </w:rPr>
        <w:t xml:space="preserve">Find and </w:t>
      </w:r>
      <w:del w:id="163" w:author="Scott Pletzer" w:date="2012-10-29T10:31:00Z">
        <w:r w:rsidR="002F6954" w:rsidDel="00BE52C2">
          <w:rPr>
            <w:rFonts w:cstheme="minorHAnsi"/>
            <w:sz w:val="24"/>
            <w:szCs w:val="24"/>
          </w:rPr>
          <w:delText xml:space="preserve">open </w:delText>
        </w:r>
      </w:del>
      <w:ins w:id="164" w:author="Scott Pletzer" w:date="2012-10-29T10:31:00Z">
        <w:r w:rsidR="00BE52C2">
          <w:rPr>
            <w:rFonts w:cstheme="minorHAnsi"/>
            <w:sz w:val="24"/>
            <w:szCs w:val="24"/>
          </w:rPr>
          <w:t xml:space="preserve">click the “View Report” button for </w:t>
        </w:r>
      </w:ins>
      <w:r w:rsidR="002F6954">
        <w:rPr>
          <w:rFonts w:cstheme="minorHAnsi"/>
          <w:sz w:val="24"/>
          <w:szCs w:val="24"/>
        </w:rPr>
        <w:t xml:space="preserve">the 3 patient names identified above.  </w:t>
      </w:r>
      <w:r w:rsidRPr="00871A36">
        <w:rPr>
          <w:rFonts w:cstheme="minorHAnsi"/>
          <w:sz w:val="24"/>
          <w:szCs w:val="24"/>
        </w:rPr>
        <w:t>Click on the Admin Pages tab to open the Raw Data tab.</w:t>
      </w:r>
      <w:r>
        <w:rPr>
          <w:rFonts w:cstheme="minorHAnsi"/>
          <w:sz w:val="24"/>
          <w:szCs w:val="24"/>
        </w:rPr>
        <w:t xml:space="preserve">    </w:t>
      </w:r>
      <w:r w:rsidRPr="00871A36">
        <w:rPr>
          <w:rFonts w:cstheme="minorHAnsi"/>
          <w:sz w:val="24"/>
          <w:szCs w:val="24"/>
        </w:rPr>
        <w:t xml:space="preserve"> </w:t>
      </w:r>
      <w:del w:id="165" w:author="Scott Pletzer" w:date="2012-10-29T10:31:00Z">
        <w:r w:rsidDel="00BE52C2">
          <w:rPr>
            <w:rFonts w:cstheme="minorHAnsi"/>
            <w:sz w:val="24"/>
            <w:szCs w:val="24"/>
          </w:rPr>
          <w:delText>Locate the report for</w:delText>
        </w:r>
        <w:r w:rsidRPr="00871A36" w:rsidDel="00BE52C2">
          <w:rPr>
            <w:rFonts w:cstheme="minorHAnsi"/>
            <w:sz w:val="24"/>
            <w:szCs w:val="24"/>
          </w:rPr>
          <w:delText xml:space="preserve"> each Patient Name/Treatment I</w:delText>
        </w:r>
        <w:r w:rsidR="002F6954" w:rsidDel="00BE52C2">
          <w:rPr>
            <w:rFonts w:cstheme="minorHAnsi"/>
            <w:sz w:val="24"/>
            <w:szCs w:val="24"/>
          </w:rPr>
          <w:delText>D</w:delText>
        </w:r>
        <w:r w:rsidRPr="00871A36" w:rsidDel="00BE52C2">
          <w:rPr>
            <w:rFonts w:cstheme="minorHAnsi"/>
            <w:sz w:val="24"/>
            <w:szCs w:val="24"/>
          </w:rPr>
          <w:delText xml:space="preserve"> pair in </w:delText>
        </w:r>
        <w:r w:rsidDel="00BE52C2">
          <w:rPr>
            <w:rFonts w:cstheme="minorHAnsi"/>
            <w:sz w:val="24"/>
            <w:szCs w:val="24"/>
          </w:rPr>
          <w:delText>section 6.7.1 of the original protocol</w:delText>
        </w:r>
        <w:r w:rsidRPr="00871A36" w:rsidDel="00BE52C2">
          <w:rPr>
            <w:rFonts w:cstheme="minorHAnsi"/>
            <w:sz w:val="24"/>
            <w:szCs w:val="24"/>
          </w:rPr>
          <w:delText xml:space="preserve">, highlight and click on the View Report button.  </w:delText>
        </w:r>
      </w:del>
      <w:r w:rsidRPr="00871A36">
        <w:rPr>
          <w:rFonts w:cstheme="minorHAnsi"/>
          <w:sz w:val="24"/>
          <w:szCs w:val="24"/>
        </w:rPr>
        <w:t xml:space="preserve">After processing, the ClearView Report screen will open.  </w:t>
      </w:r>
      <w:r>
        <w:rPr>
          <w:rFonts w:cstheme="minorHAnsi"/>
          <w:sz w:val="24"/>
          <w:szCs w:val="24"/>
        </w:rPr>
        <w:t xml:space="preserve"> </w:t>
      </w:r>
      <w:r w:rsidRPr="00871A36">
        <w:rPr>
          <w:rFonts w:cstheme="minorHAnsi"/>
          <w:sz w:val="24"/>
          <w:szCs w:val="24"/>
        </w:rPr>
        <w:t xml:space="preserve">Locate the name from the Admin Pages tab (name follows Admin </w:t>
      </w:r>
      <w:r w:rsidRPr="00871A36">
        <w:rPr>
          <w:rFonts w:cstheme="minorHAnsi"/>
          <w:sz w:val="24"/>
          <w:szCs w:val="24"/>
        </w:rPr>
        <w:lastRenderedPageBreak/>
        <w:t>Pages for), locate the  PatientTreatmentId column, and locate the DateAnalysed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DateAnalysed column.</w:t>
      </w:r>
      <w:r w:rsidR="0055781C">
        <w:rPr>
          <w:rFonts w:cstheme="minorHAnsi"/>
          <w:sz w:val="24"/>
          <w:szCs w:val="24"/>
        </w:rPr>
        <w:t xml:space="preserve">  Click the “X” in the upper right corner of the screen until all tabs are closed and the ClearView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 xml:space="preserve">Click on the Change Login icon at the top of the screen.  Login as “EPICUser”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Validation and click Find.  Verify that only patients with the last name of Validation are displayed and record </w:t>
      </w:r>
      <w:r w:rsidR="00300E5C">
        <w:rPr>
          <w:rFonts w:cstheme="minorHAnsi"/>
          <w:sz w:val="24"/>
          <w:szCs w:val="24"/>
        </w:rPr>
        <w:t xml:space="preserve">any random 3 of </w:t>
      </w:r>
      <w:r w:rsidRPr="00871A36">
        <w:rPr>
          <w:rFonts w:cstheme="minorHAnsi"/>
          <w:sz w:val="24"/>
          <w:szCs w:val="24"/>
        </w:rPr>
        <w:t>the result</w:t>
      </w:r>
      <w:r w:rsidR="00300E5C">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E and click Find.  Verify that only patients with last names beginning with E are displayed and record </w:t>
      </w:r>
      <w:r w:rsidR="002E424D">
        <w:rPr>
          <w:rFonts w:cstheme="minorHAnsi"/>
          <w:sz w:val="24"/>
          <w:szCs w:val="24"/>
        </w:rPr>
        <w:t xml:space="preserve">any random 3 of </w:t>
      </w:r>
      <w:r w:rsidRPr="00871A36">
        <w:rPr>
          <w:rFonts w:cstheme="minorHAnsi"/>
          <w:sz w:val="24"/>
          <w:szCs w:val="24"/>
        </w:rPr>
        <w:t>the result</w:t>
      </w:r>
      <w:r w:rsidR="002E424D">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w:t>
      </w:r>
      <w:r w:rsidR="00277A86">
        <w:rPr>
          <w:rFonts w:cstheme="minorHAnsi"/>
          <w:sz w:val="24"/>
          <w:szCs w:val="24"/>
        </w:rPr>
        <w:t xml:space="preserve"> highlight then</w:t>
      </w:r>
      <w:r w:rsidRPr="00871A36">
        <w:rPr>
          <w:rFonts w:cstheme="minorHAnsi"/>
          <w:sz w:val="24"/>
          <w:szCs w:val="24"/>
        </w:rPr>
        <w:t xml:space="preserve">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w:t>
      </w:r>
      <w:r w:rsidR="00BF68C7">
        <w:rPr>
          <w:rFonts w:cstheme="minorHAnsi"/>
          <w:sz w:val="24"/>
          <w:szCs w:val="24"/>
        </w:rPr>
        <w:t xml:space="preserve"> any random 3 of</w:t>
      </w:r>
      <w:r w:rsidRPr="00871A36">
        <w:rPr>
          <w:rFonts w:cstheme="minorHAnsi"/>
          <w:sz w:val="24"/>
          <w:szCs w:val="24"/>
        </w:rPr>
        <w:t xml:space="preserve"> the result</w:t>
      </w:r>
      <w:r w:rsidR="00BF68C7">
        <w:rPr>
          <w:rFonts w:cstheme="minorHAnsi"/>
          <w:sz w:val="24"/>
          <w:szCs w:val="24"/>
        </w:rPr>
        <w:t>s</w:t>
      </w:r>
      <w:r w:rsidRPr="00871A36">
        <w:rPr>
          <w:rFonts w:cstheme="minorHAnsi"/>
          <w:sz w:val="24"/>
          <w:szCs w:val="24"/>
        </w:rPr>
        <w: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1E7CD5" w:rsidRPr="00871A36" w:rsidRDefault="001E7CD5" w:rsidP="00A005BE">
      <w:pPr>
        <w:spacing w:after="0"/>
        <w:ind w:left="1080"/>
        <w:rPr>
          <w:rFonts w:cstheme="minorHAnsi"/>
          <w:b/>
          <w:sz w:val="24"/>
          <w:szCs w:val="24"/>
          <w:u w:val="single"/>
        </w:rPr>
      </w:pPr>
      <w:r w:rsidRPr="00871A36">
        <w:rPr>
          <w:rFonts w:cstheme="minorHAnsi"/>
          <w:sz w:val="24"/>
          <w:szCs w:val="24"/>
        </w:rPr>
        <w:t xml:space="preserve">Delete any information in the first name and last name box.  </w:t>
      </w:r>
    </w:p>
    <w:p w:rsidR="001E7CD5" w:rsidRPr="00871A36" w:rsidRDefault="001E7CD5" w:rsidP="000235F7">
      <w:pPr>
        <w:spacing w:after="0"/>
        <w:ind w:left="1080"/>
        <w:rPr>
          <w:rFonts w:cstheme="minorHAnsi"/>
          <w:sz w:val="24"/>
          <w:szCs w:val="24"/>
        </w:rPr>
      </w:pP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w:t>
      </w:r>
      <w:r w:rsidR="005D1FF4">
        <w:rPr>
          <w:rFonts w:cstheme="minorHAnsi"/>
          <w:sz w:val="24"/>
          <w:szCs w:val="24"/>
        </w:rPr>
        <w:t xml:space="preserve"> and verify that the scan dates for each of the records found is between the dates entered</w:t>
      </w:r>
      <w:r w:rsidRPr="00871A36">
        <w:rPr>
          <w:rFonts w:cstheme="minorHAnsi"/>
          <w:sz w:val="24"/>
          <w:szCs w:val="24"/>
        </w:rPr>
        <w:t xml:space="preserve">.  Record </w:t>
      </w:r>
      <w:r w:rsidR="005D1FF4">
        <w:rPr>
          <w:rFonts w:cstheme="minorHAnsi"/>
          <w:sz w:val="24"/>
          <w:szCs w:val="24"/>
        </w:rPr>
        <w:t xml:space="preserve">any random 3 of </w:t>
      </w:r>
      <w:r w:rsidRPr="00871A36">
        <w:rPr>
          <w:rFonts w:cstheme="minorHAnsi"/>
          <w:sz w:val="24"/>
          <w:szCs w:val="24"/>
        </w:rPr>
        <w:t>the result</w:t>
      </w:r>
      <w:r w:rsidR="005D1FF4">
        <w:rPr>
          <w:rFonts w:cstheme="minorHAnsi"/>
          <w:sz w:val="24"/>
          <w:szCs w:val="24"/>
        </w:rPr>
        <w:t>s</w:t>
      </w:r>
      <w:r w:rsidRPr="00871A36">
        <w:rPr>
          <w:rFonts w:cstheme="minorHAnsi"/>
          <w:sz w:val="24"/>
          <w:szCs w:val="24"/>
        </w:rPr>
        <w: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 xml:space="preserve">Close </w:t>
      </w:r>
      <w:r w:rsidR="00D56F7A">
        <w:rPr>
          <w:rFonts w:cstheme="minorHAnsi"/>
          <w:sz w:val="24"/>
          <w:szCs w:val="24"/>
        </w:rPr>
        <w:t xml:space="preserve">the Search Capture dialog as well as </w:t>
      </w:r>
      <w:r w:rsidRPr="00871A36">
        <w:rPr>
          <w:rFonts w:cstheme="minorHAnsi"/>
          <w:sz w:val="24"/>
          <w:szCs w:val="24"/>
        </w:rPr>
        <w:t>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3E47B7">
        <w:rPr>
          <w:rFonts w:cstheme="minorHAnsi"/>
          <w:sz w:val="24"/>
          <w:szCs w:val="24"/>
        </w:rPr>
        <w:t xml:space="preserve"> and verify that a second Search Capture window does not appear</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t xml:space="preserve">patient name </w:t>
      </w:r>
      <w:r w:rsidR="00AA4F4B" w:rsidRPr="00871A36">
        <w:rPr>
          <w:rFonts w:cstheme="minorHAnsi"/>
          <w:sz w:val="24"/>
          <w:szCs w:val="24"/>
        </w:rPr>
        <w:t>Epic Validation</w:t>
      </w:r>
      <w:r w:rsidR="00AD73E4" w:rsidRPr="00871A36">
        <w:rPr>
          <w:rFonts w:cstheme="minorHAnsi"/>
          <w:sz w:val="24"/>
          <w:szCs w:val="24"/>
        </w:rPr>
        <w:t xml:space="preserve">.  </w:t>
      </w:r>
      <w:r w:rsidR="00896D7E" w:rsidRPr="00871A36">
        <w:rPr>
          <w:rFonts w:cstheme="minorHAnsi"/>
          <w:sz w:val="24"/>
          <w:szCs w:val="24"/>
        </w:rPr>
        <w:t xml:space="preserve">Click to highlight </w:t>
      </w:r>
      <w:r w:rsidR="00D15A24">
        <w:rPr>
          <w:rFonts w:cstheme="minorHAnsi"/>
          <w:sz w:val="24"/>
          <w:szCs w:val="24"/>
        </w:rPr>
        <w:t xml:space="preserve">one of the records for </w:t>
      </w:r>
      <w:r w:rsidR="00896D7E" w:rsidRPr="00871A36">
        <w:rPr>
          <w:rFonts w:cstheme="minorHAnsi"/>
          <w:sz w:val="24"/>
          <w:szCs w:val="24"/>
        </w:rPr>
        <w:t>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7A6CC5">
        <w:rPr>
          <w:rFonts w:cstheme="minorHAnsi"/>
          <w:sz w:val="24"/>
          <w:szCs w:val="24"/>
        </w:rPr>
        <w:t>Report For patient name Epic Validation</w:t>
      </w:r>
      <w:r w:rsidR="007428C2" w:rsidRPr="00871A36">
        <w:rPr>
          <w:rFonts w:cstheme="minorHAnsi"/>
          <w:sz w:val="24"/>
          <w:szCs w:val="24"/>
        </w:rPr>
        <w:t xml:space="preserve"> tab</w:t>
      </w:r>
      <w:r w:rsidR="006010E6" w:rsidRPr="00871A36">
        <w:rPr>
          <w:rFonts w:cstheme="minorHAnsi"/>
          <w:sz w:val="24"/>
          <w:szCs w:val="24"/>
        </w:rPr>
        <w:t xml:space="preserve"> open and the ClearView Report is displayed.  Verify that there </w:t>
      </w:r>
      <w:r w:rsidR="007A6CC5">
        <w:rPr>
          <w:rFonts w:cstheme="minorHAnsi"/>
          <w:sz w:val="24"/>
          <w:szCs w:val="24"/>
        </w:rPr>
        <w:t>is</w:t>
      </w:r>
      <w:r w:rsidR="007A6CC5" w:rsidRPr="00871A36">
        <w:rPr>
          <w:rFonts w:cstheme="minorHAnsi"/>
          <w:sz w:val="24"/>
          <w:szCs w:val="24"/>
        </w:rPr>
        <w:t xml:space="preserve"> </w:t>
      </w:r>
      <w:r w:rsidR="007A6CC5">
        <w:rPr>
          <w:rFonts w:cstheme="minorHAnsi"/>
          <w:sz w:val="24"/>
          <w:szCs w:val="24"/>
        </w:rPr>
        <w:t xml:space="preserve">also a </w:t>
      </w:r>
      <w:r w:rsidR="006010E6" w:rsidRPr="00871A36">
        <w:rPr>
          <w:rFonts w:cstheme="minorHAnsi"/>
          <w:sz w:val="24"/>
          <w:szCs w:val="24"/>
        </w:rPr>
        <w:t xml:space="preserve">tab for </w:t>
      </w:r>
      <w:r w:rsidR="007A6CC5">
        <w:rPr>
          <w:rFonts w:cstheme="minorHAnsi"/>
          <w:sz w:val="24"/>
          <w:szCs w:val="24"/>
        </w:rPr>
        <w:t>Print Report for patient name Epic Validation that appears.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lastRenderedPageBreak/>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and identify patient name Epic Validation</w:t>
      </w:r>
      <w:r w:rsidR="00AD1B05">
        <w:rPr>
          <w:rFonts w:cstheme="minorHAnsi"/>
          <w:sz w:val="24"/>
          <w:szCs w:val="24"/>
        </w:rPr>
        <w:t xml:space="preserve"> </w:t>
      </w:r>
      <w:r w:rsidR="001D5D09">
        <w:rPr>
          <w:rFonts w:cstheme="minorHAnsi"/>
          <w:sz w:val="24"/>
          <w:szCs w:val="24"/>
        </w:rPr>
        <w:t xml:space="preserve">with </w:t>
      </w:r>
      <w:r w:rsidR="002573D1">
        <w:rPr>
          <w:rFonts w:cstheme="minorHAnsi"/>
          <w:sz w:val="24"/>
          <w:szCs w:val="24"/>
        </w:rPr>
        <w:t>a recent s</w:t>
      </w:r>
      <w:r w:rsidR="001D5D09">
        <w:rPr>
          <w:rFonts w:cstheme="minorHAnsi"/>
          <w:sz w:val="24"/>
          <w:szCs w:val="24"/>
        </w:rPr>
        <w:t xml:space="preserve">can </w:t>
      </w:r>
      <w:r w:rsidR="002573D1">
        <w:rPr>
          <w:rFonts w:cstheme="minorHAnsi"/>
          <w:sz w:val="24"/>
          <w:szCs w:val="24"/>
        </w:rPr>
        <w:t>d</w:t>
      </w:r>
      <w:r w:rsidR="001D5D09">
        <w:rPr>
          <w:rFonts w:cstheme="minorHAnsi"/>
          <w:sz w:val="24"/>
          <w:szCs w:val="24"/>
        </w:rPr>
        <w:t>ate</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lastRenderedPageBreak/>
        <w:t xml:space="preserve">Click the Search Capture button.  Verify that the Search Capture window opens.  Click on the Find button in the upper right corner of the displayed window.  Search and identify </w:t>
      </w:r>
      <w:r w:rsidR="00797DAF">
        <w:rPr>
          <w:rFonts w:cstheme="minorHAnsi"/>
          <w:sz w:val="24"/>
          <w:szCs w:val="24"/>
        </w:rPr>
        <w:t xml:space="preserve">any </w:t>
      </w:r>
      <w:r w:rsidRPr="00871A36">
        <w:rPr>
          <w:rFonts w:cstheme="minorHAnsi"/>
          <w:sz w:val="24"/>
          <w:szCs w:val="24"/>
        </w:rPr>
        <w:t>patient</w:t>
      </w:r>
      <w:r w:rsidR="00797DAF">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797DAF">
        <w:rPr>
          <w:rFonts w:cstheme="minorHAnsi"/>
          <w:sz w:val="24"/>
          <w:szCs w:val="24"/>
        </w:rPr>
        <w:t xml:space="preserve">of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BE1FAD">
        <w:rPr>
          <w:rFonts w:cstheme="minorHAnsi"/>
          <w:sz w:val="24"/>
          <w:szCs w:val="24"/>
        </w:rPr>
        <w:t xml:space="preserve">any different </w:t>
      </w:r>
      <w:r w:rsidRPr="00871A36">
        <w:rPr>
          <w:rFonts w:cstheme="minorHAnsi"/>
          <w:sz w:val="24"/>
          <w:szCs w:val="24"/>
        </w:rPr>
        <w:t>patient</w:t>
      </w:r>
      <w:r w:rsidR="00BE1FAD">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Pr="00871A36">
        <w:rPr>
          <w:rFonts w:cstheme="minorHAnsi"/>
          <w:sz w:val="24"/>
          <w:szCs w:val="24"/>
        </w:rPr>
        <w:t>Validation</w:t>
      </w:r>
      <w:r w:rsidR="0069010E">
        <w:rPr>
          <w:rFonts w:cstheme="minorHAnsi"/>
          <w:sz w:val="24"/>
          <w:szCs w:val="24"/>
        </w:rPr>
        <w:t xml:space="preserve"> </w:t>
      </w:r>
      <w:r w:rsidR="008C7D29">
        <w:rPr>
          <w:rFonts w:cstheme="minorHAnsi"/>
          <w:sz w:val="24"/>
          <w:szCs w:val="24"/>
        </w:rPr>
        <w:t>and select a recent treatment ID</w:t>
      </w:r>
      <w:r w:rsidRPr="00871A36">
        <w:rPr>
          <w:rFonts w:cstheme="minorHAnsi"/>
          <w:sz w:val="24"/>
          <w:szCs w:val="24"/>
        </w:rPr>
        <w:t xml:space="preserve">.  Click to highlight this patient and click the View Capture button in the lower right corner of the displayed window.  Verify that the View Capture tab is opened and the View </w:t>
      </w:r>
      <w:r w:rsidRPr="00871A36">
        <w:rPr>
          <w:rFonts w:cstheme="minorHAnsi"/>
          <w:sz w:val="24"/>
          <w:szCs w:val="24"/>
        </w:rPr>
        <w:lastRenderedPageBreak/>
        <w:t xml:space="preserve">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w:t>
      </w:r>
      <w:r w:rsidR="00802A7F">
        <w:rPr>
          <w:rFonts w:cstheme="minorHAnsi"/>
          <w:sz w:val="24"/>
          <w:szCs w:val="24"/>
        </w:rPr>
        <w:t xml:space="preserve"> from both the Captured Image box as well as the Finger Image box (if a finger image is present)</w:t>
      </w:r>
      <w:r w:rsidRPr="00871A36">
        <w:rPr>
          <w:rFonts w:cstheme="minorHAnsi"/>
          <w:sz w:val="24"/>
          <w:szCs w:val="24"/>
        </w:rPr>
        <w:t>.  Click again to check and verify that the crossha</w:t>
      </w:r>
      <w:r w:rsidR="000207D1">
        <w:rPr>
          <w:rFonts w:cstheme="minorHAnsi"/>
          <w:sz w:val="24"/>
          <w:szCs w:val="24"/>
        </w:rPr>
        <w:t>irs and yellow circle reappear in the Captured Image box</w:t>
      </w:r>
      <w:r w:rsidR="00802A7F">
        <w:rPr>
          <w:rFonts w:cstheme="minorHAnsi"/>
          <w:sz w:val="24"/>
          <w:szCs w:val="24"/>
        </w:rPr>
        <w:t xml:space="preserve"> as well as the Finger Image box</w:t>
      </w:r>
      <w:r w:rsidR="000207D1">
        <w:rPr>
          <w:rFonts w:cstheme="minorHAnsi"/>
          <w:sz w:val="24"/>
          <w:szCs w:val="24"/>
        </w:rPr>
        <w:t>.</w:t>
      </w:r>
      <w:r w:rsidR="00802A7F">
        <w:rPr>
          <w:rFonts w:cstheme="minorHAnsi"/>
          <w:sz w:val="24"/>
          <w:szCs w:val="24"/>
        </w:rPr>
        <w:t xml:space="preserve">  </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w:t>
      </w:r>
      <w:r w:rsidRPr="00871A36">
        <w:rPr>
          <w:rFonts w:cstheme="minorHAnsi"/>
          <w:sz w:val="24"/>
          <w:szCs w:val="24"/>
        </w:rPr>
        <w:lastRenderedPageBreak/>
        <w:t>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900A02" w:rsidRPr="00871A36">
        <w:rPr>
          <w:rFonts w:cstheme="minorHAnsi"/>
          <w:sz w:val="24"/>
          <w:szCs w:val="24"/>
        </w:rPr>
        <w:t>Epic Validation</w:t>
      </w:r>
      <w:r w:rsidR="00900A02">
        <w:rPr>
          <w:rFonts w:cstheme="minorHAnsi"/>
          <w:sz w:val="24"/>
          <w:szCs w:val="24"/>
        </w:rPr>
        <w:t xml:space="preserve"> with a recent scan date</w:t>
      </w:r>
      <w:r w:rsidRPr="00871A36">
        <w:rPr>
          <w:rFonts w:cstheme="minorHAnsi"/>
          <w:sz w:val="24"/>
          <w:szCs w:val="24"/>
        </w:rPr>
        <w:t xml:space="preserve">.  Click to highlight this patient and </w:t>
      </w:r>
      <w:r w:rsidR="00900A02">
        <w:rPr>
          <w:rFonts w:cstheme="minorHAnsi"/>
          <w:sz w:val="24"/>
          <w:szCs w:val="24"/>
        </w:rPr>
        <w:t xml:space="preserve">the </w:t>
      </w:r>
      <w:r w:rsidRPr="00871A36">
        <w:rPr>
          <w:rFonts w:cstheme="minorHAnsi"/>
          <w:sz w:val="24"/>
          <w:szCs w:val="24"/>
        </w:rPr>
        <w:t>Treatment I</w:t>
      </w:r>
      <w:r w:rsidR="00235C81">
        <w:rPr>
          <w:rFonts w:cstheme="minorHAnsi"/>
          <w:sz w:val="24"/>
          <w:szCs w:val="24"/>
        </w:rPr>
        <w:t>D</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w:t>
      </w:r>
      <w:r w:rsidR="003874DD">
        <w:rPr>
          <w:rFonts w:cstheme="minorHAnsi"/>
          <w:sz w:val="24"/>
          <w:szCs w:val="24"/>
        </w:rPr>
        <w:t xml:space="preserve">Report For Patient Name </w:t>
      </w:r>
      <w:r w:rsidRPr="00871A36">
        <w:rPr>
          <w:rFonts w:cstheme="minorHAnsi"/>
          <w:sz w:val="24"/>
          <w:szCs w:val="24"/>
        </w:rPr>
        <w:t>tab open</w:t>
      </w:r>
      <w:r w:rsidR="003874DD">
        <w:rPr>
          <w:rFonts w:cstheme="minorHAnsi"/>
          <w:sz w:val="24"/>
          <w:szCs w:val="24"/>
        </w:rPr>
        <w:t>ed</w:t>
      </w:r>
      <w:r w:rsidRPr="00871A36">
        <w:rPr>
          <w:rFonts w:cstheme="minorHAnsi"/>
          <w:sz w:val="24"/>
          <w:szCs w:val="24"/>
        </w:rPr>
        <w:t>.</w:t>
      </w:r>
      <w:r w:rsidR="00C06EEC">
        <w:rPr>
          <w:rFonts w:cstheme="minorHAnsi"/>
          <w:sz w:val="24"/>
          <w:szCs w:val="24"/>
        </w:rPr>
        <w:t xml:space="preserve">  Note:  Processing for this to occur may take several minutes.</w:t>
      </w:r>
      <w:r w:rsidRPr="00871A36">
        <w:rPr>
          <w:rFonts w:cstheme="minorHAnsi"/>
          <w:sz w:val="24"/>
          <w:szCs w:val="24"/>
        </w:rPr>
        <w:t xml:space="preserve">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50D3" w:rsidP="00CB07B0">
      <w:pPr>
        <w:pStyle w:val="ListParagraph"/>
        <w:ind w:left="1080"/>
        <w:rPr>
          <w:rFonts w:cstheme="minorHAnsi"/>
          <w:sz w:val="24"/>
          <w:szCs w:val="24"/>
        </w:rPr>
      </w:pPr>
      <w:r>
        <w:rPr>
          <w:rFonts w:cstheme="minorHAnsi"/>
          <w:sz w:val="24"/>
          <w:szCs w:val="24"/>
        </w:rPr>
        <w:t>Click on the tab labeled Print Report For Patient Name</w:t>
      </w:r>
      <w:r w:rsidR="009A7447">
        <w:rPr>
          <w:rFonts w:cstheme="minorHAnsi"/>
          <w:sz w:val="24"/>
          <w:szCs w:val="24"/>
        </w:rPr>
        <w:tab/>
      </w:r>
      <w:r w:rsidR="00CB07B0" w:rsidRPr="005C44B2">
        <w:rPr>
          <w:rFonts w:cstheme="minorHAnsi"/>
          <w:sz w:val="24"/>
          <w:szCs w:val="24"/>
        </w:rPr>
        <w:t>Verify the report is five pages, page 1 contains explanations and Table 1, pages 2, 3 and 4 display Table 2</w:t>
      </w:r>
      <w:r w:rsidR="00CB07B0" w:rsidRPr="00E6397B">
        <w:rPr>
          <w:rFonts w:cstheme="minorHAnsi"/>
          <w:sz w:val="24"/>
          <w:szCs w:val="24"/>
        </w:rPr>
        <w:t xml:space="preserve"> </w:t>
      </w:r>
      <w:r w:rsidR="00CB07B0" w:rsidRPr="00E6397B">
        <w:rPr>
          <w:rFonts w:cstheme="minorHAnsi"/>
          <w:sz w:val="24"/>
          <w:szCs w:val="24"/>
        </w:rPr>
        <w:lastRenderedPageBreak/>
        <w:t xml:space="preserve">(containing organs and scores in the following order of Organ Systems: </w:t>
      </w:r>
      <w:r w:rsidR="00CB07B0">
        <w:rPr>
          <w:rFonts w:cstheme="minorHAnsi"/>
          <w:sz w:val="24"/>
          <w:szCs w:val="24"/>
        </w:rPr>
        <w:t xml:space="preserve">Sensory and Skeletal; </w:t>
      </w:r>
      <w:r w:rsidR="00CB07B0" w:rsidRPr="00E6397B">
        <w:rPr>
          <w:rFonts w:cstheme="minorHAnsi"/>
          <w:sz w:val="24"/>
          <w:szCs w:val="24"/>
        </w:rPr>
        <w:t>Hepatic, Cardiovascular; Respiratory; Gastrointestinal</w:t>
      </w:r>
      <w:r w:rsidR="00CB07B0">
        <w:rPr>
          <w:rFonts w:cstheme="minorHAnsi"/>
          <w:sz w:val="24"/>
          <w:szCs w:val="24"/>
        </w:rPr>
        <w:t xml:space="preserve"> &amp; Endocrine</w:t>
      </w:r>
      <w:r w:rsidR="00CB07B0" w:rsidRPr="00E6397B">
        <w:rPr>
          <w:rFonts w:cstheme="minorHAnsi"/>
          <w:sz w:val="24"/>
          <w:szCs w:val="24"/>
        </w:rPr>
        <w:t>; and Renal and Reproductive</w:t>
      </w:r>
      <w:r w:rsidR="00CB07B0">
        <w:rPr>
          <w:rFonts w:cstheme="minorHAnsi"/>
          <w:sz w:val="24"/>
          <w:szCs w:val="24"/>
        </w:rPr>
        <w:t xml:space="preserve"> Systems</w:t>
      </w:r>
      <w:r w:rsidR="00CB07B0"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w:t>
      </w:r>
      <w:r w:rsidR="00240080">
        <w:rPr>
          <w:rFonts w:cstheme="minorHAnsi"/>
          <w:sz w:val="24"/>
          <w:szCs w:val="24"/>
        </w:rPr>
        <w:t>Answer “</w:t>
      </w:r>
      <w:r w:rsidR="00277A86">
        <w:rPr>
          <w:rFonts w:cstheme="minorHAnsi"/>
          <w:sz w:val="24"/>
          <w:szCs w:val="24"/>
        </w:rPr>
        <w:t>No</w:t>
      </w:r>
      <w:r w:rsidR="00240080">
        <w:rPr>
          <w:rFonts w:cstheme="minorHAnsi"/>
          <w:sz w:val="24"/>
          <w:szCs w:val="24"/>
        </w:rPr>
        <w:t xml:space="preserve">” to </w:t>
      </w:r>
      <w:proofErr w:type="gramStart"/>
      <w:r w:rsidR="00240080">
        <w:rPr>
          <w:rFonts w:cstheme="minorHAnsi"/>
          <w:sz w:val="24"/>
          <w:szCs w:val="24"/>
        </w:rPr>
        <w:t>the  questions</w:t>
      </w:r>
      <w:proofErr w:type="gramEnd"/>
      <w:r w:rsidR="00240080">
        <w:rPr>
          <w:rFonts w:cstheme="minorHAnsi"/>
          <w:sz w:val="24"/>
          <w:szCs w:val="24"/>
        </w:rPr>
        <w:t xml:space="preserve"> that appear, and click the “</w:t>
      </w:r>
      <w:r w:rsidR="00277A86">
        <w:rPr>
          <w:rFonts w:cstheme="minorHAnsi"/>
          <w:sz w:val="24"/>
          <w:szCs w:val="24"/>
        </w:rPr>
        <w:t>Ok</w:t>
      </w:r>
      <w:r w:rsidR="00240080">
        <w:rPr>
          <w:rFonts w:cstheme="minorHAnsi"/>
          <w:sz w:val="24"/>
          <w:szCs w:val="24"/>
        </w:rPr>
        <w:t xml:space="preserve">” button.  </w:t>
      </w:r>
      <w:r w:rsidRPr="00871A36">
        <w:rPr>
          <w:rFonts w:cstheme="minorHAnsi"/>
          <w:sz w:val="24"/>
          <w:szCs w:val="24"/>
        </w:rPr>
        <w:t xml:space="preserve">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w:t>
      </w:r>
      <w:r w:rsidR="005C2C41" w:rsidRPr="00871A36">
        <w:rPr>
          <w:rFonts w:cstheme="minorHAnsi"/>
          <w:sz w:val="24"/>
          <w:szCs w:val="24"/>
        </w:rPr>
        <w:lastRenderedPageBreak/>
        <w:t>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w:t>
      </w:r>
      <w:r w:rsidR="00BC4AF6" w:rsidRPr="00871A36">
        <w:rPr>
          <w:rFonts w:cstheme="minorHAnsi"/>
          <w:sz w:val="24"/>
          <w:szCs w:val="24"/>
        </w:rPr>
        <w:t xml:space="preserve">erify that a new screen appears with the </w:t>
      </w:r>
      <w:r w:rsidR="00BC4AF6">
        <w:rPr>
          <w:rFonts w:cstheme="minorHAnsi"/>
          <w:sz w:val="24"/>
          <w:szCs w:val="24"/>
        </w:rPr>
        <w:t xml:space="preserve">Report For Patient Name </w:t>
      </w:r>
      <w:r w:rsidR="00BC4AF6" w:rsidRPr="00871A36">
        <w:rPr>
          <w:rFonts w:cstheme="minorHAnsi"/>
          <w:sz w:val="24"/>
          <w:szCs w:val="24"/>
        </w:rPr>
        <w:t>tab open</w:t>
      </w:r>
      <w:r w:rsidR="00BC4AF6">
        <w:rPr>
          <w:rFonts w:cstheme="minorHAnsi"/>
          <w:sz w:val="24"/>
          <w:szCs w:val="24"/>
        </w:rPr>
        <w:t>ed</w:t>
      </w:r>
      <w:r w:rsidR="00BC4AF6" w:rsidRPr="00871A36">
        <w:rPr>
          <w:rFonts w:cstheme="minorHAnsi"/>
          <w:sz w:val="24"/>
          <w:szCs w:val="24"/>
        </w:rPr>
        <w:t>.</w:t>
      </w:r>
      <w:r w:rsidR="00BC4AF6">
        <w:rPr>
          <w:rFonts w:cstheme="minorHAnsi"/>
          <w:sz w:val="24"/>
          <w:szCs w:val="24"/>
        </w:rPr>
        <w:t xml:space="preserve">  Note:  Processing for this to occur may take several minutes.</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t>Verify the</w:t>
      </w:r>
      <w:r w:rsidR="00277A86">
        <w:rPr>
          <w:rFonts w:cstheme="minorHAnsi"/>
          <w:sz w:val="24"/>
          <w:szCs w:val="24"/>
        </w:rPr>
        <w:t xml:space="preserve"> Print</w:t>
      </w:r>
      <w:r w:rsidRPr="005C44B2">
        <w:rPr>
          <w:rFonts w:cstheme="minorHAnsi"/>
          <w:sz w:val="24"/>
          <w:szCs w:val="24"/>
        </w:rPr>
        <w:t xml:space="preserve"> </w:t>
      </w:r>
      <w:r w:rsidR="00277A86">
        <w:rPr>
          <w:rFonts w:cstheme="minorHAnsi"/>
          <w:sz w:val="24"/>
          <w:szCs w:val="24"/>
        </w:rPr>
        <w:t>R</w:t>
      </w:r>
      <w:r w:rsidRPr="005C44B2">
        <w:rPr>
          <w:rFonts w:cstheme="minorHAnsi"/>
          <w:sz w:val="24"/>
          <w:szCs w:val="24"/>
        </w:rPr>
        <w:t>eport</w:t>
      </w:r>
      <w:r w:rsidR="00277A86">
        <w:rPr>
          <w:rFonts w:cstheme="minorHAnsi"/>
          <w:sz w:val="24"/>
          <w:szCs w:val="24"/>
        </w:rPr>
        <w:t xml:space="preserve"> tab</w:t>
      </w:r>
      <w:r w:rsidRPr="005C44B2">
        <w:rPr>
          <w:rFonts w:cstheme="minorHAnsi"/>
          <w:sz w:val="24"/>
          <w:szCs w:val="24"/>
        </w:rPr>
        <w:t xml:space="preserve">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lastRenderedPageBreak/>
        <w:t>Verify there are tabs for Adm</w:t>
      </w:r>
      <w:r>
        <w:rPr>
          <w:rFonts w:cstheme="minorHAnsi"/>
          <w:sz w:val="24"/>
          <w:szCs w:val="24"/>
        </w:rPr>
        <w:t xml:space="preserve">in Pages and Biofield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Click New Capture. Type “Subject” in the First Name box and “1” in the Last Name box and click Find.</w:t>
      </w:r>
      <w:r w:rsidRPr="00871A36">
        <w:rPr>
          <w:rStyle w:val="Emphasis"/>
          <w:rFonts w:cstheme="minorHAnsi"/>
          <w:sz w:val="24"/>
          <w:szCs w:val="24"/>
        </w:rPr>
        <w:t xml:space="preserve">  </w:t>
      </w:r>
      <w:r w:rsidRPr="003C28C9">
        <w:rPr>
          <w:rStyle w:val="Emphasis"/>
          <w:rFonts w:cstheme="minorHAnsi"/>
          <w:i w:val="0"/>
          <w:sz w:val="24"/>
          <w:szCs w:val="24"/>
        </w:rPr>
        <w:t xml:space="preserve">Click to highlight Subject 1 then click New Capture.  </w:t>
      </w:r>
      <w:r w:rsidR="00253F3D">
        <w:rPr>
          <w:rFonts w:cstheme="minorHAnsi"/>
          <w:sz w:val="24"/>
          <w:szCs w:val="24"/>
        </w:rPr>
        <w:t>Answer “</w:t>
      </w:r>
      <w:r w:rsidR="00277A86">
        <w:rPr>
          <w:rFonts w:cstheme="minorHAnsi"/>
          <w:sz w:val="24"/>
          <w:szCs w:val="24"/>
        </w:rPr>
        <w:t>No</w:t>
      </w:r>
      <w:r w:rsidR="00253F3D">
        <w:rPr>
          <w:rFonts w:cstheme="minorHAnsi"/>
          <w:sz w:val="24"/>
          <w:szCs w:val="24"/>
        </w:rPr>
        <w:t xml:space="preserve">” to </w:t>
      </w:r>
      <w:proofErr w:type="gramStart"/>
      <w:r w:rsidR="00253F3D">
        <w:rPr>
          <w:rFonts w:cstheme="minorHAnsi"/>
          <w:sz w:val="24"/>
          <w:szCs w:val="24"/>
        </w:rPr>
        <w:t>the  questions</w:t>
      </w:r>
      <w:proofErr w:type="gramEnd"/>
      <w:r w:rsidR="00253F3D">
        <w:rPr>
          <w:rFonts w:cstheme="minorHAnsi"/>
          <w:sz w:val="24"/>
          <w:szCs w:val="24"/>
        </w:rPr>
        <w:t xml:space="preserve"> that appear, and click the “</w:t>
      </w:r>
      <w:r w:rsidR="00277A86">
        <w:rPr>
          <w:rFonts w:cstheme="minorHAnsi"/>
          <w:sz w:val="24"/>
          <w:szCs w:val="24"/>
        </w:rPr>
        <w:t>Ok</w:t>
      </w:r>
      <w:r w:rsidR="00253F3D">
        <w:rPr>
          <w:rFonts w:cstheme="minorHAnsi"/>
          <w:sz w:val="24"/>
          <w:szCs w:val="24"/>
        </w:rPr>
        <w:t xml:space="preserve">” button.  </w:t>
      </w:r>
      <w:r w:rsidRPr="003C28C9">
        <w:rPr>
          <w:rStyle w:val="Emphasis"/>
          <w:rFonts w:cstheme="minorHAnsi"/>
          <w:i w:val="0"/>
          <w:sz w:val="24"/>
          <w:szCs w:val="24"/>
        </w:rPr>
        <w:t>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energized image.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519AC1F6" wp14:editId="390FE67D">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live image.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320A275F" wp14:editId="4A9538CF">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59B13A1C" wp14:editId="7F0F2700">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3581B3F" wp14:editId="6619F742">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that radii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0D2F81BC" wp14:editId="7290CC35">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7F6EEF6" wp14:editId="173A27D0">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DE138C"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 xml:space="preserve">lick the right arrow next to the X: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D16253D" wp14:editId="459F645C">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ED9F70A" wp14:editId="5AE6F766">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69ADE9CE" wp14:editId="4FEF774D">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893194"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li</w:t>
      </w:r>
      <w:r>
        <w:rPr>
          <w:rFonts w:cstheme="minorHAnsi"/>
          <w:sz w:val="24"/>
          <w:szCs w:val="24"/>
        </w:rPr>
        <w:t>ck the up arrow next to the Y</w:t>
      </w:r>
      <w:r w:rsidRPr="00871A36">
        <w:rPr>
          <w:rFonts w:cstheme="minorHAnsi"/>
          <w:sz w:val="24"/>
          <w:szCs w:val="24"/>
        </w:rPr>
        <w:t xml:space="preserve">: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0C09B4B" wp14:editId="6812494F">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Iconico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r w:rsidRPr="00871A36">
        <w:rPr>
          <w:rFonts w:cstheme="minorHAnsi"/>
          <w:sz w:val="24"/>
          <w:szCs w:val="24"/>
        </w:rPr>
        <w:lastRenderedPageBreak/>
        <w:t>Iconico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w:t>
      </w:r>
      <w:r w:rsidR="00277C17" w:rsidRPr="00871A36">
        <w:rPr>
          <w:rFonts w:cstheme="minorHAnsi"/>
          <w:sz w:val="24"/>
          <w:szCs w:val="24"/>
        </w:rPr>
        <w:t>(</w:t>
      </w:r>
      <w:r w:rsidRPr="00871A36">
        <w:rPr>
          <w:rFonts w:cstheme="minorHAnsi"/>
          <w:sz w:val="24"/>
          <w:szCs w:val="24"/>
        </w:rPr>
        <w:t>to measure the angle of the vertical ellipse axis of the energized image (left box).  Do so by placing the bullseye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0935D54" wp14:editId="50701C22">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77F41C2A" wp14:editId="6AE972F6">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18EC4360" wp14:editId="3AE18507">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78B93E7F" wp14:editId="759F8FFC">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0563AE83" wp14:editId="5C2A83B9">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60C2985" wp14:editId="7BA1C0EF">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277A86" w:rsidP="00277C17">
      <w:pPr>
        <w:tabs>
          <w:tab w:val="left" w:pos="810"/>
        </w:tabs>
        <w:ind w:left="1080"/>
        <w:rPr>
          <w:rFonts w:cstheme="minorHAnsi"/>
          <w:sz w:val="24"/>
          <w:szCs w:val="24"/>
        </w:rPr>
      </w:pPr>
      <w:r>
        <w:rPr>
          <w:rFonts w:cstheme="minorHAnsi"/>
          <w:sz w:val="24"/>
          <w:szCs w:val="24"/>
        </w:rPr>
        <w:t xml:space="preserve">Click the live preview button. </w:t>
      </w:r>
      <w:r w:rsidR="00ED775F">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w:t>
      </w:r>
      <w:r w:rsidR="002F57EA">
        <w:rPr>
          <w:rFonts w:cstheme="minorHAnsi"/>
          <w:sz w:val="24"/>
          <w:szCs w:val="24"/>
        </w:rPr>
        <w:t>, answer “yes” to the exit question,</w:t>
      </w:r>
      <w:r>
        <w:rPr>
          <w:rFonts w:cstheme="minorHAnsi"/>
          <w:sz w:val="24"/>
          <w:szCs w:val="24"/>
        </w:rPr>
        <w:t xml:space="preserve">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w:t>
      </w:r>
      <w:r w:rsidR="00BA2365">
        <w:rPr>
          <w:rFonts w:cstheme="minorHAnsi"/>
          <w:sz w:val="24"/>
          <w:szCs w:val="24"/>
        </w:rPr>
        <w:t xml:space="preserve"> not</w:t>
      </w:r>
      <w:r>
        <w:rPr>
          <w:rFonts w:cstheme="minorHAnsi"/>
          <w:sz w:val="24"/>
          <w:szCs w:val="24"/>
        </w:rPr>
        <w:t xml:space="preserve">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Click on the Settings button in the Application toolbar</w:t>
      </w:r>
      <w:r w:rsidR="00BA2365">
        <w:rPr>
          <w:rFonts w:cstheme="minorHAnsi"/>
          <w:sz w:val="24"/>
          <w:szCs w:val="24"/>
        </w:rPr>
        <w:t>, and change the default calibration setting to be Configuration4</w:t>
      </w:r>
      <w:r>
        <w:rPr>
          <w:rFonts w:cstheme="minorHAnsi"/>
          <w:sz w:val="24"/>
          <w:szCs w:val="24"/>
        </w:rPr>
        <w:t xml:space="preserve">.  </w:t>
      </w:r>
      <w:ins w:id="166" w:author="Scott Pletzer" w:date="2012-10-29T12:16:00Z">
        <w:r w:rsidR="00171FC1">
          <w:rPr>
            <w:rFonts w:cstheme="minorHAnsi"/>
            <w:sz w:val="24"/>
            <w:szCs w:val="24"/>
          </w:rPr>
          <w:t xml:space="preserve">For Configuration4, change the value of Brightness to be “50” and the value of Gain to be “40”.  </w:t>
        </w:r>
      </w:ins>
      <w:r w:rsidRPr="009064E4">
        <w:rPr>
          <w:rFonts w:cstheme="minorHAnsi"/>
          <w:sz w:val="24"/>
          <w:szCs w:val="24"/>
        </w:rPr>
        <w:t xml:space="preserve">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 image that </w:t>
      </w:r>
      <w:r w:rsidR="007175CE">
        <w:rPr>
          <w:rFonts w:cstheme="minorHAnsi"/>
          <w:sz w:val="24"/>
          <w:szCs w:val="24"/>
        </w:rPr>
        <w:t>is</w:t>
      </w:r>
      <w:r w:rsidR="007175CE" w:rsidRPr="00F249C7">
        <w:rPr>
          <w:rFonts w:cstheme="minorHAnsi"/>
          <w:sz w:val="24"/>
          <w:szCs w:val="24"/>
        </w:rPr>
        <w:t xml:space="preserve"> </w:t>
      </w:r>
      <w:r w:rsidR="00D84E68" w:rsidRPr="00F249C7">
        <w:rPr>
          <w:rFonts w:cstheme="minorHAnsi"/>
          <w:sz w:val="24"/>
          <w:szCs w:val="24"/>
        </w:rPr>
        <w:t xml:space="preserve">displayed in the thumbnail box.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Del="00E223D0" w:rsidRDefault="00D84E68" w:rsidP="00E223D0">
      <w:pPr>
        <w:pStyle w:val="ListParagraph"/>
        <w:tabs>
          <w:tab w:val="left" w:pos="-720"/>
        </w:tabs>
        <w:spacing w:after="0"/>
        <w:ind w:left="1170"/>
        <w:rPr>
          <w:del w:id="167" w:author="Scott Pletzer" w:date="2012-10-24T15:34:00Z"/>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del w:id="168" w:author="Scott Pletzer" w:date="2012-10-24T15:34:00Z">
        <w:r w:rsidDel="00E223D0">
          <w:rPr>
            <w:rFonts w:cstheme="minorHAnsi"/>
            <w:sz w:val="24"/>
            <w:szCs w:val="24"/>
          </w:rPr>
          <w:delText xml:space="preserve">Record the image number (i.e., Calibration Image #1, etc.) below of </w:delText>
        </w:r>
        <w:r w:rsidDel="00E223D0">
          <w:rPr>
            <w:rFonts w:cstheme="minorHAnsi"/>
            <w:sz w:val="24"/>
            <w:szCs w:val="24"/>
          </w:rPr>
          <w:lastRenderedPageBreak/>
          <w:delText xml:space="preserve">any images displayed with colored pixels (which indicate calibration analysis failures).  </w:delText>
        </w:r>
      </w:del>
    </w:p>
    <w:p w:rsidR="00D84E68" w:rsidDel="00E223D0" w:rsidRDefault="00D84E68">
      <w:pPr>
        <w:pStyle w:val="ListParagraph"/>
        <w:tabs>
          <w:tab w:val="left" w:pos="-720"/>
        </w:tabs>
        <w:spacing w:after="0"/>
        <w:ind w:left="1170"/>
        <w:rPr>
          <w:del w:id="169" w:author="Scott Pletzer" w:date="2012-10-24T15:34:00Z"/>
          <w:rFonts w:cstheme="minorHAnsi"/>
          <w:sz w:val="24"/>
          <w:szCs w:val="24"/>
        </w:rPr>
        <w:pPrChange w:id="170" w:author="Scott Pletzer" w:date="2012-10-24T15:34:00Z">
          <w:pPr>
            <w:pStyle w:val="ListParagraph"/>
            <w:tabs>
              <w:tab w:val="left" w:pos="0"/>
            </w:tabs>
            <w:spacing w:after="0"/>
            <w:ind w:left="1170"/>
          </w:pPr>
        </w:pPrChange>
      </w:pPr>
    </w:p>
    <w:p w:rsidR="00D84E68" w:rsidDel="00E223D0" w:rsidRDefault="00D84E68">
      <w:pPr>
        <w:pStyle w:val="ListParagraph"/>
        <w:tabs>
          <w:tab w:val="left" w:pos="-720"/>
        </w:tabs>
        <w:spacing w:after="0"/>
        <w:ind w:left="1170"/>
        <w:rPr>
          <w:del w:id="171" w:author="Scott Pletzer" w:date="2012-10-24T15:34:00Z"/>
          <w:rFonts w:cstheme="minorHAnsi"/>
          <w:sz w:val="24"/>
          <w:szCs w:val="24"/>
        </w:rPr>
        <w:pPrChange w:id="172" w:author="Scott Pletzer" w:date="2012-10-24T15:34:00Z">
          <w:pPr>
            <w:pStyle w:val="ListParagraph"/>
            <w:tabs>
              <w:tab w:val="left" w:pos="0"/>
            </w:tabs>
            <w:spacing w:after="0"/>
            <w:ind w:left="1170"/>
          </w:pPr>
        </w:pPrChange>
      </w:pPr>
      <w:del w:id="173" w:author="Scott Pletzer" w:date="2012-10-24T15:34:00Z">
        <w:r w:rsidDel="00E223D0">
          <w:rPr>
            <w:rFonts w:cstheme="minorHAnsi"/>
            <w:sz w:val="24"/>
            <w:szCs w:val="24"/>
          </w:rPr>
          <w:delText>Calibration Image Nos. with colored pixels:</w:delText>
        </w:r>
      </w:del>
    </w:p>
    <w:p w:rsidR="00D84E68" w:rsidDel="00E223D0" w:rsidRDefault="008E1AEF">
      <w:pPr>
        <w:pStyle w:val="ListParagraph"/>
        <w:tabs>
          <w:tab w:val="left" w:pos="-720"/>
        </w:tabs>
        <w:spacing w:after="0"/>
        <w:ind w:left="1170"/>
        <w:rPr>
          <w:del w:id="174" w:author="Scott Pletzer" w:date="2012-10-24T15:34:00Z"/>
          <w:rFonts w:cstheme="minorHAnsi"/>
          <w:sz w:val="24"/>
          <w:szCs w:val="24"/>
        </w:rPr>
        <w:pPrChange w:id="175" w:author="Scott Pletzer" w:date="2012-10-24T15:34:00Z">
          <w:pPr>
            <w:pStyle w:val="ListParagraph"/>
            <w:tabs>
              <w:tab w:val="left" w:pos="0"/>
            </w:tabs>
            <w:spacing w:after="0"/>
            <w:ind w:left="1170"/>
          </w:pPr>
        </w:pPrChange>
      </w:pPr>
      <w:del w:id="176" w:author="Scott Pletzer" w:date="2012-10-24T15:34:00Z">
        <w:r w:rsidRPr="00D84E68" w:rsidDel="00E223D0">
          <w:rPr>
            <w:rFonts w:ascii="Calibri" w:hAnsi="Calibri" w:cs="Calibri"/>
            <w:noProof/>
            <w:sz w:val="24"/>
            <w:szCs w:val="24"/>
            <w:rPrChange w:id="177">
              <w:rPr>
                <w:noProof/>
              </w:rPr>
            </w:rPrChange>
          </w:rPr>
          <w:drawing>
            <wp:anchor distT="0" distB="0" distL="114300" distR="114300" simplePos="0" relativeHeight="251664384" behindDoc="0" locked="0" layoutInCell="1" allowOverlap="1" wp14:anchorId="2C196F0A" wp14:editId="66C593E5">
              <wp:simplePos x="0" y="0"/>
              <wp:positionH relativeFrom="margin">
                <wp:posOffset>1049020</wp:posOffset>
              </wp:positionH>
              <wp:positionV relativeFrom="margin">
                <wp:posOffset>400685</wp:posOffset>
              </wp:positionV>
              <wp:extent cx="1743075" cy="1304925"/>
              <wp:effectExtent l="0" t="0" r="9525" b="9525"/>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del>
    </w:p>
    <w:p w:rsidR="008E1AEF" w:rsidDel="00E223D0" w:rsidRDefault="008E1AEF">
      <w:pPr>
        <w:pStyle w:val="ListParagraph"/>
        <w:tabs>
          <w:tab w:val="left" w:pos="-720"/>
        </w:tabs>
        <w:spacing w:after="0"/>
        <w:ind w:left="1170"/>
        <w:rPr>
          <w:del w:id="178" w:author="Scott Pletzer" w:date="2012-10-24T15:34:00Z"/>
          <w:rFonts w:cstheme="minorHAnsi"/>
          <w:sz w:val="24"/>
          <w:szCs w:val="24"/>
        </w:rPr>
        <w:pPrChange w:id="179" w:author="Scott Pletzer" w:date="2012-10-24T15:34:00Z">
          <w:pPr>
            <w:pStyle w:val="ListParagraph"/>
            <w:tabs>
              <w:tab w:val="left" w:pos="0"/>
            </w:tabs>
            <w:spacing w:after="0"/>
            <w:ind w:left="1170"/>
          </w:pPr>
        </w:pPrChange>
      </w:pPr>
    </w:p>
    <w:p w:rsidR="008E1AEF" w:rsidDel="00E223D0" w:rsidRDefault="008E1AEF">
      <w:pPr>
        <w:pStyle w:val="ListParagraph"/>
        <w:tabs>
          <w:tab w:val="left" w:pos="-720"/>
        </w:tabs>
        <w:spacing w:after="0"/>
        <w:ind w:left="1170"/>
        <w:rPr>
          <w:del w:id="180" w:author="Scott Pletzer" w:date="2012-10-24T15:34:00Z"/>
          <w:rFonts w:cstheme="minorHAnsi"/>
          <w:sz w:val="24"/>
          <w:szCs w:val="24"/>
        </w:rPr>
        <w:pPrChange w:id="181" w:author="Scott Pletzer" w:date="2012-10-24T15:34:00Z">
          <w:pPr>
            <w:pStyle w:val="ListParagraph"/>
            <w:tabs>
              <w:tab w:val="left" w:pos="0"/>
            </w:tabs>
            <w:spacing w:after="0"/>
            <w:ind w:left="1170"/>
          </w:pPr>
        </w:pPrChange>
      </w:pPr>
    </w:p>
    <w:p w:rsidR="008E1AEF" w:rsidDel="00E223D0" w:rsidRDefault="008E1AEF">
      <w:pPr>
        <w:pStyle w:val="ListParagraph"/>
        <w:tabs>
          <w:tab w:val="left" w:pos="-720"/>
        </w:tabs>
        <w:spacing w:after="0"/>
        <w:ind w:left="1170"/>
        <w:rPr>
          <w:del w:id="182" w:author="Scott Pletzer" w:date="2012-10-24T15:34:00Z"/>
          <w:rFonts w:cstheme="minorHAnsi"/>
          <w:sz w:val="24"/>
          <w:szCs w:val="24"/>
        </w:rPr>
        <w:pPrChange w:id="183" w:author="Scott Pletzer" w:date="2012-10-24T15:34:00Z">
          <w:pPr>
            <w:pStyle w:val="ListParagraph"/>
            <w:tabs>
              <w:tab w:val="left" w:pos="0"/>
            </w:tabs>
            <w:spacing w:after="0"/>
            <w:ind w:left="1170"/>
          </w:pPr>
        </w:pPrChange>
      </w:pPr>
    </w:p>
    <w:p w:rsidR="008E1AEF" w:rsidDel="00E223D0" w:rsidRDefault="008E1AEF">
      <w:pPr>
        <w:pStyle w:val="ListParagraph"/>
        <w:tabs>
          <w:tab w:val="left" w:pos="-720"/>
        </w:tabs>
        <w:spacing w:after="0"/>
        <w:ind w:left="1170"/>
        <w:rPr>
          <w:del w:id="184" w:author="Scott Pletzer" w:date="2012-10-24T15:34:00Z"/>
          <w:rFonts w:cstheme="minorHAnsi"/>
          <w:sz w:val="24"/>
          <w:szCs w:val="24"/>
        </w:rPr>
        <w:pPrChange w:id="185" w:author="Scott Pletzer" w:date="2012-10-24T15:34:00Z">
          <w:pPr>
            <w:pStyle w:val="ListParagraph"/>
            <w:tabs>
              <w:tab w:val="left" w:pos="0"/>
            </w:tabs>
            <w:spacing w:after="0"/>
            <w:ind w:left="1170"/>
          </w:pPr>
        </w:pPrChange>
      </w:pPr>
    </w:p>
    <w:p w:rsidR="008E1AEF" w:rsidDel="00E223D0" w:rsidRDefault="008E1AEF">
      <w:pPr>
        <w:pStyle w:val="ListParagraph"/>
        <w:tabs>
          <w:tab w:val="left" w:pos="-720"/>
        </w:tabs>
        <w:spacing w:after="0"/>
        <w:ind w:left="1170"/>
        <w:rPr>
          <w:del w:id="186" w:author="Scott Pletzer" w:date="2012-10-24T15:34:00Z"/>
          <w:rFonts w:cstheme="minorHAnsi"/>
          <w:sz w:val="24"/>
          <w:szCs w:val="24"/>
        </w:rPr>
        <w:pPrChange w:id="187" w:author="Scott Pletzer" w:date="2012-10-24T15:34:00Z">
          <w:pPr>
            <w:pStyle w:val="ListParagraph"/>
            <w:tabs>
              <w:tab w:val="left" w:pos="0"/>
            </w:tabs>
            <w:spacing w:after="0"/>
            <w:ind w:left="1170"/>
          </w:pPr>
        </w:pPrChange>
      </w:pPr>
    </w:p>
    <w:p w:rsidR="008E1AEF" w:rsidDel="00E223D0" w:rsidRDefault="008E1AEF">
      <w:pPr>
        <w:pStyle w:val="ListParagraph"/>
        <w:tabs>
          <w:tab w:val="left" w:pos="-720"/>
        </w:tabs>
        <w:spacing w:after="0"/>
        <w:ind w:left="1170"/>
        <w:rPr>
          <w:del w:id="188" w:author="Scott Pletzer" w:date="2012-10-24T15:34:00Z"/>
          <w:rFonts w:cstheme="minorHAnsi"/>
          <w:sz w:val="24"/>
          <w:szCs w:val="24"/>
        </w:rPr>
        <w:pPrChange w:id="189" w:author="Scott Pletzer" w:date="2012-10-24T15:34:00Z">
          <w:pPr>
            <w:pStyle w:val="ListParagraph"/>
            <w:tabs>
              <w:tab w:val="left" w:pos="0"/>
            </w:tabs>
            <w:spacing w:after="0"/>
            <w:ind w:left="1170"/>
          </w:pPr>
        </w:pPrChange>
      </w:pPr>
    </w:p>
    <w:p w:rsidR="00FB07E0" w:rsidDel="00E223D0" w:rsidRDefault="00FB07E0">
      <w:pPr>
        <w:pStyle w:val="ListParagraph"/>
        <w:tabs>
          <w:tab w:val="left" w:pos="-720"/>
        </w:tabs>
        <w:spacing w:after="0"/>
        <w:ind w:left="1170"/>
        <w:rPr>
          <w:del w:id="190" w:author="Scott Pletzer" w:date="2012-10-24T15:34:00Z"/>
          <w:rFonts w:cstheme="minorHAnsi"/>
          <w:sz w:val="24"/>
          <w:szCs w:val="24"/>
        </w:rPr>
        <w:pPrChange w:id="191" w:author="Scott Pletzer" w:date="2012-10-24T15:34:00Z">
          <w:pPr>
            <w:pStyle w:val="ListParagraph"/>
            <w:tabs>
              <w:tab w:val="left" w:pos="0"/>
            </w:tabs>
            <w:spacing w:after="0"/>
            <w:ind w:left="1170"/>
          </w:pPr>
        </w:pPrChange>
      </w:pPr>
      <w:del w:id="192" w:author="Scott Pletzer" w:date="2012-10-24T15:34:00Z">
        <w:r w:rsidDel="00E223D0">
          <w:rPr>
            <w:noProof/>
          </w:rPr>
          <mc:AlternateContent>
            <mc:Choice Requires="wps">
              <w:drawing>
                <wp:anchor distT="0" distB="0" distL="114300" distR="114300" simplePos="0" relativeHeight="251662336" behindDoc="0" locked="0" layoutInCell="1" allowOverlap="1" wp14:anchorId="5137A353" wp14:editId="5E818BC8">
                  <wp:simplePos x="0" y="0"/>
                  <wp:positionH relativeFrom="column">
                    <wp:posOffset>1099185</wp:posOffset>
                  </wp:positionH>
                  <wp:positionV relativeFrom="paragraph">
                    <wp:posOffset>74295</wp:posOffset>
                  </wp:positionV>
                  <wp:extent cx="1739900" cy="266700"/>
                  <wp:effectExtent l="0" t="0" r="0" b="9525"/>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433924" w:rsidRPr="00E30F40" w:rsidRDefault="00433924" w:rsidP="00D84E68">
                              <w:pPr>
                                <w:pStyle w:val="Caption"/>
                                <w:rPr>
                                  <w:rFonts w:ascii="Calibri" w:hAnsi="Calibri" w:cs="Calibri"/>
                                  <w:noProof/>
                                  <w:sz w:val="24"/>
                                  <w:szCs w:val="24"/>
                                </w:rPr>
                              </w:pPr>
                              <w:r>
                                <w:t xml:space="preserve">Figure </w:t>
                              </w:r>
                              <w:r w:rsidR="00AF05B1">
                                <w:fldChar w:fldCharType="begin"/>
                              </w:r>
                              <w:r w:rsidR="00AF05B1">
                                <w:instrText xml:space="preserve"> SEQ Figure \* ARABIC </w:instrText>
                              </w:r>
                              <w:r w:rsidR="00AF05B1">
                                <w:fldChar w:fldCharType="separate"/>
                              </w:r>
                              <w:r w:rsidR="00AF05B1">
                                <w:rPr>
                                  <w:noProof/>
                                </w:rPr>
                                <w:t>1</w:t>
                              </w:r>
                              <w:r w:rsidR="00AF05B1">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6.55pt;margin-top:5.8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" stroked="f">
                  <v:path arrowok="t"/>
                  <v:textbox style="mso-fit-shape-to-text:t" inset="0,0,0,0">
                    <w:txbxContent>
                      <w:p w:rsidR="00433924" w:rsidRPr="00E30F40" w:rsidRDefault="00433924" w:rsidP="00D84E68">
                        <w:pPr>
                          <w:pStyle w:val="Caption"/>
                          <w:rPr>
                            <w:rFonts w:ascii="Calibri" w:hAnsi="Calibri" w:cs="Calibri"/>
                            <w:noProof/>
                            <w:sz w:val="24"/>
                            <w:szCs w:val="24"/>
                          </w:rPr>
                        </w:pPr>
                        <w:r>
                          <w:t xml:space="preserve">Figure </w:t>
                        </w:r>
                        <w:r w:rsidR="00AF05B1">
                          <w:fldChar w:fldCharType="begin"/>
                        </w:r>
                        <w:r w:rsidR="00AF05B1">
                          <w:instrText xml:space="preserve"> SEQ Figure \* ARABIC </w:instrText>
                        </w:r>
                        <w:r w:rsidR="00AF05B1">
                          <w:fldChar w:fldCharType="separate"/>
                        </w:r>
                        <w:r w:rsidR="00AF05B1">
                          <w:rPr>
                            <w:noProof/>
                          </w:rPr>
                          <w:t>1</w:t>
                        </w:r>
                        <w:r w:rsidR="00AF05B1">
                          <w:rPr>
                            <w:noProof/>
                          </w:rPr>
                          <w:fldChar w:fldCharType="end"/>
                        </w:r>
                        <w:r>
                          <w:t xml:space="preserve"> Example of colored pixels</w:t>
                        </w:r>
                      </w:p>
                    </w:txbxContent>
                  </v:textbox>
                  <w10:wrap type="square"/>
                </v:shape>
              </w:pict>
            </mc:Fallback>
          </mc:AlternateContent>
        </w:r>
      </w:del>
    </w:p>
    <w:p w:rsidR="008E1AEF" w:rsidDel="00E223D0" w:rsidRDefault="008E1AEF">
      <w:pPr>
        <w:pStyle w:val="ListParagraph"/>
        <w:tabs>
          <w:tab w:val="left" w:pos="-720"/>
        </w:tabs>
        <w:spacing w:after="0"/>
        <w:ind w:left="1170"/>
        <w:rPr>
          <w:del w:id="193" w:author="Scott Pletzer" w:date="2012-10-24T15:34:00Z"/>
          <w:rFonts w:cstheme="minorHAnsi"/>
          <w:sz w:val="24"/>
          <w:szCs w:val="24"/>
        </w:rPr>
        <w:pPrChange w:id="194" w:author="Scott Pletzer" w:date="2012-10-24T15:34:00Z">
          <w:pPr>
            <w:pStyle w:val="ListParagraph"/>
            <w:tabs>
              <w:tab w:val="left" w:pos="0"/>
            </w:tabs>
            <w:spacing w:after="0"/>
            <w:ind w:left="1170"/>
          </w:pPr>
        </w:pPrChange>
      </w:pPr>
    </w:p>
    <w:p w:rsidR="00D84E68" w:rsidRPr="00853BE1" w:rsidRDefault="00D84E68">
      <w:pPr>
        <w:pStyle w:val="ListParagraph"/>
        <w:tabs>
          <w:tab w:val="left" w:pos="-720"/>
        </w:tabs>
        <w:spacing w:after="0"/>
        <w:ind w:left="1170"/>
        <w:rPr>
          <w:rFonts w:cstheme="minorHAnsi"/>
          <w:sz w:val="24"/>
          <w:szCs w:val="24"/>
          <w:u w:val="single"/>
        </w:rPr>
        <w:pPrChange w:id="195" w:author="Scott Pletzer" w:date="2012-10-24T15:34:00Z">
          <w:pPr>
            <w:pStyle w:val="ListParagraph"/>
            <w:tabs>
              <w:tab w:val="left" w:pos="0"/>
            </w:tabs>
            <w:spacing w:after="0"/>
            <w:ind w:left="1170"/>
          </w:pPr>
        </w:pPrChange>
      </w:pPr>
      <w:del w:id="196" w:author="Scott Pletzer" w:date="2012-10-24T15:34:00Z">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r w:rsidDel="00E223D0">
          <w:rPr>
            <w:rFonts w:cstheme="minorHAnsi"/>
            <w:sz w:val="24"/>
            <w:szCs w:val="24"/>
            <w:u w:val="single"/>
          </w:rPr>
          <w:tab/>
        </w:r>
      </w:del>
    </w:p>
    <w:p w:rsidR="00894154" w:rsidRDefault="00894154" w:rsidP="00D84E68">
      <w:pPr>
        <w:pStyle w:val="ListParagraph"/>
        <w:keepNext/>
        <w:tabs>
          <w:tab w:val="left" w:pos="0"/>
        </w:tabs>
        <w:spacing w:after="0"/>
        <w:ind w:left="1170"/>
        <w:jc w:val="center"/>
      </w:pPr>
    </w:p>
    <w:p w:rsidR="00D84E68" w:rsidRDefault="00D84E68" w:rsidP="00E223D0">
      <w:pPr>
        <w:ind w:left="1170"/>
        <w:rPr>
          <w:rFonts w:cstheme="minorHAnsi"/>
          <w:sz w:val="24"/>
          <w:szCs w:val="24"/>
        </w:rPr>
      </w:pPr>
      <w:r>
        <w:rPr>
          <w:rFonts w:cstheme="minorHAnsi"/>
          <w:sz w:val="24"/>
          <w:szCs w:val="24"/>
        </w:rPr>
        <w:t xml:space="preserve">Click the Close button at the bottom right of the </w:t>
      </w:r>
      <w:r w:rsidRPr="00736987">
        <w:rPr>
          <w:rFonts w:cstheme="minorHAnsi"/>
          <w:sz w:val="24"/>
          <w:szCs w:val="24"/>
        </w:rPr>
        <w:t>Scanner Calibration window</w:t>
      </w:r>
      <w:r>
        <w:rPr>
          <w:rFonts w:cstheme="minorHAnsi"/>
          <w:sz w:val="24"/>
          <w:szCs w:val="24"/>
        </w:rPr>
        <w:t xml:space="preserve">.  Verify the Scanner Calibration window closes and </w:t>
      </w:r>
      <w:r w:rsidRPr="00F249C7">
        <w:rPr>
          <w:rFonts w:cstheme="minorHAnsi"/>
          <w:sz w:val="24"/>
          <w:szCs w:val="24"/>
        </w:rPr>
        <w:t xml:space="preserve">the screen returns to the </w:t>
      </w:r>
      <w:r w:rsidR="000A3892">
        <w:rPr>
          <w:rFonts w:cstheme="minorHAnsi"/>
          <w:sz w:val="24"/>
          <w:szCs w:val="24"/>
        </w:rPr>
        <w:t>E</w:t>
      </w:r>
      <w:r>
        <w:rPr>
          <w:rFonts w:cstheme="minorHAnsi"/>
          <w:sz w:val="24"/>
          <w:szCs w:val="24"/>
        </w:rPr>
        <w:t>PIC</w:t>
      </w:r>
      <w:r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ins w:id="197" w:author="Scott Pletzer" w:date="2012-10-29T12:20:00Z"/>
          <w:rFonts w:cstheme="minorHAnsi"/>
          <w:sz w:val="24"/>
          <w:szCs w:val="24"/>
        </w:rPr>
      </w:pPr>
      <w:r w:rsidRPr="00F249C7">
        <w:rPr>
          <w:rFonts w:cstheme="minorHAnsi"/>
          <w:sz w:val="24"/>
          <w:szCs w:val="24"/>
        </w:rPr>
        <w:t>Click on the View Selected icon.  Verify that a list appears with columns for Time, Type, Title, and Message</w:t>
      </w:r>
      <w:ins w:id="198" w:author="Scott Pletzer" w:date="2012-10-29T11:05:00Z">
        <w:r w:rsidR="00377205">
          <w:rPr>
            <w:rFonts w:cstheme="minorHAnsi"/>
            <w:sz w:val="24"/>
            <w:szCs w:val="24"/>
          </w:rPr>
          <w:t>.  In the message area, verify that there are entries that display values for the number of pixels and their sta</w:t>
        </w:r>
        <w:bookmarkStart w:id="199" w:name="_GoBack"/>
        <w:bookmarkEnd w:id="199"/>
        <w:r w:rsidR="00377205">
          <w:rPr>
            <w:rFonts w:cstheme="minorHAnsi"/>
            <w:sz w:val="24"/>
            <w:szCs w:val="24"/>
          </w:rPr>
          <w:t>tus similar to the image below.</w:t>
        </w:r>
      </w:ins>
      <w:del w:id="200" w:author="Scott Pletzer" w:date="2012-10-29T11:06:00Z">
        <w:r w:rsidRPr="00F249C7" w:rsidDel="00377205">
          <w:rPr>
            <w:rFonts w:cstheme="minorHAnsi"/>
            <w:sz w:val="24"/>
            <w:szCs w:val="24"/>
          </w:rPr>
          <w:delText xml:space="preserve">, with entries under </w:delText>
        </w:r>
        <w:r w:rsidR="004F778B" w:rsidDel="00377205">
          <w:rPr>
            <w:rFonts w:cstheme="minorHAnsi"/>
            <w:sz w:val="24"/>
            <w:szCs w:val="24"/>
          </w:rPr>
          <w:delText xml:space="preserve">the </w:delText>
        </w:r>
        <w:r w:rsidRPr="00F249C7" w:rsidDel="00377205">
          <w:rPr>
            <w:rFonts w:cstheme="minorHAnsi"/>
            <w:sz w:val="24"/>
            <w:szCs w:val="24"/>
          </w:rPr>
          <w:delText>image number that failed and the number of bad pixels</w:delText>
        </w:r>
        <w:r w:rsidDel="00377205">
          <w:rPr>
            <w:rFonts w:cstheme="minorHAnsi"/>
            <w:sz w:val="24"/>
            <w:szCs w:val="24"/>
          </w:rPr>
          <w:delText xml:space="preserve"> both low and high</w:delText>
        </w:r>
        <w:r w:rsidRPr="00F249C7" w:rsidDel="00377205">
          <w:rPr>
            <w:rFonts w:cstheme="minorHAnsi"/>
            <w:sz w:val="24"/>
            <w:szCs w:val="24"/>
          </w:rPr>
          <w:delText>.</w:delText>
        </w:r>
      </w:del>
      <w:r w:rsidRPr="00F249C7">
        <w:rPr>
          <w:rFonts w:cstheme="minorHAnsi"/>
          <w:sz w:val="24"/>
          <w:szCs w:val="24"/>
        </w:rPr>
        <w:t xml:space="preserve">  </w:t>
      </w:r>
    </w:p>
    <w:p w:rsidR="006411AF" w:rsidRDefault="006411AF" w:rsidP="00D84E68">
      <w:pPr>
        <w:pStyle w:val="ListParagraph"/>
        <w:tabs>
          <w:tab w:val="left" w:pos="0"/>
        </w:tabs>
        <w:spacing w:after="0"/>
        <w:ind w:left="1170"/>
        <w:rPr>
          <w:rFonts w:cstheme="minorHAnsi"/>
          <w:sz w:val="24"/>
          <w:szCs w:val="24"/>
        </w:rPr>
      </w:pPr>
    </w:p>
    <w:p w:rsidR="00D84E68" w:rsidRDefault="00AF05B1" w:rsidP="00D84E68">
      <w:pPr>
        <w:pStyle w:val="ListParagraph"/>
        <w:tabs>
          <w:tab w:val="left" w:pos="0"/>
        </w:tabs>
        <w:spacing w:after="0"/>
        <w:ind w:left="1170"/>
        <w:rPr>
          <w:ins w:id="201" w:author="Scott Pletzer" w:date="2012-10-29T11:12:00Z"/>
          <w:rFonts w:cstheme="minorHAnsi"/>
          <w:sz w:val="24"/>
          <w:szCs w:val="24"/>
        </w:rPr>
      </w:pPr>
      <w:ins w:id="202" w:author="Scott Pletzer" w:date="2012-11-02T09:04:00Z">
        <w:r>
          <w:rPr>
            <w:rFonts w:cstheme="minorHAnsi"/>
            <w:noProof/>
            <w:sz w:val="24"/>
            <w:szCs w:val="24"/>
          </w:rPr>
          <w:lastRenderedPageBreak/>
          <mc:AlternateContent>
            <mc:Choice Requires="wps">
              <w:drawing>
                <wp:anchor distT="0" distB="0" distL="114300" distR="114300" simplePos="0" relativeHeight="251667456" behindDoc="0" locked="0" layoutInCell="1" allowOverlap="1" wp14:anchorId="2280CA80" wp14:editId="41E55F2D">
                  <wp:simplePos x="0" y="0"/>
                  <wp:positionH relativeFrom="column">
                    <wp:posOffset>2411730</wp:posOffset>
                  </wp:positionH>
                  <wp:positionV relativeFrom="paragraph">
                    <wp:posOffset>321401</wp:posOffset>
                  </wp:positionV>
                  <wp:extent cx="1494161" cy="332893"/>
                  <wp:effectExtent l="38100" t="190500" r="29845" b="181610"/>
                  <wp:wrapNone/>
                  <wp:docPr id="24" name="Text Box 24"/>
                  <wp:cNvGraphicFramePr/>
                  <a:graphic xmlns:a="http://schemas.openxmlformats.org/drawingml/2006/main">
                    <a:graphicData uri="http://schemas.microsoft.com/office/word/2010/wordprocessingShape">
                      <wps:wsp>
                        <wps:cNvSpPr txBox="1"/>
                        <wps:spPr>
                          <a:xfrm rot="20788208">
                            <a:off x="0" y="0"/>
                            <a:ext cx="1494161" cy="332893"/>
                          </a:xfrm>
                          <a:prstGeom prst="rect">
                            <a:avLst/>
                          </a:prstGeom>
                          <a:solidFill>
                            <a:schemeClr val="lt1">
                              <a:alpha val="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F05B1" w:rsidRPr="00AF05B1" w:rsidRDefault="00AF05B1">
                              <w:pPr>
                                <w:rPr>
                                  <w:sz w:val="32"/>
                                  <w:rPrChange w:id="203" w:author="Scott Pletzer" w:date="2012-11-02T09:06:00Z">
                                    <w:rPr/>
                                  </w:rPrChange>
                                </w:rPr>
                              </w:pPr>
                              <w:ins w:id="204" w:author="Scott Pletzer" w:date="2012-11-02T09:04:00Z">
                                <w:r w:rsidRPr="00AF05B1">
                                  <w:rPr>
                                    <w:sz w:val="32"/>
                                    <w:rPrChange w:id="205" w:author="Scott Pletzer" w:date="2012-11-02T09:06:00Z">
                                      <w:rPr/>
                                    </w:rPrChange>
                                  </w:rPr>
                                  <w:t>EXAMPLE ONLY</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27" type="#_x0000_t202" style="position:absolute;left:0;text-align:left;margin-left:189.9pt;margin-top:25.3pt;width:117.65pt;height:26.2pt;rotation:-886693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" fillcolor="white [3201]" strokeweight=".5pt">
                  <v:fill opacity="0"/>
                  <v:textbox>
                    <w:txbxContent>
                      <w:p w:rsidR="00AF05B1" w:rsidRPr="00AF05B1" w:rsidRDefault="00AF05B1">
                        <w:pPr>
                          <w:rPr>
                            <w:sz w:val="32"/>
                            <w:rPrChange w:id="206" w:author="Scott Pletzer" w:date="2012-11-02T09:06:00Z">
                              <w:rPr/>
                            </w:rPrChange>
                          </w:rPr>
                        </w:pPr>
                        <w:ins w:id="207" w:author="Scott Pletzer" w:date="2012-11-02T09:04:00Z">
                          <w:r w:rsidRPr="00AF05B1">
                            <w:rPr>
                              <w:sz w:val="32"/>
                              <w:rPrChange w:id="208" w:author="Scott Pletzer" w:date="2012-11-02T09:06:00Z">
                                <w:rPr/>
                              </w:rPrChange>
                            </w:rPr>
                            <w:t>EXAMPLE ONLY</w:t>
                          </w:r>
                        </w:ins>
                      </w:p>
                    </w:txbxContent>
                  </v:textbox>
                </v:shape>
              </w:pict>
            </mc:Fallback>
          </mc:AlternateContent>
        </w:r>
      </w:ins>
      <w:ins w:id="209" w:author="Scott Pletzer" w:date="2012-10-29T11:11:00Z">
        <w:r w:rsidR="00EB0343">
          <w:rPr>
            <w:rFonts w:cstheme="minorHAnsi"/>
            <w:noProof/>
            <w:sz w:val="24"/>
            <w:szCs w:val="24"/>
            <w:rPrChange w:id="210">
              <w:rPr>
                <w:noProof/>
              </w:rPr>
            </w:rPrChange>
          </w:rPr>
          <w:drawing>
            <wp:inline distT="0" distB="0" distL="0" distR="0">
              <wp:extent cx="4970721" cy="1000648"/>
              <wp:effectExtent l="0" t="0" r="1905" b="9525"/>
              <wp:docPr id="8" name="Picture 8" descr="O:\Scott\FailedCalDa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FailedCalData.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0721" cy="1000648"/>
                      </a:xfrm>
                      <a:prstGeom prst="rect">
                        <a:avLst/>
                      </a:prstGeom>
                      <a:noFill/>
                      <a:ln>
                        <a:noFill/>
                      </a:ln>
                    </pic:spPr>
                  </pic:pic>
                </a:graphicData>
              </a:graphic>
            </wp:inline>
          </w:drawing>
        </w:r>
      </w:ins>
    </w:p>
    <w:p w:rsidR="00EB0343" w:rsidRDefault="00EB0343"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Del="00E223D0" w:rsidRDefault="00D84E68" w:rsidP="00D84E68">
      <w:pPr>
        <w:pStyle w:val="ListParagraph"/>
        <w:tabs>
          <w:tab w:val="left" w:pos="0"/>
        </w:tabs>
        <w:spacing w:after="0"/>
        <w:ind w:left="1170"/>
        <w:rPr>
          <w:del w:id="211" w:author="Scott Pletzer" w:date="2012-10-24T15:36:00Z"/>
          <w:rFonts w:cstheme="minorHAnsi"/>
          <w:sz w:val="24"/>
          <w:szCs w:val="24"/>
        </w:rPr>
      </w:pPr>
      <w:del w:id="212" w:author="Scott Pletzer" w:date="2012-10-24T15:36:00Z">
        <w:r w:rsidDel="00E223D0">
          <w:rPr>
            <w:rFonts w:cstheme="minorHAnsi"/>
            <w:sz w:val="24"/>
            <w:szCs w:val="24"/>
          </w:rPr>
          <w:delText>Verify that the calibration image number recorded above match the calibration image number listed on the View Alerts tab.</w:delText>
        </w:r>
      </w:del>
    </w:p>
    <w:p w:rsidR="00D84E68" w:rsidDel="00E223D0" w:rsidRDefault="00D84E68" w:rsidP="00D84E68">
      <w:pPr>
        <w:pStyle w:val="ListParagraph"/>
        <w:tabs>
          <w:tab w:val="left" w:pos="0"/>
        </w:tabs>
        <w:spacing w:after="0"/>
        <w:ind w:left="1170"/>
        <w:rPr>
          <w:del w:id="213" w:author="Scott Pletzer" w:date="2012-10-24T15:36:00Z"/>
          <w:rFonts w:cstheme="minorHAnsi"/>
          <w:sz w:val="24"/>
          <w:szCs w:val="24"/>
        </w:rPr>
      </w:pPr>
    </w:p>
    <w:p w:rsidR="00D84E68" w:rsidDel="00E223D0" w:rsidRDefault="00D84E68" w:rsidP="00D84E68">
      <w:pPr>
        <w:pStyle w:val="ListParagraph"/>
        <w:spacing w:after="0"/>
        <w:ind w:left="1170"/>
        <w:rPr>
          <w:del w:id="214" w:author="Scott Pletzer" w:date="2012-10-24T15:36:00Z"/>
          <w:rFonts w:cstheme="minorHAnsi"/>
          <w:b/>
          <w:sz w:val="24"/>
          <w:szCs w:val="24"/>
          <w:u w:val="single"/>
        </w:rPr>
      </w:pPr>
      <w:del w:id="215" w:author="Scott Pletzer" w:date="2012-10-24T15:36:00Z">
        <w:r w:rsidDel="00E223D0">
          <w:rPr>
            <w:rFonts w:cstheme="minorHAnsi"/>
            <w:b/>
            <w:sz w:val="24"/>
            <w:szCs w:val="24"/>
            <w:u w:val="single"/>
          </w:rPr>
          <w:tab/>
        </w:r>
        <w:r w:rsidDel="00E223D0">
          <w:rPr>
            <w:rFonts w:cstheme="minorHAnsi"/>
            <w:b/>
            <w:sz w:val="24"/>
            <w:szCs w:val="24"/>
            <w:u w:val="single"/>
          </w:rPr>
          <w:tab/>
        </w:r>
        <w:r w:rsidDel="00E223D0">
          <w:rPr>
            <w:rFonts w:cstheme="minorHAnsi"/>
            <w:b/>
            <w:sz w:val="24"/>
            <w:szCs w:val="24"/>
          </w:rPr>
          <w:delText xml:space="preserve"> Verified</w:delText>
        </w:r>
        <w:r w:rsidDel="00E223D0">
          <w:rPr>
            <w:rFonts w:cstheme="minorHAnsi"/>
            <w:b/>
            <w:sz w:val="24"/>
            <w:szCs w:val="24"/>
          </w:rPr>
          <w:tab/>
        </w:r>
        <w:r w:rsidDel="00E223D0">
          <w:rPr>
            <w:rFonts w:cstheme="minorHAnsi"/>
            <w:b/>
            <w:sz w:val="24"/>
            <w:szCs w:val="24"/>
            <w:u w:val="single"/>
          </w:rPr>
          <w:tab/>
        </w:r>
        <w:r w:rsidDel="00E223D0">
          <w:rPr>
            <w:rFonts w:cstheme="minorHAnsi"/>
            <w:b/>
            <w:sz w:val="24"/>
            <w:szCs w:val="24"/>
          </w:rPr>
          <w:delText xml:space="preserve"> Not Verified</w:delText>
        </w:r>
        <w:r w:rsidDel="00E223D0">
          <w:rPr>
            <w:rFonts w:cstheme="minorHAnsi"/>
            <w:b/>
            <w:sz w:val="24"/>
            <w:szCs w:val="24"/>
          </w:rPr>
          <w:tab/>
          <w:delText xml:space="preserve">Non-Conformance Ref. No. </w:delText>
        </w:r>
        <w:r w:rsidDel="00E223D0">
          <w:rPr>
            <w:rFonts w:cstheme="minorHAnsi"/>
            <w:b/>
            <w:sz w:val="24"/>
            <w:szCs w:val="24"/>
            <w:u w:val="single"/>
          </w:rPr>
          <w:tab/>
        </w:r>
        <w:r w:rsidDel="00E223D0">
          <w:rPr>
            <w:rFonts w:cstheme="minorHAnsi"/>
            <w:b/>
            <w:sz w:val="24"/>
            <w:szCs w:val="24"/>
            <w:u w:val="single"/>
          </w:rPr>
          <w:tab/>
        </w:r>
      </w:del>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Del="00E223D0" w:rsidRDefault="00D84E68" w:rsidP="00D84E68">
      <w:pPr>
        <w:pStyle w:val="ListParagraph"/>
        <w:tabs>
          <w:tab w:val="left" w:pos="0"/>
        </w:tabs>
        <w:spacing w:after="0"/>
        <w:ind w:left="1170"/>
        <w:rPr>
          <w:del w:id="216" w:author="Scott Pletzer" w:date="2012-10-24T15:38:00Z"/>
          <w:sz w:val="24"/>
          <w:szCs w:val="24"/>
        </w:rPr>
      </w:pPr>
      <w:del w:id="217" w:author="Scott Pletzer" w:date="2012-10-24T15:38:00Z">
        <w:r w:rsidRPr="00D546CE" w:rsidDel="00E223D0">
          <w:rPr>
            <w:rFonts w:cstheme="minorHAnsi"/>
            <w:sz w:val="24"/>
            <w:szCs w:val="24"/>
          </w:rPr>
          <w:delText>Locate the temp folder at c</w:delText>
        </w:r>
        <w:r w:rsidRPr="00D546CE" w:rsidDel="00E223D0">
          <w:rPr>
            <w:sz w:val="24"/>
            <w:szCs w:val="24"/>
          </w:rPr>
          <w:delText>:\temp\</w:delText>
        </w:r>
        <w:r w:rsidR="0022701E" w:rsidDel="00E223D0">
          <w:rPr>
            <w:sz w:val="24"/>
            <w:szCs w:val="24"/>
          </w:rPr>
          <w:delText>ClearView\</w:delText>
        </w:r>
        <w:r w:rsidRPr="00D546CE" w:rsidDel="00E223D0">
          <w:rPr>
            <w:sz w:val="24"/>
            <w:szCs w:val="24"/>
          </w:rPr>
          <w:delText xml:space="preserve">calib_work.  Open the file and print the contents.  </w:delText>
        </w:r>
        <w:r w:rsidR="00D546CE" w:rsidRPr="00D546CE" w:rsidDel="00E223D0">
          <w:rPr>
            <w:sz w:val="24"/>
            <w:szCs w:val="24"/>
          </w:rPr>
          <w:delText xml:space="preserve">Close the file.  </w:delText>
        </w:r>
        <w:r w:rsidRPr="00D546CE" w:rsidDel="00E223D0">
          <w:rPr>
            <w:sz w:val="24"/>
            <w:szCs w:val="24"/>
          </w:rPr>
          <w:delText xml:space="preserve">Label the print out “StoredCal A”.  Sign and date the labeling.  Compare the results reported in the View Alerts printed out and labeled Cal A with the results stored in the temp filed printed and labeled StoredCal A.  Verify that the results match for </w:delText>
        </w:r>
        <w:r w:rsidR="00912496" w:rsidDel="00E223D0">
          <w:rPr>
            <w:sz w:val="24"/>
            <w:szCs w:val="24"/>
          </w:rPr>
          <w:delText>the</w:delText>
        </w:r>
        <w:r w:rsidRPr="00D546CE" w:rsidDel="00E223D0">
          <w:rPr>
            <w:sz w:val="24"/>
            <w:szCs w:val="24"/>
          </w:rPr>
          <w:delText xml:space="preserve"> calibration image.</w:delText>
        </w:r>
      </w:del>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Del="00E223D0" w:rsidRDefault="00D84E68" w:rsidP="00D84E68">
      <w:pPr>
        <w:pStyle w:val="ListParagraph"/>
        <w:tabs>
          <w:tab w:val="left" w:pos="0"/>
        </w:tabs>
        <w:spacing w:after="0"/>
        <w:ind w:left="1170"/>
        <w:rPr>
          <w:del w:id="218" w:author="Scott Pletzer" w:date="2012-10-24T15:39:00Z"/>
          <w:rFonts w:cstheme="minorHAnsi"/>
          <w:sz w:val="24"/>
          <w:szCs w:val="24"/>
        </w:rPr>
      </w:pPr>
      <w:del w:id="219" w:author="Scott Pletzer" w:date="2012-10-24T15:39:00Z">
        <w:r w:rsidDel="00E223D0">
          <w:rPr>
            <w:rFonts w:cstheme="minorHAnsi"/>
            <w:sz w:val="24"/>
            <w:szCs w:val="24"/>
          </w:rPr>
          <w:delText>Repeat the auto calibration process, printout of the View Alerts result and locating the temp folder two more times.  Label each successive repeat Cal B/StoredCal B and Cal C/StoredCal C.  Perform the same comparison on each of the successive repeats.</w:delText>
        </w:r>
      </w:del>
    </w:p>
    <w:p w:rsidR="00D84E68" w:rsidDel="00E223D0" w:rsidRDefault="00D84E68" w:rsidP="00D84E68">
      <w:pPr>
        <w:pStyle w:val="ListParagraph"/>
        <w:tabs>
          <w:tab w:val="left" w:pos="0"/>
        </w:tabs>
        <w:spacing w:after="0"/>
        <w:ind w:left="1170"/>
        <w:rPr>
          <w:del w:id="220" w:author="Scott Pletzer" w:date="2012-10-24T15:39:00Z"/>
          <w:rFonts w:cstheme="minorHAnsi"/>
          <w:sz w:val="24"/>
          <w:szCs w:val="24"/>
        </w:rPr>
      </w:pPr>
      <w:del w:id="221" w:author="Scott Pletzer" w:date="2012-10-24T15:39:00Z">
        <w:r w:rsidRPr="000E7669" w:rsidDel="00E223D0">
          <w:rPr>
            <w:rFonts w:cstheme="minorHAnsi"/>
            <w:b/>
            <w:sz w:val="24"/>
            <w:szCs w:val="24"/>
          </w:rPr>
          <w:delText>NOTE</w:delText>
        </w:r>
        <w:r w:rsidDel="00E223D0">
          <w:rPr>
            <w:rFonts w:cstheme="minorHAnsi"/>
            <w:sz w:val="24"/>
            <w:szCs w:val="24"/>
          </w:rPr>
          <w:delText>:  It is important to open and print the stored calibration data file from the temp location prior to initializing the next autocalibration process as the data is overwritten upon completion of the next autocalibration process analysis.</w:delText>
        </w:r>
      </w:del>
    </w:p>
    <w:p w:rsidR="00D84E68" w:rsidDel="00E223D0" w:rsidRDefault="00D84E68" w:rsidP="00D84E68">
      <w:pPr>
        <w:pStyle w:val="ListParagraph"/>
        <w:tabs>
          <w:tab w:val="left" w:pos="0"/>
        </w:tabs>
        <w:spacing w:after="0"/>
        <w:ind w:left="1170"/>
        <w:rPr>
          <w:del w:id="222" w:author="Scott Pletzer" w:date="2012-10-24T15:39:00Z"/>
          <w:rFonts w:cstheme="minorHAnsi"/>
          <w:sz w:val="24"/>
          <w:szCs w:val="24"/>
        </w:rPr>
      </w:pPr>
    </w:p>
    <w:p w:rsidR="00D84E68" w:rsidDel="00E223D0" w:rsidRDefault="00D84E68" w:rsidP="00D84E68">
      <w:pPr>
        <w:pStyle w:val="ListParagraph"/>
        <w:tabs>
          <w:tab w:val="left" w:pos="0"/>
        </w:tabs>
        <w:spacing w:after="0"/>
        <w:ind w:left="1170"/>
        <w:rPr>
          <w:del w:id="223" w:author="Scott Pletzer" w:date="2012-10-24T15:39:00Z"/>
          <w:rFonts w:cstheme="minorHAnsi"/>
          <w:sz w:val="24"/>
          <w:szCs w:val="24"/>
        </w:rPr>
      </w:pPr>
      <w:del w:id="224" w:author="Scott Pletzer" w:date="2012-10-24T15:39:00Z">
        <w:r w:rsidDel="00E223D0">
          <w:rPr>
            <w:rFonts w:cstheme="minorHAnsi"/>
            <w:sz w:val="24"/>
            <w:szCs w:val="24"/>
          </w:rPr>
          <w:lastRenderedPageBreak/>
          <w:delText>Verify that the Cal B results and StoredCal B results match for each and every calibration image.</w:delText>
        </w:r>
      </w:del>
    </w:p>
    <w:p w:rsidR="00D84E68" w:rsidDel="00E223D0" w:rsidRDefault="00D84E68" w:rsidP="00D84E68">
      <w:pPr>
        <w:pStyle w:val="ListParagraph"/>
        <w:tabs>
          <w:tab w:val="left" w:pos="0"/>
        </w:tabs>
        <w:spacing w:after="0"/>
        <w:ind w:left="1170"/>
        <w:rPr>
          <w:del w:id="225" w:author="Scott Pletzer" w:date="2012-10-24T15:39:00Z"/>
          <w:rFonts w:cstheme="minorHAnsi"/>
          <w:sz w:val="24"/>
          <w:szCs w:val="24"/>
        </w:rPr>
      </w:pPr>
    </w:p>
    <w:p w:rsidR="00D84E68" w:rsidDel="00E223D0" w:rsidRDefault="00D84E68" w:rsidP="00D84E68">
      <w:pPr>
        <w:pStyle w:val="ListParagraph"/>
        <w:spacing w:after="0"/>
        <w:ind w:left="1170"/>
        <w:rPr>
          <w:del w:id="226" w:author="Scott Pletzer" w:date="2012-10-24T15:39:00Z"/>
          <w:rFonts w:cstheme="minorHAnsi"/>
          <w:b/>
          <w:sz w:val="24"/>
          <w:szCs w:val="24"/>
          <w:u w:val="single"/>
        </w:rPr>
      </w:pPr>
      <w:del w:id="227" w:author="Scott Pletzer" w:date="2012-10-24T15:39:00Z">
        <w:r w:rsidDel="00E223D0">
          <w:rPr>
            <w:rFonts w:cstheme="minorHAnsi"/>
            <w:b/>
            <w:sz w:val="24"/>
            <w:szCs w:val="24"/>
            <w:u w:val="single"/>
          </w:rPr>
          <w:tab/>
        </w:r>
        <w:r w:rsidDel="00E223D0">
          <w:rPr>
            <w:rFonts w:cstheme="minorHAnsi"/>
            <w:b/>
            <w:sz w:val="24"/>
            <w:szCs w:val="24"/>
            <w:u w:val="single"/>
          </w:rPr>
          <w:tab/>
        </w:r>
        <w:r w:rsidDel="00E223D0">
          <w:rPr>
            <w:rFonts w:cstheme="minorHAnsi"/>
            <w:b/>
            <w:sz w:val="24"/>
            <w:szCs w:val="24"/>
          </w:rPr>
          <w:delText xml:space="preserve"> Verified</w:delText>
        </w:r>
        <w:r w:rsidDel="00E223D0">
          <w:rPr>
            <w:rFonts w:cstheme="minorHAnsi"/>
            <w:b/>
            <w:sz w:val="24"/>
            <w:szCs w:val="24"/>
          </w:rPr>
          <w:tab/>
        </w:r>
        <w:r w:rsidDel="00E223D0">
          <w:rPr>
            <w:rFonts w:cstheme="minorHAnsi"/>
            <w:b/>
            <w:sz w:val="24"/>
            <w:szCs w:val="24"/>
            <w:u w:val="single"/>
          </w:rPr>
          <w:tab/>
        </w:r>
        <w:r w:rsidDel="00E223D0">
          <w:rPr>
            <w:rFonts w:cstheme="minorHAnsi"/>
            <w:b/>
            <w:sz w:val="24"/>
            <w:szCs w:val="24"/>
          </w:rPr>
          <w:delText xml:space="preserve"> Not Verified</w:delText>
        </w:r>
        <w:r w:rsidDel="00E223D0">
          <w:rPr>
            <w:rFonts w:cstheme="minorHAnsi"/>
            <w:b/>
            <w:sz w:val="24"/>
            <w:szCs w:val="24"/>
          </w:rPr>
          <w:tab/>
          <w:delText xml:space="preserve">Non-Conformance Ref. No. </w:delText>
        </w:r>
        <w:r w:rsidDel="00E223D0">
          <w:rPr>
            <w:rFonts w:cstheme="minorHAnsi"/>
            <w:b/>
            <w:sz w:val="24"/>
            <w:szCs w:val="24"/>
            <w:u w:val="single"/>
          </w:rPr>
          <w:tab/>
        </w:r>
        <w:r w:rsidDel="00E223D0">
          <w:rPr>
            <w:rFonts w:cstheme="minorHAnsi"/>
            <w:b/>
            <w:sz w:val="24"/>
            <w:szCs w:val="24"/>
            <w:u w:val="single"/>
          </w:rPr>
          <w:tab/>
        </w:r>
      </w:del>
    </w:p>
    <w:p w:rsidR="00D84E68" w:rsidDel="00E223D0" w:rsidRDefault="00D84E68" w:rsidP="00D84E68">
      <w:pPr>
        <w:pStyle w:val="ListParagraph"/>
        <w:tabs>
          <w:tab w:val="left" w:pos="0"/>
        </w:tabs>
        <w:spacing w:after="0"/>
        <w:ind w:left="1170"/>
        <w:rPr>
          <w:del w:id="228" w:author="Scott Pletzer" w:date="2012-10-24T15:39:00Z"/>
          <w:rFonts w:cstheme="minorHAnsi"/>
          <w:sz w:val="24"/>
          <w:szCs w:val="24"/>
        </w:rPr>
      </w:pPr>
    </w:p>
    <w:p w:rsidR="00D84E68" w:rsidDel="00E223D0" w:rsidRDefault="00D84E68" w:rsidP="00D84E68">
      <w:pPr>
        <w:pStyle w:val="ListParagraph"/>
        <w:tabs>
          <w:tab w:val="left" w:pos="0"/>
        </w:tabs>
        <w:spacing w:after="0"/>
        <w:ind w:left="1170"/>
        <w:rPr>
          <w:del w:id="229" w:author="Scott Pletzer" w:date="2012-10-24T15:39:00Z"/>
          <w:rFonts w:cstheme="minorHAnsi"/>
          <w:sz w:val="24"/>
          <w:szCs w:val="24"/>
        </w:rPr>
      </w:pPr>
      <w:del w:id="230" w:author="Scott Pletzer" w:date="2012-10-24T15:39:00Z">
        <w:r w:rsidDel="00E223D0">
          <w:rPr>
            <w:rFonts w:cstheme="minorHAnsi"/>
            <w:sz w:val="24"/>
            <w:szCs w:val="24"/>
          </w:rPr>
          <w:delText>Verify that the Cal C results and StoredCal C results match for each and every calibration image.</w:delText>
        </w:r>
      </w:del>
    </w:p>
    <w:p w:rsidR="00D84E68" w:rsidDel="00E223D0" w:rsidRDefault="00D84E68" w:rsidP="00D84E68">
      <w:pPr>
        <w:pStyle w:val="ListParagraph"/>
        <w:tabs>
          <w:tab w:val="left" w:pos="0"/>
        </w:tabs>
        <w:spacing w:after="0"/>
        <w:ind w:left="1170"/>
        <w:rPr>
          <w:del w:id="231" w:author="Scott Pletzer" w:date="2012-10-24T15:39:00Z"/>
          <w:rFonts w:cstheme="minorHAnsi"/>
          <w:sz w:val="24"/>
          <w:szCs w:val="24"/>
        </w:rPr>
      </w:pPr>
    </w:p>
    <w:p w:rsidR="00D84E68" w:rsidDel="00E223D0" w:rsidRDefault="00D84E68" w:rsidP="00D84E68">
      <w:pPr>
        <w:pStyle w:val="ListParagraph"/>
        <w:spacing w:after="0"/>
        <w:ind w:left="1170"/>
        <w:rPr>
          <w:del w:id="232" w:author="Scott Pletzer" w:date="2012-10-24T15:39:00Z"/>
          <w:rFonts w:cstheme="minorHAnsi"/>
          <w:b/>
          <w:sz w:val="24"/>
          <w:szCs w:val="24"/>
          <w:u w:val="single"/>
        </w:rPr>
      </w:pPr>
      <w:del w:id="233" w:author="Scott Pletzer" w:date="2012-10-24T15:39:00Z">
        <w:r w:rsidDel="00E223D0">
          <w:rPr>
            <w:rFonts w:cstheme="minorHAnsi"/>
            <w:b/>
            <w:sz w:val="24"/>
            <w:szCs w:val="24"/>
            <w:u w:val="single"/>
          </w:rPr>
          <w:tab/>
        </w:r>
        <w:r w:rsidDel="00E223D0">
          <w:rPr>
            <w:rFonts w:cstheme="minorHAnsi"/>
            <w:b/>
            <w:sz w:val="24"/>
            <w:szCs w:val="24"/>
            <w:u w:val="single"/>
          </w:rPr>
          <w:tab/>
        </w:r>
        <w:r w:rsidDel="00E223D0">
          <w:rPr>
            <w:rFonts w:cstheme="minorHAnsi"/>
            <w:b/>
            <w:sz w:val="24"/>
            <w:szCs w:val="24"/>
          </w:rPr>
          <w:delText xml:space="preserve"> Verified</w:delText>
        </w:r>
        <w:r w:rsidDel="00E223D0">
          <w:rPr>
            <w:rFonts w:cstheme="minorHAnsi"/>
            <w:b/>
            <w:sz w:val="24"/>
            <w:szCs w:val="24"/>
          </w:rPr>
          <w:tab/>
        </w:r>
        <w:r w:rsidDel="00E223D0">
          <w:rPr>
            <w:rFonts w:cstheme="minorHAnsi"/>
            <w:b/>
            <w:sz w:val="24"/>
            <w:szCs w:val="24"/>
            <w:u w:val="single"/>
          </w:rPr>
          <w:tab/>
        </w:r>
        <w:r w:rsidDel="00E223D0">
          <w:rPr>
            <w:rFonts w:cstheme="minorHAnsi"/>
            <w:b/>
            <w:sz w:val="24"/>
            <w:szCs w:val="24"/>
          </w:rPr>
          <w:delText xml:space="preserve"> Not Verified</w:delText>
        </w:r>
        <w:r w:rsidDel="00E223D0">
          <w:rPr>
            <w:rFonts w:cstheme="minorHAnsi"/>
            <w:b/>
            <w:sz w:val="24"/>
            <w:szCs w:val="24"/>
          </w:rPr>
          <w:tab/>
          <w:delText xml:space="preserve">Non-Conformance Ref. No. </w:delText>
        </w:r>
        <w:r w:rsidDel="00E223D0">
          <w:rPr>
            <w:rFonts w:cstheme="minorHAnsi"/>
            <w:b/>
            <w:sz w:val="24"/>
            <w:szCs w:val="24"/>
            <w:u w:val="single"/>
          </w:rPr>
          <w:tab/>
        </w:r>
        <w:r w:rsidDel="00E223D0">
          <w:rPr>
            <w:rFonts w:cstheme="minorHAnsi"/>
            <w:b/>
            <w:sz w:val="24"/>
            <w:szCs w:val="24"/>
            <w:u w:val="single"/>
          </w:rPr>
          <w:tab/>
        </w:r>
      </w:del>
    </w:p>
    <w:p w:rsidR="00E07FB2" w:rsidRDefault="00E07FB2" w:rsidP="00D84E68">
      <w:pPr>
        <w:pStyle w:val="ListParagraph"/>
        <w:spacing w:after="0"/>
        <w:ind w:left="1170"/>
        <w:rPr>
          <w:rFonts w:cstheme="minorHAnsi"/>
          <w:b/>
          <w:sz w:val="24"/>
          <w:szCs w:val="24"/>
          <w:u w:val="single"/>
        </w:rPr>
      </w:pPr>
    </w:p>
    <w:p w:rsidR="00E07FB2" w:rsidRDefault="00E07FB2" w:rsidP="00E07FB2">
      <w:pPr>
        <w:pStyle w:val="ListParagraph"/>
        <w:spacing w:after="0"/>
        <w:ind w:left="1080"/>
        <w:rPr>
          <w:rFonts w:cstheme="minorHAnsi"/>
          <w:sz w:val="24"/>
          <w:szCs w:val="24"/>
        </w:rPr>
      </w:pPr>
      <w:r>
        <w:rPr>
          <w:rFonts w:cstheme="minorHAnsi"/>
          <w:sz w:val="24"/>
          <w:szCs w:val="24"/>
        </w:rPr>
        <w:t xml:space="preserve">Click on the Settings button in the Application toolbar, and change the default calibration setting to be Configuration 2.  </w:t>
      </w:r>
      <w:ins w:id="234" w:author="Scott Pletzer" w:date="2012-10-29T12:18:00Z">
        <w:r w:rsidR="008673BE">
          <w:rPr>
            <w:rFonts w:cstheme="minorHAnsi"/>
            <w:sz w:val="24"/>
            <w:szCs w:val="24"/>
          </w:rPr>
          <w:t xml:space="preserve">Modify the values for Configuration 4 to Brightness of “90” and a Gain of “60”.  </w:t>
        </w:r>
      </w:ins>
      <w:r w:rsidRPr="009064E4">
        <w:rPr>
          <w:rFonts w:cstheme="minorHAnsi"/>
          <w:sz w:val="24"/>
          <w:szCs w:val="24"/>
        </w:rPr>
        <w:t xml:space="preserve">Click on the Apply Settings button.  </w:t>
      </w:r>
      <w:r>
        <w:rPr>
          <w:rFonts w:cstheme="minorHAnsi"/>
          <w:sz w:val="24"/>
          <w:szCs w:val="24"/>
        </w:rPr>
        <w:t>V</w:t>
      </w:r>
      <w:r w:rsidRPr="009064E4">
        <w:rPr>
          <w:rFonts w:cstheme="minorHAnsi"/>
          <w:sz w:val="24"/>
          <w:szCs w:val="24"/>
        </w:rPr>
        <w:t xml:space="preserve">erify </w:t>
      </w:r>
      <w:r>
        <w:rPr>
          <w:rFonts w:cstheme="minorHAnsi"/>
          <w:sz w:val="24"/>
          <w:szCs w:val="24"/>
        </w:rPr>
        <w:t>that the Settings tab closes and the screen returns to the ClearView main screen.</w:t>
      </w:r>
    </w:p>
    <w:p w:rsidR="00E07FB2" w:rsidRDefault="00E07FB2" w:rsidP="00E07FB2">
      <w:pPr>
        <w:pStyle w:val="ListParagraph"/>
        <w:spacing w:after="0"/>
        <w:ind w:left="1080"/>
        <w:outlineLvl w:val="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rPr>
          <w:rFonts w:cstheme="minorHAnsi"/>
          <w:b/>
          <w:sz w:val="24"/>
          <w:szCs w:val="24"/>
        </w:rPr>
      </w:pPr>
    </w:p>
    <w:p w:rsidR="00E07FB2" w:rsidRDefault="00E07FB2" w:rsidP="00E07FB2">
      <w:pPr>
        <w:pStyle w:val="ListParagraph"/>
        <w:spacing w:after="0"/>
        <w:ind w:left="1080"/>
        <w:rPr>
          <w:rFonts w:cstheme="minorHAnsi"/>
          <w:sz w:val="24"/>
          <w:szCs w:val="24"/>
        </w:rPr>
      </w:pPr>
      <w:r>
        <w:rPr>
          <w:rFonts w:cstheme="minorHAnsi"/>
          <w:sz w:val="24"/>
          <w:szCs w:val="24"/>
        </w:rPr>
        <w:t xml:space="preserve">Click on the Camera Calibration button.  </w:t>
      </w:r>
      <w:r w:rsidRPr="00F249C7">
        <w:rPr>
          <w:rFonts w:cstheme="minorHAnsi"/>
          <w:sz w:val="24"/>
          <w:szCs w:val="24"/>
        </w:rPr>
        <w:t xml:space="preserve">Click on the Auto Calibration button in the lower right corner of the Scanner Calibration window.  Verify that 5 warm-up images are taken followed by 1 image that </w:t>
      </w:r>
      <w:r>
        <w:rPr>
          <w:rFonts w:cstheme="minorHAnsi"/>
          <w:sz w:val="24"/>
          <w:szCs w:val="24"/>
        </w:rPr>
        <w:t>is</w:t>
      </w:r>
      <w:r w:rsidRPr="00F249C7">
        <w:rPr>
          <w:rFonts w:cstheme="minorHAnsi"/>
          <w:sz w:val="24"/>
          <w:szCs w:val="24"/>
        </w:rPr>
        <w:t xml:space="preserve"> displayed in the thumbnail box.  Verify that </w:t>
      </w:r>
      <w:r>
        <w:rPr>
          <w:rFonts w:cstheme="minorHAnsi"/>
          <w:sz w:val="24"/>
          <w:szCs w:val="24"/>
        </w:rPr>
        <w:t xml:space="preserve">a </w:t>
      </w:r>
      <w:r w:rsidRPr="00F249C7">
        <w:rPr>
          <w:rFonts w:cstheme="minorHAnsi"/>
          <w:sz w:val="24"/>
          <w:szCs w:val="24"/>
        </w:rPr>
        <w:t xml:space="preserve">message appears below the Scanner Calibration header notifying the user that the calibration process is progressing. </w:t>
      </w:r>
    </w:p>
    <w:p w:rsidR="00E07FB2" w:rsidRDefault="00E07FB2" w:rsidP="00E07FB2">
      <w:pPr>
        <w:pStyle w:val="ListParagraph"/>
        <w:spacing w:after="0"/>
        <w:ind w:left="1080"/>
        <w:rPr>
          <w:rFonts w:cstheme="minorHAnsi"/>
          <w:sz w:val="24"/>
          <w:szCs w:val="24"/>
        </w:rPr>
      </w:pPr>
    </w:p>
    <w:p w:rsidR="00E07FB2" w:rsidRPr="00773842" w:rsidRDefault="00E07FB2" w:rsidP="00E07FB2">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w:t>
      </w:r>
      <w:r>
        <w:rPr>
          <w:rFonts w:cstheme="minorHAnsi"/>
          <w:sz w:val="24"/>
          <w:szCs w:val="24"/>
        </w:rPr>
        <w:t>Success</w:t>
      </w:r>
      <w:r w:rsidRPr="00773842">
        <w:rPr>
          <w:rFonts w:cstheme="minorHAnsi"/>
          <w:sz w:val="24"/>
          <w:szCs w:val="24"/>
        </w:rPr>
        <w:t xml:space="preserve"> dialog box opens with the message “</w:t>
      </w:r>
      <w:r>
        <w:rPr>
          <w:rFonts w:cstheme="minorHAnsi"/>
          <w:sz w:val="24"/>
          <w:szCs w:val="24"/>
        </w:rPr>
        <w:t>The Calibration process was successful.  Close this message to finalize the calibration data.</w:t>
      </w:r>
    </w:p>
    <w:p w:rsidR="00E07FB2" w:rsidRPr="00F249C7" w:rsidRDefault="00E07FB2" w:rsidP="00E07FB2">
      <w:pPr>
        <w:pStyle w:val="ListParagraph"/>
        <w:spacing w:after="0"/>
        <w:ind w:left="216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spacing w:after="0"/>
        <w:ind w:left="1080"/>
        <w:rPr>
          <w:rFonts w:cstheme="minorHAnsi"/>
          <w:sz w:val="24"/>
          <w:szCs w:val="24"/>
        </w:rPr>
      </w:pPr>
    </w:p>
    <w:p w:rsidR="00E07FB2" w:rsidDel="00E223D0" w:rsidRDefault="00E07FB2" w:rsidP="00E07FB2">
      <w:pPr>
        <w:pStyle w:val="ListParagraph"/>
        <w:spacing w:after="0"/>
        <w:ind w:left="1080"/>
        <w:rPr>
          <w:del w:id="235" w:author="Scott Pletzer" w:date="2012-10-24T15:41:00Z"/>
          <w:sz w:val="24"/>
          <w:szCs w:val="24"/>
        </w:rPr>
      </w:pPr>
      <w:del w:id="236" w:author="Scott Pletzer" w:date="2012-10-24T15:41:00Z">
        <w:r w:rsidDel="00E223D0">
          <w:rPr>
            <w:rFonts w:cstheme="minorHAnsi"/>
            <w:sz w:val="24"/>
            <w:szCs w:val="24"/>
          </w:rPr>
          <w:delText xml:space="preserve">Click Ok then No when asked to save the images.  </w:delText>
        </w:r>
        <w:r w:rsidRPr="00D546CE" w:rsidDel="00E223D0">
          <w:rPr>
            <w:rFonts w:cstheme="minorHAnsi"/>
            <w:sz w:val="24"/>
            <w:szCs w:val="24"/>
          </w:rPr>
          <w:delText>Locate the temp folder at c</w:delText>
        </w:r>
        <w:r w:rsidRPr="00D546CE" w:rsidDel="00E223D0">
          <w:rPr>
            <w:sz w:val="24"/>
            <w:szCs w:val="24"/>
          </w:rPr>
          <w:delText>:\temp\</w:delText>
        </w:r>
        <w:r w:rsidDel="00E223D0">
          <w:rPr>
            <w:sz w:val="24"/>
            <w:szCs w:val="24"/>
          </w:rPr>
          <w:delText>ClearView\</w:delText>
        </w:r>
        <w:r w:rsidRPr="00D546CE" w:rsidDel="00E223D0">
          <w:rPr>
            <w:sz w:val="24"/>
            <w:szCs w:val="24"/>
          </w:rPr>
          <w:delText xml:space="preserve">calib_work.  Open the file and print the contents.  Close the file.  Label the print out “StoredCal </w:delText>
        </w:r>
        <w:r w:rsidDel="00E223D0">
          <w:rPr>
            <w:sz w:val="24"/>
            <w:szCs w:val="24"/>
          </w:rPr>
          <w:delText>D</w:delText>
        </w:r>
        <w:r w:rsidRPr="00D546CE" w:rsidDel="00E223D0">
          <w:rPr>
            <w:sz w:val="24"/>
            <w:szCs w:val="24"/>
          </w:rPr>
          <w:delText>”.  Sign and date the labeling.</w:delText>
        </w:r>
      </w:del>
    </w:p>
    <w:p w:rsidR="00E07FB2" w:rsidDel="00E223D0" w:rsidRDefault="00E07FB2" w:rsidP="00E07FB2">
      <w:pPr>
        <w:pStyle w:val="ListParagraph"/>
        <w:spacing w:after="0"/>
        <w:ind w:left="1080"/>
        <w:rPr>
          <w:del w:id="237" w:author="Scott Pletzer" w:date="2012-10-24T15:41:00Z"/>
          <w:rFonts w:cstheme="minorHAnsi"/>
          <w:sz w:val="24"/>
          <w:szCs w:val="24"/>
        </w:rPr>
      </w:pPr>
    </w:p>
    <w:p w:rsidR="00E07FB2" w:rsidRPr="00F249C7" w:rsidDel="00E223D0" w:rsidRDefault="00E07FB2" w:rsidP="00E07FB2">
      <w:pPr>
        <w:pStyle w:val="ListParagraph"/>
        <w:spacing w:after="0"/>
        <w:ind w:left="1080"/>
        <w:rPr>
          <w:del w:id="238" w:author="Scott Pletzer" w:date="2012-10-24T15:41:00Z"/>
          <w:rFonts w:cstheme="minorHAnsi"/>
          <w:b/>
          <w:sz w:val="24"/>
          <w:szCs w:val="24"/>
          <w:u w:val="single"/>
        </w:rPr>
      </w:pPr>
      <w:del w:id="239" w:author="Scott Pletzer" w:date="2012-10-24T15:41:00Z">
        <w:r w:rsidDel="00E223D0">
          <w:rPr>
            <w:rFonts w:cstheme="minorHAnsi"/>
            <w:b/>
            <w:sz w:val="24"/>
            <w:szCs w:val="24"/>
            <w:u w:val="single"/>
          </w:rPr>
          <w:tab/>
        </w:r>
        <w:r w:rsidRPr="00F249C7" w:rsidDel="00E223D0">
          <w:rPr>
            <w:rFonts w:cstheme="minorHAnsi"/>
            <w:b/>
            <w:sz w:val="24"/>
            <w:szCs w:val="24"/>
            <w:u w:val="single"/>
          </w:rPr>
          <w:tab/>
        </w:r>
        <w:r w:rsidRPr="00F249C7" w:rsidDel="00E223D0">
          <w:rPr>
            <w:rFonts w:cstheme="minorHAnsi"/>
            <w:b/>
            <w:sz w:val="24"/>
            <w:szCs w:val="24"/>
          </w:rPr>
          <w:delText xml:space="preserve"> Verified</w:delText>
        </w:r>
        <w:r w:rsidRPr="00F249C7" w:rsidDel="00E223D0">
          <w:rPr>
            <w:rFonts w:cstheme="minorHAnsi"/>
            <w:b/>
            <w:sz w:val="24"/>
            <w:szCs w:val="24"/>
          </w:rPr>
          <w:tab/>
        </w:r>
        <w:r w:rsidRPr="00F249C7" w:rsidDel="00E223D0">
          <w:rPr>
            <w:rFonts w:cstheme="minorHAnsi"/>
            <w:b/>
            <w:sz w:val="24"/>
            <w:szCs w:val="24"/>
            <w:u w:val="single"/>
          </w:rPr>
          <w:tab/>
        </w:r>
        <w:r w:rsidRPr="00F249C7" w:rsidDel="00E223D0">
          <w:rPr>
            <w:rFonts w:cstheme="minorHAnsi"/>
            <w:b/>
            <w:sz w:val="24"/>
            <w:szCs w:val="24"/>
          </w:rPr>
          <w:delText xml:space="preserve"> Not Verified</w:delText>
        </w:r>
        <w:r w:rsidRPr="00F249C7" w:rsidDel="00E223D0">
          <w:rPr>
            <w:rFonts w:cstheme="minorHAnsi"/>
            <w:b/>
            <w:sz w:val="24"/>
            <w:szCs w:val="24"/>
          </w:rPr>
          <w:tab/>
          <w:delText xml:space="preserve">Non-Conformance Ref. No. </w:delText>
        </w:r>
        <w:r w:rsidRPr="00F249C7" w:rsidDel="00E223D0">
          <w:rPr>
            <w:rFonts w:cstheme="minorHAnsi"/>
            <w:b/>
            <w:sz w:val="24"/>
            <w:szCs w:val="24"/>
            <w:u w:val="single"/>
          </w:rPr>
          <w:tab/>
        </w:r>
        <w:r w:rsidRPr="00F249C7" w:rsidDel="00E223D0">
          <w:rPr>
            <w:rFonts w:cstheme="minorHAnsi"/>
            <w:b/>
            <w:sz w:val="24"/>
            <w:szCs w:val="24"/>
            <w:u w:val="single"/>
          </w:rPr>
          <w:tab/>
        </w:r>
      </w:del>
    </w:p>
    <w:p w:rsidR="00E07FB2" w:rsidRDefault="00E07FB2" w:rsidP="00E07FB2">
      <w:pPr>
        <w:pStyle w:val="ListParagraph"/>
        <w:spacing w:after="0"/>
        <w:ind w:left="1080"/>
        <w:rPr>
          <w:rFonts w:cstheme="minorHAnsi"/>
          <w:sz w:val="24"/>
          <w:szCs w:val="24"/>
        </w:rPr>
      </w:pPr>
    </w:p>
    <w:p w:rsidR="00E07FB2" w:rsidRPr="00F249C7" w:rsidRDefault="00E07FB2" w:rsidP="00E07FB2">
      <w:pPr>
        <w:pStyle w:val="ListParagraph"/>
        <w:spacing w:after="0"/>
        <w:ind w:left="1080"/>
        <w:rPr>
          <w:rFonts w:cstheme="minorHAnsi"/>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lastRenderedPageBreak/>
        <w:t>As of the 1.1.0.0 version of ClearView, a license key mechanism was implemented into the product, and the software will not operate without a valid license file present. The ClearView software now looks at start up for a file named “ClearView.lic” to be located in the same folder as the ClearView application itself. This file is a plain text file containing an encrypted string that represents the actual license structure. There are three licenses; Full, CV (cardiovascular), and Basic.  One of these three license files is copied into the ClearView folder and renamed as “ClearView.lic”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80477">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“ClearViewCV.lic”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 xml:space="preserve">Navigate to the folder identified in the “Start in:” field, and </w:t>
      </w:r>
      <w:r w:rsidR="00F3473B">
        <w:rPr>
          <w:rFonts w:cstheme="minorHAnsi"/>
          <w:sz w:val="24"/>
          <w:szCs w:val="24"/>
        </w:rPr>
        <w:t xml:space="preserve">paste </w:t>
      </w:r>
      <w:r w:rsidR="00B27B11">
        <w:rPr>
          <w:rFonts w:cstheme="minorHAnsi"/>
          <w:sz w:val="24"/>
          <w:szCs w:val="24"/>
        </w:rPr>
        <w:t>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“ClearView.lic” file in the same folder.  Rename the “ClearView</w:t>
      </w:r>
      <w:r w:rsidR="00EC6C6E">
        <w:rPr>
          <w:rFonts w:cstheme="minorHAnsi"/>
          <w:sz w:val="24"/>
          <w:szCs w:val="24"/>
        </w:rPr>
        <w:t>CV</w:t>
      </w:r>
      <w:r w:rsidR="00B27B11">
        <w:rPr>
          <w:rFonts w:cstheme="minorHAnsi"/>
          <w:sz w:val="24"/>
          <w:szCs w:val="24"/>
        </w:rPr>
        <w:t>.lic” file to “ClearView.lic”.  This has now installed the basic license file for the ClearView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AC6131">
        <w:rPr>
          <w:rFonts w:cstheme="minorHAnsi"/>
          <w:sz w:val="24"/>
          <w:szCs w:val="24"/>
        </w:rPr>
        <w:t xml:space="preserve">Answer “No” to the 3 pre-scan </w:t>
      </w:r>
      <w:r w:rsidR="00AC6131">
        <w:rPr>
          <w:rFonts w:cstheme="minorHAnsi"/>
          <w:sz w:val="24"/>
          <w:szCs w:val="24"/>
        </w:rPr>
        <w:lastRenderedPageBreak/>
        <w:t>questions that appear in the dialog and click “O</w:t>
      </w:r>
      <w:r w:rsidR="00B3376C">
        <w:rPr>
          <w:rFonts w:cstheme="minorHAnsi"/>
          <w:sz w:val="24"/>
          <w:szCs w:val="24"/>
        </w:rPr>
        <w:t>K</w:t>
      </w:r>
      <w:r w:rsidR="00AC6131">
        <w:rPr>
          <w:rFonts w:cstheme="minorHAnsi"/>
          <w:sz w:val="24"/>
          <w:szCs w:val="24"/>
        </w:rPr>
        <w:t xml:space="preserve">”.  </w:t>
      </w:r>
      <w:r w:rsidRPr="00871A36">
        <w:rPr>
          <w:rFonts w:cstheme="minorHAnsi"/>
          <w:sz w:val="24"/>
          <w:szCs w:val="24"/>
        </w:rPr>
        <w:t>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 xml:space="preserve">Click on the </w:t>
      </w:r>
      <w:r w:rsidR="0071415E">
        <w:rPr>
          <w:rFonts w:cstheme="minorHAnsi"/>
          <w:sz w:val="24"/>
          <w:szCs w:val="24"/>
        </w:rPr>
        <w:t>Report For Patient Name</w:t>
      </w:r>
      <w:r w:rsidRPr="00871A36">
        <w:rPr>
          <w:rFonts w:cstheme="minorHAnsi"/>
          <w:sz w:val="24"/>
          <w:szCs w:val="24"/>
        </w:rPr>
        <w:t xml:space="preserve"> tab</w:t>
      </w:r>
      <w:r w:rsidR="0071415E">
        <w:rPr>
          <w:rFonts w:cstheme="minorHAnsi"/>
          <w:sz w:val="24"/>
          <w:szCs w:val="24"/>
        </w:rPr>
        <w:t>, then click on the System Comparison tab</w:t>
      </w:r>
      <w:r w:rsidRPr="00871A36">
        <w:rPr>
          <w:rFonts w:cstheme="minorHAnsi"/>
          <w:sz w:val="24"/>
          <w:szCs w:val="24"/>
        </w:rPr>
        <w:t xml:space="preserve">.  Verify that a new </w:t>
      </w:r>
      <w:r w:rsidR="0071415E">
        <w:rPr>
          <w:rFonts w:cstheme="minorHAnsi"/>
          <w:sz w:val="24"/>
          <w:szCs w:val="24"/>
        </w:rPr>
        <w:t>section</w:t>
      </w:r>
      <w:r w:rsidR="0071415E"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Pr="00871A36">
        <w:rPr>
          <w:rFonts w:cstheme="minorHAnsi"/>
          <w:sz w:val="24"/>
          <w:szCs w:val="24"/>
        </w:rPr>
        <w:t>e</w:t>
      </w:r>
      <w:r w:rsidR="001D026F">
        <w:rPr>
          <w:rFonts w:cstheme="minorHAnsi"/>
          <w:sz w:val="24"/>
          <w:szCs w:val="24"/>
        </w:rPr>
        <w:t>a</w:t>
      </w:r>
      <w:r w:rsidRPr="00871A36">
        <w:rPr>
          <w:rFonts w:cstheme="minorHAnsi"/>
          <w:sz w:val="24"/>
          <w:szCs w:val="24"/>
        </w:rPr>
        <w:t>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r w:rsidRPr="009B4F64">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sidR="001D026F">
        <w:rPr>
          <w:rFonts w:cstheme="minorHAnsi"/>
          <w:sz w:val="24"/>
          <w:szCs w:val="24"/>
        </w:rPr>
        <w:t>Report For Patient Name, then click on the sub tab System Comparison</w:t>
      </w:r>
      <w:r w:rsidRPr="00871A36">
        <w:rPr>
          <w:rFonts w:cstheme="minorHAnsi"/>
          <w:sz w:val="24"/>
          <w:szCs w:val="24"/>
        </w:rPr>
        <w:t xml:space="preserve">.  Verify that a new </w:t>
      </w:r>
      <w:r w:rsidR="001D026F" w:rsidRPr="00871A36">
        <w:rPr>
          <w:rFonts w:cstheme="minorHAnsi"/>
          <w:sz w:val="24"/>
          <w:szCs w:val="24"/>
        </w:rPr>
        <w:t>s</w:t>
      </w:r>
      <w:r w:rsidR="001D026F">
        <w:rPr>
          <w:rFonts w:cstheme="minorHAnsi"/>
          <w:sz w:val="24"/>
          <w:szCs w:val="24"/>
        </w:rPr>
        <w:t>ection</w:t>
      </w:r>
      <w:r w:rsidR="001D026F"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001D026F" w:rsidRPr="00871A36">
        <w:rPr>
          <w:rFonts w:cstheme="minorHAnsi"/>
          <w:sz w:val="24"/>
          <w:szCs w:val="24"/>
        </w:rPr>
        <w:t>e</w:t>
      </w:r>
      <w:r w:rsidR="001D026F">
        <w:rPr>
          <w:rFonts w:cstheme="minorHAnsi"/>
          <w:sz w:val="24"/>
          <w:szCs w:val="24"/>
        </w:rPr>
        <w:t>a</w:t>
      </w:r>
      <w:r w:rsidR="001D026F" w:rsidRPr="00871A36">
        <w:rPr>
          <w:rFonts w:cstheme="minorHAnsi"/>
          <w:sz w:val="24"/>
          <w:szCs w:val="24"/>
        </w:rPr>
        <w:t xml:space="preserve">s </w:t>
      </w:r>
      <w:r w:rsidRPr="00871A36">
        <w:rPr>
          <w:rFonts w:cstheme="minorHAnsi"/>
          <w:sz w:val="24"/>
          <w:szCs w:val="24"/>
        </w:rPr>
        <w:t>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74D17">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874D17">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w:t>
      </w:r>
      <w:r w:rsidRPr="00871A36">
        <w:rPr>
          <w:rFonts w:cstheme="minorHAnsi"/>
          <w:sz w:val="24"/>
          <w:szCs w:val="24"/>
        </w:rPr>
        <w:lastRenderedPageBreak/>
        <w:t>the Report</w:t>
      </w:r>
      <w:r w:rsidR="00874D17">
        <w:rPr>
          <w:rFonts w:cstheme="minorHAnsi"/>
          <w:sz w:val="24"/>
          <w:szCs w:val="24"/>
        </w:rPr>
        <w:t xml:space="preserve"> </w:t>
      </w:r>
      <w:proofErr w:type="gramStart"/>
      <w:r w:rsidR="00874D17">
        <w:rPr>
          <w:rFonts w:cstheme="minorHAnsi"/>
          <w:sz w:val="24"/>
          <w:szCs w:val="24"/>
        </w:rPr>
        <w:t>For</w:t>
      </w:r>
      <w:proofErr w:type="gramEnd"/>
      <w:r w:rsidR="00874D17">
        <w:rPr>
          <w:rFonts w:cstheme="minorHAnsi"/>
          <w:sz w:val="24"/>
          <w:szCs w:val="24"/>
        </w:rPr>
        <w:t xml:space="preserve"> Patient Name</w:t>
      </w:r>
      <w:r w:rsidRPr="00871A36">
        <w:rPr>
          <w:rFonts w:cstheme="minorHAnsi"/>
          <w:sz w:val="24"/>
          <w:szCs w:val="24"/>
        </w:rPr>
        <w:t xml:space="preserve"> tab data open and the ClearView Report is displayed.  </w:t>
      </w:r>
    </w:p>
    <w:p w:rsidR="006823B7" w:rsidRPr="00871A36" w:rsidRDefault="006823B7" w:rsidP="006823B7">
      <w:pPr>
        <w:pStyle w:val="ListParagraph"/>
        <w:ind w:left="1440" w:hanging="360"/>
        <w:rPr>
          <w:rFonts w:cstheme="minorHAnsi"/>
          <w:sz w:val="24"/>
          <w:szCs w:val="24"/>
        </w:rPr>
      </w:pPr>
    </w:p>
    <w:p w:rsidR="00015724" w:rsidRPr="00E67E9B" w:rsidRDefault="006823B7" w:rsidP="0001572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w:t>
      </w:r>
      <w:r w:rsidR="00B3376C">
        <w:rPr>
          <w:rFonts w:cstheme="minorHAnsi"/>
          <w:sz w:val="24"/>
          <w:szCs w:val="24"/>
        </w:rPr>
        <w:t xml:space="preserve">Answer “No” to the 3 pre-scan questions that appear in the dialog and click “OK”.  </w:t>
      </w:r>
      <w:r w:rsidRPr="00871A36">
        <w:rPr>
          <w:rFonts w:cstheme="minorHAnsi"/>
          <w:sz w:val="24"/>
          <w:szCs w:val="24"/>
        </w:rPr>
        <w:t xml:space="preserve">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w:t>
      </w:r>
      <w:r w:rsidRPr="00871A36">
        <w:rPr>
          <w:rFonts w:cstheme="minorHAnsi"/>
          <w:sz w:val="24"/>
          <w:szCs w:val="24"/>
        </w:rPr>
        <w:lastRenderedPageBreak/>
        <w:t xml:space="preserve">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lastRenderedPageBreak/>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7C0A43">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“ClearViewBasic.lic”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 xml:space="preserve">Navigate to the folder identified in the “Start in:” field, and </w:t>
      </w:r>
      <w:r w:rsidR="00015724">
        <w:rPr>
          <w:rFonts w:cstheme="minorHAnsi"/>
          <w:sz w:val="24"/>
          <w:szCs w:val="24"/>
        </w:rPr>
        <w:t xml:space="preserve">paste </w:t>
      </w:r>
      <w:r>
        <w:rPr>
          <w:rFonts w:cstheme="minorHAnsi"/>
          <w:sz w:val="24"/>
          <w:szCs w:val="24"/>
        </w:rPr>
        <w:t>the “</w:t>
      </w:r>
      <w:proofErr w:type="spellStart"/>
      <w:r>
        <w:rPr>
          <w:rFonts w:cstheme="minorHAnsi"/>
          <w:sz w:val="24"/>
          <w:szCs w:val="24"/>
        </w:rPr>
        <w:t>ClearViewBasic.lic</w:t>
      </w:r>
      <w:proofErr w:type="spellEnd"/>
      <w:r>
        <w:rPr>
          <w:rFonts w:cstheme="minorHAnsi"/>
          <w:sz w:val="24"/>
          <w:szCs w:val="24"/>
        </w:rPr>
        <w:t>” file into this folder (CTRL-V).  Locate and delete the “ClearView.lic” file in the same folder.  Rename the “ClearViewBasic.lic” file to “ClearView.lic”.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Verify that the</w:t>
      </w:r>
      <w:r w:rsidR="007C0A43">
        <w:rPr>
          <w:rFonts w:cstheme="minorHAnsi"/>
          <w:sz w:val="24"/>
          <w:szCs w:val="24"/>
        </w:rPr>
        <w:t>re</w:t>
      </w:r>
      <w:r>
        <w:rPr>
          <w:rFonts w:cstheme="minorHAnsi"/>
          <w:sz w:val="24"/>
          <w:szCs w:val="24"/>
        </w:rPr>
        <w:t xml:space="preserve"> </w:t>
      </w:r>
      <w:r w:rsidR="007C0A43">
        <w:rPr>
          <w:rFonts w:cstheme="minorHAnsi"/>
          <w:sz w:val="24"/>
          <w:szCs w:val="24"/>
        </w:rPr>
        <w:t xml:space="preserve">are only two </w:t>
      </w:r>
      <w:r>
        <w:rPr>
          <w:rFonts w:cstheme="minorHAnsi"/>
          <w:sz w:val="24"/>
          <w:szCs w:val="24"/>
        </w:rPr>
        <w:t>tab</w:t>
      </w:r>
      <w:r w:rsidR="007C0A43">
        <w:rPr>
          <w:rFonts w:cstheme="minorHAnsi"/>
          <w:sz w:val="24"/>
          <w:szCs w:val="24"/>
        </w:rPr>
        <w:t>s</w:t>
      </w:r>
      <w:r>
        <w:rPr>
          <w:rFonts w:cstheme="minorHAnsi"/>
          <w:sz w:val="24"/>
          <w:szCs w:val="24"/>
        </w:rPr>
        <w:t xml:space="preserve"> available</w:t>
      </w:r>
      <w:r w:rsidR="007C0A43">
        <w:rPr>
          <w:rFonts w:cstheme="minorHAnsi"/>
          <w:sz w:val="24"/>
          <w:szCs w:val="24"/>
        </w:rPr>
        <w:t xml:space="preserve">, Report For Patient Name and </w:t>
      </w:r>
      <w:r>
        <w:rPr>
          <w:rFonts w:cstheme="minorHAnsi"/>
          <w:sz w:val="24"/>
          <w:szCs w:val="24"/>
        </w:rPr>
        <w:t xml:space="preserve">Print Report </w:t>
      </w:r>
      <w:r w:rsidR="007C0A43">
        <w:rPr>
          <w:rFonts w:cstheme="minorHAnsi"/>
          <w:sz w:val="24"/>
          <w:szCs w:val="24"/>
        </w:rPr>
        <w:t>For Patient Name</w:t>
      </w:r>
      <w:r>
        <w:rPr>
          <w:rFonts w:cstheme="minorHAnsi"/>
          <w:sz w:val="24"/>
          <w:szCs w:val="24"/>
        </w:rPr>
        <w:t xml:space="preserve">.  Verify that the </w:t>
      </w:r>
      <w:r w:rsidR="00015724">
        <w:rPr>
          <w:rFonts w:cstheme="minorHAnsi"/>
          <w:sz w:val="24"/>
          <w:szCs w:val="24"/>
        </w:rPr>
        <w:t>Print R</w:t>
      </w:r>
      <w:r>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015724">
        <w:rPr>
          <w:rFonts w:cstheme="minorHAnsi"/>
          <w:sz w:val="24"/>
          <w:szCs w:val="24"/>
        </w:rPr>
        <w:t>9</w:t>
      </w:r>
      <w:r>
        <w:rPr>
          <w:rFonts w:cstheme="minorHAnsi"/>
          <w:sz w:val="24"/>
          <w:szCs w:val="24"/>
        </w:rPr>
        <w:t>, Index #1 thru Index #</w:t>
      </w:r>
      <w:r w:rsidR="00015724">
        <w:rPr>
          <w:rFonts w:cstheme="minorHAnsi"/>
          <w:sz w:val="24"/>
          <w:szCs w:val="24"/>
        </w:rPr>
        <w:t>10</w:t>
      </w:r>
      <w:r>
        <w:rPr>
          <w:rFonts w:cstheme="minorHAnsi"/>
          <w:sz w:val="24"/>
          <w:szCs w:val="24"/>
        </w:rPr>
        <w:t>, Middle #1 thru Middle #9, Ring #1 thru Ring #9, and Pinky #1 thru Pinky #9.  The scores data should consist of numbers from 0 thru 25, and some positions that are blank.  Click the “X” at the far right of the Print Report subtab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lastRenderedPageBreak/>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C50963" w:rsidP="00D954A3">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w:t>
      </w:r>
      <w:r w:rsidR="001E7028">
        <w:rPr>
          <w:rFonts w:cstheme="minorHAnsi"/>
          <w:sz w:val="24"/>
          <w:szCs w:val="24"/>
        </w:rPr>
        <w:t xml:space="preserve"> Print</w:t>
      </w:r>
      <w:r w:rsidR="00F75516">
        <w:rPr>
          <w:rFonts w:cstheme="minorHAnsi"/>
          <w:sz w:val="24"/>
          <w:szCs w:val="24"/>
        </w:rPr>
        <w:t xml:space="preserve"> </w:t>
      </w:r>
      <w:r w:rsidR="001E7028">
        <w:rPr>
          <w:rFonts w:cstheme="minorHAnsi"/>
          <w:sz w:val="24"/>
          <w:szCs w:val="24"/>
        </w:rPr>
        <w:t>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C50963">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C50963">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w:t>
      </w:r>
      <w:r w:rsidRPr="00871A36">
        <w:rPr>
          <w:rFonts w:cstheme="minorHAnsi"/>
          <w:sz w:val="24"/>
          <w:szCs w:val="24"/>
        </w:rPr>
        <w:lastRenderedPageBreak/>
        <w:t xml:space="preserve">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w:t>
      </w:r>
      <w:r w:rsidR="001E7028">
        <w:rPr>
          <w:rFonts w:cstheme="minorHAnsi"/>
          <w:sz w:val="24"/>
          <w:szCs w:val="24"/>
        </w:rPr>
        <w:t>Res</w:t>
      </w:r>
      <w:r w:rsidR="001E7028" w:rsidRPr="00871A36">
        <w:rPr>
          <w:rFonts w:cstheme="minorHAnsi"/>
          <w:sz w:val="24"/>
          <w:szCs w:val="24"/>
        </w:rPr>
        <w:t xml:space="preserve">ubmit </w:t>
      </w:r>
      <w:r w:rsidRPr="00871A36">
        <w:rPr>
          <w:rFonts w:cstheme="minorHAnsi"/>
          <w:sz w:val="24"/>
          <w:szCs w:val="24"/>
        </w:rPr>
        <w:t xml:space="preserve">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C50963" w:rsidP="00C76195">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w:t>
      </w:r>
      <w:r w:rsidR="00B3376C">
        <w:rPr>
          <w:rFonts w:cstheme="minorHAnsi"/>
          <w:sz w:val="24"/>
          <w:szCs w:val="24"/>
        </w:rPr>
        <w:t xml:space="preserve">Answer “No” to the 3 pre-scan questions that appear in the dialog and click “OK”.  </w:t>
      </w:r>
      <w:r w:rsidRPr="00871A36">
        <w:rPr>
          <w:rFonts w:cstheme="minorHAnsi"/>
          <w:sz w:val="24"/>
          <w:szCs w:val="24"/>
        </w:rPr>
        <w:t xml:space="preserve">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w:t>
      </w:r>
      <w:r w:rsidRPr="00871A36">
        <w:rPr>
          <w:rFonts w:cstheme="minorHAnsi"/>
          <w:sz w:val="24"/>
          <w:szCs w:val="24"/>
        </w:rPr>
        <w:lastRenderedPageBreak/>
        <w:t xml:space="preserve">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DB63E5" w:rsidP="00C76195">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364D57">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“ClearViewFull.lic”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 xml:space="preserve">Navigate to the folder identified in the “Start in:” field, and </w:t>
      </w:r>
      <w:r w:rsidR="001E7028">
        <w:rPr>
          <w:rFonts w:cstheme="minorHAnsi"/>
          <w:sz w:val="24"/>
          <w:szCs w:val="24"/>
        </w:rPr>
        <w:t xml:space="preserve">paste </w:t>
      </w:r>
      <w:r>
        <w:rPr>
          <w:rFonts w:cstheme="minorHAnsi"/>
          <w:sz w:val="24"/>
          <w:szCs w:val="24"/>
        </w:rPr>
        <w:t>the “</w:t>
      </w:r>
      <w:proofErr w:type="spellStart"/>
      <w:r>
        <w:rPr>
          <w:rFonts w:cstheme="minorHAnsi"/>
          <w:sz w:val="24"/>
          <w:szCs w:val="24"/>
        </w:rPr>
        <w:t>ClearViewFull.lic</w:t>
      </w:r>
      <w:proofErr w:type="spellEnd"/>
      <w:r>
        <w:rPr>
          <w:rFonts w:cstheme="minorHAnsi"/>
          <w:sz w:val="24"/>
          <w:szCs w:val="24"/>
        </w:rPr>
        <w:t>” file into this folder (CTRL-V).  Locate and delete the “ClearView.lic” file in the same folder.  Rename the “ClearViewFull.lic” file to “ClearView.lic”.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t xml:space="preserve">Verify the </w:t>
      </w:r>
      <w:r w:rsidR="001E7028">
        <w:rPr>
          <w:rFonts w:cstheme="minorHAnsi"/>
          <w:sz w:val="24"/>
          <w:szCs w:val="24"/>
        </w:rPr>
        <w:t>Print R</w:t>
      </w:r>
      <w:r w:rsidRPr="005C44B2">
        <w:rPr>
          <w:rFonts w:cstheme="minorHAnsi"/>
          <w:sz w:val="24"/>
          <w:szCs w:val="24"/>
        </w:rPr>
        <w:t>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8E1914" w:rsidRDefault="008E1914" w:rsidP="008E1914">
      <w:pPr>
        <w:pStyle w:val="ListParagraph"/>
        <w:numPr>
          <w:ilvl w:val="2"/>
          <w:numId w:val="5"/>
        </w:numPr>
        <w:spacing w:after="0"/>
        <w:rPr>
          <w:rFonts w:cs="Times New Roman"/>
          <w:b/>
          <w:sz w:val="24"/>
          <w:szCs w:val="24"/>
        </w:rPr>
      </w:pPr>
      <w:r>
        <w:rPr>
          <w:rFonts w:cs="Times New Roman"/>
          <w:b/>
          <w:sz w:val="24"/>
          <w:szCs w:val="24"/>
        </w:rPr>
        <w:t>Automatic Reconnection Attempts</w:t>
      </w:r>
    </w:p>
    <w:p w:rsidR="008E1914" w:rsidRDefault="008E1914" w:rsidP="008E1914">
      <w:pPr>
        <w:pStyle w:val="ListParagraph"/>
        <w:spacing w:after="0"/>
        <w:ind w:left="1440"/>
        <w:rPr>
          <w:rFonts w:cs="Times New Roman"/>
          <w:b/>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E1914" w:rsidRDefault="008E1914" w:rsidP="008E1914">
      <w:pPr>
        <w:pStyle w:val="ListParagraph"/>
        <w:spacing w:after="0"/>
        <w:ind w:left="1440"/>
        <w:rPr>
          <w:rFonts w:cs="Times New Roman"/>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 xml:space="preserve">Log into the ClearView application as ‘Administrator’ and click on the ‘New Capture’ button. Search for an existing user in the system and click the ‘New Capture’ button at the bottom of the search results page. </w:t>
      </w:r>
      <w:r w:rsidR="00B3376C">
        <w:rPr>
          <w:rFonts w:cs="Times New Roman"/>
          <w:sz w:val="24"/>
          <w:szCs w:val="24"/>
        </w:rPr>
        <w:t xml:space="preserve"> </w:t>
      </w:r>
      <w:r w:rsidR="00B3376C">
        <w:rPr>
          <w:rFonts w:cstheme="minorHAnsi"/>
          <w:sz w:val="24"/>
          <w:szCs w:val="24"/>
        </w:rPr>
        <w:t xml:space="preserve">Answer “No” to the 3 pre-scan questions that appear in the dialog and click “OK”.  </w:t>
      </w:r>
      <w:r>
        <w:rPr>
          <w:rFonts w:cs="Times New Roman"/>
          <w:sz w:val="24"/>
          <w:szCs w:val="24"/>
        </w:rPr>
        <w:t xml:space="preserve">This should cause the Gather Capture dialog to appear. </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b/>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Click the ‘</w:t>
      </w:r>
      <w:r>
        <w:rPr>
          <w:sz w:val="24"/>
          <w:szCs w:val="24"/>
        </w:rPr>
        <w:t>Capture Image</w:t>
      </w:r>
      <w:r w:rsidRPr="00ED07EA">
        <w:rPr>
          <w:sz w:val="24"/>
          <w:szCs w:val="24"/>
        </w:rPr>
        <w:t xml:space="preserve">’ button and verify that </w:t>
      </w:r>
      <w:r>
        <w:rPr>
          <w:sz w:val="24"/>
          <w:szCs w:val="24"/>
        </w:rPr>
        <w:t>an image can in fact be captured by the system.</w:t>
      </w:r>
    </w:p>
    <w:p w:rsidR="008E1914" w:rsidRDefault="008E1914" w:rsidP="008E1914">
      <w:pPr>
        <w:pStyle w:val="ListParagraph"/>
        <w:tabs>
          <w:tab w:val="left" w:pos="990"/>
        </w:tabs>
        <w:spacing w:after="0"/>
        <w:ind w:left="1440"/>
        <w:rPr>
          <w:sz w:val="24"/>
          <w:szCs w:val="24"/>
          <w:u w:val="single"/>
        </w:rPr>
      </w:pP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Pr>
          <w:sz w:val="24"/>
          <w:szCs w:val="24"/>
        </w:rPr>
        <w:t>R</w:t>
      </w:r>
      <w:r w:rsidRPr="00ED07EA">
        <w:rPr>
          <w:sz w:val="24"/>
          <w:szCs w:val="24"/>
        </w:rPr>
        <w:t xml:space="preserve">each around to the back of the scanner and flip the power switch up (to the off position). </w:t>
      </w:r>
      <w:r>
        <w:rPr>
          <w:sz w:val="24"/>
          <w:szCs w:val="24"/>
        </w:rPr>
        <w:t>Attempt to capture an image by clicking on the ‘Capture Image’ button. No sound should be heard and after about 20-30 seconds, the following dialog may appear, or you may just get a blank image.</w:t>
      </w:r>
    </w:p>
    <w:p w:rsidR="008E1914" w:rsidRDefault="008E1914" w:rsidP="008E1914">
      <w:pPr>
        <w:pStyle w:val="ListParagraph"/>
        <w:tabs>
          <w:tab w:val="left" w:pos="990"/>
        </w:tabs>
        <w:spacing w:after="0"/>
        <w:ind w:left="1440"/>
        <w:rPr>
          <w:sz w:val="24"/>
          <w:szCs w:val="24"/>
          <w:u w:val="single"/>
        </w:rPr>
      </w:pPr>
    </w:p>
    <w:p w:rsidR="008E1914" w:rsidRPr="006C5EC2" w:rsidRDefault="008E1914" w:rsidP="008E1914">
      <w:pPr>
        <w:pStyle w:val="ListParagraph"/>
        <w:tabs>
          <w:tab w:val="left" w:pos="990"/>
        </w:tabs>
        <w:spacing w:after="0"/>
        <w:ind w:left="1440"/>
        <w:rPr>
          <w:sz w:val="24"/>
          <w:szCs w:val="24"/>
        </w:rPr>
      </w:pPr>
      <w:r w:rsidRPr="006C5EC2">
        <w:rPr>
          <w:sz w:val="24"/>
          <w:szCs w:val="24"/>
        </w:rPr>
        <w:tab/>
      </w:r>
      <w:r w:rsidRPr="006C5EC2">
        <w:rPr>
          <w:sz w:val="24"/>
          <w:szCs w:val="24"/>
        </w:rPr>
        <w:tab/>
      </w:r>
      <w:r w:rsidRPr="006C5EC2">
        <w:rPr>
          <w:sz w:val="24"/>
          <w:szCs w:val="24"/>
        </w:rPr>
        <w:tab/>
      </w:r>
      <w:r w:rsidRPr="006C5EC2">
        <w:rPr>
          <w:noProof/>
        </w:rPr>
        <w:drawing>
          <wp:inline distT="0" distB="0" distL="0" distR="0" wp14:anchorId="063430BD" wp14:editId="1B3E7BC2">
            <wp:extent cx="2361905" cy="12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361905" cy="1200000"/>
                    </a:xfrm>
                    <a:prstGeom prst="rect">
                      <a:avLst/>
                    </a:prstGeom>
                  </pic:spPr>
                </pic:pic>
              </a:graphicData>
            </a:graphic>
          </wp:inline>
        </w:drawing>
      </w:r>
    </w:p>
    <w:p w:rsidR="008E1914" w:rsidRPr="006C5EC2" w:rsidRDefault="008E1914" w:rsidP="008E1914">
      <w:pPr>
        <w:pStyle w:val="ListParagraph"/>
        <w:tabs>
          <w:tab w:val="left" w:pos="990"/>
        </w:tabs>
        <w:spacing w:after="0"/>
        <w:ind w:left="1440"/>
        <w:rPr>
          <w:sz w:val="24"/>
          <w:szCs w:val="24"/>
        </w:rPr>
      </w:pPr>
    </w:p>
    <w:p w:rsidR="008E1914" w:rsidRDefault="008E1914" w:rsidP="008E1914">
      <w:pPr>
        <w:pStyle w:val="ListParagraph"/>
        <w:tabs>
          <w:tab w:val="left" w:pos="990"/>
        </w:tabs>
        <w:spacing w:after="0"/>
        <w:ind w:left="1440"/>
        <w:rPr>
          <w:sz w:val="24"/>
          <w:szCs w:val="24"/>
          <w:u w:val="single"/>
        </w:rPr>
      </w:pPr>
      <w:r w:rsidRPr="006C5EC2">
        <w:rPr>
          <w:sz w:val="24"/>
          <w:szCs w:val="24"/>
        </w:rPr>
        <w:t>Click on the ‘Ok’ button to have the dialog disappear.</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 xml:space="preserve">Now flip the power switch down (turning the scanner back on) and wait for about 10 -30 seconds. </w:t>
      </w:r>
      <w:r>
        <w:rPr>
          <w:sz w:val="24"/>
          <w:szCs w:val="24"/>
        </w:rPr>
        <w:t>Click on the ‘Capture Image’ button and verify that an image is captured and displayed.</w:t>
      </w:r>
    </w:p>
    <w:p w:rsidR="008E1914" w:rsidRDefault="008E1914" w:rsidP="008E1914">
      <w:pPr>
        <w:pStyle w:val="ListParagraph"/>
        <w:ind w:left="1440"/>
        <w:rPr>
          <w:rFonts w:cstheme="minorHAnsi"/>
          <w:sz w:val="24"/>
          <w:szCs w:val="24"/>
          <w:highlight w:val="yellow"/>
        </w:rPr>
      </w:pPr>
    </w:p>
    <w:p w:rsidR="008E1914"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spacing w:after="0"/>
        <w:ind w:left="1440"/>
        <w:rPr>
          <w:rFonts w:cstheme="minorHAnsi"/>
          <w:b/>
          <w:sz w:val="24"/>
          <w:szCs w:val="24"/>
          <w:u w:val="single"/>
        </w:rPr>
      </w:pPr>
    </w:p>
    <w:p w:rsidR="008E1914" w:rsidRPr="00F62A30" w:rsidRDefault="008E1914" w:rsidP="008E1914">
      <w:pPr>
        <w:pStyle w:val="ListParagraph"/>
        <w:spacing w:after="0"/>
        <w:ind w:left="1440"/>
        <w:rPr>
          <w:rFonts w:cstheme="minorHAnsi"/>
          <w:sz w:val="24"/>
          <w:szCs w:val="24"/>
        </w:rPr>
      </w:pPr>
      <w:r>
        <w:rPr>
          <w:rFonts w:cstheme="minorHAnsi"/>
          <w:sz w:val="24"/>
          <w:szCs w:val="24"/>
        </w:rPr>
        <w:t>Exit out of the capture and out of ClearView.</w:t>
      </w:r>
    </w:p>
    <w:p w:rsidR="006C5EC2" w:rsidRDefault="006C5EC2"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Del="004A37D0" w:rsidRDefault="00E7650B" w:rsidP="002C1015">
      <w:pPr>
        <w:pStyle w:val="ListParagraph"/>
        <w:rPr>
          <w:del w:id="240" w:author="Scott Pletzer" w:date="2012-10-29T12:30:00Z"/>
          <w:rFonts w:cstheme="minorHAnsi"/>
          <w:b/>
          <w:sz w:val="24"/>
          <w:szCs w:val="24"/>
        </w:rPr>
      </w:pPr>
      <w:del w:id="241" w:author="Scott Pletzer" w:date="2012-10-29T12:30:00Z">
        <w:r w:rsidRPr="00871A36" w:rsidDel="004A37D0">
          <w:rPr>
            <w:rFonts w:cstheme="minorHAnsi"/>
            <w:sz w:val="24"/>
            <w:szCs w:val="24"/>
          </w:rPr>
          <w:delText xml:space="preserve">Attachment C, </w:delText>
        </w:r>
        <w:r w:rsidR="00A6430D" w:rsidDel="004A37D0">
          <w:rPr>
            <w:rFonts w:cstheme="minorHAnsi"/>
            <w:sz w:val="24"/>
            <w:szCs w:val="24"/>
          </w:rPr>
          <w:delText>Calibration</w:delText>
        </w:r>
        <w:r w:rsidRPr="00871A36" w:rsidDel="004A37D0">
          <w:rPr>
            <w:rFonts w:cstheme="minorHAnsi"/>
            <w:sz w:val="24"/>
            <w:szCs w:val="24"/>
          </w:rPr>
          <w:delText xml:space="preserve"> Verification Samples</w:delText>
        </w:r>
      </w:del>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7"/>
          <w:footerReference w:type="default" r:id="rId38"/>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9"/>
      <w:footerReference w:type="default" r:id="rId40"/>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3924" w:rsidRDefault="00433924" w:rsidP="00237642">
      <w:pPr>
        <w:spacing w:after="0" w:line="240" w:lineRule="auto"/>
      </w:pPr>
      <w:r>
        <w:separator/>
      </w:r>
    </w:p>
  </w:endnote>
  <w:endnote w:type="continuationSeparator" w:id="0">
    <w:p w:rsidR="00433924" w:rsidRDefault="00433924"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924" w:rsidRPr="00871A36" w:rsidRDefault="00433924" w:rsidP="00F6196A">
    <w:pPr>
      <w:pStyle w:val="Footer"/>
      <w:rPr>
        <w:rFonts w:cstheme="minorHAnsi"/>
        <w:sz w:val="18"/>
        <w:szCs w:val="18"/>
      </w:rPr>
    </w:pPr>
    <w:r w:rsidRPr="0079291F">
      <w:rPr>
        <w:rFonts w:cs="Times New Roman"/>
        <w:sz w:val="18"/>
        <w:szCs w:val="18"/>
      </w:rPr>
      <w:t xml:space="preserve">ClearView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w:t>
    </w:r>
    <w:ins w:id="244" w:author="Scott Pletzer" w:date="2012-10-24T15:06:00Z">
      <w:r>
        <w:rPr>
          <w:rFonts w:cs="Times New Roman"/>
          <w:sz w:val="18"/>
          <w:szCs w:val="18"/>
        </w:rPr>
        <w:t>1</w:t>
      </w:r>
    </w:ins>
    <w:del w:id="245" w:author="Scott Pletzer" w:date="2012-10-24T15:06:00Z">
      <w:r w:rsidDel="00895A17">
        <w:rPr>
          <w:rFonts w:cs="Times New Roman"/>
          <w:sz w:val="18"/>
          <w:szCs w:val="18"/>
        </w:rPr>
        <w:delText>0</w:delText>
      </w:r>
    </w:del>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433924" w:rsidRPr="00871A36" w:rsidRDefault="00433924"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EndPr/>
      <w:sdtContent>
        <w:sdt>
          <w:sdtPr>
            <w:rPr>
              <w:rFonts w:cstheme="minorHAnsi"/>
              <w:sz w:val="18"/>
              <w:szCs w:val="18"/>
            </w:rPr>
            <w:id w:val="-340699645"/>
            <w:docPartObj>
              <w:docPartGallery w:val="Page Numbers (Top of Page)"/>
              <w:docPartUnique/>
            </w:docPartObj>
          </w:sdtPr>
          <w:sdtEnd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AF05B1">
              <w:rPr>
                <w:rFonts w:cstheme="minorHAnsi"/>
                <w:noProof/>
                <w:sz w:val="18"/>
                <w:szCs w:val="18"/>
              </w:rPr>
              <w:t>72</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AF05B1">
              <w:rPr>
                <w:rFonts w:cstheme="minorHAnsi"/>
                <w:noProof/>
                <w:sz w:val="18"/>
                <w:szCs w:val="18"/>
              </w:rPr>
              <w:t>74</w:t>
            </w:r>
            <w:r w:rsidRPr="00871A36">
              <w:rPr>
                <w:rFonts w:cstheme="minorHAnsi"/>
                <w:sz w:val="18"/>
                <w:szCs w:val="18"/>
              </w:rPr>
              <w:fldChar w:fldCharType="end"/>
            </w:r>
          </w:sdtContent>
        </w:sdt>
      </w:sdtContent>
    </w:sdt>
  </w:p>
  <w:p w:rsidR="00433924" w:rsidRPr="00871A36" w:rsidRDefault="00433924" w:rsidP="00F6196A">
    <w:pPr>
      <w:pStyle w:val="Footer"/>
      <w:rPr>
        <w:rFonts w:cstheme="minorHAnsi"/>
        <w:sz w:val="18"/>
        <w:szCs w:val="18"/>
      </w:rPr>
    </w:pPr>
    <w:r w:rsidRPr="00871A36">
      <w:rPr>
        <w:rFonts w:cstheme="minorHAnsi"/>
        <w:sz w:val="18"/>
        <w:szCs w:val="18"/>
      </w:rPr>
      <w:t>Revision:  0</w:t>
    </w:r>
    <w:del w:id="246" w:author="Scott Pletzer" w:date="2012-10-29T10:29:00Z">
      <w:r w:rsidRPr="00871A36" w:rsidDel="00BE52C2">
        <w:rPr>
          <w:rFonts w:cstheme="minorHAnsi"/>
          <w:sz w:val="18"/>
          <w:szCs w:val="18"/>
        </w:rPr>
        <w:delText>0</w:delText>
      </w:r>
    </w:del>
    <w:ins w:id="247" w:author="Scott Pletzer" w:date="2012-10-29T10:29:00Z">
      <w:r>
        <w:rPr>
          <w:rFonts w:cstheme="minorHAnsi"/>
          <w:sz w:val="18"/>
          <w:szCs w:val="18"/>
        </w:rPr>
        <w:t>10</w:t>
      </w:r>
    </w:ins>
    <w:del w:id="248" w:author="Scott Pletzer" w:date="2012-10-24T15:06:00Z">
      <w:r w:rsidDel="00895A17">
        <w:rPr>
          <w:rFonts w:cstheme="minorHAnsi"/>
          <w:sz w:val="18"/>
          <w:szCs w:val="18"/>
        </w:rPr>
        <w:delText>8</w:delText>
      </w:r>
    </w:del>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924" w:rsidRPr="00871A36" w:rsidRDefault="00433924" w:rsidP="00066603">
    <w:pPr>
      <w:pStyle w:val="Footer"/>
      <w:tabs>
        <w:tab w:val="clear" w:pos="9360"/>
        <w:tab w:val="right" w:pos="12960"/>
      </w:tabs>
      <w:rPr>
        <w:rFonts w:cstheme="minorHAnsi"/>
        <w:sz w:val="18"/>
        <w:szCs w:val="18"/>
      </w:rPr>
    </w:pPr>
    <w:r w:rsidRPr="0079291F">
      <w:rPr>
        <w:rFonts w:cs="Times New Roman"/>
        <w:sz w:val="18"/>
        <w:szCs w:val="18"/>
      </w:rPr>
      <w:t xml:space="preserve">ClearView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w:t>
    </w:r>
    <w:ins w:id="251" w:author="Scott Pletzer" w:date="2012-10-24T15:06:00Z">
      <w:r>
        <w:rPr>
          <w:rFonts w:cs="Times New Roman"/>
          <w:sz w:val="18"/>
          <w:szCs w:val="18"/>
        </w:rPr>
        <w:t>1</w:t>
      </w:r>
    </w:ins>
    <w:del w:id="252" w:author="Scott Pletzer" w:date="2012-10-24T15:06:00Z">
      <w:r w:rsidDel="00895A17">
        <w:rPr>
          <w:rFonts w:cs="Times New Roman"/>
          <w:sz w:val="18"/>
          <w:szCs w:val="18"/>
        </w:rPr>
        <w:delText>0</w:delText>
      </w:r>
    </w:del>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433924" w:rsidRPr="00871A36" w:rsidRDefault="00433924"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EndPr/>
      <w:sdtContent>
        <w:sdt>
          <w:sdtPr>
            <w:rPr>
              <w:rFonts w:cstheme="minorHAnsi"/>
              <w:sz w:val="18"/>
              <w:szCs w:val="18"/>
            </w:rPr>
            <w:id w:val="-1133642326"/>
            <w:docPartObj>
              <w:docPartGallery w:val="Page Numbers (Top of Page)"/>
              <w:docPartUnique/>
            </w:docPartObj>
          </w:sdtPr>
          <w:sdtEnd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AF05B1">
              <w:rPr>
                <w:rFonts w:cstheme="minorHAnsi"/>
                <w:noProof/>
                <w:sz w:val="18"/>
                <w:szCs w:val="18"/>
              </w:rPr>
              <w:t>74</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AF05B1">
              <w:rPr>
                <w:rFonts w:cstheme="minorHAnsi"/>
                <w:noProof/>
                <w:sz w:val="18"/>
                <w:szCs w:val="18"/>
              </w:rPr>
              <w:t>74</w:t>
            </w:r>
            <w:r w:rsidRPr="00BD0425">
              <w:rPr>
                <w:rFonts w:cstheme="minorHAnsi"/>
                <w:sz w:val="18"/>
                <w:szCs w:val="18"/>
              </w:rPr>
              <w:fldChar w:fldCharType="end"/>
            </w:r>
          </w:sdtContent>
        </w:sdt>
      </w:sdtContent>
    </w:sdt>
  </w:p>
  <w:p w:rsidR="00433924" w:rsidRPr="00F6196A" w:rsidRDefault="00433924" w:rsidP="00F6196A">
    <w:pPr>
      <w:pStyle w:val="Footer"/>
      <w:rPr>
        <w:rFonts w:cstheme="minorHAnsi"/>
        <w:sz w:val="18"/>
        <w:szCs w:val="18"/>
      </w:rPr>
    </w:pPr>
    <w:r w:rsidRPr="00871A36">
      <w:rPr>
        <w:rFonts w:cstheme="minorHAnsi"/>
        <w:sz w:val="18"/>
        <w:szCs w:val="18"/>
      </w:rPr>
      <w:t>Revision:  0</w:t>
    </w:r>
    <w:ins w:id="253" w:author="Scott Pletzer" w:date="2012-10-29T10:29:00Z">
      <w:r>
        <w:rPr>
          <w:rFonts w:cstheme="minorHAnsi"/>
          <w:sz w:val="18"/>
          <w:szCs w:val="18"/>
        </w:rPr>
        <w:t>10</w:t>
      </w:r>
    </w:ins>
    <w:del w:id="254" w:author="Scott Pletzer" w:date="2012-10-29T10:29:00Z">
      <w:r w:rsidRPr="00871A36" w:rsidDel="00BE52C2">
        <w:rPr>
          <w:rFonts w:cstheme="minorHAnsi"/>
          <w:sz w:val="18"/>
          <w:szCs w:val="18"/>
        </w:rPr>
        <w:delText>0</w:delText>
      </w:r>
    </w:del>
    <w:del w:id="255" w:author="Scott Pletzer" w:date="2012-10-24T15:06:00Z">
      <w:r w:rsidDel="00895A17">
        <w:rPr>
          <w:rFonts w:cstheme="minorHAnsi"/>
          <w:sz w:val="18"/>
          <w:szCs w:val="18"/>
        </w:rPr>
        <w:delText>8</w:delText>
      </w:r>
    </w:del>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3924" w:rsidRDefault="00433924" w:rsidP="00237642">
      <w:pPr>
        <w:spacing w:after="0" w:line="240" w:lineRule="auto"/>
      </w:pPr>
      <w:r>
        <w:separator/>
      </w:r>
    </w:p>
  </w:footnote>
  <w:footnote w:type="continuationSeparator" w:id="0">
    <w:p w:rsidR="00433924" w:rsidRDefault="00433924"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433924" w:rsidTr="00683400">
      <w:trPr>
        <w:trHeight w:val="1160"/>
      </w:trPr>
      <w:tc>
        <w:tcPr>
          <w:tcW w:w="3798" w:type="dxa"/>
          <w:vAlign w:val="center"/>
        </w:tcPr>
        <w:p w:rsidR="00433924" w:rsidRDefault="00433924" w:rsidP="00683400">
          <w:pPr>
            <w:pStyle w:val="Header"/>
            <w:jc w:val="center"/>
          </w:pPr>
          <w:r>
            <w:rPr>
              <w:noProof/>
            </w:rPr>
            <w:drawing>
              <wp:inline distT="0" distB="0" distL="0" distR="0" wp14:anchorId="18004F8D" wp14:editId="5EF888AC">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433924" w:rsidRDefault="00433924"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Software Version 2.</w:t>
          </w:r>
          <w:ins w:id="242" w:author="Scott Pletzer" w:date="2012-10-24T15:06:00Z">
            <w:r>
              <w:rPr>
                <w:rFonts w:cs="Times New Roman"/>
                <w:b/>
                <w:sz w:val="28"/>
                <w:szCs w:val="28"/>
              </w:rPr>
              <w:t>1</w:t>
            </w:r>
          </w:ins>
          <w:del w:id="243" w:author="Scott Pletzer" w:date="2012-10-24T15:06:00Z">
            <w:r w:rsidDel="00895A17">
              <w:rPr>
                <w:rFonts w:cs="Times New Roman"/>
                <w:b/>
                <w:sz w:val="28"/>
                <w:szCs w:val="28"/>
              </w:rPr>
              <w:delText>0</w:delText>
            </w:r>
          </w:del>
          <w:r>
            <w:rPr>
              <w:rFonts w:cs="Times New Roman"/>
              <w:b/>
              <w:sz w:val="28"/>
              <w:szCs w:val="28"/>
            </w:rPr>
            <w:t xml:space="preserve"> </w:t>
          </w:r>
        </w:p>
        <w:p w:rsidR="00433924" w:rsidRPr="00BD0425" w:rsidRDefault="00433924" w:rsidP="00683400">
          <w:pPr>
            <w:pStyle w:val="Header"/>
            <w:jc w:val="center"/>
            <w:rPr>
              <w:rFonts w:cs="Times New Roman"/>
              <w:b/>
              <w:sz w:val="28"/>
              <w:szCs w:val="28"/>
            </w:rPr>
          </w:pPr>
          <w:r w:rsidRPr="00BD0425">
            <w:rPr>
              <w:rFonts w:cs="Times New Roman"/>
              <w:b/>
              <w:sz w:val="28"/>
              <w:szCs w:val="28"/>
            </w:rPr>
            <w:t>Validation Protocol</w:t>
          </w:r>
        </w:p>
        <w:p w:rsidR="00433924" w:rsidRPr="00B36057" w:rsidRDefault="00433924"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433924" w:rsidRDefault="00433924"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433924" w:rsidTr="003009C9">
      <w:trPr>
        <w:trHeight w:val="1070"/>
      </w:trPr>
      <w:tc>
        <w:tcPr>
          <w:tcW w:w="5163" w:type="dxa"/>
          <w:vAlign w:val="center"/>
        </w:tcPr>
        <w:p w:rsidR="00433924" w:rsidRDefault="00433924" w:rsidP="003009C9">
          <w:pPr>
            <w:pStyle w:val="Header"/>
            <w:jc w:val="center"/>
          </w:pPr>
          <w:r>
            <w:rPr>
              <w:noProof/>
            </w:rPr>
            <w:drawing>
              <wp:inline distT="0" distB="0" distL="0" distR="0" wp14:anchorId="5437E61D" wp14:editId="7F83D859">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433924" w:rsidRDefault="00433924"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Software Version 2.</w:t>
          </w:r>
          <w:ins w:id="249" w:author="Scott Pletzer" w:date="2012-10-24T15:06:00Z">
            <w:r>
              <w:rPr>
                <w:rFonts w:cs="Times New Roman"/>
                <w:b/>
                <w:sz w:val="28"/>
                <w:szCs w:val="28"/>
              </w:rPr>
              <w:t>1</w:t>
            </w:r>
          </w:ins>
          <w:del w:id="250" w:author="Scott Pletzer" w:date="2012-10-24T15:06:00Z">
            <w:r w:rsidDel="00895A17">
              <w:rPr>
                <w:rFonts w:cs="Times New Roman"/>
                <w:b/>
                <w:sz w:val="28"/>
                <w:szCs w:val="28"/>
              </w:rPr>
              <w:delText>0</w:delText>
            </w:r>
          </w:del>
          <w:r>
            <w:rPr>
              <w:rFonts w:cs="Times New Roman"/>
              <w:b/>
              <w:sz w:val="28"/>
              <w:szCs w:val="28"/>
            </w:rPr>
            <w:t xml:space="preserve"> </w:t>
          </w:r>
        </w:p>
        <w:p w:rsidR="00433924" w:rsidRPr="00BD0425" w:rsidRDefault="00433924" w:rsidP="003009C9">
          <w:pPr>
            <w:pStyle w:val="Header"/>
            <w:jc w:val="center"/>
            <w:rPr>
              <w:rFonts w:cs="Times New Roman"/>
              <w:b/>
              <w:sz w:val="28"/>
              <w:szCs w:val="28"/>
            </w:rPr>
          </w:pPr>
          <w:r w:rsidRPr="00BD0425">
            <w:rPr>
              <w:rFonts w:cs="Times New Roman"/>
              <w:b/>
              <w:sz w:val="28"/>
              <w:szCs w:val="28"/>
            </w:rPr>
            <w:t>Validation Protocol</w:t>
          </w:r>
        </w:p>
        <w:p w:rsidR="00433924" w:rsidRPr="003009C9" w:rsidRDefault="00433924"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433924" w:rsidRDefault="00433924"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revisionView w:markup="0"/>
  <w:trackRevisions/>
  <w:defaultTabStop w:val="720"/>
  <w:characterSpacingControl w:val="doNotCompress"/>
  <w:hdrShapeDefaults>
    <o:shapedefaults v:ext="edit" spidmax="839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058"/>
    <w:rsid w:val="00001B6B"/>
    <w:rsid w:val="00001CA5"/>
    <w:rsid w:val="00001EBA"/>
    <w:rsid w:val="00003DF4"/>
    <w:rsid w:val="00003FB5"/>
    <w:rsid w:val="0000427F"/>
    <w:rsid w:val="000106AD"/>
    <w:rsid w:val="00010DE3"/>
    <w:rsid w:val="00012A09"/>
    <w:rsid w:val="000144CC"/>
    <w:rsid w:val="000153D1"/>
    <w:rsid w:val="00015724"/>
    <w:rsid w:val="000171FD"/>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3C60"/>
    <w:rsid w:val="0005403A"/>
    <w:rsid w:val="00054CB6"/>
    <w:rsid w:val="00062250"/>
    <w:rsid w:val="000625AE"/>
    <w:rsid w:val="00062CC8"/>
    <w:rsid w:val="00063900"/>
    <w:rsid w:val="0006473A"/>
    <w:rsid w:val="00065515"/>
    <w:rsid w:val="00066603"/>
    <w:rsid w:val="00066687"/>
    <w:rsid w:val="000706BB"/>
    <w:rsid w:val="00071C4F"/>
    <w:rsid w:val="000723EA"/>
    <w:rsid w:val="00072DED"/>
    <w:rsid w:val="00073D30"/>
    <w:rsid w:val="0007517B"/>
    <w:rsid w:val="00075E33"/>
    <w:rsid w:val="000807E3"/>
    <w:rsid w:val="00080866"/>
    <w:rsid w:val="00081734"/>
    <w:rsid w:val="000817F4"/>
    <w:rsid w:val="0008233B"/>
    <w:rsid w:val="00082713"/>
    <w:rsid w:val="0008682F"/>
    <w:rsid w:val="00087664"/>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47E"/>
    <w:rsid w:val="000D6C69"/>
    <w:rsid w:val="000D6ED5"/>
    <w:rsid w:val="000E0756"/>
    <w:rsid w:val="000E0A30"/>
    <w:rsid w:val="000E0B67"/>
    <w:rsid w:val="000E6A7F"/>
    <w:rsid w:val="000F3F84"/>
    <w:rsid w:val="000F421D"/>
    <w:rsid w:val="000F5737"/>
    <w:rsid w:val="000F6A25"/>
    <w:rsid w:val="000F6B35"/>
    <w:rsid w:val="000F7EA7"/>
    <w:rsid w:val="00102419"/>
    <w:rsid w:val="001032FE"/>
    <w:rsid w:val="00103BB9"/>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1FC1"/>
    <w:rsid w:val="001726A7"/>
    <w:rsid w:val="00174ACA"/>
    <w:rsid w:val="00177162"/>
    <w:rsid w:val="00177337"/>
    <w:rsid w:val="001776C4"/>
    <w:rsid w:val="00180565"/>
    <w:rsid w:val="00181151"/>
    <w:rsid w:val="00181F43"/>
    <w:rsid w:val="0018389E"/>
    <w:rsid w:val="00184204"/>
    <w:rsid w:val="00184933"/>
    <w:rsid w:val="0018514F"/>
    <w:rsid w:val="001872F1"/>
    <w:rsid w:val="001877D9"/>
    <w:rsid w:val="00190B9D"/>
    <w:rsid w:val="00191E69"/>
    <w:rsid w:val="00192610"/>
    <w:rsid w:val="001944AF"/>
    <w:rsid w:val="00196311"/>
    <w:rsid w:val="00196DA7"/>
    <w:rsid w:val="00197187"/>
    <w:rsid w:val="001A353E"/>
    <w:rsid w:val="001A4A0B"/>
    <w:rsid w:val="001A4CC4"/>
    <w:rsid w:val="001A4E60"/>
    <w:rsid w:val="001A500A"/>
    <w:rsid w:val="001A5F0D"/>
    <w:rsid w:val="001A7915"/>
    <w:rsid w:val="001B1784"/>
    <w:rsid w:val="001B23F1"/>
    <w:rsid w:val="001B4FC9"/>
    <w:rsid w:val="001B55B1"/>
    <w:rsid w:val="001B5725"/>
    <w:rsid w:val="001B7EBC"/>
    <w:rsid w:val="001C0126"/>
    <w:rsid w:val="001C1D0E"/>
    <w:rsid w:val="001C4A9D"/>
    <w:rsid w:val="001C7892"/>
    <w:rsid w:val="001C7DAA"/>
    <w:rsid w:val="001D026F"/>
    <w:rsid w:val="001D07EF"/>
    <w:rsid w:val="001D26AF"/>
    <w:rsid w:val="001D3A62"/>
    <w:rsid w:val="001D49E2"/>
    <w:rsid w:val="001D4F10"/>
    <w:rsid w:val="001D5141"/>
    <w:rsid w:val="001D57D2"/>
    <w:rsid w:val="001D5D09"/>
    <w:rsid w:val="001D7C17"/>
    <w:rsid w:val="001E3D56"/>
    <w:rsid w:val="001E4483"/>
    <w:rsid w:val="001E44C7"/>
    <w:rsid w:val="001E5D56"/>
    <w:rsid w:val="001E7028"/>
    <w:rsid w:val="001E7CD5"/>
    <w:rsid w:val="001F02B4"/>
    <w:rsid w:val="001F5D59"/>
    <w:rsid w:val="001F651B"/>
    <w:rsid w:val="00210014"/>
    <w:rsid w:val="00211202"/>
    <w:rsid w:val="0021350F"/>
    <w:rsid w:val="0021489C"/>
    <w:rsid w:val="00216831"/>
    <w:rsid w:val="00216AE3"/>
    <w:rsid w:val="002204A9"/>
    <w:rsid w:val="00223020"/>
    <w:rsid w:val="00224C35"/>
    <w:rsid w:val="00224DA9"/>
    <w:rsid w:val="00225BC1"/>
    <w:rsid w:val="0022701E"/>
    <w:rsid w:val="00227B08"/>
    <w:rsid w:val="0023065D"/>
    <w:rsid w:val="00231E32"/>
    <w:rsid w:val="002328F2"/>
    <w:rsid w:val="00233D38"/>
    <w:rsid w:val="0023424B"/>
    <w:rsid w:val="0023525D"/>
    <w:rsid w:val="00235C81"/>
    <w:rsid w:val="00237642"/>
    <w:rsid w:val="00240080"/>
    <w:rsid w:val="00240BE0"/>
    <w:rsid w:val="00241B17"/>
    <w:rsid w:val="00243615"/>
    <w:rsid w:val="00244AF7"/>
    <w:rsid w:val="00245666"/>
    <w:rsid w:val="00245984"/>
    <w:rsid w:val="0025180B"/>
    <w:rsid w:val="00253F3D"/>
    <w:rsid w:val="0025445F"/>
    <w:rsid w:val="00254DDA"/>
    <w:rsid w:val="00256E3C"/>
    <w:rsid w:val="002573D1"/>
    <w:rsid w:val="00257F27"/>
    <w:rsid w:val="0026037E"/>
    <w:rsid w:val="00261389"/>
    <w:rsid w:val="00262D97"/>
    <w:rsid w:val="00263B6C"/>
    <w:rsid w:val="00265823"/>
    <w:rsid w:val="002675C6"/>
    <w:rsid w:val="0027012F"/>
    <w:rsid w:val="00272CB2"/>
    <w:rsid w:val="00273CD2"/>
    <w:rsid w:val="002747FF"/>
    <w:rsid w:val="00277A1A"/>
    <w:rsid w:val="00277A86"/>
    <w:rsid w:val="00277C17"/>
    <w:rsid w:val="002816A6"/>
    <w:rsid w:val="00282047"/>
    <w:rsid w:val="00284600"/>
    <w:rsid w:val="0028562C"/>
    <w:rsid w:val="002873D8"/>
    <w:rsid w:val="002875B5"/>
    <w:rsid w:val="00291280"/>
    <w:rsid w:val="00291621"/>
    <w:rsid w:val="002970B5"/>
    <w:rsid w:val="002A20DE"/>
    <w:rsid w:val="002A44AE"/>
    <w:rsid w:val="002A61CC"/>
    <w:rsid w:val="002B07FF"/>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424D"/>
    <w:rsid w:val="002E5DF8"/>
    <w:rsid w:val="002E60FE"/>
    <w:rsid w:val="002E67A0"/>
    <w:rsid w:val="002E7A3D"/>
    <w:rsid w:val="002E7B56"/>
    <w:rsid w:val="002F0480"/>
    <w:rsid w:val="002F4329"/>
    <w:rsid w:val="002F57EA"/>
    <w:rsid w:val="002F6954"/>
    <w:rsid w:val="003002E8"/>
    <w:rsid w:val="003009C9"/>
    <w:rsid w:val="00300E5C"/>
    <w:rsid w:val="0030228A"/>
    <w:rsid w:val="0030352B"/>
    <w:rsid w:val="003066AE"/>
    <w:rsid w:val="003074AB"/>
    <w:rsid w:val="00307D60"/>
    <w:rsid w:val="003125A3"/>
    <w:rsid w:val="003141D0"/>
    <w:rsid w:val="003153F9"/>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49C"/>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412E"/>
    <w:rsid w:val="00364D57"/>
    <w:rsid w:val="003656DF"/>
    <w:rsid w:val="00366FE3"/>
    <w:rsid w:val="003724A5"/>
    <w:rsid w:val="003739A2"/>
    <w:rsid w:val="0037594E"/>
    <w:rsid w:val="00377205"/>
    <w:rsid w:val="0038089A"/>
    <w:rsid w:val="00380ABC"/>
    <w:rsid w:val="00380D15"/>
    <w:rsid w:val="00381D83"/>
    <w:rsid w:val="003835E9"/>
    <w:rsid w:val="003866D7"/>
    <w:rsid w:val="003874DD"/>
    <w:rsid w:val="00390271"/>
    <w:rsid w:val="0039035A"/>
    <w:rsid w:val="003908A4"/>
    <w:rsid w:val="00391FA7"/>
    <w:rsid w:val="00392033"/>
    <w:rsid w:val="00392826"/>
    <w:rsid w:val="00397E7B"/>
    <w:rsid w:val="003A1B14"/>
    <w:rsid w:val="003A2343"/>
    <w:rsid w:val="003A3224"/>
    <w:rsid w:val="003A3269"/>
    <w:rsid w:val="003A60AD"/>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7B7"/>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2779D"/>
    <w:rsid w:val="00433924"/>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182C"/>
    <w:rsid w:val="00482024"/>
    <w:rsid w:val="004831E6"/>
    <w:rsid w:val="0048696A"/>
    <w:rsid w:val="00492309"/>
    <w:rsid w:val="004934C8"/>
    <w:rsid w:val="00494701"/>
    <w:rsid w:val="004961EF"/>
    <w:rsid w:val="00497EEC"/>
    <w:rsid w:val="004A37D0"/>
    <w:rsid w:val="004A5324"/>
    <w:rsid w:val="004A5AE9"/>
    <w:rsid w:val="004B552E"/>
    <w:rsid w:val="004C1024"/>
    <w:rsid w:val="004C4A41"/>
    <w:rsid w:val="004C65C6"/>
    <w:rsid w:val="004C697B"/>
    <w:rsid w:val="004C7B5C"/>
    <w:rsid w:val="004D0470"/>
    <w:rsid w:val="004D16AE"/>
    <w:rsid w:val="004D4730"/>
    <w:rsid w:val="004D5202"/>
    <w:rsid w:val="004D522D"/>
    <w:rsid w:val="004E0EC0"/>
    <w:rsid w:val="004E0F15"/>
    <w:rsid w:val="004E35C7"/>
    <w:rsid w:val="004E377F"/>
    <w:rsid w:val="004E3DBC"/>
    <w:rsid w:val="004E497A"/>
    <w:rsid w:val="004F48A0"/>
    <w:rsid w:val="004F4F7B"/>
    <w:rsid w:val="004F53A1"/>
    <w:rsid w:val="004F778B"/>
    <w:rsid w:val="00501486"/>
    <w:rsid w:val="00501749"/>
    <w:rsid w:val="0050459B"/>
    <w:rsid w:val="00505811"/>
    <w:rsid w:val="00510A3C"/>
    <w:rsid w:val="00510ABD"/>
    <w:rsid w:val="005111E0"/>
    <w:rsid w:val="00511C50"/>
    <w:rsid w:val="00512C8E"/>
    <w:rsid w:val="00513BE2"/>
    <w:rsid w:val="005143F3"/>
    <w:rsid w:val="00515AAD"/>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DA"/>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2AA"/>
    <w:rsid w:val="005B5CFC"/>
    <w:rsid w:val="005B6B8E"/>
    <w:rsid w:val="005C149B"/>
    <w:rsid w:val="005C14A1"/>
    <w:rsid w:val="005C1A4B"/>
    <w:rsid w:val="005C2927"/>
    <w:rsid w:val="005C2967"/>
    <w:rsid w:val="005C2C41"/>
    <w:rsid w:val="005C44B2"/>
    <w:rsid w:val="005C767B"/>
    <w:rsid w:val="005D1FF4"/>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1A96"/>
    <w:rsid w:val="00603926"/>
    <w:rsid w:val="00603E60"/>
    <w:rsid w:val="006050FB"/>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1BCF"/>
    <w:rsid w:val="006322A8"/>
    <w:rsid w:val="0063554A"/>
    <w:rsid w:val="00635613"/>
    <w:rsid w:val="00636BE4"/>
    <w:rsid w:val="006411AF"/>
    <w:rsid w:val="006437AA"/>
    <w:rsid w:val="006451E2"/>
    <w:rsid w:val="006475C6"/>
    <w:rsid w:val="00650338"/>
    <w:rsid w:val="00650509"/>
    <w:rsid w:val="0065054B"/>
    <w:rsid w:val="0065123D"/>
    <w:rsid w:val="00651F3C"/>
    <w:rsid w:val="00653093"/>
    <w:rsid w:val="00653109"/>
    <w:rsid w:val="00653526"/>
    <w:rsid w:val="00653766"/>
    <w:rsid w:val="00655BB2"/>
    <w:rsid w:val="006570F6"/>
    <w:rsid w:val="006570FF"/>
    <w:rsid w:val="00657FBB"/>
    <w:rsid w:val="00661BF9"/>
    <w:rsid w:val="00664F69"/>
    <w:rsid w:val="006651CC"/>
    <w:rsid w:val="006652B2"/>
    <w:rsid w:val="006671FD"/>
    <w:rsid w:val="00670622"/>
    <w:rsid w:val="00670C24"/>
    <w:rsid w:val="006723EC"/>
    <w:rsid w:val="00672519"/>
    <w:rsid w:val="00673527"/>
    <w:rsid w:val="0067435E"/>
    <w:rsid w:val="006744CA"/>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4361"/>
    <w:rsid w:val="006A686E"/>
    <w:rsid w:val="006A70E2"/>
    <w:rsid w:val="006B21E5"/>
    <w:rsid w:val="006B6A7F"/>
    <w:rsid w:val="006C0AE4"/>
    <w:rsid w:val="006C10C4"/>
    <w:rsid w:val="006C3513"/>
    <w:rsid w:val="006C5023"/>
    <w:rsid w:val="006C58E9"/>
    <w:rsid w:val="006C5EC2"/>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0682A"/>
    <w:rsid w:val="00712EEC"/>
    <w:rsid w:val="0071415E"/>
    <w:rsid w:val="007175CE"/>
    <w:rsid w:val="00717730"/>
    <w:rsid w:val="00720FB6"/>
    <w:rsid w:val="00721532"/>
    <w:rsid w:val="00723BEF"/>
    <w:rsid w:val="00723EB9"/>
    <w:rsid w:val="007252B3"/>
    <w:rsid w:val="00727DE9"/>
    <w:rsid w:val="00737186"/>
    <w:rsid w:val="00740BE5"/>
    <w:rsid w:val="00741010"/>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97DAF"/>
    <w:rsid w:val="007A0B3C"/>
    <w:rsid w:val="007A29EC"/>
    <w:rsid w:val="007A6CC5"/>
    <w:rsid w:val="007A6FE3"/>
    <w:rsid w:val="007A7578"/>
    <w:rsid w:val="007B2134"/>
    <w:rsid w:val="007B461E"/>
    <w:rsid w:val="007B6B10"/>
    <w:rsid w:val="007B6C4E"/>
    <w:rsid w:val="007C0A43"/>
    <w:rsid w:val="007C0F19"/>
    <w:rsid w:val="007C1A9C"/>
    <w:rsid w:val="007C327D"/>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E5D3F"/>
    <w:rsid w:val="007E6135"/>
    <w:rsid w:val="007F2C5B"/>
    <w:rsid w:val="007F366C"/>
    <w:rsid w:val="007F5BFA"/>
    <w:rsid w:val="007F5D15"/>
    <w:rsid w:val="007F6A96"/>
    <w:rsid w:val="00800904"/>
    <w:rsid w:val="008011CF"/>
    <w:rsid w:val="008011F0"/>
    <w:rsid w:val="008023CC"/>
    <w:rsid w:val="00802A7F"/>
    <w:rsid w:val="008038DD"/>
    <w:rsid w:val="008118E7"/>
    <w:rsid w:val="008118F3"/>
    <w:rsid w:val="0082039A"/>
    <w:rsid w:val="00821426"/>
    <w:rsid w:val="008223D5"/>
    <w:rsid w:val="00824697"/>
    <w:rsid w:val="008256A1"/>
    <w:rsid w:val="00825843"/>
    <w:rsid w:val="00825CF5"/>
    <w:rsid w:val="00826139"/>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673BE"/>
    <w:rsid w:val="00871A36"/>
    <w:rsid w:val="00874D17"/>
    <w:rsid w:val="008762AC"/>
    <w:rsid w:val="00876BB8"/>
    <w:rsid w:val="00876D8E"/>
    <w:rsid w:val="00876FD9"/>
    <w:rsid w:val="008819ED"/>
    <w:rsid w:val="008828EB"/>
    <w:rsid w:val="00882941"/>
    <w:rsid w:val="008834B8"/>
    <w:rsid w:val="0088354A"/>
    <w:rsid w:val="0088459A"/>
    <w:rsid w:val="008866D3"/>
    <w:rsid w:val="00887D3C"/>
    <w:rsid w:val="00891EF3"/>
    <w:rsid w:val="00893194"/>
    <w:rsid w:val="008937EA"/>
    <w:rsid w:val="008939ED"/>
    <w:rsid w:val="00894154"/>
    <w:rsid w:val="008955CD"/>
    <w:rsid w:val="008957FF"/>
    <w:rsid w:val="00895A17"/>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2F4C"/>
    <w:rsid w:val="008B3BE8"/>
    <w:rsid w:val="008B4E1A"/>
    <w:rsid w:val="008B63FA"/>
    <w:rsid w:val="008C2262"/>
    <w:rsid w:val="008C2F75"/>
    <w:rsid w:val="008C4E09"/>
    <w:rsid w:val="008C4E78"/>
    <w:rsid w:val="008C5009"/>
    <w:rsid w:val="008C51D2"/>
    <w:rsid w:val="008C7D29"/>
    <w:rsid w:val="008D27CF"/>
    <w:rsid w:val="008D62E0"/>
    <w:rsid w:val="008D7CD3"/>
    <w:rsid w:val="008E00A5"/>
    <w:rsid w:val="008E04FD"/>
    <w:rsid w:val="008E13BB"/>
    <w:rsid w:val="008E1914"/>
    <w:rsid w:val="008E1AEF"/>
    <w:rsid w:val="008E2CC3"/>
    <w:rsid w:val="008E39C1"/>
    <w:rsid w:val="008E579A"/>
    <w:rsid w:val="008E57D4"/>
    <w:rsid w:val="008E594F"/>
    <w:rsid w:val="008E73DB"/>
    <w:rsid w:val="008E751A"/>
    <w:rsid w:val="008F0DA1"/>
    <w:rsid w:val="008F0F1A"/>
    <w:rsid w:val="008F30B9"/>
    <w:rsid w:val="008F5614"/>
    <w:rsid w:val="008F6832"/>
    <w:rsid w:val="00900A02"/>
    <w:rsid w:val="009033A5"/>
    <w:rsid w:val="00903903"/>
    <w:rsid w:val="0090462C"/>
    <w:rsid w:val="009053ED"/>
    <w:rsid w:val="00905957"/>
    <w:rsid w:val="0090642D"/>
    <w:rsid w:val="00910158"/>
    <w:rsid w:val="00910DB0"/>
    <w:rsid w:val="00911583"/>
    <w:rsid w:val="00912496"/>
    <w:rsid w:val="00913CDE"/>
    <w:rsid w:val="0091779D"/>
    <w:rsid w:val="00917EC9"/>
    <w:rsid w:val="00921103"/>
    <w:rsid w:val="00922892"/>
    <w:rsid w:val="00927D2D"/>
    <w:rsid w:val="00927D9C"/>
    <w:rsid w:val="00927E09"/>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5398"/>
    <w:rsid w:val="009A6661"/>
    <w:rsid w:val="009A673A"/>
    <w:rsid w:val="009A6D77"/>
    <w:rsid w:val="009A6EAE"/>
    <w:rsid w:val="009A7447"/>
    <w:rsid w:val="009A768B"/>
    <w:rsid w:val="009A7EA2"/>
    <w:rsid w:val="009B02D8"/>
    <w:rsid w:val="009B3FF6"/>
    <w:rsid w:val="009B4F64"/>
    <w:rsid w:val="009B619B"/>
    <w:rsid w:val="009B7F95"/>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557"/>
    <w:rsid w:val="009E5847"/>
    <w:rsid w:val="009E5A8F"/>
    <w:rsid w:val="009E711A"/>
    <w:rsid w:val="009E784D"/>
    <w:rsid w:val="009F172D"/>
    <w:rsid w:val="009F2C3B"/>
    <w:rsid w:val="009F3B55"/>
    <w:rsid w:val="009F705F"/>
    <w:rsid w:val="009F7942"/>
    <w:rsid w:val="00A0011C"/>
    <w:rsid w:val="00A00246"/>
    <w:rsid w:val="00A004B4"/>
    <w:rsid w:val="00A005BE"/>
    <w:rsid w:val="00A01AE0"/>
    <w:rsid w:val="00A04B71"/>
    <w:rsid w:val="00A05F78"/>
    <w:rsid w:val="00A0604D"/>
    <w:rsid w:val="00A06341"/>
    <w:rsid w:val="00A11B50"/>
    <w:rsid w:val="00A125E1"/>
    <w:rsid w:val="00A14D1F"/>
    <w:rsid w:val="00A166AD"/>
    <w:rsid w:val="00A1780E"/>
    <w:rsid w:val="00A224CF"/>
    <w:rsid w:val="00A229A4"/>
    <w:rsid w:val="00A317C2"/>
    <w:rsid w:val="00A33075"/>
    <w:rsid w:val="00A334BE"/>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4F8"/>
    <w:rsid w:val="00A5292C"/>
    <w:rsid w:val="00A52B96"/>
    <w:rsid w:val="00A52C3C"/>
    <w:rsid w:val="00A532CC"/>
    <w:rsid w:val="00A539E1"/>
    <w:rsid w:val="00A55AC2"/>
    <w:rsid w:val="00A55E00"/>
    <w:rsid w:val="00A56C5B"/>
    <w:rsid w:val="00A573EB"/>
    <w:rsid w:val="00A60558"/>
    <w:rsid w:val="00A62FF9"/>
    <w:rsid w:val="00A639ED"/>
    <w:rsid w:val="00A63D49"/>
    <w:rsid w:val="00A6430D"/>
    <w:rsid w:val="00A66481"/>
    <w:rsid w:val="00A7046F"/>
    <w:rsid w:val="00A70FE5"/>
    <w:rsid w:val="00A7148B"/>
    <w:rsid w:val="00A76323"/>
    <w:rsid w:val="00A76DFA"/>
    <w:rsid w:val="00A77E51"/>
    <w:rsid w:val="00A80571"/>
    <w:rsid w:val="00A82FD9"/>
    <w:rsid w:val="00A83818"/>
    <w:rsid w:val="00A866B7"/>
    <w:rsid w:val="00A86E46"/>
    <w:rsid w:val="00A91830"/>
    <w:rsid w:val="00A975B1"/>
    <w:rsid w:val="00A97766"/>
    <w:rsid w:val="00AA1098"/>
    <w:rsid w:val="00AA1E6B"/>
    <w:rsid w:val="00AA41DD"/>
    <w:rsid w:val="00AA4F4B"/>
    <w:rsid w:val="00AA4F6D"/>
    <w:rsid w:val="00AA5621"/>
    <w:rsid w:val="00AA6E47"/>
    <w:rsid w:val="00AB03F5"/>
    <w:rsid w:val="00AB1595"/>
    <w:rsid w:val="00AB231A"/>
    <w:rsid w:val="00AB2670"/>
    <w:rsid w:val="00AB6444"/>
    <w:rsid w:val="00AC10C3"/>
    <w:rsid w:val="00AC213E"/>
    <w:rsid w:val="00AC4335"/>
    <w:rsid w:val="00AC47FF"/>
    <w:rsid w:val="00AC4B90"/>
    <w:rsid w:val="00AC6131"/>
    <w:rsid w:val="00AD1AAD"/>
    <w:rsid w:val="00AD1B05"/>
    <w:rsid w:val="00AD2217"/>
    <w:rsid w:val="00AD45E6"/>
    <w:rsid w:val="00AD5043"/>
    <w:rsid w:val="00AD5EE0"/>
    <w:rsid w:val="00AD73E4"/>
    <w:rsid w:val="00AD7E4B"/>
    <w:rsid w:val="00AE297B"/>
    <w:rsid w:val="00AE31D0"/>
    <w:rsid w:val="00AE3640"/>
    <w:rsid w:val="00AE3D82"/>
    <w:rsid w:val="00AE5EAF"/>
    <w:rsid w:val="00AF05B1"/>
    <w:rsid w:val="00AF103C"/>
    <w:rsid w:val="00AF105E"/>
    <w:rsid w:val="00AF1738"/>
    <w:rsid w:val="00AF3A5C"/>
    <w:rsid w:val="00AF4FEE"/>
    <w:rsid w:val="00AF54C6"/>
    <w:rsid w:val="00AF56FF"/>
    <w:rsid w:val="00AF7038"/>
    <w:rsid w:val="00B01823"/>
    <w:rsid w:val="00B022AB"/>
    <w:rsid w:val="00B02E1A"/>
    <w:rsid w:val="00B032F4"/>
    <w:rsid w:val="00B049C1"/>
    <w:rsid w:val="00B06576"/>
    <w:rsid w:val="00B10C96"/>
    <w:rsid w:val="00B12773"/>
    <w:rsid w:val="00B1604C"/>
    <w:rsid w:val="00B16F06"/>
    <w:rsid w:val="00B2255D"/>
    <w:rsid w:val="00B22E72"/>
    <w:rsid w:val="00B26C18"/>
    <w:rsid w:val="00B26DDA"/>
    <w:rsid w:val="00B27B11"/>
    <w:rsid w:val="00B31482"/>
    <w:rsid w:val="00B3376C"/>
    <w:rsid w:val="00B3441E"/>
    <w:rsid w:val="00B36057"/>
    <w:rsid w:val="00B37E85"/>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2365"/>
    <w:rsid w:val="00BA34DB"/>
    <w:rsid w:val="00BA584B"/>
    <w:rsid w:val="00BA5A45"/>
    <w:rsid w:val="00BA5EBB"/>
    <w:rsid w:val="00BA6B09"/>
    <w:rsid w:val="00BB0436"/>
    <w:rsid w:val="00BB1007"/>
    <w:rsid w:val="00BB11CE"/>
    <w:rsid w:val="00BC4AF6"/>
    <w:rsid w:val="00BC5FD0"/>
    <w:rsid w:val="00BC616A"/>
    <w:rsid w:val="00BD0425"/>
    <w:rsid w:val="00BD0CC1"/>
    <w:rsid w:val="00BD318D"/>
    <w:rsid w:val="00BD50C6"/>
    <w:rsid w:val="00BE0FF9"/>
    <w:rsid w:val="00BE118B"/>
    <w:rsid w:val="00BE1522"/>
    <w:rsid w:val="00BE1FAD"/>
    <w:rsid w:val="00BE3CA2"/>
    <w:rsid w:val="00BE3E24"/>
    <w:rsid w:val="00BE44B1"/>
    <w:rsid w:val="00BE52C2"/>
    <w:rsid w:val="00BE547F"/>
    <w:rsid w:val="00BE622B"/>
    <w:rsid w:val="00BE7F22"/>
    <w:rsid w:val="00BF0895"/>
    <w:rsid w:val="00BF11E2"/>
    <w:rsid w:val="00BF14F6"/>
    <w:rsid w:val="00BF2D42"/>
    <w:rsid w:val="00BF3642"/>
    <w:rsid w:val="00BF39FE"/>
    <w:rsid w:val="00BF49B6"/>
    <w:rsid w:val="00BF560B"/>
    <w:rsid w:val="00BF68C7"/>
    <w:rsid w:val="00BF6D98"/>
    <w:rsid w:val="00C0091D"/>
    <w:rsid w:val="00C00C9D"/>
    <w:rsid w:val="00C01EBF"/>
    <w:rsid w:val="00C06A1E"/>
    <w:rsid w:val="00C06C66"/>
    <w:rsid w:val="00C06EEC"/>
    <w:rsid w:val="00C0773D"/>
    <w:rsid w:val="00C0787B"/>
    <w:rsid w:val="00C114E5"/>
    <w:rsid w:val="00C11CD8"/>
    <w:rsid w:val="00C13F40"/>
    <w:rsid w:val="00C20EAB"/>
    <w:rsid w:val="00C23A25"/>
    <w:rsid w:val="00C30C43"/>
    <w:rsid w:val="00C3585D"/>
    <w:rsid w:val="00C37095"/>
    <w:rsid w:val="00C372E6"/>
    <w:rsid w:val="00C3745C"/>
    <w:rsid w:val="00C43566"/>
    <w:rsid w:val="00C45D63"/>
    <w:rsid w:val="00C46481"/>
    <w:rsid w:val="00C4665A"/>
    <w:rsid w:val="00C50963"/>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0477"/>
    <w:rsid w:val="00C81760"/>
    <w:rsid w:val="00C81895"/>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50D3"/>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2BA"/>
    <w:rsid w:val="00CF3A31"/>
    <w:rsid w:val="00CF3EDA"/>
    <w:rsid w:val="00D00C91"/>
    <w:rsid w:val="00D0223B"/>
    <w:rsid w:val="00D05792"/>
    <w:rsid w:val="00D0604F"/>
    <w:rsid w:val="00D06870"/>
    <w:rsid w:val="00D0729C"/>
    <w:rsid w:val="00D0776E"/>
    <w:rsid w:val="00D10CDB"/>
    <w:rsid w:val="00D10FA3"/>
    <w:rsid w:val="00D1475B"/>
    <w:rsid w:val="00D15564"/>
    <w:rsid w:val="00D15A24"/>
    <w:rsid w:val="00D16E1F"/>
    <w:rsid w:val="00D200A3"/>
    <w:rsid w:val="00D208C6"/>
    <w:rsid w:val="00D21DF9"/>
    <w:rsid w:val="00D22FF3"/>
    <w:rsid w:val="00D2489A"/>
    <w:rsid w:val="00D264C8"/>
    <w:rsid w:val="00D26713"/>
    <w:rsid w:val="00D3065D"/>
    <w:rsid w:val="00D30848"/>
    <w:rsid w:val="00D30F0E"/>
    <w:rsid w:val="00D31606"/>
    <w:rsid w:val="00D31C40"/>
    <w:rsid w:val="00D32270"/>
    <w:rsid w:val="00D3230C"/>
    <w:rsid w:val="00D335B3"/>
    <w:rsid w:val="00D33C52"/>
    <w:rsid w:val="00D36734"/>
    <w:rsid w:val="00D37E17"/>
    <w:rsid w:val="00D37F26"/>
    <w:rsid w:val="00D4076D"/>
    <w:rsid w:val="00D42FE1"/>
    <w:rsid w:val="00D43724"/>
    <w:rsid w:val="00D453F8"/>
    <w:rsid w:val="00D512CE"/>
    <w:rsid w:val="00D51443"/>
    <w:rsid w:val="00D533FE"/>
    <w:rsid w:val="00D546CE"/>
    <w:rsid w:val="00D55D4B"/>
    <w:rsid w:val="00D56F7A"/>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3E5"/>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38C"/>
    <w:rsid w:val="00DE1795"/>
    <w:rsid w:val="00DE2695"/>
    <w:rsid w:val="00DE2C5D"/>
    <w:rsid w:val="00DE391A"/>
    <w:rsid w:val="00DE3AEA"/>
    <w:rsid w:val="00DE664B"/>
    <w:rsid w:val="00DE684D"/>
    <w:rsid w:val="00DE6B8D"/>
    <w:rsid w:val="00DE7ABC"/>
    <w:rsid w:val="00DF2C4F"/>
    <w:rsid w:val="00DF6179"/>
    <w:rsid w:val="00E00739"/>
    <w:rsid w:val="00E00BEA"/>
    <w:rsid w:val="00E03313"/>
    <w:rsid w:val="00E03F1D"/>
    <w:rsid w:val="00E042B1"/>
    <w:rsid w:val="00E06F02"/>
    <w:rsid w:val="00E07A4C"/>
    <w:rsid w:val="00E07FB2"/>
    <w:rsid w:val="00E10DA3"/>
    <w:rsid w:val="00E12EBD"/>
    <w:rsid w:val="00E13782"/>
    <w:rsid w:val="00E14F69"/>
    <w:rsid w:val="00E158D9"/>
    <w:rsid w:val="00E17F11"/>
    <w:rsid w:val="00E21475"/>
    <w:rsid w:val="00E223D0"/>
    <w:rsid w:val="00E2385F"/>
    <w:rsid w:val="00E23E92"/>
    <w:rsid w:val="00E27D94"/>
    <w:rsid w:val="00E3085F"/>
    <w:rsid w:val="00E31447"/>
    <w:rsid w:val="00E31BE6"/>
    <w:rsid w:val="00E321D4"/>
    <w:rsid w:val="00E325AE"/>
    <w:rsid w:val="00E33756"/>
    <w:rsid w:val="00E33A4A"/>
    <w:rsid w:val="00E33F67"/>
    <w:rsid w:val="00E359FA"/>
    <w:rsid w:val="00E36F36"/>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67E9B"/>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343"/>
    <w:rsid w:val="00EB0C02"/>
    <w:rsid w:val="00EB2F33"/>
    <w:rsid w:val="00EB5054"/>
    <w:rsid w:val="00EB56A8"/>
    <w:rsid w:val="00EB56EB"/>
    <w:rsid w:val="00EB7376"/>
    <w:rsid w:val="00EC134C"/>
    <w:rsid w:val="00EC26E7"/>
    <w:rsid w:val="00EC5ADE"/>
    <w:rsid w:val="00EC5F37"/>
    <w:rsid w:val="00EC6042"/>
    <w:rsid w:val="00EC6C6E"/>
    <w:rsid w:val="00EC7F7C"/>
    <w:rsid w:val="00ED020E"/>
    <w:rsid w:val="00ED44E0"/>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169"/>
    <w:rsid w:val="00F125D3"/>
    <w:rsid w:val="00F12D5B"/>
    <w:rsid w:val="00F1399B"/>
    <w:rsid w:val="00F139C2"/>
    <w:rsid w:val="00F1441B"/>
    <w:rsid w:val="00F1731D"/>
    <w:rsid w:val="00F2103D"/>
    <w:rsid w:val="00F21282"/>
    <w:rsid w:val="00F2399A"/>
    <w:rsid w:val="00F26926"/>
    <w:rsid w:val="00F27976"/>
    <w:rsid w:val="00F30500"/>
    <w:rsid w:val="00F31653"/>
    <w:rsid w:val="00F31799"/>
    <w:rsid w:val="00F31964"/>
    <w:rsid w:val="00F346FE"/>
    <w:rsid w:val="00F3473B"/>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565AE"/>
    <w:rsid w:val="00F6196A"/>
    <w:rsid w:val="00F62A30"/>
    <w:rsid w:val="00F632C9"/>
    <w:rsid w:val="00F724F7"/>
    <w:rsid w:val="00F7306D"/>
    <w:rsid w:val="00F74B10"/>
    <w:rsid w:val="00F75516"/>
    <w:rsid w:val="00F7674C"/>
    <w:rsid w:val="00F815EB"/>
    <w:rsid w:val="00F81F58"/>
    <w:rsid w:val="00F831B9"/>
    <w:rsid w:val="00F86964"/>
    <w:rsid w:val="00F90180"/>
    <w:rsid w:val="00F91F3A"/>
    <w:rsid w:val="00F94646"/>
    <w:rsid w:val="00F9513E"/>
    <w:rsid w:val="00FA02B4"/>
    <w:rsid w:val="00FA03BC"/>
    <w:rsid w:val="00FA10DB"/>
    <w:rsid w:val="00FA292D"/>
    <w:rsid w:val="00FA3E80"/>
    <w:rsid w:val="00FA43A5"/>
    <w:rsid w:val="00FA44C4"/>
    <w:rsid w:val="00FB07E0"/>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5FE2"/>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193289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image" Target="media/image26.gif"/><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_rels/header2.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C275A7-3EB0-4FFD-B4AF-8AFA80933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3B779425.dotm</Template>
  <TotalTime>3171</TotalTime>
  <Pages>74</Pages>
  <Words>15764</Words>
  <Characters>89861</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10</cp:revision>
  <cp:lastPrinted>2012-11-02T16:06:00Z</cp:lastPrinted>
  <dcterms:created xsi:type="dcterms:W3CDTF">2012-10-29T17:28:00Z</dcterms:created>
  <dcterms:modified xsi:type="dcterms:W3CDTF">2012-11-02T16:12:00Z</dcterms:modified>
</cp:coreProperties>
</file>