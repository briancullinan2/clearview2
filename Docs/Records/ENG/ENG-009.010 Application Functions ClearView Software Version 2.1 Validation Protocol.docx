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EB720B" w:rsidP="003141D0">
            <w:pPr>
              <w:tabs>
                <w:tab w:val="left" w:pos="5040"/>
              </w:tabs>
              <w:jc w:val="center"/>
              <w:rPr>
                <w:b/>
                <w:sz w:val="24"/>
                <w:szCs w:val="24"/>
              </w:rPr>
            </w:pPr>
            <w:r>
              <w:rPr>
                <w:b/>
                <w:sz w:val="24"/>
                <w:szCs w:val="24"/>
              </w:rPr>
              <w:t xml:space="preserve">Scott </w:t>
            </w:r>
            <w:proofErr w:type="spellStart"/>
            <w:r>
              <w:rPr>
                <w:b/>
                <w:sz w:val="24"/>
                <w:szCs w:val="24"/>
              </w:rPr>
              <w:t>Pletzer</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026FB5" w:rsidRPr="00026FB5" w:rsidRDefault="00026FB5" w:rsidP="00026FB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Change w:id="0">
          <w:tblGrid>
            <w:gridCol w:w="1080"/>
            <w:gridCol w:w="1620"/>
            <w:gridCol w:w="5220"/>
            <w:gridCol w:w="1620"/>
          </w:tblGrid>
        </w:tblGridChange>
      </w:tblGrid>
      <w:tr w:rsidR="00026FB5" w:rsidRPr="00E12FFA" w:rsidTr="00026FB5">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Revised By</w:t>
            </w:r>
          </w:p>
        </w:tc>
      </w:tr>
      <w:tr w:rsidR="00026FB5" w:rsidRPr="00E12FFA" w:rsidTr="00AA66D5">
        <w:trPr>
          <w:cantSplit/>
          <w:trHeight w:val="542"/>
        </w:trPr>
        <w:tc>
          <w:tcPr>
            <w:tcW w:w="1080" w:type="dxa"/>
            <w:tcBorders>
              <w:top w:val="single" w:sz="4" w:space="0" w:color="auto"/>
              <w:bottom w:val="single" w:sz="4" w:space="0" w:color="auto"/>
            </w:tcBorders>
          </w:tcPr>
          <w:p w:rsidR="00026FB5" w:rsidRPr="00E12FFA" w:rsidRDefault="00026FB5" w:rsidP="00B1200B">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
          <w:p w:rsidR="00026FB5" w:rsidRPr="00026FB5" w:rsidRDefault="00026FB5" w:rsidP="00B1200B">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26FB5" w:rsidRPr="00E12FFA" w:rsidRDefault="00BF4DF3" w:rsidP="00B1200B">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‘Device Testing’ section of ClearView.</w:t>
            </w:r>
          </w:p>
        </w:tc>
        <w:tc>
          <w:tcPr>
            <w:tcW w:w="1620" w:type="dxa"/>
            <w:tcBorders>
              <w:top w:val="single" w:sz="4" w:space="0" w:color="auto"/>
              <w:bottom w:val="single" w:sz="4" w:space="0" w:color="auto"/>
            </w:tcBorders>
          </w:tcPr>
          <w:p w:rsidR="00026FB5" w:rsidRPr="00E12FFA" w:rsidRDefault="00026FB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AA66D5" w:rsidRPr="00E12FFA" w:rsidTr="00E87FF5">
        <w:trPr>
          <w:cantSplit/>
          <w:trHeight w:val="542"/>
        </w:trPr>
        <w:tc>
          <w:tcPr>
            <w:tcW w:w="1080" w:type="dxa"/>
            <w:tcBorders>
              <w:top w:val="single" w:sz="4" w:space="0" w:color="auto"/>
              <w:bottom w:val="single" w:sz="4" w:space="0" w:color="auto"/>
            </w:tcBorders>
          </w:tcPr>
          <w:p w:rsidR="00AA66D5" w:rsidRDefault="00AA66D5" w:rsidP="00B1200B">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
          <w:p w:rsidR="00AA66D5" w:rsidRPr="00026FB5" w:rsidRDefault="00AA66D5" w:rsidP="00B1200B">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bottom w:val="single" w:sz="4" w:space="0" w:color="auto"/>
            </w:tcBorders>
          </w:tcPr>
          <w:p w:rsidR="00AA66D5" w:rsidRDefault="00FF5B62" w:rsidP="00B1200B">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AA66D5" w:rsidRDefault="00AA66D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6B5641" w:rsidRPr="00E12FFA" w:rsidTr="00665DBC">
        <w:trPr>
          <w:cantSplit/>
          <w:trHeight w:val="542"/>
        </w:trPr>
        <w:tc>
          <w:tcPr>
            <w:tcW w:w="1080" w:type="dxa"/>
            <w:tcBorders>
              <w:top w:val="single" w:sz="4" w:space="0" w:color="auto"/>
              <w:bottom w:val="single" w:sz="4" w:space="0" w:color="auto"/>
            </w:tcBorders>
          </w:tcPr>
          <w:p w:rsidR="006B5641" w:rsidRDefault="006B5641" w:rsidP="00B1200B">
            <w:pPr>
              <w:spacing w:before="120" w:after="120"/>
              <w:jc w:val="center"/>
              <w:rPr>
                <w:rFonts w:ascii="Calibri" w:hAnsi="Calibri" w:cs="Calibri"/>
                <w:sz w:val="24"/>
                <w:szCs w:val="24"/>
              </w:rPr>
            </w:pPr>
            <w:r>
              <w:rPr>
                <w:rFonts w:ascii="Calibri" w:hAnsi="Calibri" w:cs="Calibri"/>
                <w:sz w:val="24"/>
                <w:szCs w:val="24"/>
              </w:rPr>
              <w:t>008</w:t>
            </w:r>
          </w:p>
        </w:tc>
        <w:tc>
          <w:tcPr>
            <w:tcW w:w="1620" w:type="dxa"/>
            <w:tcBorders>
              <w:top w:val="single" w:sz="4" w:space="0" w:color="auto"/>
              <w:bottom w:val="single" w:sz="4" w:space="0" w:color="auto"/>
            </w:tcBorders>
          </w:tcPr>
          <w:p w:rsidR="006B5641" w:rsidRDefault="006B5641" w:rsidP="00B1200B">
            <w:pPr>
              <w:spacing w:before="120" w:after="120"/>
              <w:rPr>
                <w:rFonts w:ascii="Calibri" w:hAnsi="Calibri" w:cs="Calibri"/>
                <w:sz w:val="24"/>
                <w:szCs w:val="24"/>
              </w:rPr>
            </w:pPr>
            <w:r>
              <w:rPr>
                <w:rFonts w:ascii="Calibri" w:hAnsi="Calibri" w:cs="Calibri"/>
                <w:sz w:val="24"/>
                <w:szCs w:val="24"/>
              </w:rPr>
              <w:t>04Sep12</w:t>
            </w:r>
          </w:p>
        </w:tc>
        <w:tc>
          <w:tcPr>
            <w:tcW w:w="5220" w:type="dxa"/>
            <w:tcBorders>
              <w:top w:val="single" w:sz="4" w:space="0" w:color="auto"/>
              <w:bottom w:val="single" w:sz="4" w:space="0" w:color="auto"/>
            </w:tcBorders>
          </w:tcPr>
          <w:p w:rsidR="006B5641" w:rsidRDefault="006B5641">
            <w:pPr>
              <w:pStyle w:val="Index1"/>
              <w:spacing w:before="120" w:after="120"/>
              <w:rPr>
                <w:rFonts w:ascii="Calibri" w:hAnsi="Calibri" w:cs="Calibri"/>
                <w:sz w:val="24"/>
                <w:szCs w:val="24"/>
              </w:rPr>
            </w:pPr>
            <w:r>
              <w:rPr>
                <w:rFonts w:ascii="Calibri" w:hAnsi="Calibri" w:cs="Calibri"/>
                <w:sz w:val="24"/>
                <w:szCs w:val="24"/>
              </w:rPr>
              <w:t>Changes made to script and software (now 2.0, release candidate B) to address nonconformances found during execution of protocol (Rev 007).</w:t>
            </w:r>
          </w:p>
        </w:tc>
        <w:tc>
          <w:tcPr>
            <w:tcW w:w="1620" w:type="dxa"/>
            <w:tcBorders>
              <w:top w:val="single" w:sz="4" w:space="0" w:color="auto"/>
              <w:bottom w:val="single" w:sz="4" w:space="0" w:color="auto"/>
            </w:tcBorders>
          </w:tcPr>
          <w:p w:rsidR="006B5641" w:rsidRDefault="006B5641"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7B04FA" w:rsidRPr="00E12FFA" w:rsidTr="00D022FA">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Change w:id="1" w:author="Scott Pletzer" w:date="2012-10-31T16:04:00Z">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542"/>
          <w:trPrChange w:id="2" w:author="Scott Pletzer" w:date="2012-10-31T16:04:00Z">
            <w:trPr>
              <w:cantSplit/>
              <w:trHeight w:val="542"/>
            </w:trPr>
          </w:trPrChange>
        </w:trPr>
        <w:tc>
          <w:tcPr>
            <w:tcW w:w="1080" w:type="dxa"/>
            <w:tcBorders>
              <w:top w:val="single" w:sz="4" w:space="0" w:color="auto"/>
              <w:bottom w:val="single" w:sz="4" w:space="0" w:color="auto"/>
            </w:tcBorders>
            <w:tcPrChange w:id="3" w:author="Scott Pletzer" w:date="2012-10-31T16:04:00Z">
              <w:tcPr>
                <w:tcW w:w="1080" w:type="dxa"/>
                <w:tcBorders>
                  <w:top w:val="single" w:sz="4" w:space="0" w:color="auto"/>
                </w:tcBorders>
              </w:tcPr>
            </w:tcPrChange>
          </w:tcPr>
          <w:p w:rsidR="007B04FA" w:rsidRDefault="007B04FA" w:rsidP="00B1200B">
            <w:pPr>
              <w:spacing w:before="120" w:after="120"/>
              <w:jc w:val="center"/>
              <w:rPr>
                <w:rFonts w:ascii="Calibri" w:hAnsi="Calibri" w:cs="Calibri"/>
                <w:sz w:val="24"/>
                <w:szCs w:val="24"/>
              </w:rPr>
            </w:pPr>
            <w:r>
              <w:rPr>
                <w:rFonts w:ascii="Calibri" w:hAnsi="Calibri" w:cs="Calibri"/>
                <w:sz w:val="24"/>
                <w:szCs w:val="24"/>
              </w:rPr>
              <w:lastRenderedPageBreak/>
              <w:t>009</w:t>
            </w:r>
          </w:p>
        </w:tc>
        <w:tc>
          <w:tcPr>
            <w:tcW w:w="1620" w:type="dxa"/>
            <w:tcBorders>
              <w:top w:val="single" w:sz="4" w:space="0" w:color="auto"/>
              <w:bottom w:val="single" w:sz="4" w:space="0" w:color="auto"/>
            </w:tcBorders>
            <w:tcPrChange w:id="4" w:author="Scott Pletzer" w:date="2012-10-31T16:04:00Z">
              <w:tcPr>
                <w:tcW w:w="1620" w:type="dxa"/>
                <w:tcBorders>
                  <w:top w:val="single" w:sz="4" w:space="0" w:color="auto"/>
                </w:tcBorders>
              </w:tcPr>
            </w:tcPrChange>
          </w:tcPr>
          <w:p w:rsidR="007B04FA" w:rsidRDefault="007B04FA" w:rsidP="00B1200B">
            <w:pPr>
              <w:spacing w:before="120" w:after="120"/>
              <w:rPr>
                <w:rFonts w:ascii="Calibri" w:hAnsi="Calibri" w:cs="Calibri"/>
                <w:sz w:val="24"/>
                <w:szCs w:val="24"/>
              </w:rPr>
            </w:pPr>
            <w:r>
              <w:rPr>
                <w:rFonts w:ascii="Calibri" w:hAnsi="Calibri" w:cs="Calibri"/>
                <w:sz w:val="24"/>
                <w:szCs w:val="24"/>
              </w:rPr>
              <w:t>24Oct12</w:t>
            </w:r>
          </w:p>
        </w:tc>
        <w:tc>
          <w:tcPr>
            <w:tcW w:w="5220" w:type="dxa"/>
            <w:tcBorders>
              <w:top w:val="single" w:sz="4" w:space="0" w:color="auto"/>
              <w:bottom w:val="single" w:sz="4" w:space="0" w:color="auto"/>
            </w:tcBorders>
            <w:tcPrChange w:id="5" w:author="Scott Pletzer" w:date="2012-10-31T16:04:00Z">
              <w:tcPr>
                <w:tcW w:w="5220" w:type="dxa"/>
                <w:tcBorders>
                  <w:top w:val="single" w:sz="4" w:space="0" w:color="auto"/>
                </w:tcBorders>
              </w:tcPr>
            </w:tcPrChange>
          </w:tcPr>
          <w:p w:rsidR="007B04FA" w:rsidRDefault="007B04FA">
            <w:pPr>
              <w:pStyle w:val="Index1"/>
              <w:spacing w:before="120" w:after="120"/>
              <w:rPr>
                <w:rFonts w:ascii="Calibri" w:hAnsi="Calibri" w:cs="Calibri"/>
                <w:sz w:val="24"/>
                <w:szCs w:val="24"/>
              </w:rPr>
            </w:pPr>
            <w:r>
              <w:rPr>
                <w:rFonts w:ascii="Calibri" w:hAnsi="Calibri" w:cs="Calibri"/>
                <w:sz w:val="24"/>
                <w:szCs w:val="24"/>
              </w:rPr>
              <w:t>Change to header/footer only to reflect protocol execution for version 2.1.  No content changes to protocol.</w:t>
            </w:r>
          </w:p>
        </w:tc>
        <w:tc>
          <w:tcPr>
            <w:tcW w:w="1620" w:type="dxa"/>
            <w:tcBorders>
              <w:top w:val="single" w:sz="4" w:space="0" w:color="auto"/>
              <w:bottom w:val="single" w:sz="4" w:space="0" w:color="auto"/>
            </w:tcBorders>
            <w:tcPrChange w:id="6" w:author="Scott Pletzer" w:date="2012-10-31T16:04:00Z">
              <w:tcPr>
                <w:tcW w:w="1620" w:type="dxa"/>
                <w:tcBorders>
                  <w:top w:val="single" w:sz="4" w:space="0" w:color="auto"/>
                </w:tcBorders>
              </w:tcPr>
            </w:tcPrChange>
          </w:tcPr>
          <w:p w:rsidR="007B04FA" w:rsidRDefault="007B04FA"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1406F3" w:rsidRPr="00E12FFA" w:rsidTr="00026FB5">
        <w:trPr>
          <w:cantSplit/>
          <w:trHeight w:val="542"/>
          <w:ins w:id="7" w:author="Scott Pletzer" w:date="2012-10-31T16:04:00Z"/>
        </w:trPr>
        <w:tc>
          <w:tcPr>
            <w:tcW w:w="1080" w:type="dxa"/>
            <w:tcBorders>
              <w:top w:val="single" w:sz="4" w:space="0" w:color="auto"/>
            </w:tcBorders>
          </w:tcPr>
          <w:p w:rsidR="001406F3" w:rsidRDefault="001406F3" w:rsidP="00B1200B">
            <w:pPr>
              <w:spacing w:before="120" w:after="120"/>
              <w:jc w:val="center"/>
              <w:rPr>
                <w:ins w:id="8" w:author="Scott Pletzer" w:date="2012-10-31T16:04:00Z"/>
                <w:rFonts w:ascii="Calibri" w:hAnsi="Calibri" w:cs="Calibri"/>
                <w:sz w:val="24"/>
                <w:szCs w:val="24"/>
              </w:rPr>
            </w:pPr>
            <w:ins w:id="9" w:author="Scott Pletzer" w:date="2012-10-31T16:04:00Z">
              <w:r>
                <w:rPr>
                  <w:rFonts w:ascii="Calibri" w:hAnsi="Calibri" w:cs="Calibri"/>
                  <w:sz w:val="24"/>
                  <w:szCs w:val="24"/>
                </w:rPr>
                <w:t>010</w:t>
              </w:r>
            </w:ins>
          </w:p>
        </w:tc>
        <w:tc>
          <w:tcPr>
            <w:tcW w:w="1620" w:type="dxa"/>
            <w:tcBorders>
              <w:top w:val="single" w:sz="4" w:space="0" w:color="auto"/>
            </w:tcBorders>
          </w:tcPr>
          <w:p w:rsidR="001406F3" w:rsidRDefault="001406F3" w:rsidP="00B1200B">
            <w:pPr>
              <w:spacing w:before="120" w:after="120"/>
              <w:rPr>
                <w:ins w:id="10" w:author="Scott Pletzer" w:date="2012-10-31T16:04:00Z"/>
                <w:rFonts w:ascii="Calibri" w:hAnsi="Calibri" w:cs="Calibri"/>
                <w:sz w:val="24"/>
                <w:szCs w:val="24"/>
              </w:rPr>
            </w:pPr>
            <w:ins w:id="11" w:author="Scott Pletzer" w:date="2012-10-31T16:04:00Z">
              <w:r>
                <w:rPr>
                  <w:rFonts w:ascii="Calibri" w:hAnsi="Calibri" w:cs="Calibri"/>
                  <w:sz w:val="24"/>
                  <w:szCs w:val="24"/>
                </w:rPr>
                <w:t>31Oct12</w:t>
              </w:r>
            </w:ins>
          </w:p>
        </w:tc>
        <w:tc>
          <w:tcPr>
            <w:tcW w:w="5220" w:type="dxa"/>
            <w:tcBorders>
              <w:top w:val="single" w:sz="4" w:space="0" w:color="auto"/>
            </w:tcBorders>
          </w:tcPr>
          <w:p w:rsidR="001406F3" w:rsidRDefault="001406F3">
            <w:pPr>
              <w:pStyle w:val="Index1"/>
              <w:spacing w:before="120" w:after="120"/>
              <w:rPr>
                <w:ins w:id="12" w:author="Scott Pletzer" w:date="2012-10-31T16:04:00Z"/>
                <w:rFonts w:ascii="Calibri" w:hAnsi="Calibri" w:cs="Calibri"/>
                <w:sz w:val="24"/>
                <w:szCs w:val="24"/>
              </w:rPr>
            </w:pPr>
            <w:ins w:id="13" w:author="Scott Pletzer" w:date="2012-10-31T16:51:00Z">
              <w:r>
                <w:rPr>
                  <w:rFonts w:ascii="Calibri" w:hAnsi="Calibri" w:cs="Calibri"/>
                  <w:sz w:val="24"/>
                  <w:szCs w:val="24"/>
                </w:rPr>
                <w:t xml:space="preserve">Updated protocol with minor script changes to address nonconformance #1 </w:t>
              </w:r>
            </w:ins>
            <w:ins w:id="14" w:author="Scott Pletzer" w:date="2012-10-31T16:52:00Z">
              <w:r>
                <w:rPr>
                  <w:rFonts w:ascii="Calibri" w:hAnsi="Calibri" w:cs="Calibri"/>
                  <w:sz w:val="24"/>
                  <w:szCs w:val="24"/>
                </w:rPr>
                <w:t xml:space="preserve">(protocol version 009) </w:t>
              </w:r>
            </w:ins>
            <w:ins w:id="15" w:author="Scott Pletzer" w:date="2012-10-31T16:51:00Z">
              <w:r>
                <w:rPr>
                  <w:rFonts w:ascii="Calibri" w:hAnsi="Calibri" w:cs="Calibri"/>
                  <w:sz w:val="24"/>
                  <w:szCs w:val="24"/>
                </w:rPr>
                <w:t xml:space="preserve">related to </w:t>
              </w:r>
            </w:ins>
            <w:ins w:id="16" w:author="Scott Pletzer" w:date="2012-10-31T16:52:00Z">
              <w:r>
                <w:rPr>
                  <w:rFonts w:ascii="Calibri" w:hAnsi="Calibri" w:cs="Calibri"/>
                  <w:sz w:val="24"/>
                  <w:szCs w:val="24"/>
                </w:rPr>
                <w:t xml:space="preserve">saving of </w:t>
              </w:r>
            </w:ins>
            <w:ins w:id="17" w:author="Scott Pletzer" w:date="2012-10-31T16:51:00Z">
              <w:r>
                <w:rPr>
                  <w:rFonts w:ascii="Calibri" w:hAnsi="Calibri" w:cs="Calibri"/>
                  <w:sz w:val="24"/>
                  <w:szCs w:val="24"/>
                </w:rPr>
                <w:t>patient demographics</w:t>
              </w:r>
            </w:ins>
            <w:ins w:id="18" w:author="Scott Pletzer" w:date="2012-10-31T16:52:00Z">
              <w:r>
                <w:rPr>
                  <w:rFonts w:ascii="Calibri" w:hAnsi="Calibri" w:cs="Calibri"/>
                  <w:sz w:val="24"/>
                  <w:szCs w:val="24"/>
                </w:rPr>
                <w:t>.</w:t>
              </w:r>
            </w:ins>
            <w:bookmarkStart w:id="19" w:name="_GoBack"/>
            <w:bookmarkEnd w:id="19"/>
          </w:p>
        </w:tc>
        <w:tc>
          <w:tcPr>
            <w:tcW w:w="1620" w:type="dxa"/>
            <w:tcBorders>
              <w:top w:val="single" w:sz="4" w:space="0" w:color="auto"/>
            </w:tcBorders>
          </w:tcPr>
          <w:p w:rsidR="001406F3" w:rsidRDefault="001406F3" w:rsidP="00026FB5">
            <w:pPr>
              <w:spacing w:before="120" w:after="120"/>
              <w:rPr>
                <w:ins w:id="20" w:author="Scott Pletzer" w:date="2012-10-31T16:04:00Z"/>
                <w:rFonts w:ascii="Calibri" w:hAnsi="Calibri" w:cs="Calibri"/>
                <w:color w:val="000000"/>
                <w:sz w:val="24"/>
                <w:szCs w:val="24"/>
              </w:rPr>
            </w:pPr>
            <w:ins w:id="21" w:author="Scott Pletzer" w:date="2012-10-31T16:50:00Z">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ins>
          </w:p>
        </w:tc>
      </w:tr>
    </w:tbl>
    <w:p w:rsidR="008B0CD9" w:rsidRPr="00D73B7B" w:rsidRDefault="008B0CD9">
      <w:pPr>
        <w:rPr>
          <w:rFonts w:cs="Times New Roman"/>
          <w:b/>
          <w:sz w:val="24"/>
          <w:szCs w:val="24"/>
        </w:rPr>
      </w:pP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lastRenderedPageBreak/>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91CCBAE" wp14:editId="30BE99EB">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B239FB2" wp14:editId="40B2228A">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CE3EECA" wp14:editId="1F4C6904">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lastRenderedPageBreak/>
        <w:drawing>
          <wp:inline distT="0" distB="0" distL="0" distR="0" wp14:anchorId="516589AE" wp14:editId="3F5FC023">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t>Procedur</w:t>
      </w:r>
      <w:bookmarkStart w:id="22" w:name="_Toc245116324"/>
      <w:r w:rsidRPr="00D73B7B">
        <w:rPr>
          <w:rFonts w:cs="Times New Roman"/>
          <w:b/>
          <w:sz w:val="24"/>
          <w:szCs w:val="24"/>
        </w:rPr>
        <w:t>e</w:t>
      </w:r>
    </w:p>
    <w:bookmarkEnd w:id="22"/>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Default="005F1357">
      <w:pPr>
        <w:pStyle w:val="ListParagraph"/>
        <w:spacing w:after="0"/>
        <w:ind w:left="0" w:firstLine="720"/>
        <w:rPr>
          <w:ins w:id="23" w:author="Scott Pletzer" w:date="2012-10-31T16:19:00Z"/>
          <w:sz w:val="24"/>
          <w:szCs w:val="24"/>
        </w:rPr>
      </w:pPr>
    </w:p>
    <w:p w:rsidR="00F518AA" w:rsidRPr="00D73B7B" w:rsidRDefault="00F518AA" w:rsidP="00F518AA">
      <w:pPr>
        <w:pStyle w:val="ListParagraph"/>
        <w:spacing w:after="0"/>
        <w:ind w:left="1440" w:firstLine="720"/>
        <w:rPr>
          <w:sz w:val="24"/>
          <w:szCs w:val="24"/>
        </w:rPr>
        <w:pPrChange w:id="24" w:author="Scott Pletzer" w:date="2012-10-31T16:20:00Z">
          <w:pPr>
            <w:pStyle w:val="ListParagraph"/>
            <w:spacing w:after="0"/>
            <w:ind w:left="0" w:firstLine="720"/>
          </w:pPr>
        </w:pPrChange>
      </w:pPr>
      <w:ins w:id="25" w:author="Scott Pletzer" w:date="2012-10-31T16:19:00Z">
        <w:r>
          <w:rPr>
            <w:noProof/>
            <w:sz w:val="24"/>
            <w:szCs w:val="24"/>
          </w:rPr>
          <w:drawing>
            <wp:inline distT="0" distB="0" distL="0" distR="0" wp14:anchorId="4E15864B" wp14:editId="2ACDD220">
              <wp:extent cx="3087189" cy="995833"/>
              <wp:effectExtent l="0" t="0" r="0" b="0"/>
              <wp:docPr id="1" name="Picture 1" descr="O:\Scott\log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login.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7189" cy="995833"/>
                      </a:xfrm>
                      <a:prstGeom prst="rect">
                        <a:avLst/>
                      </a:prstGeom>
                      <a:noFill/>
                      <a:ln>
                        <a:noFill/>
                      </a:ln>
                    </pic:spPr>
                  </pic:pic>
                </a:graphicData>
              </a:graphic>
            </wp:inline>
          </w:drawing>
        </w:r>
      </w:ins>
    </w:p>
    <w:p w:rsidR="006F21D7" w:rsidRPr="00D73B7B" w:rsidRDefault="006F21D7" w:rsidP="006F21D7">
      <w:pPr>
        <w:pStyle w:val="ListParagraph"/>
        <w:spacing w:after="0"/>
        <w:ind w:left="0"/>
        <w:jc w:val="center"/>
        <w:rPr>
          <w:sz w:val="24"/>
          <w:szCs w:val="24"/>
        </w:rPr>
      </w:pPr>
      <w:del w:id="26" w:author="Scott Pletzer" w:date="2012-10-31T16:20:00Z">
        <w:r w:rsidRPr="00D73B7B" w:rsidDel="00F518AA">
          <w:rPr>
            <w:noProof/>
            <w:sz w:val="24"/>
            <w:szCs w:val="24"/>
          </w:rPr>
          <w:lastRenderedPageBreak/>
          <w:drawing>
            <wp:inline distT="0" distB="0" distL="0" distR="0" wp14:anchorId="52156EF9" wp14:editId="1B4F229F">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4" cstate="print"/>
                      <a:stretch>
                        <a:fillRect/>
                      </a:stretch>
                    </pic:blipFill>
                    <pic:spPr>
                      <a:xfrm>
                        <a:off x="0" y="0"/>
                        <a:ext cx="3200400" cy="1017482"/>
                      </a:xfrm>
                      <a:prstGeom prst="rect">
                        <a:avLst/>
                      </a:prstGeom>
                    </pic:spPr>
                  </pic:pic>
                </a:graphicData>
              </a:graphic>
            </wp:inline>
          </w:drawing>
        </w:r>
      </w:del>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14:anchorId="1EE7C3FA" wp14:editId="3C560FAF">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4"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lastRenderedPageBreak/>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B1200B">
        <w:rPr>
          <w:rFonts w:cs="Times New Roman"/>
          <w:sz w:val="24"/>
          <w:szCs w:val="24"/>
        </w:rPr>
        <w:t>Update</w:t>
      </w:r>
      <w:r w:rsidR="00AE3EB8">
        <w:rPr>
          <w:rFonts w:cs="Times New Roman"/>
          <w:sz w:val="24"/>
          <w:szCs w:val="24"/>
        </w:rPr>
        <w:t>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5C619E">
        <w:rPr>
          <w:sz w:val="24"/>
          <w:szCs w:val="24"/>
        </w:rPr>
        <w:t>UpdateUserForm</w:t>
      </w:r>
      <w:proofErr w:type="spellEnd"/>
      <w:r w:rsidR="005C619E">
        <w:rPr>
          <w:sz w:val="24"/>
          <w:szCs w:val="24"/>
        </w:rPr>
        <w:t xml:space="preserve"> </w:t>
      </w:r>
      <w:r w:rsidR="00AE3EB8">
        <w:rPr>
          <w:sz w:val="24"/>
          <w:szCs w:val="24"/>
        </w:rPr>
        <w:t>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086574" w:rsidP="00E44672">
      <w:pPr>
        <w:spacing w:after="0"/>
        <w:ind w:left="1440"/>
        <w:rPr>
          <w:rFonts w:cs="Times New Roman"/>
          <w:sz w:val="24"/>
          <w:szCs w:val="24"/>
        </w:rPr>
      </w:pPr>
      <w:ins w:id="27" w:author="Scott Pletzer" w:date="2012-10-31T16:48:00Z">
        <w:r>
          <w:rPr>
            <w:rFonts w:cs="Times New Roman"/>
            <w:sz w:val="24"/>
            <w:szCs w:val="24"/>
          </w:rPr>
          <w:t xml:space="preserve">Verify the </w:t>
        </w:r>
      </w:ins>
      <w:ins w:id="28" w:author="Scott Pletzer" w:date="2012-10-31T16:49:00Z">
        <w:r>
          <w:rPr>
            <w:rFonts w:cs="Times New Roman"/>
            <w:sz w:val="24"/>
            <w:szCs w:val="24"/>
          </w:rPr>
          <w:t>information</w:t>
        </w:r>
      </w:ins>
      <w:ins w:id="29" w:author="Scott Pletzer" w:date="2012-10-31T16:48:00Z">
        <w:r>
          <w:rPr>
            <w:rFonts w:cs="Times New Roman"/>
            <w:sz w:val="24"/>
            <w:szCs w:val="24"/>
          </w:rPr>
          <w:t xml:space="preserve"> </w:t>
        </w:r>
      </w:ins>
      <w:ins w:id="30" w:author="Scott Pletzer" w:date="2012-10-31T16:49:00Z">
        <w:r>
          <w:rPr>
            <w:rFonts w:cs="Times New Roman"/>
            <w:sz w:val="24"/>
            <w:szCs w:val="24"/>
          </w:rPr>
          <w:t>below is correct for the user.  If not, change any relevant information.  Re-enter the password below for the user</w:t>
        </w:r>
      </w:ins>
      <w:del w:id="31" w:author="Scott Pletzer" w:date="2012-10-31T16:49:00Z">
        <w:r w:rsidR="00DD16B4" w:rsidRPr="00D73B7B" w:rsidDel="00086574">
          <w:rPr>
            <w:rFonts w:cs="Times New Roman"/>
            <w:sz w:val="24"/>
            <w:szCs w:val="24"/>
          </w:rPr>
          <w:delText>Modify the user information as follows</w:delText>
        </w:r>
      </w:del>
      <w:r w:rsidR="00DD16B4" w:rsidRPr="00D73B7B">
        <w:rPr>
          <w:rFonts w:cs="Times New Roman"/>
          <w:sz w:val="24"/>
          <w:szCs w:val="24"/>
        </w:rPr>
        <w:t xml:space="preserve">: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D022FA" w:rsidP="00E44672">
      <w:pPr>
        <w:pStyle w:val="ListParagraph"/>
        <w:spacing w:after="0"/>
        <w:ind w:left="1440"/>
        <w:rPr>
          <w:sz w:val="24"/>
          <w:szCs w:val="24"/>
        </w:rPr>
      </w:pPr>
      <w:hyperlink r:id="rId15"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proofErr w:type="spellStart"/>
      <w:r w:rsidR="002E71C8">
        <w:rPr>
          <w:sz w:val="24"/>
          <w:szCs w:val="24"/>
        </w:rPr>
        <w:t>UpdateUserForm</w:t>
      </w:r>
      <w:proofErr w:type="spellEnd"/>
      <w:r w:rsidR="002E71C8">
        <w:rPr>
          <w:sz w:val="24"/>
          <w:szCs w:val="24"/>
        </w:rPr>
        <w:t xml:space="preserve"> </w:t>
      </w:r>
      <w:r w:rsidR="00AE3EB8">
        <w:rPr>
          <w:sz w:val="24"/>
          <w:szCs w:val="24"/>
        </w:rPr>
        <w:t>tab</w:t>
      </w:r>
      <w:r w:rsidR="009313C5">
        <w:rPr>
          <w:sz w:val="24"/>
          <w:szCs w:val="24"/>
        </w:rPr>
        <w:t xml:space="preserve"> opens and the information modified in the previous step was saved completely.  Click the “X” in the upper right corner of the </w:t>
      </w:r>
      <w:proofErr w:type="spellStart"/>
      <w:r w:rsidR="008502C1">
        <w:rPr>
          <w:sz w:val="24"/>
          <w:szCs w:val="24"/>
        </w:rPr>
        <w:t>UpdateUserForm</w:t>
      </w:r>
      <w:proofErr w:type="spellEnd"/>
      <w:r w:rsidR="008502C1">
        <w:rPr>
          <w:sz w:val="24"/>
          <w:szCs w:val="24"/>
        </w:rPr>
        <w:t xml:space="preserve"> </w:t>
      </w:r>
      <w:r w:rsidR="00AE3EB8">
        <w:rPr>
          <w:sz w:val="24"/>
          <w:szCs w:val="24"/>
        </w:rPr>
        <w:t>tab</w:t>
      </w:r>
      <w:r w:rsidR="009313C5">
        <w:rPr>
          <w:sz w:val="24"/>
          <w:szCs w:val="24"/>
        </w:rPr>
        <w:t>.</w:t>
      </w:r>
      <w:r w:rsidR="005F7CDD">
        <w:rPr>
          <w:sz w:val="24"/>
          <w:szCs w:val="24"/>
        </w:rPr>
        <w:t xml:space="preserve">  </w:t>
      </w:r>
      <w:r w:rsidR="00F34930">
        <w:rPr>
          <w:sz w:val="24"/>
          <w:szCs w:val="24"/>
        </w:rPr>
        <w:t xml:space="preserve">Verify that the dialog box closes, the </w:t>
      </w:r>
      <w:proofErr w:type="spellStart"/>
      <w:r w:rsidR="008502C1">
        <w:rPr>
          <w:sz w:val="24"/>
          <w:szCs w:val="24"/>
        </w:rPr>
        <w:t>Update</w:t>
      </w:r>
      <w:r w:rsidR="00AE3EB8">
        <w:rPr>
          <w:sz w:val="24"/>
          <w:szCs w:val="24"/>
        </w:rPr>
        <w:t>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w:t>
      </w:r>
      <w:proofErr w:type="spellStart"/>
      <w:r w:rsidRPr="00D73B7B">
        <w:rPr>
          <w:sz w:val="24"/>
          <w:szCs w:val="24"/>
        </w:rPr>
        <w:t>aclearview</w:t>
      </w:r>
      <w:proofErr w:type="spellEnd"/>
      <w:r w:rsidRPr="00D73B7B">
        <w:rPr>
          <w:sz w:val="24"/>
          <w:szCs w:val="24"/>
        </w:rPr>
        <w:t>”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proofErr w:type="spellStart"/>
      <w:r w:rsidRPr="00D73B7B">
        <w:rPr>
          <w:sz w:val="24"/>
          <w:szCs w:val="24"/>
        </w:rPr>
        <w:t>aclearview</w:t>
      </w:r>
      <w:proofErr w:type="spellEnd"/>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w:t>
      </w:r>
      <w:del w:id="32" w:author="Scott Pletzer" w:date="2012-10-31T16:23:00Z">
        <w:r w:rsidRPr="006674DD" w:rsidDel="00F518AA">
          <w:rPr>
            <w:rFonts w:cs="Times New Roman"/>
            <w:sz w:val="24"/>
            <w:szCs w:val="24"/>
          </w:rPr>
          <w:delText xml:space="preserve">Login </w:delText>
        </w:r>
      </w:del>
      <w:r w:rsidRPr="006674DD">
        <w:rPr>
          <w:rFonts w:cs="Times New Roman"/>
          <w:sz w:val="24"/>
          <w:szCs w:val="24"/>
        </w:rPr>
        <w:t>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del w:id="33" w:author="Scott Pletzer" w:date="2012-10-31T16:23:00Z">
        <w:r w:rsidDel="00F518AA">
          <w:rPr>
            <w:sz w:val="24"/>
            <w:szCs w:val="24"/>
          </w:rPr>
          <w:delText xml:space="preserve">Click on the Change Login button.  </w:delText>
        </w:r>
        <w:r w:rsidR="00F13191" w:rsidRPr="00D73B7B" w:rsidDel="00F518AA">
          <w:rPr>
            <w:sz w:val="24"/>
            <w:szCs w:val="24"/>
          </w:rPr>
          <w:delText xml:space="preserve">Click in the Username box and enter “Administrator”. Click in the password box and enter the password </w:delText>
        </w:r>
        <w:r w:rsidR="00BE19F0" w:rsidRPr="00D73B7B" w:rsidDel="00F518AA">
          <w:rPr>
            <w:sz w:val="24"/>
            <w:szCs w:val="24"/>
          </w:rPr>
          <w:delText xml:space="preserve">provided by </w:delText>
        </w:r>
        <w:r w:rsidR="00BE19F0" w:rsidRPr="00D73B7B" w:rsidDel="00F518AA">
          <w:rPr>
            <w:sz w:val="24"/>
            <w:szCs w:val="24"/>
          </w:rPr>
          <w:lastRenderedPageBreak/>
          <w:delText>the Network Administrator</w:delText>
        </w:r>
        <w:r w:rsidR="00F13191" w:rsidRPr="00D73B7B" w:rsidDel="00F518AA">
          <w:rPr>
            <w:sz w:val="24"/>
            <w:szCs w:val="24"/>
          </w:rPr>
          <w:delText xml:space="preserve">.  Click the Login button. </w:delText>
        </w:r>
      </w:del>
      <w:r w:rsidR="00F13191" w:rsidRPr="00D73B7B">
        <w:rPr>
          <w:sz w:val="24"/>
          <w:szCs w:val="24"/>
        </w:rPr>
        <w:t>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aclearview</w:t>
      </w:r>
      <w:proofErr w:type="spellEnd"/>
      <w:r>
        <w:rPr>
          <w:sz w:val="24"/>
          <w:szCs w:val="24"/>
        </w:rPr>
        <w:t>”.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w:t>
      </w:r>
      <w:r w:rsidR="00342FEC">
        <w:rPr>
          <w:rFonts w:cs="Times New Roman"/>
          <w:sz w:val="24"/>
          <w:szCs w:val="24"/>
        </w:rPr>
        <w:t>appear</w:t>
      </w:r>
      <w:r w:rsidR="00342FEC" w:rsidRPr="00D73B7B">
        <w:rPr>
          <w:rFonts w:cs="Times New Roman"/>
          <w:sz w:val="24"/>
          <w:szCs w:val="24"/>
        </w:rPr>
        <w:t>s</w:t>
      </w:r>
      <w:r w:rsidRPr="00D73B7B">
        <w:rPr>
          <w:rFonts w:cs="Times New Roman"/>
          <w:sz w:val="24"/>
          <w:szCs w:val="24"/>
        </w:rPr>
        <w:t xml:space="preserve">.  </w:t>
      </w:r>
      <w:r w:rsidR="007477D1" w:rsidRPr="00D73B7B">
        <w:rPr>
          <w:rFonts w:cs="Times New Roman"/>
          <w:sz w:val="24"/>
          <w:szCs w:val="24"/>
        </w:rPr>
        <w:t xml:space="preserve">Click on the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lastRenderedPageBreak/>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843E38" w:rsidRDefault="0099370E" w:rsidP="00DB031B">
      <w:pPr>
        <w:ind w:left="1440"/>
        <w:rPr>
          <w:rFonts w:cs="Times New Roman"/>
          <w:sz w:val="24"/>
          <w:szCs w:val="24"/>
        </w:rPr>
      </w:pPr>
      <w:r>
        <w:rPr>
          <w:rFonts w:cs="Times New Roman"/>
          <w:sz w:val="24"/>
          <w:szCs w:val="24"/>
        </w:rPr>
        <w:t xml:space="preserve">In the Device Settings section, </w:t>
      </w:r>
      <w:r w:rsidR="00843E38">
        <w:rPr>
          <w:rFonts w:cs="Times New Roman"/>
          <w:sz w:val="24"/>
          <w:szCs w:val="24"/>
        </w:rPr>
        <w:t>complete the four device configuration lines with the following values:</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843E38" w:rsidTr="00AA66D5">
        <w:tc>
          <w:tcPr>
            <w:tcW w:w="1368" w:type="dxa"/>
          </w:tcPr>
          <w:p w:rsidR="00843E38" w:rsidRDefault="00843E38" w:rsidP="00DB031B">
            <w:pPr>
              <w:rPr>
                <w:rFonts w:cs="Times New Roman"/>
                <w:sz w:val="24"/>
                <w:szCs w:val="24"/>
              </w:rPr>
            </w:pPr>
            <w:r>
              <w:rPr>
                <w:rFonts w:cs="Times New Roman"/>
                <w:sz w:val="24"/>
                <w:szCs w:val="24"/>
              </w:rPr>
              <w:t>Brightness</w:t>
            </w:r>
          </w:p>
        </w:tc>
        <w:tc>
          <w:tcPr>
            <w:tcW w:w="990" w:type="dxa"/>
          </w:tcPr>
          <w:p w:rsidR="00843E38" w:rsidRDefault="00843E38" w:rsidP="00DB031B">
            <w:pPr>
              <w:rPr>
                <w:rFonts w:cs="Times New Roman"/>
                <w:sz w:val="24"/>
                <w:szCs w:val="24"/>
              </w:rPr>
            </w:pPr>
            <w:r>
              <w:rPr>
                <w:rFonts w:cs="Times New Roman"/>
                <w:sz w:val="24"/>
                <w:szCs w:val="24"/>
              </w:rPr>
              <w:t>Gain</w:t>
            </w:r>
          </w:p>
        </w:tc>
        <w:tc>
          <w:tcPr>
            <w:tcW w:w="1800" w:type="dxa"/>
          </w:tcPr>
          <w:p w:rsidR="00843E38" w:rsidRDefault="00843E38" w:rsidP="00DB031B">
            <w:pPr>
              <w:rPr>
                <w:rFonts w:cs="Times New Roman"/>
                <w:sz w:val="24"/>
                <w:szCs w:val="24"/>
              </w:rPr>
            </w:pPr>
            <w:r>
              <w:rPr>
                <w:rFonts w:cs="Times New Roman"/>
                <w:sz w:val="24"/>
                <w:szCs w:val="24"/>
              </w:rPr>
              <w:t>Exposure Delay</w:t>
            </w:r>
          </w:p>
        </w:tc>
        <w:tc>
          <w:tcPr>
            <w:tcW w:w="1710" w:type="dxa"/>
          </w:tcPr>
          <w:p w:rsidR="00843E38" w:rsidRDefault="00843E38" w:rsidP="00DB031B">
            <w:pPr>
              <w:rPr>
                <w:rFonts w:cs="Times New Roman"/>
                <w:sz w:val="24"/>
                <w:szCs w:val="24"/>
              </w:rPr>
            </w:pPr>
            <w:r>
              <w:rPr>
                <w:rFonts w:cs="Times New Roman"/>
                <w:sz w:val="24"/>
                <w:szCs w:val="24"/>
              </w:rPr>
              <w:t>Boost Voltage</w:t>
            </w:r>
          </w:p>
        </w:tc>
        <w:tc>
          <w:tcPr>
            <w:tcW w:w="1440" w:type="dxa"/>
          </w:tcPr>
          <w:p w:rsidR="00843E38" w:rsidRDefault="00843E38" w:rsidP="00DB031B">
            <w:pPr>
              <w:rPr>
                <w:rFonts w:cs="Times New Roman"/>
                <w:sz w:val="24"/>
                <w:szCs w:val="24"/>
              </w:rPr>
            </w:pPr>
            <w:r>
              <w:rPr>
                <w:rFonts w:cs="Times New Roman"/>
                <w:sz w:val="24"/>
                <w:szCs w:val="24"/>
              </w:rPr>
              <w:t>Default</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90</w:t>
            </w:r>
          </w:p>
        </w:tc>
        <w:tc>
          <w:tcPr>
            <w:tcW w:w="990" w:type="dxa"/>
          </w:tcPr>
          <w:p w:rsidR="00843E38" w:rsidRDefault="00843E38" w:rsidP="00DB031B">
            <w:pPr>
              <w:rPr>
                <w:rFonts w:cs="Times New Roman"/>
                <w:sz w:val="24"/>
                <w:szCs w:val="24"/>
              </w:rPr>
            </w:pPr>
            <w:r>
              <w:rPr>
                <w:rFonts w:cs="Times New Roman"/>
                <w:sz w:val="24"/>
                <w:szCs w:val="24"/>
              </w:rPr>
              <w:t>63</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100%</w:t>
            </w:r>
          </w:p>
        </w:tc>
        <w:tc>
          <w:tcPr>
            <w:tcW w:w="1440" w:type="dxa"/>
          </w:tcPr>
          <w:p w:rsidR="00843E38" w:rsidRDefault="00282FEB" w:rsidP="00DB031B">
            <w:pPr>
              <w:rPr>
                <w:rFonts w:cs="Times New Roman"/>
                <w:sz w:val="24"/>
                <w:szCs w:val="24"/>
              </w:rPr>
            </w:pPr>
            <w:r>
              <w:rPr>
                <w:rFonts w:cs="Times New Roman"/>
                <w:sz w:val="24"/>
                <w:szCs w:val="24"/>
              </w:rPr>
              <w:t>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85</w:t>
            </w:r>
          </w:p>
        </w:tc>
        <w:tc>
          <w:tcPr>
            <w:tcW w:w="990" w:type="dxa"/>
          </w:tcPr>
          <w:p w:rsidR="00843E38" w:rsidRDefault="00843E38" w:rsidP="00DB031B">
            <w:pPr>
              <w:rPr>
                <w:rFonts w:cs="Times New Roman"/>
                <w:sz w:val="24"/>
                <w:szCs w:val="24"/>
              </w:rPr>
            </w:pPr>
            <w:r>
              <w:rPr>
                <w:rFonts w:cs="Times New Roman"/>
                <w:sz w:val="24"/>
                <w:szCs w:val="24"/>
              </w:rPr>
              <w:t>62</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103%</w:t>
            </w:r>
          </w:p>
        </w:tc>
        <w:tc>
          <w:tcPr>
            <w:tcW w:w="1440" w:type="dxa"/>
          </w:tcPr>
          <w:p w:rsidR="00843E38" w:rsidRDefault="00282FEB" w:rsidP="00DB031B">
            <w:pPr>
              <w:rPr>
                <w:rFonts w:cs="Times New Roman"/>
                <w:sz w:val="24"/>
                <w:szCs w:val="24"/>
              </w:rPr>
            </w:pPr>
            <w:r>
              <w:rPr>
                <w:rFonts w:cs="Times New Roman"/>
                <w:sz w:val="24"/>
                <w:szCs w:val="24"/>
              </w:rPr>
              <w:t>Unc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80</w:t>
            </w:r>
          </w:p>
        </w:tc>
        <w:tc>
          <w:tcPr>
            <w:tcW w:w="990" w:type="dxa"/>
          </w:tcPr>
          <w:p w:rsidR="00843E38" w:rsidRDefault="00843E38" w:rsidP="00DB031B">
            <w:pPr>
              <w:rPr>
                <w:rFonts w:cs="Times New Roman"/>
                <w:sz w:val="24"/>
                <w:szCs w:val="24"/>
              </w:rPr>
            </w:pPr>
            <w:r>
              <w:rPr>
                <w:rFonts w:cs="Times New Roman"/>
                <w:sz w:val="24"/>
                <w:szCs w:val="24"/>
              </w:rPr>
              <w:t>61</w:t>
            </w:r>
          </w:p>
        </w:tc>
        <w:tc>
          <w:tcPr>
            <w:tcW w:w="1800" w:type="dxa"/>
          </w:tcPr>
          <w:p w:rsidR="00843E38" w:rsidRDefault="00DE71A4" w:rsidP="00DB031B">
            <w:pPr>
              <w:rPr>
                <w:rFonts w:cs="Times New Roman"/>
                <w:sz w:val="24"/>
                <w:szCs w:val="24"/>
              </w:rPr>
            </w:pPr>
            <w:r>
              <w:rPr>
                <w:rFonts w:cs="Times New Roman"/>
                <w:sz w:val="24"/>
                <w:szCs w:val="24"/>
              </w:rPr>
              <w:t>150</w:t>
            </w:r>
          </w:p>
        </w:tc>
        <w:tc>
          <w:tcPr>
            <w:tcW w:w="1710" w:type="dxa"/>
          </w:tcPr>
          <w:p w:rsidR="00843E38" w:rsidRDefault="00843E38" w:rsidP="00DB031B">
            <w:pPr>
              <w:rPr>
                <w:rFonts w:cs="Times New Roman"/>
                <w:sz w:val="24"/>
                <w:szCs w:val="24"/>
              </w:rPr>
            </w:pPr>
            <w:r>
              <w:rPr>
                <w:rFonts w:cs="Times New Roman"/>
                <w:sz w:val="24"/>
                <w:szCs w:val="24"/>
              </w:rPr>
              <w:t>107%</w:t>
            </w:r>
          </w:p>
        </w:tc>
        <w:tc>
          <w:tcPr>
            <w:tcW w:w="1440" w:type="dxa"/>
          </w:tcPr>
          <w:p w:rsidR="00843E38" w:rsidRDefault="00843E38" w:rsidP="00DB031B">
            <w:pPr>
              <w:rPr>
                <w:rFonts w:cs="Times New Roman"/>
                <w:sz w:val="24"/>
                <w:szCs w:val="24"/>
              </w:rPr>
            </w:pPr>
            <w:r>
              <w:rPr>
                <w:rFonts w:cs="Times New Roman"/>
                <w:sz w:val="24"/>
                <w:szCs w:val="24"/>
              </w:rPr>
              <w:t>Unchecked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75</w:t>
            </w:r>
          </w:p>
        </w:tc>
        <w:tc>
          <w:tcPr>
            <w:tcW w:w="990" w:type="dxa"/>
          </w:tcPr>
          <w:p w:rsidR="00843E38" w:rsidRDefault="001F29FE" w:rsidP="00DB031B">
            <w:pPr>
              <w:rPr>
                <w:rFonts w:cs="Times New Roman"/>
                <w:sz w:val="24"/>
                <w:szCs w:val="24"/>
              </w:rPr>
            </w:pPr>
            <w:r>
              <w:rPr>
                <w:rFonts w:cs="Times New Roman"/>
                <w:sz w:val="24"/>
                <w:szCs w:val="24"/>
              </w:rPr>
              <w:t>3</w:t>
            </w:r>
            <w:r w:rsidR="00096F48">
              <w:rPr>
                <w:rFonts w:cs="Times New Roman"/>
                <w:sz w:val="24"/>
                <w:szCs w:val="24"/>
              </w:rPr>
              <w:t>0</w:t>
            </w:r>
          </w:p>
        </w:tc>
        <w:tc>
          <w:tcPr>
            <w:tcW w:w="1800" w:type="dxa"/>
          </w:tcPr>
          <w:p w:rsidR="00843E38" w:rsidRDefault="00096F48" w:rsidP="00DB031B">
            <w:pPr>
              <w:rPr>
                <w:rFonts w:cs="Times New Roman"/>
                <w:sz w:val="24"/>
                <w:szCs w:val="24"/>
              </w:rPr>
            </w:pPr>
            <w:r>
              <w:rPr>
                <w:rFonts w:cs="Times New Roman"/>
                <w:sz w:val="24"/>
                <w:szCs w:val="24"/>
              </w:rPr>
              <w:t>310</w:t>
            </w:r>
          </w:p>
        </w:tc>
        <w:tc>
          <w:tcPr>
            <w:tcW w:w="1710" w:type="dxa"/>
          </w:tcPr>
          <w:p w:rsidR="00843E38" w:rsidRDefault="00096F48" w:rsidP="00DB031B">
            <w:pPr>
              <w:rPr>
                <w:rFonts w:cs="Times New Roman"/>
                <w:sz w:val="24"/>
                <w:szCs w:val="24"/>
              </w:rPr>
            </w:pPr>
            <w:r>
              <w:rPr>
                <w:rFonts w:cs="Times New Roman"/>
                <w:sz w:val="24"/>
                <w:szCs w:val="24"/>
              </w:rPr>
              <w:t>110%</w:t>
            </w:r>
          </w:p>
        </w:tc>
        <w:tc>
          <w:tcPr>
            <w:tcW w:w="1440" w:type="dxa"/>
          </w:tcPr>
          <w:p w:rsidR="00843E38" w:rsidRDefault="00096F48" w:rsidP="00DB031B">
            <w:pPr>
              <w:rPr>
                <w:rFonts w:cs="Times New Roman"/>
                <w:sz w:val="24"/>
                <w:szCs w:val="24"/>
              </w:rPr>
            </w:pPr>
            <w:r>
              <w:rPr>
                <w:rFonts w:cs="Times New Roman"/>
                <w:sz w:val="24"/>
                <w:szCs w:val="24"/>
              </w:rPr>
              <w:t>Unchecked</w:t>
            </w:r>
          </w:p>
        </w:tc>
      </w:tr>
    </w:tbl>
    <w:p w:rsidR="00843E38" w:rsidRDefault="00843E38" w:rsidP="00DB031B">
      <w:pPr>
        <w:ind w:left="1440"/>
        <w:rPr>
          <w:rFonts w:cs="Times New Roman"/>
          <w:sz w:val="24"/>
          <w:szCs w:val="24"/>
        </w:rPr>
      </w:pPr>
    </w:p>
    <w:p w:rsidR="0099370E" w:rsidRDefault="00794EA0" w:rsidP="00DB031B">
      <w:pPr>
        <w:ind w:left="1440"/>
        <w:rPr>
          <w:rFonts w:cs="Times New Roman"/>
          <w:sz w:val="24"/>
          <w:szCs w:val="24"/>
        </w:rPr>
      </w:pPr>
      <w:r>
        <w:rPr>
          <w:rFonts w:cs="Times New Roman"/>
          <w:sz w:val="24"/>
          <w:szCs w:val="24"/>
        </w:rPr>
        <w:t xml:space="preserve">Click the Apply Settings button.  </w:t>
      </w:r>
      <w:ins w:id="34" w:author="Scott Pletzer" w:date="2012-10-31T16:24:00Z">
        <w:r w:rsidR="00F518AA">
          <w:rPr>
            <w:rFonts w:cs="Times New Roman"/>
            <w:sz w:val="24"/>
            <w:szCs w:val="24"/>
          </w:rPr>
          <w:t xml:space="preserve">Click on the Calibration icon.  </w:t>
        </w:r>
      </w:ins>
      <w:r>
        <w:rPr>
          <w:rFonts w:cs="Times New Roman"/>
          <w:sz w:val="24"/>
          <w:szCs w:val="24"/>
        </w:rPr>
        <w:t>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Settings button.  </w:t>
      </w:r>
      <w:r w:rsidR="00963BDF">
        <w:rPr>
          <w:rFonts w:cs="Times New Roman"/>
          <w:sz w:val="24"/>
          <w:szCs w:val="24"/>
        </w:rPr>
        <w:t>Verify the settings above were saved and r</w:t>
      </w:r>
      <w:r>
        <w:rPr>
          <w:rFonts w:cs="Times New Roman"/>
          <w:sz w:val="24"/>
          <w:szCs w:val="24"/>
        </w:rPr>
        <w:t>ecord the Settings results below.</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282FEB" w:rsidTr="005625B0">
        <w:tc>
          <w:tcPr>
            <w:tcW w:w="1368" w:type="dxa"/>
          </w:tcPr>
          <w:p w:rsidR="00282FEB" w:rsidRDefault="00282FEB" w:rsidP="005625B0">
            <w:pPr>
              <w:rPr>
                <w:rFonts w:cs="Times New Roman"/>
                <w:sz w:val="24"/>
                <w:szCs w:val="24"/>
              </w:rPr>
            </w:pPr>
            <w:r>
              <w:rPr>
                <w:rFonts w:cs="Times New Roman"/>
                <w:sz w:val="24"/>
                <w:szCs w:val="24"/>
              </w:rPr>
              <w:t>Brightness</w:t>
            </w:r>
          </w:p>
        </w:tc>
        <w:tc>
          <w:tcPr>
            <w:tcW w:w="990" w:type="dxa"/>
          </w:tcPr>
          <w:p w:rsidR="00282FEB" w:rsidRDefault="00282FEB" w:rsidP="005625B0">
            <w:pPr>
              <w:rPr>
                <w:rFonts w:cs="Times New Roman"/>
                <w:sz w:val="24"/>
                <w:szCs w:val="24"/>
              </w:rPr>
            </w:pPr>
            <w:r>
              <w:rPr>
                <w:rFonts w:cs="Times New Roman"/>
                <w:sz w:val="24"/>
                <w:szCs w:val="24"/>
              </w:rPr>
              <w:t>Gain</w:t>
            </w:r>
          </w:p>
        </w:tc>
        <w:tc>
          <w:tcPr>
            <w:tcW w:w="1800" w:type="dxa"/>
          </w:tcPr>
          <w:p w:rsidR="00282FEB" w:rsidRDefault="00282FEB" w:rsidP="005625B0">
            <w:pPr>
              <w:rPr>
                <w:rFonts w:cs="Times New Roman"/>
                <w:sz w:val="24"/>
                <w:szCs w:val="24"/>
              </w:rPr>
            </w:pPr>
            <w:r>
              <w:rPr>
                <w:rFonts w:cs="Times New Roman"/>
                <w:sz w:val="24"/>
                <w:szCs w:val="24"/>
              </w:rPr>
              <w:t>Exposure Delay</w:t>
            </w:r>
          </w:p>
        </w:tc>
        <w:tc>
          <w:tcPr>
            <w:tcW w:w="1710" w:type="dxa"/>
          </w:tcPr>
          <w:p w:rsidR="00282FEB" w:rsidRDefault="00282FEB" w:rsidP="005625B0">
            <w:pPr>
              <w:rPr>
                <w:rFonts w:cs="Times New Roman"/>
                <w:sz w:val="24"/>
                <w:szCs w:val="24"/>
              </w:rPr>
            </w:pPr>
            <w:r>
              <w:rPr>
                <w:rFonts w:cs="Times New Roman"/>
                <w:sz w:val="24"/>
                <w:szCs w:val="24"/>
              </w:rPr>
              <w:t>Boost Voltage</w:t>
            </w:r>
          </w:p>
        </w:tc>
        <w:tc>
          <w:tcPr>
            <w:tcW w:w="1440" w:type="dxa"/>
          </w:tcPr>
          <w:p w:rsidR="00282FEB" w:rsidRDefault="00282FEB" w:rsidP="005625B0">
            <w:pPr>
              <w:rPr>
                <w:rFonts w:cs="Times New Roman"/>
                <w:sz w:val="24"/>
                <w:szCs w:val="24"/>
              </w:rPr>
            </w:pPr>
            <w:r>
              <w:rPr>
                <w:rFonts w:cs="Times New Roman"/>
                <w:sz w:val="24"/>
                <w:szCs w:val="24"/>
              </w:rPr>
              <w:t>Default</w:t>
            </w: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bl>
    <w:p w:rsidR="00B30153" w:rsidRDefault="00B30153" w:rsidP="003F7284">
      <w:pPr>
        <w:pStyle w:val="ListParagraph"/>
        <w:spacing w:after="0"/>
        <w:ind w:left="1440"/>
        <w:rPr>
          <w:rFonts w:cs="Times New Roman"/>
          <w:sz w:val="24"/>
          <w:szCs w:val="24"/>
        </w:rPr>
      </w:pPr>
    </w:p>
    <w:p w:rsidR="00AC1798" w:rsidRDefault="00F441C4" w:rsidP="003F7284">
      <w:pPr>
        <w:pStyle w:val="ListParagraph"/>
        <w:spacing w:after="0"/>
        <w:ind w:left="1440"/>
        <w:rPr>
          <w:sz w:val="24"/>
          <w:szCs w:val="24"/>
        </w:rPr>
      </w:pPr>
      <w:r>
        <w:rPr>
          <w:rFonts w:cs="Times New Roman"/>
          <w:sz w:val="24"/>
          <w:szCs w:val="24"/>
        </w:rPr>
        <w:t xml:space="preserve">Click the Apply Settings button.  </w:t>
      </w:r>
      <w:r w:rsidR="00AC1798">
        <w:rPr>
          <w:sz w:val="24"/>
          <w:szCs w:val="24"/>
        </w:rPr>
        <w:t>Click the “</w:t>
      </w:r>
      <w:r w:rsidR="005C49A6">
        <w:rPr>
          <w:sz w:val="24"/>
          <w:szCs w:val="24"/>
        </w:rPr>
        <w:t>-</w:t>
      </w:r>
      <w:r w:rsidR="00AC1798">
        <w:rPr>
          <w:sz w:val="24"/>
          <w:szCs w:val="24"/>
        </w:rPr>
        <w:t xml:space="preserve">” in the upper right corner of the screen to minimize ClearView.  Click on the Camera Properties </w:t>
      </w:r>
      <w:r w:rsidR="00457E9B">
        <w:rPr>
          <w:sz w:val="24"/>
          <w:szCs w:val="24"/>
        </w:rPr>
        <w:t>i</w:t>
      </w:r>
      <w:r w:rsidR="00AC1798">
        <w:rPr>
          <w:sz w:val="24"/>
          <w:szCs w:val="24"/>
        </w:rPr>
        <w:t xml:space="preserve">con.  </w:t>
      </w:r>
      <w:proofErr w:type="gramStart"/>
      <w:r w:rsidR="009A5196">
        <w:rPr>
          <w:sz w:val="24"/>
          <w:szCs w:val="24"/>
        </w:rPr>
        <w:t>Click on the Picture tab.</w:t>
      </w:r>
      <w:proofErr w:type="gramEnd"/>
      <w:r w:rsidR="009A5196">
        <w:rPr>
          <w:sz w:val="24"/>
          <w:szCs w:val="24"/>
        </w:rPr>
        <w:t xml:space="preserve">  </w:t>
      </w:r>
      <w:r w:rsidR="00AC1798">
        <w:rPr>
          <w:sz w:val="24"/>
          <w:szCs w:val="24"/>
        </w:rPr>
        <w:t xml:space="preserve">The Properties window should </w:t>
      </w:r>
      <w:r w:rsidR="009A5196">
        <w:rPr>
          <w:sz w:val="24"/>
          <w:szCs w:val="24"/>
        </w:rPr>
        <w:t>appear</w:t>
      </w:r>
      <w:r w:rsidR="00AC1798">
        <w:rPr>
          <w:sz w:val="24"/>
          <w:szCs w:val="24"/>
        </w:rPr>
        <w:t xml:space="preserve"> as shown below</w:t>
      </w:r>
      <w:r w:rsidR="001F29FE">
        <w:rPr>
          <w:sz w:val="24"/>
          <w:szCs w:val="24"/>
        </w:rPr>
        <w:t>.</w:t>
      </w:r>
    </w:p>
    <w:p w:rsidR="00457E9B" w:rsidRDefault="00457E9B" w:rsidP="003F7284">
      <w:pPr>
        <w:pStyle w:val="ListParagraph"/>
        <w:spacing w:after="0"/>
        <w:ind w:left="1440"/>
        <w:rPr>
          <w:sz w:val="24"/>
          <w:szCs w:val="24"/>
        </w:rPr>
      </w:pPr>
    </w:p>
    <w:p w:rsidR="006B5641" w:rsidRDefault="006B5641" w:rsidP="003F7284">
      <w:pPr>
        <w:pStyle w:val="ListParagraph"/>
        <w:spacing w:after="0"/>
        <w:ind w:left="1440"/>
        <w:rPr>
          <w:sz w:val="24"/>
          <w:szCs w:val="24"/>
        </w:rPr>
      </w:pPr>
      <w:r>
        <w:rPr>
          <w:noProof/>
        </w:rPr>
        <w:lastRenderedPageBreak/>
        <w:drawing>
          <wp:inline distT="0" distB="0" distL="0" distR="0" wp14:anchorId="5CD4188D" wp14:editId="4FBEC904">
            <wp:extent cx="3048000" cy="3453528"/>
            <wp:effectExtent l="0" t="0" r="0" b="0"/>
            <wp:docPr id="8" name="Picture 8" descr="C:\Users\scottpletzer\AppData\Local\Microsoft\Windows\Temporary Internet Files\Content.Outlook\C4C3DJWX\page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ottpletzer\AppData\Local\Microsoft\Windows\Temporary Internet Files\Content.Outlook\C4C3DJWX\page10.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3453528"/>
                    </a:xfrm>
                    <a:prstGeom prst="rect">
                      <a:avLst/>
                    </a:prstGeom>
                    <a:noFill/>
                    <a:ln>
                      <a:noFill/>
                    </a:ln>
                  </pic:spPr>
                </pic:pic>
              </a:graphicData>
            </a:graphic>
          </wp:inline>
        </w:drawing>
      </w:r>
    </w:p>
    <w:p w:rsidR="00457E9B" w:rsidRDefault="00457E9B" w:rsidP="003F7284">
      <w:pPr>
        <w:pStyle w:val="ListParagraph"/>
        <w:spacing w:after="0"/>
        <w:ind w:left="1440"/>
        <w:rPr>
          <w:sz w:val="24"/>
          <w:szCs w:val="24"/>
        </w:rPr>
      </w:pPr>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del w:id="35" w:author="Scott Pletzer" w:date="2012-10-31T16:38:00Z">
        <w:r w:rsidR="00A747AC" w:rsidDel="002C6CDD">
          <w:rPr>
            <w:sz w:val="24"/>
            <w:szCs w:val="24"/>
          </w:rPr>
          <w:delText>ClearView</w:delText>
        </w:r>
      </w:del>
      <w:ins w:id="36" w:author="Scott Pletzer" w:date="2012-10-31T16:38:00Z">
        <w:r w:rsidR="002C6CDD">
          <w:rPr>
            <w:sz w:val="24"/>
            <w:szCs w:val="24"/>
          </w:rPr>
          <w:t>CV</w:t>
        </w:r>
      </w:ins>
      <w:r w:rsidR="00A747AC">
        <w:rPr>
          <w:sz w:val="24"/>
          <w:szCs w:val="24"/>
        </w:rPr>
        <w:t>_Validation</w:t>
      </w:r>
      <w:r>
        <w:rPr>
          <w:sz w:val="24"/>
          <w:szCs w:val="24"/>
        </w:rPr>
        <w:t>\BrightnessImages\PropB</w:t>
      </w:r>
      <w:r w:rsidR="00D3422F">
        <w:rPr>
          <w:sz w:val="24"/>
          <w:szCs w:val="24"/>
        </w:rPr>
        <w:t>90</w:t>
      </w:r>
      <w:r>
        <w:rPr>
          <w:sz w:val="24"/>
          <w:szCs w:val="24"/>
        </w:rPr>
        <w:t>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del w:id="37" w:author="Scott Pletzer" w:date="2012-10-31T16:24:00Z">
        <w:r w:rsidDel="00F518AA">
          <w:rPr>
            <w:sz w:val="24"/>
            <w:szCs w:val="24"/>
          </w:rPr>
          <w:delText xml:space="preserve">Click on the Camera Calibration button.  </w:delText>
        </w:r>
      </w:del>
      <w:r>
        <w:rPr>
          <w:sz w:val="24"/>
          <w:szCs w:val="24"/>
        </w:rPr>
        <w:t xml:space="preserve">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 xml:space="preserve">Using a clipping tool or SnagIt, capture the image of the </w:t>
      </w:r>
      <w:r w:rsidR="00D417E9">
        <w:rPr>
          <w:sz w:val="24"/>
          <w:szCs w:val="24"/>
        </w:rPr>
        <w:t xml:space="preserve">Camera </w:t>
      </w:r>
      <w:r w:rsidR="00635701">
        <w:rPr>
          <w:sz w:val="24"/>
          <w:szCs w:val="24"/>
        </w:rPr>
        <w:t>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del w:id="38" w:author="Scott Pletzer" w:date="2012-10-31T16:39:00Z">
        <w:r w:rsidR="00C953A4" w:rsidDel="002C6CDD">
          <w:rPr>
            <w:sz w:val="24"/>
            <w:szCs w:val="24"/>
          </w:rPr>
          <w:delText>ClearView</w:delText>
        </w:r>
      </w:del>
      <w:ins w:id="39" w:author="Scott Pletzer" w:date="2012-10-31T16:39:00Z">
        <w:r w:rsidR="002C6CDD">
          <w:rPr>
            <w:sz w:val="24"/>
            <w:szCs w:val="24"/>
          </w:rPr>
          <w:t>CV</w:t>
        </w:r>
      </w:ins>
      <w:r w:rsidR="00C953A4">
        <w:rPr>
          <w:sz w:val="24"/>
          <w:szCs w:val="24"/>
        </w:rPr>
        <w:t>_Validation</w:t>
      </w:r>
      <w:r w:rsidR="003F7284">
        <w:rPr>
          <w:sz w:val="24"/>
          <w:szCs w:val="24"/>
        </w:rPr>
        <w:t>\BrightnessImages</w:t>
      </w:r>
      <w:r w:rsidR="00963BDF">
        <w:rPr>
          <w:sz w:val="24"/>
          <w:szCs w:val="24"/>
        </w:rPr>
        <w:t>\B</w:t>
      </w:r>
      <w:r w:rsidR="00A654AB">
        <w:rPr>
          <w:sz w:val="24"/>
          <w:szCs w:val="24"/>
        </w:rPr>
        <w:t>90</w:t>
      </w:r>
      <w:r w:rsidR="00963BDF">
        <w:rPr>
          <w:sz w:val="24"/>
          <w:szCs w:val="24"/>
        </w:rPr>
        <w:t>G63</w:t>
      </w:r>
      <w:r w:rsidR="00CB5B0A">
        <w:rPr>
          <w:sz w:val="24"/>
          <w:szCs w:val="24"/>
        </w:rPr>
        <w:t>A</w:t>
      </w:r>
      <w:r w:rsidR="008D1E27">
        <w:rPr>
          <w:sz w:val="24"/>
          <w:szCs w:val="24"/>
        </w:rPr>
        <w:t>.</w:t>
      </w:r>
    </w:p>
    <w:p w:rsidR="00963BDF" w:rsidRDefault="00B63B13" w:rsidP="00963BDF">
      <w:pPr>
        <w:ind w:left="1440"/>
        <w:rPr>
          <w:rFonts w:cs="Times New Roman"/>
          <w:sz w:val="24"/>
          <w:szCs w:val="24"/>
        </w:rPr>
      </w:pPr>
      <w:proofErr w:type="gramStart"/>
      <w:r>
        <w:rPr>
          <w:sz w:val="24"/>
          <w:szCs w:val="24"/>
        </w:rPr>
        <w:lastRenderedPageBreak/>
        <w:t xml:space="preserve">In the Calibration </w:t>
      </w:r>
      <w:r w:rsidR="009867A5">
        <w:rPr>
          <w:sz w:val="24"/>
          <w:szCs w:val="24"/>
        </w:rPr>
        <w:t xml:space="preserve">Settings </w:t>
      </w:r>
      <w:r>
        <w:rPr>
          <w:sz w:val="24"/>
          <w:szCs w:val="24"/>
        </w:rPr>
        <w:t>Group Box in the center of the dialog, click on the “Configuration 4” radio button</w:t>
      </w:r>
      <w:r w:rsidR="009A2E74">
        <w:rPr>
          <w:sz w:val="24"/>
          <w:szCs w:val="24"/>
        </w:rPr>
        <w:t>.</w:t>
      </w:r>
      <w:proofErr w:type="gramEnd"/>
      <w:r w:rsidR="009A2E74">
        <w:rPr>
          <w:sz w:val="24"/>
          <w:szCs w:val="24"/>
        </w:rPr>
        <w:t xml:space="preserve">  </w:t>
      </w:r>
      <w:r w:rsidR="00963BDF">
        <w:rPr>
          <w:rFonts w:cs="Times New Roman"/>
          <w:sz w:val="24"/>
          <w:szCs w:val="24"/>
        </w:rPr>
        <w:t xml:space="preserve">Verify that </w:t>
      </w:r>
      <w:r>
        <w:rPr>
          <w:rFonts w:cs="Times New Roman"/>
          <w:sz w:val="24"/>
          <w:szCs w:val="24"/>
        </w:rPr>
        <w:t>image in the Image Preview window is noticeably dimmer</w:t>
      </w:r>
      <w:r w:rsidR="003E1D8C">
        <w:rPr>
          <w:rFonts w:cs="Times New Roman"/>
          <w:sz w:val="24"/>
          <w:szCs w:val="24"/>
        </w:rPr>
        <w:t xml:space="preserve"> (this may take up to 10 seconds)</w:t>
      </w:r>
      <w:proofErr w:type="gramStart"/>
      <w:r>
        <w:rPr>
          <w:rFonts w:cs="Times New Roman"/>
          <w:sz w:val="24"/>
          <w:szCs w:val="24"/>
        </w:rPr>
        <w:t>.</w:t>
      </w:r>
      <w:r w:rsidR="00963BDF">
        <w:rPr>
          <w:rFonts w:cs="Times New Roman"/>
          <w:sz w:val="24"/>
          <w:szCs w:val="24"/>
        </w:rPr>
        <w:t>.</w:t>
      </w:r>
      <w:proofErr w:type="gramEnd"/>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6F13FB" w:rsidRDefault="006F13FB" w:rsidP="001F29FE">
      <w:pPr>
        <w:pStyle w:val="ListParagraph"/>
        <w:spacing w:after="0"/>
        <w:ind w:left="1440"/>
        <w:rPr>
          <w:sz w:val="24"/>
          <w:szCs w:val="24"/>
        </w:rPr>
      </w:pPr>
      <w:r>
        <w:rPr>
          <w:sz w:val="24"/>
          <w:szCs w:val="24"/>
        </w:rPr>
        <w:t>Click the Start Duty Cycle Testing button.  Allow the scanner to take two or three images and click the Stop Duty Cycle Testing button to stop.</w:t>
      </w:r>
      <w:r w:rsidR="00E067E6">
        <w:rPr>
          <w:sz w:val="24"/>
          <w:szCs w:val="24"/>
        </w:rPr>
        <w:t xml:space="preserve">  Verify that </w:t>
      </w:r>
      <w:r w:rsidR="00E067E6">
        <w:rPr>
          <w:rFonts w:cs="Times New Roman"/>
          <w:sz w:val="24"/>
          <w:szCs w:val="24"/>
        </w:rPr>
        <w:t>images captured during duty cycle are significantly dimmer than the images captured in duty cycle using “Configuration 1”.</w:t>
      </w:r>
      <w:r w:rsidR="00F1486F">
        <w:rPr>
          <w:rFonts w:cs="Times New Roman"/>
          <w:sz w:val="24"/>
          <w:szCs w:val="24"/>
        </w:rPr>
        <w:t xml:space="preserve">  </w:t>
      </w:r>
      <w:r w:rsidR="00F1486F">
        <w:rPr>
          <w:sz w:val="24"/>
          <w:szCs w:val="24"/>
        </w:rPr>
        <w:t>Using a clipping tool or SnagIt, capture the image of the Camera Calibration window and save as the following file: O:\QualitySystems\Quality_System_Documents\Non-quality_system_records\</w:t>
      </w:r>
      <w:del w:id="40" w:author="Scott Pletzer" w:date="2012-10-31T16:39:00Z">
        <w:r w:rsidR="00F1486F" w:rsidDel="002C6CDD">
          <w:rPr>
            <w:sz w:val="24"/>
            <w:szCs w:val="24"/>
          </w:rPr>
          <w:delText>ClearView</w:delText>
        </w:r>
      </w:del>
      <w:ins w:id="41" w:author="Scott Pletzer" w:date="2012-10-31T16:39:00Z">
        <w:r w:rsidR="002C6CDD">
          <w:rPr>
            <w:sz w:val="24"/>
            <w:szCs w:val="24"/>
          </w:rPr>
          <w:t>CV</w:t>
        </w:r>
      </w:ins>
      <w:r w:rsidR="00F1486F">
        <w:rPr>
          <w:sz w:val="24"/>
          <w:szCs w:val="24"/>
        </w:rPr>
        <w:t>_Validation\BrightnessImages\B75G30A.</w:t>
      </w:r>
      <w:r w:rsidR="00E067E6">
        <w:rPr>
          <w:sz w:val="24"/>
          <w:szCs w:val="24"/>
        </w:rPr>
        <w:t xml:space="preserve"> </w:t>
      </w:r>
    </w:p>
    <w:p w:rsidR="006F13FB" w:rsidRDefault="006F13FB" w:rsidP="001F29FE">
      <w:pPr>
        <w:pStyle w:val="ListParagraph"/>
        <w:spacing w:after="0"/>
        <w:ind w:left="1440"/>
        <w:rPr>
          <w:sz w:val="24"/>
          <w:szCs w:val="24"/>
        </w:rPr>
      </w:pPr>
    </w:p>
    <w:p w:rsidR="00175906" w:rsidRDefault="00175906" w:rsidP="00175906">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175906" w:rsidRDefault="00175906" w:rsidP="001F29FE">
      <w:pPr>
        <w:pStyle w:val="ListParagraph"/>
        <w:spacing w:after="0"/>
        <w:ind w:left="1440"/>
        <w:rPr>
          <w:sz w:val="24"/>
          <w:szCs w:val="24"/>
        </w:rPr>
      </w:pPr>
    </w:p>
    <w:p w:rsidR="001F29FE" w:rsidRDefault="001F29FE" w:rsidP="001F29FE">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w:t>
      </w:r>
      <w:r w:rsidR="00DC723F">
        <w:rPr>
          <w:sz w:val="24"/>
          <w:szCs w:val="24"/>
        </w:rPr>
        <w:t xml:space="preserve">  Using a clipping tool or SnagIt, capture the image of the </w:t>
      </w:r>
      <w:r w:rsidR="008F7C13">
        <w:rPr>
          <w:sz w:val="24"/>
          <w:szCs w:val="24"/>
        </w:rPr>
        <w:t xml:space="preserve">Camera Properties </w:t>
      </w:r>
      <w:r w:rsidR="00DC723F">
        <w:rPr>
          <w:sz w:val="24"/>
          <w:szCs w:val="24"/>
        </w:rPr>
        <w:t>window and save as the following file: O:\QualitySystems\Quality_System_Documents\Non-quality_system_records\</w:t>
      </w:r>
      <w:del w:id="42" w:author="Scott Pletzer" w:date="2012-10-31T16:25:00Z">
        <w:r w:rsidR="00DC723F" w:rsidDel="00F518AA">
          <w:rPr>
            <w:sz w:val="24"/>
            <w:szCs w:val="24"/>
          </w:rPr>
          <w:delText>ClearView</w:delText>
        </w:r>
      </w:del>
      <w:ins w:id="43" w:author="Scott Pletzer" w:date="2012-10-31T16:25:00Z">
        <w:r w:rsidR="00F518AA">
          <w:rPr>
            <w:sz w:val="24"/>
            <w:szCs w:val="24"/>
          </w:rPr>
          <w:t>CV</w:t>
        </w:r>
      </w:ins>
      <w:r w:rsidR="00DC723F">
        <w:rPr>
          <w:sz w:val="24"/>
          <w:szCs w:val="24"/>
        </w:rPr>
        <w:t>_Validation\BrightnessImages\</w:t>
      </w:r>
      <w:ins w:id="44" w:author="Scott Pletzer" w:date="2012-10-31T16:25:00Z">
        <w:r w:rsidR="00F518AA">
          <w:rPr>
            <w:sz w:val="24"/>
            <w:szCs w:val="24"/>
          </w:rPr>
          <w:t>Prop</w:t>
        </w:r>
      </w:ins>
      <w:r w:rsidR="00DC723F">
        <w:rPr>
          <w:sz w:val="24"/>
          <w:szCs w:val="24"/>
        </w:rPr>
        <w:t>B</w:t>
      </w:r>
      <w:r w:rsidR="0030251E">
        <w:rPr>
          <w:sz w:val="24"/>
          <w:szCs w:val="24"/>
        </w:rPr>
        <w:t>75G</w:t>
      </w:r>
      <w:r w:rsidR="00DC723F">
        <w:rPr>
          <w:sz w:val="24"/>
          <w:szCs w:val="24"/>
        </w:rPr>
        <w:t>3</w:t>
      </w:r>
      <w:r w:rsidR="0030251E">
        <w:rPr>
          <w:sz w:val="24"/>
          <w:szCs w:val="24"/>
        </w:rPr>
        <w:t>0</w:t>
      </w:r>
      <w:r w:rsidR="00DC723F">
        <w:rPr>
          <w:sz w:val="24"/>
          <w:szCs w:val="24"/>
        </w:rPr>
        <w:t>A.</w:t>
      </w:r>
    </w:p>
    <w:p w:rsidR="001F29FE" w:rsidRDefault="001F29FE" w:rsidP="00282BDD">
      <w:pPr>
        <w:ind w:left="1440"/>
        <w:rPr>
          <w:rFonts w:cs="Times New Roman"/>
          <w:sz w:val="24"/>
          <w:szCs w:val="24"/>
        </w:rPr>
      </w:pPr>
    </w:p>
    <w:p w:rsidR="001F29FE" w:rsidRDefault="006B5641" w:rsidP="00282BDD">
      <w:pPr>
        <w:ind w:left="1440"/>
        <w:rPr>
          <w:rFonts w:cs="Times New Roman"/>
          <w:sz w:val="24"/>
          <w:szCs w:val="24"/>
        </w:rPr>
      </w:pPr>
      <w:r>
        <w:rPr>
          <w:noProof/>
        </w:rPr>
        <w:lastRenderedPageBreak/>
        <w:drawing>
          <wp:inline distT="0" distB="0" distL="0" distR="0" wp14:anchorId="7F78521A" wp14:editId="45F2AB4D">
            <wp:extent cx="3267075" cy="3710665"/>
            <wp:effectExtent l="0" t="0" r="0" b="4445"/>
            <wp:docPr id="13" name="Picture 13" descr="C:\Users\scottpletzer\AppData\Local\Microsoft\Windows\Temporary Internet Files\Content.Outlook\C4C3DJWX\page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ottpletzer\AppData\Local\Microsoft\Windows\Temporary Internet Files\Content.Outlook\C4C3DJWX\page12.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7075" cy="3710665"/>
                    </a:xfrm>
                    <a:prstGeom prst="rect">
                      <a:avLst/>
                    </a:prstGeom>
                    <a:noFill/>
                    <a:ln>
                      <a:noFill/>
                    </a:ln>
                  </pic:spPr>
                </pic:pic>
              </a:graphicData>
            </a:graphic>
          </wp:inline>
        </w:drawing>
      </w:r>
    </w:p>
    <w:p w:rsidR="009A1E57" w:rsidRDefault="00876BAB" w:rsidP="00282BDD">
      <w:pPr>
        <w:ind w:left="1440"/>
        <w:rPr>
          <w:sz w:val="24"/>
          <w:szCs w:val="24"/>
        </w:rPr>
      </w:pPr>
      <w:r>
        <w:rPr>
          <w:sz w:val="24"/>
          <w:szCs w:val="24"/>
        </w:rPr>
        <w:t>Click on the ClearView tab in the taskbar to restore ClearView.</w:t>
      </w:r>
    </w:p>
    <w:p w:rsidR="00282BDD" w:rsidRDefault="00740D3A" w:rsidP="00DE71A4">
      <w:pPr>
        <w:ind w:left="1440"/>
        <w:rPr>
          <w:rFonts w:cs="Times New Roman"/>
          <w:sz w:val="24"/>
          <w:szCs w:val="24"/>
        </w:rPr>
      </w:pPr>
      <w:r>
        <w:rPr>
          <w:rFonts w:cs="Times New Roman"/>
          <w:sz w:val="24"/>
          <w:szCs w:val="24"/>
        </w:rPr>
        <w:t>C</w:t>
      </w:r>
      <w:r w:rsidR="00282BDD">
        <w:rPr>
          <w:rFonts w:cs="Times New Roman"/>
          <w:sz w:val="24"/>
          <w:szCs w:val="24"/>
        </w:rPr>
        <w:t xml:space="preserve">lick on the </w:t>
      </w:r>
      <w:r w:rsidR="00DE71A4">
        <w:rPr>
          <w:rFonts w:cs="Times New Roman"/>
          <w:sz w:val="24"/>
          <w:szCs w:val="24"/>
        </w:rPr>
        <w:t>“Configuration 3</w:t>
      </w:r>
      <w:r w:rsidR="002D503F">
        <w:rPr>
          <w:rFonts w:cs="Times New Roman"/>
          <w:sz w:val="24"/>
          <w:szCs w:val="24"/>
        </w:rPr>
        <w:t>” radio button</w:t>
      </w:r>
      <w:r w:rsidR="00282BDD">
        <w:rPr>
          <w:rFonts w:cs="Times New Roman"/>
          <w:sz w:val="24"/>
          <w:szCs w:val="24"/>
        </w:rPr>
        <w:t xml:space="preserve">.  </w:t>
      </w:r>
      <w:r w:rsidR="002D503F">
        <w:rPr>
          <w:rFonts w:cs="Times New Roman"/>
          <w:sz w:val="24"/>
          <w:szCs w:val="24"/>
        </w:rPr>
        <w:t>(</w:t>
      </w:r>
      <w:proofErr w:type="gramStart"/>
      <w:r w:rsidR="002D503F">
        <w:rPr>
          <w:rFonts w:cs="Times New Roman"/>
          <w:sz w:val="24"/>
          <w:szCs w:val="24"/>
        </w:rPr>
        <w:t>this</w:t>
      </w:r>
      <w:proofErr w:type="gramEnd"/>
      <w:r w:rsidR="002D503F">
        <w:rPr>
          <w:rFonts w:cs="Times New Roman"/>
          <w:sz w:val="24"/>
          <w:szCs w:val="24"/>
        </w:rPr>
        <w:t xml:space="preserve"> may take up to 10 seconds).  </w:t>
      </w:r>
      <w:r w:rsidR="00DE71A4">
        <w:rPr>
          <w:rFonts w:cs="Times New Roman"/>
          <w:sz w:val="24"/>
          <w:szCs w:val="24"/>
        </w:rPr>
        <w:t>Click on the Duty Cycle button and verify that either blank or very dim images are capture</w:t>
      </w:r>
      <w:ins w:id="45" w:author="Scott Pletzer" w:date="2012-10-31T16:25:00Z">
        <w:r w:rsidR="00F518AA">
          <w:rPr>
            <w:rFonts w:cs="Times New Roman"/>
            <w:sz w:val="24"/>
            <w:szCs w:val="24"/>
          </w:rPr>
          <w:t>d</w:t>
        </w:r>
      </w:ins>
      <w:del w:id="46" w:author="Scott Pletzer" w:date="2012-10-31T16:25:00Z">
        <w:r w:rsidR="00DE71A4" w:rsidDel="00F518AA">
          <w:rPr>
            <w:rFonts w:cs="Times New Roman"/>
            <w:sz w:val="24"/>
            <w:szCs w:val="24"/>
          </w:rPr>
          <w:delText>s</w:delText>
        </w:r>
      </w:del>
      <w:r w:rsidR="00DE71A4">
        <w:rPr>
          <w:rFonts w:cs="Times New Roman"/>
          <w:sz w:val="24"/>
          <w:szCs w:val="24"/>
        </w:rPr>
        <w:t xml:space="preserve"> due to the shorter Exposure Delay setting.</w:t>
      </w:r>
      <w:r w:rsidR="007341FB">
        <w:rPr>
          <w:rFonts w:cs="Times New Roman"/>
          <w:sz w:val="24"/>
          <w:szCs w:val="24"/>
        </w:rPr>
        <w:t xml:space="preserve">  </w:t>
      </w:r>
      <w:r w:rsidR="007341FB">
        <w:rPr>
          <w:sz w:val="24"/>
          <w:szCs w:val="24"/>
        </w:rPr>
        <w:t>Using a clipping tool or SnagIt, capture the image of the Scanner Calibration window and save as the following file: O:\QualitySystems\Quality_System_Documents\Non-quality_system_records\</w:t>
      </w:r>
      <w:del w:id="47" w:author="Scott Pletzer" w:date="2012-10-31T16:39:00Z">
        <w:r w:rsidR="007341FB" w:rsidDel="002C6CDD">
          <w:rPr>
            <w:sz w:val="24"/>
            <w:szCs w:val="24"/>
          </w:rPr>
          <w:delText>ClearView</w:delText>
        </w:r>
      </w:del>
      <w:ins w:id="48" w:author="Scott Pletzer" w:date="2012-10-31T16:39:00Z">
        <w:r w:rsidR="002C6CDD">
          <w:rPr>
            <w:sz w:val="24"/>
            <w:szCs w:val="24"/>
          </w:rPr>
          <w:t>CV</w:t>
        </w:r>
      </w:ins>
      <w:r w:rsidR="007341FB">
        <w:rPr>
          <w:sz w:val="24"/>
          <w:szCs w:val="24"/>
        </w:rPr>
        <w:t>_Validation\BrightnessImages\Delay</w:t>
      </w:r>
      <w:r w:rsidR="007341FB" w:rsidRPr="0005281A">
        <w:rPr>
          <w:sz w:val="24"/>
          <w:szCs w:val="24"/>
        </w:rPr>
        <w:t>150</w:t>
      </w:r>
      <w:r w:rsidR="007341FB">
        <w:rPr>
          <w:sz w:val="24"/>
          <w:szCs w:val="24"/>
        </w:rPr>
        <w:t>.</w:t>
      </w:r>
      <w:r w:rsidR="00DE71A4">
        <w:rPr>
          <w:rFonts w:cs="Times New Roman"/>
          <w:sz w:val="24"/>
          <w:szCs w:val="24"/>
        </w:rPr>
        <w:t xml:space="preserve">  </w:t>
      </w:r>
    </w:p>
    <w:p w:rsidR="00DE71A4" w:rsidRDefault="00DE71A4" w:rsidP="00DE71A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C6A2C" w:rsidRDefault="000C6A2C" w:rsidP="00740D3A">
      <w:pPr>
        <w:pStyle w:val="ListParagraph"/>
        <w:spacing w:after="0"/>
        <w:ind w:left="1440"/>
        <w:rPr>
          <w:sz w:val="24"/>
          <w:szCs w:val="24"/>
        </w:rPr>
      </w:pPr>
    </w:p>
    <w:p w:rsidR="000C6A2C" w:rsidRDefault="000C6A2C" w:rsidP="00740D3A">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A353CB" w:rsidRDefault="00A353CB" w:rsidP="00740D3A">
      <w:pPr>
        <w:pStyle w:val="ListParagraph"/>
        <w:spacing w:after="0"/>
        <w:ind w:left="1440"/>
        <w:rPr>
          <w:sz w:val="24"/>
          <w:szCs w:val="24"/>
        </w:rPr>
      </w:pPr>
    </w:p>
    <w:p w:rsidR="00A353CB" w:rsidRDefault="007F678F" w:rsidP="00740D3A">
      <w:pPr>
        <w:pStyle w:val="ListParagraph"/>
        <w:spacing w:after="0"/>
        <w:ind w:left="1440"/>
        <w:rPr>
          <w:sz w:val="24"/>
          <w:szCs w:val="24"/>
        </w:rPr>
      </w:pPr>
      <w:r>
        <w:rPr>
          <w:sz w:val="24"/>
          <w:szCs w:val="24"/>
        </w:rPr>
        <w:t>Exit out of the ClearView application and attach a new scanner.</w:t>
      </w:r>
    </w:p>
    <w:p w:rsidR="000C6A2C" w:rsidRDefault="000C6A2C" w:rsidP="00740D3A">
      <w:pPr>
        <w:pStyle w:val="ListParagraph"/>
        <w:spacing w:after="0"/>
        <w:ind w:left="1440"/>
        <w:rPr>
          <w:sz w:val="24"/>
          <w:szCs w:val="24"/>
        </w:rPr>
      </w:pPr>
    </w:p>
    <w:p w:rsidR="008D1E27" w:rsidRDefault="008D1E27" w:rsidP="00740D3A">
      <w:pPr>
        <w:pStyle w:val="ListParagraph"/>
        <w:spacing w:after="0"/>
        <w:ind w:left="1440"/>
        <w:rPr>
          <w:b/>
          <w:sz w:val="24"/>
          <w:szCs w:val="24"/>
          <w:u w:val="single"/>
        </w:rPr>
      </w:pPr>
    </w:p>
    <w:p w:rsidR="00027A02" w:rsidRDefault="00027A02" w:rsidP="00146DEE">
      <w:pPr>
        <w:pStyle w:val="ListParagraph"/>
        <w:spacing w:after="0"/>
        <w:ind w:left="1440"/>
        <w:rPr>
          <w:b/>
          <w:sz w:val="24"/>
          <w:szCs w:val="24"/>
          <w:u w:val="single"/>
        </w:rPr>
      </w:pPr>
    </w:p>
    <w:p w:rsidR="00027A02" w:rsidRDefault="00027A02" w:rsidP="00027A02">
      <w:pPr>
        <w:pStyle w:val="ListParagraph"/>
        <w:spacing w:after="0"/>
        <w:ind w:left="1440"/>
        <w:rPr>
          <w:b/>
          <w:sz w:val="24"/>
          <w:szCs w:val="24"/>
          <w:u w:val="single"/>
        </w:rPr>
      </w:pPr>
    </w:p>
    <w:p w:rsidR="00027A02" w:rsidRPr="00D73B7B" w:rsidRDefault="00027A02" w:rsidP="00027A02">
      <w:pPr>
        <w:pStyle w:val="ListParagraph"/>
        <w:spacing w:after="0"/>
        <w:ind w:left="1440"/>
        <w:rPr>
          <w:b/>
          <w:sz w:val="24"/>
          <w:szCs w:val="24"/>
          <w:u w:val="single"/>
        </w:rPr>
      </w:pPr>
    </w:p>
    <w:p w:rsidR="00282BDD" w:rsidRDefault="00282BDD" w:rsidP="00146DEE">
      <w:pPr>
        <w:pStyle w:val="ListParagraph"/>
        <w:spacing w:after="0"/>
        <w:ind w:left="1440"/>
        <w:rPr>
          <w:b/>
          <w:sz w:val="24"/>
          <w:szCs w:val="24"/>
          <w:u w:val="single"/>
        </w:rPr>
      </w:pPr>
    </w:p>
    <w:p w:rsidR="00504560" w:rsidRPr="00D73B7B" w:rsidRDefault="00504560" w:rsidP="00504560">
      <w:pPr>
        <w:pStyle w:val="ListParagraph"/>
        <w:spacing w:after="0"/>
        <w:ind w:left="1440"/>
        <w:rPr>
          <w:b/>
          <w:sz w:val="24"/>
          <w:szCs w:val="24"/>
          <w:u w:val="single"/>
        </w:rPr>
      </w:pPr>
    </w:p>
    <w:p w:rsidR="00A02E4C" w:rsidRDefault="00A02E4C" w:rsidP="00504560">
      <w:pPr>
        <w:pStyle w:val="ListParagraph"/>
        <w:spacing w:after="0"/>
        <w:ind w:left="1440"/>
        <w:rPr>
          <w:b/>
          <w:sz w:val="24"/>
          <w:szCs w:val="24"/>
          <w:u w:val="single"/>
        </w:rPr>
      </w:pPr>
    </w:p>
    <w:p w:rsidR="00283D26" w:rsidRPr="00AA66D5" w:rsidRDefault="00CB5B0A" w:rsidP="00D608E7">
      <w:pPr>
        <w:ind w:left="1440"/>
        <w:rPr>
          <w:color w:val="000000" w:themeColor="text1"/>
          <w:sz w:val="24"/>
          <w:szCs w:val="24"/>
          <w:u w:val="single"/>
        </w:rPr>
      </w:pPr>
      <w:r w:rsidRPr="00AA66D5">
        <w:rPr>
          <w:color w:val="000000" w:themeColor="text1"/>
          <w:sz w:val="24"/>
          <w:szCs w:val="24"/>
          <w:u w:val="single"/>
        </w:rPr>
        <w:t>Connect a different scanner for the remainder of this section.</w:t>
      </w:r>
    </w:p>
    <w:p w:rsidR="00B30153" w:rsidRDefault="004B4062" w:rsidP="00B30153">
      <w:pPr>
        <w:pStyle w:val="ListParagraph"/>
        <w:spacing w:after="0"/>
        <w:ind w:left="1440"/>
        <w:rPr>
          <w:sz w:val="24"/>
          <w:szCs w:val="24"/>
        </w:rPr>
      </w:pPr>
      <w:ins w:id="49" w:author="Scott Pletzer" w:date="2012-10-31T16:28:00Z">
        <w:r>
          <w:rPr>
            <w:rFonts w:cs="Times New Roman"/>
            <w:sz w:val="24"/>
            <w:szCs w:val="24"/>
          </w:rPr>
          <w:t xml:space="preserve">Sign into </w:t>
        </w:r>
        <w:proofErr w:type="spellStart"/>
        <w:r>
          <w:rPr>
            <w:rFonts w:cs="Times New Roman"/>
            <w:sz w:val="24"/>
            <w:szCs w:val="24"/>
          </w:rPr>
          <w:t>ClearView</w:t>
        </w:r>
        <w:proofErr w:type="spellEnd"/>
        <w:r>
          <w:rPr>
            <w:rFonts w:cs="Times New Roman"/>
            <w:sz w:val="24"/>
            <w:szCs w:val="24"/>
          </w:rPr>
          <w:t xml:space="preserve"> as an administrator.  Click on the Settings icon.  Verify the settings are the same as the four settings from section 6.3.4.  </w:t>
        </w:r>
      </w:ins>
      <w:r w:rsidR="00B30153">
        <w:rPr>
          <w:rFonts w:cs="Times New Roman"/>
          <w:sz w:val="24"/>
          <w:szCs w:val="24"/>
        </w:rPr>
        <w:t xml:space="preserve">Click the Apply Settings button.  </w:t>
      </w:r>
      <w:ins w:id="50" w:author="Scott Pletzer" w:date="2012-10-31T16:28:00Z">
        <w:r>
          <w:rPr>
            <w:rFonts w:cs="Times New Roman"/>
            <w:sz w:val="24"/>
            <w:szCs w:val="24"/>
          </w:rPr>
          <w:t xml:space="preserve">Click on the Calibration icon.  </w:t>
        </w:r>
      </w:ins>
      <w:r w:rsidR="00B30153">
        <w:rPr>
          <w:sz w:val="24"/>
          <w:szCs w:val="24"/>
        </w:rPr>
        <w:t xml:space="preserve">Click the “-” in the upper right corner of the screen to minimize ClearView.  Click on the Camera Properties icon.  </w:t>
      </w:r>
      <w:proofErr w:type="gramStart"/>
      <w:r w:rsidR="00B30153">
        <w:rPr>
          <w:sz w:val="24"/>
          <w:szCs w:val="24"/>
        </w:rPr>
        <w:t>Click on the Picture tab.</w:t>
      </w:r>
      <w:proofErr w:type="gramEnd"/>
      <w:r w:rsidR="00B30153">
        <w:rPr>
          <w:sz w:val="24"/>
          <w:szCs w:val="24"/>
        </w:rPr>
        <w:t xml:space="preserve">  The Properties window should appear as shown below.</w:t>
      </w:r>
    </w:p>
    <w:p w:rsidR="00B30153" w:rsidRDefault="00B30153" w:rsidP="00B30153">
      <w:pPr>
        <w:pStyle w:val="ListParagraph"/>
        <w:spacing w:after="0"/>
        <w:ind w:left="1440"/>
        <w:rPr>
          <w:sz w:val="24"/>
          <w:szCs w:val="24"/>
        </w:rPr>
      </w:pPr>
    </w:p>
    <w:p w:rsidR="00B30153" w:rsidRDefault="006B5641" w:rsidP="00B30153">
      <w:pPr>
        <w:pStyle w:val="ListParagraph"/>
        <w:spacing w:after="0"/>
        <w:ind w:left="1440"/>
        <w:rPr>
          <w:sz w:val="24"/>
          <w:szCs w:val="24"/>
        </w:rPr>
      </w:pPr>
      <w:r>
        <w:rPr>
          <w:noProof/>
        </w:rPr>
        <w:drawing>
          <wp:inline distT="0" distB="0" distL="0" distR="0" wp14:anchorId="7E34A1A4" wp14:editId="442A1E7E">
            <wp:extent cx="3242657" cy="3667125"/>
            <wp:effectExtent l="0" t="0" r="0" b="0"/>
            <wp:docPr id="14" name="Picture 14" descr="C:\Users\scottpletzer\AppData\Local\Microsoft\Windows\Temporary Internet Files\Content.Outlook\C4C3DJWX\page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ottpletzer\AppData\Local\Microsoft\Windows\Temporary Internet Files\Content.Outlook\C4C3DJWX\page1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2657" cy="3667125"/>
                    </a:xfrm>
                    <a:prstGeom prst="rect">
                      <a:avLst/>
                    </a:prstGeom>
                    <a:noFill/>
                    <a:ln>
                      <a:noFill/>
                    </a:ln>
                  </pic:spPr>
                </pic:pic>
              </a:graphicData>
            </a:graphic>
          </wp:inline>
        </w:drawing>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Using a clipping tool or SnagIt, capture the image of the Picture tab of the Properties window and save as the following file: O:\QualitySystems\Quality_System_Documents\Non-quality_system_records\</w:t>
      </w:r>
      <w:del w:id="51" w:author="Scott Pletzer" w:date="2012-10-31T16:39:00Z">
        <w:r w:rsidDel="002C6CDD">
          <w:rPr>
            <w:sz w:val="24"/>
            <w:szCs w:val="24"/>
          </w:rPr>
          <w:delText>ClearView</w:delText>
        </w:r>
      </w:del>
      <w:ins w:id="52" w:author="Scott Pletzer" w:date="2012-10-31T16:39:00Z">
        <w:r w:rsidR="002C6CDD">
          <w:rPr>
            <w:sz w:val="24"/>
            <w:szCs w:val="24"/>
          </w:rPr>
          <w:t>CV</w:t>
        </w:r>
      </w:ins>
      <w:r>
        <w:rPr>
          <w:sz w:val="24"/>
          <w:szCs w:val="24"/>
        </w:rPr>
        <w:t>_Validation\BrightnessImages\PropB90G63</w:t>
      </w:r>
      <w:ins w:id="53" w:author="Scott Pletzer" w:date="2012-10-31T16:29:00Z">
        <w:r w:rsidR="004B4062">
          <w:rPr>
            <w:sz w:val="24"/>
            <w:szCs w:val="24"/>
          </w:rPr>
          <w:t>B</w:t>
        </w:r>
      </w:ins>
      <w:del w:id="54" w:author="Scott Pletzer" w:date="2012-10-31T16:29:00Z">
        <w:r w:rsidDel="004B4062">
          <w:rPr>
            <w:sz w:val="24"/>
            <w:szCs w:val="24"/>
          </w:rPr>
          <w:delText>A</w:delText>
        </w:r>
      </w:del>
      <w:r>
        <w:rPr>
          <w:sz w:val="24"/>
          <w:szCs w:val="24"/>
        </w:rPr>
        <w:t xml:space="preserve">.  Print this file and label with the filename and serial number of the scanner, </w:t>
      </w:r>
      <w:r>
        <w:rPr>
          <w:sz w:val="24"/>
          <w:szCs w:val="24"/>
        </w:rPr>
        <w:lastRenderedPageBreak/>
        <w:t>initial and date, and attach to the end of this protocol.  Click on the ClearView tab in the taskbar to restore ClearView.</w:t>
      </w:r>
    </w:p>
    <w:p w:rsidR="00B30153" w:rsidRPr="00457E9B"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Pr="00D73B7B" w:rsidRDefault="00B30153" w:rsidP="00B30153">
      <w:pPr>
        <w:pStyle w:val="ListParagraph"/>
        <w:spacing w:after="0"/>
        <w:ind w:left="1440"/>
        <w:rPr>
          <w:b/>
          <w:sz w:val="24"/>
          <w:szCs w:val="24"/>
          <w:u w:val="single"/>
        </w:rPr>
      </w:pPr>
    </w:p>
    <w:p w:rsidR="00B30153" w:rsidRDefault="00B30153" w:rsidP="00B30153">
      <w:pPr>
        <w:ind w:left="1440"/>
        <w:rPr>
          <w:sz w:val="24"/>
          <w:szCs w:val="24"/>
        </w:rPr>
      </w:pPr>
      <w:del w:id="55" w:author="Scott Pletzer" w:date="2012-10-31T16:29:00Z">
        <w:r w:rsidDel="004B4062">
          <w:rPr>
            <w:sz w:val="24"/>
            <w:szCs w:val="24"/>
          </w:rPr>
          <w:delText xml:space="preserve">Click on the Camera Calibration button.  </w:delText>
        </w:r>
      </w:del>
      <w:r>
        <w:rPr>
          <w:sz w:val="24"/>
          <w:szCs w:val="24"/>
        </w:rPr>
        <w:t>Click the Start Duty Cycle Testing button.  Allow the scanner to take two or three images and click the Stop Duty Cycle Testing button to stop.  Using a clipping tool or SnagIt, capture the image of the Camera Calibration window and save as the following file: O:\QualitySystems\Quality_System_Documents\Non-quality_system_records\</w:t>
      </w:r>
      <w:del w:id="56" w:author="Scott Pletzer" w:date="2012-10-31T16:39:00Z">
        <w:r w:rsidDel="002C6CDD">
          <w:rPr>
            <w:sz w:val="24"/>
            <w:szCs w:val="24"/>
          </w:rPr>
          <w:delText>ClearView</w:delText>
        </w:r>
      </w:del>
      <w:ins w:id="57" w:author="Scott Pletzer" w:date="2012-10-31T16:39:00Z">
        <w:r w:rsidR="002C6CDD">
          <w:rPr>
            <w:sz w:val="24"/>
            <w:szCs w:val="24"/>
          </w:rPr>
          <w:t>CV</w:t>
        </w:r>
      </w:ins>
      <w:r>
        <w:rPr>
          <w:sz w:val="24"/>
          <w:szCs w:val="24"/>
        </w:rPr>
        <w:t>_Validation\BrightnessImages\B90G63</w:t>
      </w:r>
      <w:del w:id="58" w:author="Scott Pletzer" w:date="2012-10-31T16:29:00Z">
        <w:r w:rsidDel="004B4062">
          <w:rPr>
            <w:sz w:val="24"/>
            <w:szCs w:val="24"/>
          </w:rPr>
          <w:delText>A</w:delText>
        </w:r>
      </w:del>
      <w:ins w:id="59" w:author="Scott Pletzer" w:date="2012-10-31T16:29:00Z">
        <w:r w:rsidR="004B4062">
          <w:rPr>
            <w:sz w:val="24"/>
            <w:szCs w:val="24"/>
          </w:rPr>
          <w:t>B</w:t>
        </w:r>
      </w:ins>
      <w:r>
        <w:rPr>
          <w:sz w:val="24"/>
          <w:szCs w:val="24"/>
        </w:rPr>
        <w:t>.</w:t>
      </w:r>
    </w:p>
    <w:p w:rsidR="00B30153" w:rsidRDefault="00B30153" w:rsidP="00B30153">
      <w:pPr>
        <w:ind w:left="1440"/>
        <w:rPr>
          <w:rFonts w:cs="Times New Roman"/>
          <w:sz w:val="24"/>
          <w:szCs w:val="24"/>
        </w:rPr>
      </w:pPr>
      <w:proofErr w:type="gramStart"/>
      <w:r>
        <w:rPr>
          <w:sz w:val="24"/>
          <w:szCs w:val="24"/>
        </w:rPr>
        <w:t>In the Calibration Settings Group Box in the center of the dialog, click on the “Configuration 4” radio button.</w:t>
      </w:r>
      <w:proofErr w:type="gramEnd"/>
      <w:r>
        <w:rPr>
          <w:sz w:val="24"/>
          <w:szCs w:val="24"/>
        </w:rPr>
        <w:t xml:space="preserve">  </w:t>
      </w:r>
      <w:r>
        <w:rPr>
          <w:rFonts w:cs="Times New Roman"/>
          <w:sz w:val="24"/>
          <w:szCs w:val="24"/>
        </w:rPr>
        <w:t>Verify that image in the Image Preview window is noticeably dimmer (this may take up to 10 seconds)</w:t>
      </w:r>
      <w:proofErr w:type="gramStart"/>
      <w:r>
        <w:rPr>
          <w:rFonts w:cs="Times New Roman"/>
          <w:sz w:val="24"/>
          <w:szCs w:val="24"/>
        </w:rPr>
        <w:t>..</w:t>
      </w:r>
      <w:proofErr w:type="gramEnd"/>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b/>
          <w:sz w:val="24"/>
          <w:szCs w:val="24"/>
          <w:u w:val="single"/>
        </w:rPr>
      </w:pPr>
    </w:p>
    <w:p w:rsidR="00B30153" w:rsidRDefault="00B30153" w:rsidP="00B30153">
      <w:pPr>
        <w:pStyle w:val="ListParagraph"/>
        <w:spacing w:after="0"/>
        <w:ind w:left="1440"/>
        <w:rPr>
          <w:sz w:val="24"/>
          <w:szCs w:val="24"/>
        </w:rPr>
      </w:pPr>
      <w:r>
        <w:rPr>
          <w:sz w:val="24"/>
          <w:szCs w:val="24"/>
        </w:rPr>
        <w:t xml:space="preserve">Click the Start Duty Cycle Testing button.  Allow the scanner to take two or three images and click the Stop Duty Cycle Testing button to stop.  Verify that </w:t>
      </w:r>
      <w:r>
        <w:rPr>
          <w:rFonts w:cs="Times New Roman"/>
          <w:sz w:val="24"/>
          <w:szCs w:val="24"/>
        </w:rPr>
        <w:t xml:space="preserve">images captured during duty cycle are significantly dimmer than the images captured in duty cycle using “Configuration 1”.  </w:t>
      </w:r>
      <w:r>
        <w:rPr>
          <w:sz w:val="24"/>
          <w:szCs w:val="24"/>
        </w:rPr>
        <w:t>Using a clipping tool or SnagIt, capture the image of the Camera Calibration window and save as the following file: O:\QualitySystems\Quality_System_Documents\Non-quality_system_records\</w:t>
      </w:r>
      <w:del w:id="60" w:author="Scott Pletzer" w:date="2012-10-31T16:39:00Z">
        <w:r w:rsidDel="002C6CDD">
          <w:rPr>
            <w:sz w:val="24"/>
            <w:szCs w:val="24"/>
          </w:rPr>
          <w:delText>ClearView</w:delText>
        </w:r>
      </w:del>
      <w:ins w:id="61" w:author="Scott Pletzer" w:date="2012-10-31T16:39:00Z">
        <w:r w:rsidR="002C6CDD">
          <w:rPr>
            <w:sz w:val="24"/>
            <w:szCs w:val="24"/>
          </w:rPr>
          <w:t>CV</w:t>
        </w:r>
      </w:ins>
      <w:r>
        <w:rPr>
          <w:sz w:val="24"/>
          <w:szCs w:val="24"/>
        </w:rPr>
        <w:t>_Validation\BrightnessImages\B75G30</w:t>
      </w:r>
      <w:del w:id="62" w:author="Scott Pletzer" w:date="2012-10-31T16:29:00Z">
        <w:r w:rsidDel="004B4062">
          <w:rPr>
            <w:sz w:val="24"/>
            <w:szCs w:val="24"/>
          </w:rPr>
          <w:delText>A</w:delText>
        </w:r>
      </w:del>
      <w:ins w:id="63" w:author="Scott Pletzer" w:date="2012-10-31T16:29:00Z">
        <w:r w:rsidR="004B4062">
          <w:rPr>
            <w:sz w:val="24"/>
            <w:szCs w:val="24"/>
          </w:rPr>
          <w:t>B</w:t>
        </w:r>
      </w:ins>
      <w:r>
        <w:rPr>
          <w:sz w:val="24"/>
          <w:szCs w:val="24"/>
        </w:rPr>
        <w:t xml:space="preserve">. </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  Using a clipping tool or SnagIt, capture the image of the Camera Properties window and save as the following file: O:\QualitySystems\Quality_System_Documents\Non-quality_system_records\</w:t>
      </w:r>
      <w:del w:id="64" w:author="Scott Pletzer" w:date="2012-10-31T16:39:00Z">
        <w:r w:rsidDel="002C6CDD">
          <w:rPr>
            <w:sz w:val="24"/>
            <w:szCs w:val="24"/>
          </w:rPr>
          <w:delText>ClearView</w:delText>
        </w:r>
      </w:del>
      <w:ins w:id="65" w:author="Scott Pletzer" w:date="2012-10-31T16:39:00Z">
        <w:r w:rsidR="002C6CDD">
          <w:rPr>
            <w:sz w:val="24"/>
            <w:szCs w:val="24"/>
          </w:rPr>
          <w:t>CV</w:t>
        </w:r>
      </w:ins>
      <w:r>
        <w:rPr>
          <w:sz w:val="24"/>
          <w:szCs w:val="24"/>
        </w:rPr>
        <w:t>_Validation\BrightnessImages\</w:t>
      </w:r>
      <w:ins w:id="66" w:author="Scott Pletzer" w:date="2012-10-31T16:31:00Z">
        <w:r w:rsidR="004B4062">
          <w:rPr>
            <w:sz w:val="24"/>
            <w:szCs w:val="24"/>
          </w:rPr>
          <w:t>Prop</w:t>
        </w:r>
      </w:ins>
      <w:r>
        <w:rPr>
          <w:sz w:val="24"/>
          <w:szCs w:val="24"/>
        </w:rPr>
        <w:t>B75G30</w:t>
      </w:r>
      <w:del w:id="67" w:author="Scott Pletzer" w:date="2012-10-31T16:31:00Z">
        <w:r w:rsidDel="004B4062">
          <w:rPr>
            <w:sz w:val="24"/>
            <w:szCs w:val="24"/>
          </w:rPr>
          <w:delText>A</w:delText>
        </w:r>
      </w:del>
      <w:r>
        <w:rPr>
          <w:sz w:val="24"/>
          <w:szCs w:val="24"/>
        </w:rPr>
        <w:t>.</w:t>
      </w:r>
      <w:ins w:id="68" w:author="Scott Pletzer" w:date="2012-10-31T16:31:00Z">
        <w:r w:rsidR="004B4062">
          <w:rPr>
            <w:sz w:val="24"/>
            <w:szCs w:val="24"/>
          </w:rPr>
          <w:t xml:space="preserve">  Print and label the Camera Properties page and attach it to the end of the protocol.</w:t>
        </w:r>
      </w:ins>
    </w:p>
    <w:p w:rsidR="00B30153" w:rsidRDefault="00B30153" w:rsidP="00B30153">
      <w:pPr>
        <w:ind w:left="1440"/>
        <w:rPr>
          <w:rFonts w:cs="Times New Roman"/>
          <w:sz w:val="24"/>
          <w:szCs w:val="24"/>
        </w:rPr>
      </w:pPr>
    </w:p>
    <w:p w:rsidR="00B30153" w:rsidRDefault="006B5641" w:rsidP="00B30153">
      <w:pPr>
        <w:ind w:left="1440"/>
        <w:rPr>
          <w:rFonts w:cs="Times New Roman"/>
          <w:sz w:val="24"/>
          <w:szCs w:val="24"/>
        </w:rPr>
      </w:pPr>
      <w:r>
        <w:rPr>
          <w:noProof/>
        </w:rPr>
        <w:drawing>
          <wp:inline distT="0" distB="0" distL="0" distR="0" wp14:anchorId="1BCD791E" wp14:editId="34AC3769">
            <wp:extent cx="3495675" cy="3969283"/>
            <wp:effectExtent l="0" t="0" r="0" b="0"/>
            <wp:docPr id="15" name="Picture 15" descr="C:\Users\scottpletzer\AppData\Local\Microsoft\Windows\Temporary Internet Files\Content.Outlook\C4C3DJWX\page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ottpletzer\AppData\Local\Microsoft\Windows\Temporary Internet Files\Content.Outlook\C4C3DJWX\page15.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5675" cy="3969283"/>
                    </a:xfrm>
                    <a:prstGeom prst="rect">
                      <a:avLst/>
                    </a:prstGeom>
                    <a:noFill/>
                    <a:ln>
                      <a:noFill/>
                    </a:ln>
                  </pic:spPr>
                </pic:pic>
              </a:graphicData>
            </a:graphic>
          </wp:inline>
        </w:drawing>
      </w:r>
    </w:p>
    <w:p w:rsidR="00B30153" w:rsidRDefault="00B30153" w:rsidP="00B30153">
      <w:pPr>
        <w:ind w:left="1440"/>
        <w:rPr>
          <w:sz w:val="24"/>
          <w:szCs w:val="24"/>
        </w:rPr>
      </w:pPr>
      <w:r>
        <w:rPr>
          <w:sz w:val="24"/>
          <w:szCs w:val="24"/>
        </w:rPr>
        <w:t>Click on the ClearView tab in the taskbar to restore ClearView.</w:t>
      </w:r>
    </w:p>
    <w:p w:rsidR="00B30153" w:rsidRDefault="00B30153" w:rsidP="00B30153">
      <w:pPr>
        <w:ind w:left="1440"/>
        <w:rPr>
          <w:rFonts w:cs="Times New Roman"/>
          <w:sz w:val="24"/>
          <w:szCs w:val="24"/>
        </w:rPr>
      </w:pPr>
      <w:r>
        <w:rPr>
          <w:rFonts w:cs="Times New Roman"/>
          <w:sz w:val="24"/>
          <w:szCs w:val="24"/>
        </w:rPr>
        <w:t>Click on the “Configuration 3” radio button.  (</w:t>
      </w:r>
      <w:proofErr w:type="gramStart"/>
      <w:r>
        <w:rPr>
          <w:rFonts w:cs="Times New Roman"/>
          <w:sz w:val="24"/>
          <w:szCs w:val="24"/>
        </w:rPr>
        <w:t>this</w:t>
      </w:r>
      <w:proofErr w:type="gramEnd"/>
      <w:r>
        <w:rPr>
          <w:rFonts w:cs="Times New Roman"/>
          <w:sz w:val="24"/>
          <w:szCs w:val="24"/>
        </w:rPr>
        <w:t xml:space="preserve"> may take up to 10 seconds).  Click on the Duty Cycle button and verify that either blank or very dim images are captures due to the shorter Exposure Delay setting.  </w:t>
      </w:r>
      <w:r>
        <w:rPr>
          <w:sz w:val="24"/>
          <w:szCs w:val="24"/>
        </w:rPr>
        <w:t>Using a clipping tool or SnagIt, capture the image of the Scanner Calibration window and save as the following file: O:\QualitySystems\Quality_System_Documents\Non-quality_system_records\</w:t>
      </w:r>
      <w:del w:id="69" w:author="Scott Pletzer" w:date="2012-10-31T16:40:00Z">
        <w:r w:rsidDel="002C6CDD">
          <w:rPr>
            <w:sz w:val="24"/>
            <w:szCs w:val="24"/>
          </w:rPr>
          <w:delText>ClearView</w:delText>
        </w:r>
      </w:del>
      <w:ins w:id="70" w:author="Scott Pletzer" w:date="2012-10-31T16:40:00Z">
        <w:r w:rsidR="002C6CDD">
          <w:rPr>
            <w:sz w:val="24"/>
            <w:szCs w:val="24"/>
          </w:rPr>
          <w:t>CV</w:t>
        </w:r>
      </w:ins>
      <w:r>
        <w:rPr>
          <w:sz w:val="24"/>
          <w:szCs w:val="24"/>
        </w:rPr>
        <w:t>_Validation\BrightnessImages\Delay</w:t>
      </w:r>
      <w:r w:rsidRPr="0005281A">
        <w:rPr>
          <w:sz w:val="24"/>
          <w:szCs w:val="24"/>
        </w:rPr>
        <w:t>150</w:t>
      </w:r>
      <w:ins w:id="71" w:author="Scott Pletzer" w:date="2012-10-31T16:32:00Z">
        <w:r w:rsidR="004B4062">
          <w:rPr>
            <w:sz w:val="24"/>
            <w:szCs w:val="24"/>
          </w:rPr>
          <w:t>B</w:t>
        </w:r>
      </w:ins>
      <w:r>
        <w:rPr>
          <w:sz w:val="24"/>
          <w:szCs w:val="24"/>
        </w:rPr>
        <w:t>.</w:t>
      </w:r>
      <w:r>
        <w:rPr>
          <w:rFonts w:cs="Times New Roman"/>
          <w:sz w:val="24"/>
          <w:szCs w:val="24"/>
        </w:rPr>
        <w:t xml:space="preserve">  </w:t>
      </w: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B30153" w:rsidRDefault="00B30153" w:rsidP="00B30153">
      <w:pPr>
        <w:pStyle w:val="ListParagraph"/>
        <w:spacing w:after="0"/>
        <w:ind w:left="1440"/>
        <w:rPr>
          <w:sz w:val="24"/>
          <w:szCs w:val="24"/>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lastRenderedPageBreak/>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Click Application</w:t>
      </w:r>
      <w:r w:rsidR="002C3FB7">
        <w:rPr>
          <w:rFonts w:cs="Times New Roman"/>
          <w:sz w:val="24"/>
          <w:szCs w:val="24"/>
        </w:rPr>
        <w:t>s</w:t>
      </w:r>
      <w:r w:rsidRPr="00D73B7B">
        <w:rPr>
          <w:rFonts w:cs="Times New Roman"/>
          <w:sz w:val="24"/>
          <w:szCs w:val="24"/>
        </w:rPr>
        <w:t xml:space="preserve"> Update Login </w:t>
      </w:r>
      <w:r w:rsidR="002C3FB7">
        <w:rPr>
          <w:rFonts w:cs="Times New Roman"/>
          <w:sz w:val="24"/>
          <w:szCs w:val="24"/>
        </w:rPr>
        <w:t>Info button</w:t>
      </w:r>
      <w:r w:rsidRPr="00D73B7B">
        <w:rPr>
          <w:rFonts w:cs="Times New Roman"/>
          <w:sz w:val="24"/>
          <w:szCs w:val="24"/>
        </w:rPr>
        <w:t xml:space="preserve">. Verify that the </w:t>
      </w:r>
      <w:proofErr w:type="spellStart"/>
      <w:r w:rsidR="002C3FB7">
        <w:rPr>
          <w:rFonts w:cs="Times New Roman"/>
          <w:sz w:val="24"/>
          <w:szCs w:val="24"/>
        </w:rPr>
        <w:t>UpdateUserForm</w:t>
      </w:r>
      <w:proofErr w:type="spellEnd"/>
      <w:r w:rsidR="002C3FB7">
        <w:rPr>
          <w:rFonts w:cs="Times New Roman"/>
          <w:sz w:val="24"/>
          <w:szCs w:val="24"/>
        </w:rPr>
        <w:t xml:space="preserve"> </w:t>
      </w:r>
      <w:r w:rsidR="0094789C">
        <w:rPr>
          <w:rFonts w:cs="Times New Roman"/>
          <w:sz w:val="24"/>
          <w:szCs w:val="24"/>
        </w:rPr>
        <w:t>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00F76674">
        <w:rPr>
          <w:sz w:val="24"/>
          <w:szCs w:val="24"/>
        </w:rPr>
        <w:t>Upate</w:t>
      </w:r>
      <w:r w:rsidR="00F76674" w:rsidRPr="00D73B7B">
        <w:rPr>
          <w:sz w:val="24"/>
          <w:szCs w:val="24"/>
        </w:rPr>
        <w:t>UserForm</w:t>
      </w:r>
      <w:proofErr w:type="spellEnd"/>
      <w:r w:rsidR="00F76674" w:rsidRPr="00D73B7B">
        <w:rPr>
          <w:sz w:val="24"/>
          <w:szCs w:val="24"/>
        </w:rPr>
        <w:t xml:space="preserve"> </w:t>
      </w:r>
      <w:r w:rsidRPr="00D73B7B">
        <w:rPr>
          <w:sz w:val="24"/>
          <w:szCs w:val="24"/>
        </w:rPr>
        <w:t xml:space="preserve">tab. </w:t>
      </w:r>
      <w:r w:rsidR="0094789C">
        <w:rPr>
          <w:sz w:val="24"/>
          <w:szCs w:val="24"/>
        </w:rPr>
        <w:t xml:space="preserve">  </w:t>
      </w:r>
      <w:r w:rsidRPr="00D73B7B">
        <w:rPr>
          <w:rFonts w:cs="Times New Roman"/>
          <w:sz w:val="24"/>
          <w:szCs w:val="24"/>
        </w:rPr>
        <w:t xml:space="preserve">Verify that the </w:t>
      </w:r>
      <w:r w:rsidR="00F76674">
        <w:rPr>
          <w:rFonts w:cs="Times New Roman"/>
          <w:sz w:val="24"/>
          <w:szCs w:val="24"/>
        </w:rPr>
        <w:t xml:space="preserve">tab closes and the </w:t>
      </w:r>
      <w:r w:rsidRPr="00D73B7B">
        <w:rPr>
          <w:rFonts w:cs="Times New Roman"/>
          <w:sz w:val="24"/>
          <w:szCs w:val="24"/>
        </w:rPr>
        <w:t>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E91EEC">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w:t>
      </w:r>
      <w:proofErr w:type="gramStart"/>
      <w:r w:rsidR="00D71CF6">
        <w:rPr>
          <w:sz w:val="24"/>
          <w:szCs w:val="24"/>
        </w:rPr>
        <w:t xml:space="preserve">Click on the </w:t>
      </w:r>
      <w:r>
        <w:rPr>
          <w:sz w:val="24"/>
          <w:szCs w:val="24"/>
        </w:rPr>
        <w:t>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p>
    <w:p w:rsidR="003F1247" w:rsidRDefault="003F1247" w:rsidP="003F1247">
      <w:pPr>
        <w:pStyle w:val="ListParagraph"/>
        <w:spacing w:after="0"/>
        <w:ind w:left="1440"/>
        <w:rPr>
          <w:b/>
          <w:sz w:val="24"/>
          <w:szCs w:val="24"/>
          <w:u w:val="single"/>
        </w:rPr>
      </w:pPr>
      <w:r w:rsidRPr="00AA66D5">
        <w:rPr>
          <w:b/>
          <w:noProof/>
          <w:sz w:val="24"/>
          <w:szCs w:val="24"/>
          <w:u w:val="single"/>
        </w:rPr>
        <w:lastRenderedPageBreak/>
        <w:drawing>
          <wp:inline distT="0" distB="0" distL="0" distR="0" wp14:anchorId="55D18B90" wp14:editId="62E3F132">
            <wp:extent cx="4327071" cy="269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2.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7071" cy="2692400"/>
                    </a:xfrm>
                    <a:prstGeom prst="rect">
                      <a:avLst/>
                    </a:prstGeom>
                  </pic:spPr>
                </pic:pic>
              </a:graphicData>
            </a:graphic>
          </wp:inline>
        </w:drawing>
      </w: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lastRenderedPageBreak/>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w:t>
      </w:r>
      <w:ins w:id="72" w:author="Scott Pletzer" w:date="2012-10-31T16:32:00Z">
        <w:r w:rsidR="004B4062">
          <w:rPr>
            <w:sz w:val="24"/>
            <w:szCs w:val="24"/>
          </w:rPr>
          <w:t>1</w:t>
        </w:r>
      </w:ins>
      <w:del w:id="73" w:author="Scott Pletzer" w:date="2012-10-31T16:32:00Z">
        <w:r w:rsidDel="004B4062">
          <w:rPr>
            <w:sz w:val="24"/>
            <w:szCs w:val="24"/>
          </w:rPr>
          <w:delText>0</w:delText>
        </w:r>
      </w:del>
      <w:r>
        <w:rPr>
          <w:sz w:val="24"/>
          <w:szCs w:val="24"/>
        </w:rPr>
        <w:t>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ins w:id="74" w:author="Scott Pletzer" w:date="2012-10-31T16:32:00Z">
        <w:r w:rsidR="004B4062">
          <w:rPr>
            <w:sz w:val="24"/>
            <w:szCs w:val="24"/>
          </w:rPr>
          <w:t xml:space="preserve"> and click Begin Exposure</w:t>
        </w:r>
      </w:ins>
      <w:r w:rsidR="00752E53">
        <w:rPr>
          <w:sz w:val="24"/>
          <w:szCs w:val="24"/>
        </w:rPr>
        <w:t>.</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 xml:space="preserve">the entries in the Device Status section </w:t>
      </w:r>
      <w:r w:rsidR="00F71A1A">
        <w:rPr>
          <w:sz w:val="24"/>
          <w:szCs w:val="24"/>
        </w:rPr>
        <w:t xml:space="preserve">reflect </w:t>
      </w:r>
      <w:r w:rsidR="00942444">
        <w:rPr>
          <w:sz w:val="24"/>
          <w:szCs w:val="24"/>
        </w:rPr>
        <w:t>appropriate value</w:t>
      </w:r>
      <w:r w:rsidR="00F71A1A">
        <w:rPr>
          <w:sz w:val="24"/>
          <w:szCs w:val="24"/>
        </w:rPr>
        <w:t>s</w:t>
      </w:r>
      <w:r w:rsidR="00942444">
        <w:rPr>
          <w:sz w:val="24"/>
          <w:szCs w:val="24"/>
        </w:rPr>
        <w:t>.</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lastRenderedPageBreak/>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74179F" w:rsidRDefault="0074179F" w:rsidP="0074179F">
      <w:pPr>
        <w:pStyle w:val="ListParagraph"/>
        <w:spacing w:after="0"/>
        <w:ind w:left="1440"/>
        <w:rPr>
          <w:sz w:val="24"/>
          <w:szCs w:val="24"/>
        </w:rPr>
      </w:pPr>
      <w:r>
        <w:rPr>
          <w:sz w:val="24"/>
          <w:szCs w:val="24"/>
        </w:rPr>
        <w:t>Click the LED Off button and verify that a blank image appears in the Live Preview window.</w:t>
      </w:r>
    </w:p>
    <w:p w:rsidR="0074179F" w:rsidRDefault="0074179F" w:rsidP="0074179F">
      <w:pPr>
        <w:pStyle w:val="ListParagraph"/>
        <w:spacing w:after="0"/>
        <w:ind w:left="1440"/>
        <w:rPr>
          <w:sz w:val="24"/>
          <w:szCs w:val="24"/>
        </w:rPr>
      </w:pPr>
    </w:p>
    <w:p w:rsidR="0074179F" w:rsidRDefault="0074179F" w:rsidP="0074179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4179F" w:rsidRDefault="0074179F"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w:t>
      </w:r>
      <w:r>
        <w:rPr>
          <w:sz w:val="24"/>
          <w:szCs w:val="24"/>
        </w:rPr>
        <w:lastRenderedPageBreak/>
        <w:t xml:space="preserve">box is </w:t>
      </w:r>
      <w:r w:rsidR="00194437">
        <w:rPr>
          <w:sz w:val="24"/>
          <w:szCs w:val="24"/>
        </w:rPr>
        <w:t xml:space="preserve">either not present or </w:t>
      </w:r>
      <w:r>
        <w:rPr>
          <w:sz w:val="24"/>
          <w:szCs w:val="24"/>
        </w:rPr>
        <w:t>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w:t>
      </w:r>
      <w:ins w:id="75" w:author="Scott Pletzer" w:date="2012-10-31T16:33:00Z">
        <w:r w:rsidR="004B4062">
          <w:rPr>
            <w:sz w:val="24"/>
            <w:szCs w:val="24"/>
          </w:rPr>
          <w:t xml:space="preserve"> (x86)</w:t>
        </w:r>
      </w:ins>
      <w:r w:rsidR="00C61432">
        <w:rPr>
          <w:sz w:val="24"/>
          <w:szCs w:val="24"/>
        </w:rPr>
        <w:t>\EPIC\</w:t>
      </w:r>
      <w:proofErr w:type="spellStart"/>
      <w:r w:rsidR="00C61432">
        <w:rPr>
          <w:sz w:val="24"/>
          <w:szCs w:val="24"/>
        </w:rPr>
        <w:t>Clear</w:t>
      </w:r>
      <w:r w:rsidR="001F5A4D">
        <w:rPr>
          <w:sz w:val="24"/>
          <w:szCs w:val="24"/>
        </w:rPr>
        <w:t>V</w:t>
      </w:r>
      <w:r w:rsidR="00C61432">
        <w:rPr>
          <w:sz w:val="24"/>
          <w:szCs w:val="24"/>
        </w:rPr>
        <w:t>iew</w:t>
      </w:r>
      <w:proofErr w:type="spellEnd"/>
      <w:r w:rsidR="00C61432">
        <w:rPr>
          <w:sz w:val="24"/>
          <w:szCs w:val="24"/>
        </w:rPr>
        <w:t>.</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r w:rsidR="003B69AE">
        <w:rPr>
          <w:sz w:val="24"/>
          <w:szCs w:val="24"/>
        </w:rPr>
        <w:t>ClearView</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lastRenderedPageBreak/>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w:t>
      </w:r>
      <w:proofErr w:type="spellEnd"/>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AB542E" w:rsidRDefault="00AB542E" w:rsidP="00806BBF">
      <w:pPr>
        <w:pStyle w:val="ListParagraph"/>
        <w:spacing w:after="0"/>
        <w:ind w:left="1440"/>
        <w:rPr>
          <w:sz w:val="24"/>
          <w:szCs w:val="24"/>
        </w:rPr>
      </w:pPr>
      <w:r w:rsidRPr="0074479A">
        <w:rPr>
          <w:sz w:val="24"/>
          <w:szCs w:val="24"/>
        </w:rPr>
        <w:t xml:space="preserve">Verify that there are entries in the Log window.  Click on the Save Log link below the window.  A save dialog will appear.  Create a filename of </w:t>
      </w:r>
      <w:proofErr w:type="spellStart"/>
      <w:proofErr w:type="gramStart"/>
      <w:r w:rsidRPr="0074479A">
        <w:rPr>
          <w:sz w:val="24"/>
          <w:szCs w:val="24"/>
        </w:rPr>
        <w:t>devicetestinglog</w:t>
      </w:r>
      <w:proofErr w:type="spellEnd"/>
      <w:ins w:id="76" w:author="Scott Pletzer" w:date="2012-10-31T16:34:00Z">
        <w:r w:rsidR="004B4062">
          <w:rPr>
            <w:sz w:val="24"/>
            <w:szCs w:val="24"/>
          </w:rPr>
          <w:t>(</w:t>
        </w:r>
        <w:proofErr w:type="gramEnd"/>
        <w:r w:rsidR="004B4062">
          <w:rPr>
            <w:sz w:val="24"/>
            <w:szCs w:val="24"/>
          </w:rPr>
          <w:t>software version; e.g. 2.1)</w:t>
        </w:r>
      </w:ins>
      <w:r w:rsidRPr="0074479A">
        <w:rPr>
          <w:sz w:val="24"/>
          <w:szCs w:val="24"/>
        </w:rPr>
        <w:t xml:space="preserve">.txt and a path of </w:t>
      </w:r>
      <w:r w:rsidR="00A72D9A" w:rsidRPr="0074479A">
        <w:rPr>
          <w:sz w:val="24"/>
          <w:szCs w:val="24"/>
        </w:rPr>
        <w:t>O:\QualitySystems</w:t>
      </w:r>
      <w:r w:rsidR="00A72D9A">
        <w:rPr>
          <w:sz w:val="24"/>
          <w:szCs w:val="24"/>
        </w:rPr>
        <w:t>\Quality_System_Documents\Non-quality_system_records\</w:t>
      </w:r>
      <w:del w:id="77" w:author="Scott Pletzer" w:date="2012-10-31T16:40:00Z">
        <w:r w:rsidR="00A72D9A" w:rsidDel="002C6CDD">
          <w:rPr>
            <w:sz w:val="24"/>
            <w:szCs w:val="24"/>
          </w:rPr>
          <w:delText>ClearView</w:delText>
        </w:r>
      </w:del>
      <w:ins w:id="78" w:author="Scott Pletzer" w:date="2012-10-31T16:40:00Z">
        <w:r w:rsidR="002C6CDD">
          <w:rPr>
            <w:sz w:val="24"/>
            <w:szCs w:val="24"/>
          </w:rPr>
          <w:t>CV</w:t>
        </w:r>
      </w:ins>
      <w:r w:rsidR="00A72D9A">
        <w:rPr>
          <w:sz w:val="24"/>
          <w:szCs w:val="24"/>
        </w:rPr>
        <w:t xml:space="preserve">_Validation.  </w:t>
      </w:r>
      <w:proofErr w:type="gramStart"/>
      <w:r w:rsidR="00A72D9A">
        <w:rPr>
          <w:sz w:val="24"/>
          <w:szCs w:val="24"/>
        </w:rPr>
        <w:t>Click on the Save button to save the file.</w:t>
      </w:r>
      <w:proofErr w:type="gramEnd"/>
      <w:r w:rsidR="00A72D9A">
        <w:rPr>
          <w:sz w:val="24"/>
          <w:szCs w:val="24"/>
        </w:rPr>
        <w:t xml:space="preserve">  A dialog should appear stating that the file was saved.  Click on the OK button to close the dialog.</w:t>
      </w:r>
    </w:p>
    <w:p w:rsidR="00AB542E" w:rsidRDefault="00AB542E" w:rsidP="00806BBF">
      <w:pPr>
        <w:pStyle w:val="ListParagraph"/>
        <w:spacing w:after="0"/>
        <w:ind w:left="1440"/>
        <w:rPr>
          <w:sz w:val="24"/>
          <w:szCs w:val="24"/>
        </w:rPr>
      </w:pPr>
    </w:p>
    <w:p w:rsidR="00AB542E" w:rsidRDefault="00AB542E" w:rsidP="00AB542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B542E" w:rsidRDefault="00AB542E" w:rsidP="00806BBF">
      <w:pPr>
        <w:pStyle w:val="ListParagraph"/>
        <w:spacing w:after="0"/>
        <w:ind w:left="1440"/>
        <w:rPr>
          <w:sz w:val="24"/>
          <w:szCs w:val="24"/>
        </w:rPr>
      </w:pPr>
    </w:p>
    <w:p w:rsidR="00A72D9A" w:rsidRDefault="00A72D9A" w:rsidP="00806BBF">
      <w:pPr>
        <w:pStyle w:val="ListParagraph"/>
        <w:spacing w:after="0"/>
        <w:ind w:left="1440"/>
        <w:rPr>
          <w:sz w:val="24"/>
          <w:szCs w:val="24"/>
        </w:rPr>
      </w:pPr>
      <w:r>
        <w:rPr>
          <w:sz w:val="24"/>
          <w:szCs w:val="24"/>
        </w:rPr>
        <w:t>Navigate to folder O:\QualitySystems\Quality_System_Documents\Non-quality_system_records\</w:t>
      </w:r>
      <w:del w:id="79" w:author="Scott Pletzer" w:date="2012-10-31T16:40:00Z">
        <w:r w:rsidDel="002C6CDD">
          <w:rPr>
            <w:sz w:val="24"/>
            <w:szCs w:val="24"/>
          </w:rPr>
          <w:delText>ClearView</w:delText>
        </w:r>
      </w:del>
      <w:ins w:id="80" w:author="Scott Pletzer" w:date="2012-10-31T16:40:00Z">
        <w:r w:rsidR="002C6CDD">
          <w:rPr>
            <w:sz w:val="24"/>
            <w:szCs w:val="24"/>
          </w:rPr>
          <w:t>CV</w:t>
        </w:r>
      </w:ins>
      <w:r>
        <w:rPr>
          <w:sz w:val="24"/>
          <w:szCs w:val="24"/>
        </w:rPr>
        <w:t xml:space="preserve">_Validation and verify that the file.  Verify the </w:t>
      </w:r>
      <w:r w:rsidRPr="0074479A">
        <w:rPr>
          <w:sz w:val="24"/>
          <w:szCs w:val="24"/>
        </w:rPr>
        <w:t>file “</w:t>
      </w:r>
      <w:proofErr w:type="spellStart"/>
      <w:proofErr w:type="gramStart"/>
      <w:r w:rsidRPr="0074479A">
        <w:rPr>
          <w:sz w:val="24"/>
          <w:szCs w:val="24"/>
        </w:rPr>
        <w:t>devicetestinglog</w:t>
      </w:r>
      <w:proofErr w:type="spellEnd"/>
      <w:ins w:id="81" w:author="Scott Pletzer" w:date="2012-10-31T16:35:00Z">
        <w:r w:rsidR="004B4062">
          <w:rPr>
            <w:sz w:val="24"/>
            <w:szCs w:val="24"/>
          </w:rPr>
          <w:t>(</w:t>
        </w:r>
        <w:proofErr w:type="gramEnd"/>
        <w:r w:rsidR="004B4062">
          <w:rPr>
            <w:sz w:val="24"/>
            <w:szCs w:val="24"/>
          </w:rPr>
          <w:t>software version; e.g. 2.1)</w:t>
        </w:r>
      </w:ins>
      <w:r w:rsidRPr="0074479A">
        <w:rPr>
          <w:sz w:val="24"/>
          <w:szCs w:val="24"/>
        </w:rPr>
        <w:t>.txt“ appears in</w:t>
      </w:r>
      <w:r>
        <w:rPr>
          <w:sz w:val="24"/>
          <w:szCs w:val="24"/>
        </w:rPr>
        <w:t xml:space="preserve"> the folder with the correct date and time listed.  </w:t>
      </w:r>
    </w:p>
    <w:p w:rsidR="00A72D9A" w:rsidRDefault="00A72D9A" w:rsidP="00806BBF">
      <w:pPr>
        <w:pStyle w:val="ListParagraph"/>
        <w:spacing w:after="0"/>
        <w:ind w:left="1440"/>
        <w:rPr>
          <w:sz w:val="24"/>
          <w:szCs w:val="24"/>
        </w:rPr>
      </w:pPr>
    </w:p>
    <w:p w:rsidR="00A72D9A" w:rsidRDefault="00A72D9A" w:rsidP="00A72D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72D9A" w:rsidRDefault="00A72D9A" w:rsidP="00806BBF">
      <w:pPr>
        <w:pStyle w:val="ListParagraph"/>
        <w:spacing w:after="0"/>
        <w:ind w:left="1440"/>
        <w:rPr>
          <w:sz w:val="24"/>
          <w:szCs w:val="24"/>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455DA4" w:rsidRDefault="00455DA4" w:rsidP="00190CBF">
      <w:pPr>
        <w:pStyle w:val="ListParagraph"/>
        <w:ind w:left="1440"/>
        <w:rPr>
          <w:b/>
          <w:sz w:val="24"/>
          <w:szCs w:val="24"/>
          <w:u w:val="single"/>
        </w:rPr>
      </w:pPr>
    </w:p>
    <w:p w:rsidR="00455DA4" w:rsidRDefault="00455DA4" w:rsidP="00190CBF">
      <w:pPr>
        <w:pStyle w:val="ListParagraph"/>
        <w:ind w:left="1440"/>
        <w:rPr>
          <w:sz w:val="24"/>
          <w:szCs w:val="24"/>
        </w:rPr>
      </w:pPr>
      <w:r>
        <w:rPr>
          <w:sz w:val="24"/>
          <w:szCs w:val="24"/>
        </w:rPr>
        <w:t>Click the “Disconnect From Device” button to disconnect the scanner.  Click on the “X” in the upper right corner to close the Settings dialog.  Verify that the ClearView main screen appears.</w:t>
      </w:r>
    </w:p>
    <w:p w:rsidR="00455DA4" w:rsidRDefault="00455DA4" w:rsidP="00190CBF">
      <w:pPr>
        <w:pStyle w:val="ListParagraph"/>
        <w:ind w:left="1440"/>
        <w:rPr>
          <w:sz w:val="24"/>
          <w:szCs w:val="24"/>
        </w:rPr>
      </w:pPr>
    </w:p>
    <w:p w:rsidR="00455DA4" w:rsidRDefault="00455DA4" w:rsidP="00455DA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271551" w:rsidRDefault="00A8799F" w:rsidP="00DB031B">
      <w:pPr>
        <w:pStyle w:val="ListParagraph"/>
        <w:numPr>
          <w:ilvl w:val="2"/>
          <w:numId w:val="5"/>
        </w:numPr>
        <w:spacing w:after="0"/>
        <w:ind w:left="1440"/>
        <w:rPr>
          <w:rFonts w:cs="Times New Roman"/>
          <w:sz w:val="24"/>
          <w:szCs w:val="24"/>
        </w:rPr>
      </w:pPr>
      <w:r w:rsidRPr="00271551">
        <w:rPr>
          <w:rFonts w:cs="Times New Roman"/>
          <w:b/>
          <w:sz w:val="24"/>
          <w:szCs w:val="24"/>
        </w:rPr>
        <w:t xml:space="preserve">Customer User </w:t>
      </w:r>
      <w:r w:rsidR="009F3CA0" w:rsidRPr="00271551">
        <w:rPr>
          <w:rFonts w:cs="Times New Roman"/>
          <w:b/>
          <w:sz w:val="24"/>
          <w:szCs w:val="24"/>
        </w:rPr>
        <w:t>and Admin modes</w:t>
      </w:r>
      <w:r w:rsidR="00283D26" w:rsidRPr="00271551">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sidRPr="00271551">
        <w:rPr>
          <w:rFonts w:cs="Times New Roman"/>
          <w:sz w:val="24"/>
          <w:szCs w:val="24"/>
        </w:rPr>
        <w:t>C</w:t>
      </w:r>
      <w:r w:rsidR="009076DA" w:rsidRPr="00271551">
        <w:rPr>
          <w:rFonts w:cs="Times New Roman"/>
          <w:sz w:val="24"/>
          <w:szCs w:val="24"/>
        </w:rPr>
        <w:t>lick Application Change Login icon. Verify that the Login As box appears.</w:t>
      </w:r>
      <w:r w:rsidR="0056588B" w:rsidRPr="00271551">
        <w:rPr>
          <w:rFonts w:cs="Times New Roman"/>
          <w:sz w:val="24"/>
          <w:szCs w:val="24"/>
        </w:rPr>
        <w:t xml:space="preserve">  </w:t>
      </w:r>
      <w:r w:rsidR="009076DA" w:rsidRPr="00271551">
        <w:rPr>
          <w:rFonts w:cs="Times New Roman"/>
          <w:sz w:val="24"/>
          <w:szCs w:val="24"/>
        </w:rPr>
        <w:t>Enter the user name as “</w:t>
      </w:r>
      <w:proofErr w:type="spellStart"/>
      <w:r w:rsidR="00964982" w:rsidRPr="00271551">
        <w:rPr>
          <w:rFonts w:cs="Times New Roman"/>
          <w:sz w:val="24"/>
          <w:szCs w:val="24"/>
        </w:rPr>
        <w:t>epicvalidation</w:t>
      </w:r>
      <w:proofErr w:type="spellEnd"/>
      <w:r w:rsidR="009076DA" w:rsidRPr="00271551">
        <w:rPr>
          <w:rFonts w:cs="Times New Roman"/>
          <w:sz w:val="24"/>
          <w:szCs w:val="24"/>
        </w:rPr>
        <w:t xml:space="preserve">” and </w:t>
      </w:r>
      <w:r w:rsidR="00964982" w:rsidRPr="00271551">
        <w:rPr>
          <w:rFonts w:cs="Times New Roman"/>
          <w:sz w:val="24"/>
          <w:szCs w:val="24"/>
        </w:rPr>
        <w:t xml:space="preserve">the </w:t>
      </w:r>
      <w:r w:rsidR="009076DA" w:rsidRPr="00271551">
        <w:rPr>
          <w:rFonts w:cs="Times New Roman"/>
          <w:sz w:val="24"/>
          <w:szCs w:val="24"/>
        </w:rPr>
        <w:t xml:space="preserve">password </w:t>
      </w:r>
      <w:r w:rsidR="00964982" w:rsidRPr="00271551">
        <w:rPr>
          <w:rFonts w:cs="Times New Roman"/>
          <w:sz w:val="24"/>
          <w:szCs w:val="24"/>
        </w:rPr>
        <w:t xml:space="preserve">as </w:t>
      </w:r>
      <w:r w:rsidR="0056588B" w:rsidRPr="00271551">
        <w:rPr>
          <w:rFonts w:cs="Times New Roman"/>
          <w:sz w:val="24"/>
          <w:szCs w:val="24"/>
        </w:rPr>
        <w:t>modified in section 6.3.2.</w:t>
      </w:r>
      <w:r w:rsidR="00964982" w:rsidRPr="00271551">
        <w:rPr>
          <w:rFonts w:cs="Times New Roman"/>
          <w:sz w:val="24"/>
          <w:szCs w:val="24"/>
        </w:rPr>
        <w:t xml:space="preserve">  </w:t>
      </w:r>
      <w:r w:rsidR="009076DA" w:rsidRPr="00271551">
        <w:rPr>
          <w:rFonts w:cs="Times New Roman"/>
          <w:sz w:val="24"/>
          <w:szCs w:val="24"/>
        </w:rPr>
        <w:t xml:space="preserve">Verify that the </w:t>
      </w:r>
      <w:r w:rsidR="00964982" w:rsidRPr="00271551">
        <w:rPr>
          <w:rFonts w:cs="Times New Roman"/>
          <w:sz w:val="24"/>
          <w:szCs w:val="24"/>
        </w:rPr>
        <w:t xml:space="preserve">ClearView main screen appears and the User Options </w:t>
      </w:r>
      <w:r w:rsidR="00470D5E" w:rsidRPr="00271551">
        <w:rPr>
          <w:rFonts w:cs="Times New Roman"/>
          <w:sz w:val="24"/>
          <w:szCs w:val="24"/>
        </w:rPr>
        <w:t xml:space="preserve">icon </w:t>
      </w:r>
      <w:r w:rsidR="00964982" w:rsidRPr="00271551">
        <w:rPr>
          <w:rFonts w:cs="Times New Roman"/>
          <w:sz w:val="24"/>
          <w:szCs w:val="24"/>
        </w:rPr>
        <w:t>appear</w:t>
      </w:r>
      <w:r w:rsidR="00470D5E" w:rsidRPr="00271551">
        <w:rPr>
          <w:rFonts w:cs="Times New Roman"/>
          <w:sz w:val="24"/>
          <w:szCs w:val="24"/>
        </w:rPr>
        <w:t>s</w:t>
      </w:r>
      <w:r w:rsidR="00964982" w:rsidRPr="00271551">
        <w:rPr>
          <w:rFonts w:cs="Times New Roman"/>
          <w:sz w:val="24"/>
          <w:szCs w:val="24"/>
        </w:rPr>
        <w:t xml:space="preserve"> in the </w:t>
      </w:r>
      <w:r w:rsidR="00B925A7" w:rsidRPr="00271551">
        <w:rPr>
          <w:rFonts w:cs="Times New Roman"/>
          <w:sz w:val="24"/>
          <w:szCs w:val="24"/>
        </w:rPr>
        <w:t>main</w:t>
      </w:r>
      <w:r w:rsidR="00964982" w:rsidRPr="00271551">
        <w:rPr>
          <w:rFonts w:cs="Times New Roman"/>
          <w:sz w:val="24"/>
          <w:szCs w:val="24"/>
        </w:rPr>
        <w:t xml:space="preserve"> tool bar</w:t>
      </w:r>
      <w:r w:rsidR="009F3CA0" w:rsidRPr="00271551">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00271179">
        <w:rPr>
          <w:sz w:val="24"/>
          <w:szCs w:val="24"/>
        </w:rPr>
        <w:t>Update</w:t>
      </w:r>
      <w:r w:rsidR="00271179" w:rsidRPr="00D73B7B">
        <w:rPr>
          <w:sz w:val="24"/>
          <w:szCs w:val="24"/>
        </w:rPr>
        <w:t>UserForm</w:t>
      </w:r>
      <w:proofErr w:type="spellEnd"/>
      <w:r w:rsidR="00271179" w:rsidRPr="00D73B7B">
        <w:rPr>
          <w:sz w:val="24"/>
          <w:szCs w:val="24"/>
        </w:rPr>
        <w:t xml:space="preserve"> </w:t>
      </w:r>
      <w:r w:rsidRPr="00D73B7B">
        <w:rPr>
          <w:sz w:val="24"/>
          <w:szCs w:val="24"/>
        </w:rPr>
        <w:t xml:space="preserve">tab. </w:t>
      </w:r>
      <w:r w:rsidR="009879B4" w:rsidRPr="00D73B7B">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Techadministrator</w:t>
      </w:r>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“techa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lastRenderedPageBreak/>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w:t>
      </w:r>
      <w:r w:rsidR="00271551">
        <w:rPr>
          <w:sz w:val="24"/>
          <w:szCs w:val="24"/>
        </w:rPr>
        <w:t>enabled</w:t>
      </w:r>
      <w:r>
        <w:rPr>
          <w:sz w:val="24"/>
          <w:szCs w:val="24"/>
        </w:rPr>
        <w:t xml:space="preserve">.  Right-click in the Calibration Image boxes and </w:t>
      </w:r>
      <w:proofErr w:type="gramStart"/>
      <w:r>
        <w:rPr>
          <w:sz w:val="24"/>
          <w:szCs w:val="24"/>
        </w:rPr>
        <w:t>load</w:t>
      </w:r>
      <w:proofErr w:type="gramEnd"/>
      <w:r>
        <w:rPr>
          <w:sz w:val="24"/>
          <w:szCs w:val="24"/>
        </w:rPr>
        <w:t xml:space="preserve"> a set of known passing calibration images and click on the Submit Calibration button.   Verify the calibration passes and save</w:t>
      </w:r>
      <w:r w:rsidR="00EC5495">
        <w:rPr>
          <w:sz w:val="24"/>
          <w:szCs w:val="24"/>
        </w:rPr>
        <w:t>s</w:t>
      </w:r>
      <w:r>
        <w:rPr>
          <w:sz w:val="24"/>
          <w:szCs w:val="24"/>
        </w:rPr>
        <w:t xml:space="preserve"> the images to the </w:t>
      </w:r>
      <w:r w:rsidR="00EC5495">
        <w:rPr>
          <w:sz w:val="24"/>
          <w:szCs w:val="24"/>
        </w:rPr>
        <w:t>path of C:\Temp\ClearView\Calib_Results</w:t>
      </w:r>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0769B7" w:rsidRDefault="009671EC" w:rsidP="009671EC">
      <w:pPr>
        <w:pStyle w:val="ListParagraph"/>
        <w:tabs>
          <w:tab w:val="left" w:pos="990"/>
        </w:tabs>
        <w:spacing w:after="0"/>
        <w:ind w:left="1080"/>
        <w:rPr>
          <w:sz w:val="24"/>
          <w:szCs w:val="24"/>
        </w:rPr>
      </w:pPr>
      <w:r>
        <w:rPr>
          <w:sz w:val="24"/>
          <w:szCs w:val="24"/>
        </w:rPr>
        <w:t xml:space="preserve">Click on the New Capture button.  Verify the </w:t>
      </w:r>
      <w:r w:rsidR="003561B8">
        <w:rPr>
          <w:sz w:val="24"/>
          <w:szCs w:val="24"/>
        </w:rPr>
        <w:t>Search Patient</w:t>
      </w:r>
      <w:r>
        <w:rPr>
          <w:sz w:val="24"/>
          <w:szCs w:val="24"/>
        </w:rPr>
        <w:t xml:space="preserve"> tab opens.  Find subject Epic Validation and click on the New Capture button.  </w:t>
      </w:r>
      <w:r w:rsidR="000769B7">
        <w:rPr>
          <w:sz w:val="24"/>
          <w:szCs w:val="24"/>
        </w:rPr>
        <w:t xml:space="preserve">Verify that the Pre-Scan Question dialog </w:t>
      </w:r>
      <w:proofErr w:type="spellStart"/>
      <w:r w:rsidR="000769B7">
        <w:rPr>
          <w:sz w:val="24"/>
          <w:szCs w:val="24"/>
        </w:rPr>
        <w:t>apprears</w:t>
      </w:r>
      <w:proofErr w:type="spellEnd"/>
      <w:r w:rsidR="000769B7">
        <w:rPr>
          <w:sz w:val="24"/>
          <w:szCs w:val="24"/>
        </w:rPr>
        <w:t>.</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0769B7" w:rsidRDefault="000769B7" w:rsidP="009671EC">
      <w:pPr>
        <w:pStyle w:val="ListParagraph"/>
        <w:tabs>
          <w:tab w:val="left" w:pos="990"/>
        </w:tabs>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Verify there is no Export Images button in the </w:t>
      </w:r>
      <w:r w:rsidR="003561B8">
        <w:rPr>
          <w:sz w:val="24"/>
          <w:szCs w:val="24"/>
        </w:rPr>
        <w:t xml:space="preserve">New </w:t>
      </w:r>
      <w:r>
        <w:rPr>
          <w:sz w:val="24"/>
          <w:szCs w:val="24"/>
        </w:rPr>
        <w:t>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Report button.  Verify th</w:t>
      </w:r>
      <w:r w:rsidR="003561B8">
        <w:rPr>
          <w:sz w:val="24"/>
          <w:szCs w:val="24"/>
        </w:rPr>
        <w:t xml:space="preserve">at two tabs appear.  </w:t>
      </w:r>
      <w:proofErr w:type="gramStart"/>
      <w:r w:rsidR="003561B8">
        <w:rPr>
          <w:sz w:val="24"/>
          <w:szCs w:val="24"/>
        </w:rPr>
        <w:t>The first tab being</w:t>
      </w:r>
      <w:r w:rsidR="009E1C4C">
        <w:rPr>
          <w:sz w:val="24"/>
          <w:szCs w:val="24"/>
        </w:rPr>
        <w:t xml:space="preserve"> </w:t>
      </w:r>
      <w:r w:rsidR="009E1C4C">
        <w:rPr>
          <w:sz w:val="24"/>
          <w:szCs w:val="24"/>
        </w:rPr>
        <w:lastRenderedPageBreak/>
        <w:t>“Report for EPIC Validation” and the second being “Print Report for EPIC Validation”.</w:t>
      </w:r>
      <w:proofErr w:type="gramEnd"/>
      <w:r>
        <w:rPr>
          <w:sz w:val="24"/>
          <w:szCs w:val="24"/>
        </w:rPr>
        <w:t xml:space="preserve"> Verify the Admin tab is not</w:t>
      </w:r>
      <w:r w:rsidR="00BE43CE">
        <w:rPr>
          <w:sz w:val="24"/>
          <w:szCs w:val="24"/>
        </w:rPr>
        <w:t xml:space="preserve"> present</w:t>
      </w:r>
      <w:r>
        <w:rPr>
          <w:sz w:val="24"/>
          <w:szCs w:val="24"/>
        </w:rPr>
        <w:t xml:space="preserve">.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the “X” in the upper right corner of each tab displayed until the ClearView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6625EC" w:rsidRPr="00AA66D5" w:rsidRDefault="009671EC" w:rsidP="00AA66D5">
      <w:pPr>
        <w:tabs>
          <w:tab w:val="left" w:pos="990"/>
        </w:tabs>
        <w:spacing w:after="0"/>
        <w:ind w:left="1080"/>
        <w:rPr>
          <w:sz w:val="24"/>
          <w:szCs w:val="24"/>
        </w:rPr>
      </w:pPr>
      <w:r w:rsidRPr="00AA66D5">
        <w:rPr>
          <w:sz w:val="24"/>
          <w:szCs w:val="24"/>
        </w:rPr>
        <w:t>Log in as “</w:t>
      </w:r>
      <w:proofErr w:type="spellStart"/>
      <w:r w:rsidRPr="00AA66D5">
        <w:rPr>
          <w:sz w:val="24"/>
          <w:szCs w:val="24"/>
        </w:rPr>
        <w:t>EPICUser</w:t>
      </w:r>
      <w:proofErr w:type="spellEnd"/>
      <w:r w:rsidRPr="00AA66D5">
        <w:rPr>
          <w:sz w:val="24"/>
          <w:szCs w:val="24"/>
        </w:rPr>
        <w:t xml:space="preserve">”.  </w:t>
      </w:r>
      <w:r w:rsidR="00DF44F7" w:rsidRPr="00AA66D5">
        <w:rPr>
          <w:sz w:val="24"/>
          <w:szCs w:val="24"/>
        </w:rPr>
        <w:t>Click on the “</w:t>
      </w:r>
      <w:r w:rsidRPr="00AA66D5">
        <w:rPr>
          <w:sz w:val="24"/>
          <w:szCs w:val="24"/>
        </w:rPr>
        <w:t>Manage Patient</w:t>
      </w:r>
      <w:r w:rsidR="00DF44F7" w:rsidRPr="00AA66D5">
        <w:rPr>
          <w:sz w:val="24"/>
          <w:szCs w:val="24"/>
        </w:rPr>
        <w:t>” button, then c</w:t>
      </w:r>
      <w:r w:rsidR="00B637EB" w:rsidRPr="00AA66D5">
        <w:rPr>
          <w:sz w:val="24"/>
          <w:szCs w:val="24"/>
        </w:rPr>
        <w:t>lick the “Find” button and the S</w:t>
      </w:r>
      <w:r w:rsidR="00DF44F7" w:rsidRPr="00AA66D5">
        <w:rPr>
          <w:sz w:val="24"/>
          <w:szCs w:val="24"/>
        </w:rPr>
        <w:t>earch dialog appears.  At the bottom of the Search dialog, click the New P</w:t>
      </w:r>
      <w:r w:rsidRPr="00AA66D5">
        <w:rPr>
          <w:sz w:val="24"/>
          <w:szCs w:val="24"/>
        </w:rPr>
        <w:t>atient</w:t>
      </w:r>
      <w:r w:rsidR="00DF44F7" w:rsidRPr="00AA66D5">
        <w:rPr>
          <w:sz w:val="24"/>
          <w:szCs w:val="24"/>
        </w:rPr>
        <w:t xml:space="preserve"> button.  </w:t>
      </w:r>
      <w:r w:rsidR="006625EC" w:rsidRPr="00AA66D5">
        <w:rPr>
          <w:sz w:val="24"/>
          <w:szCs w:val="24"/>
        </w:rPr>
        <w:t>Verify that the New Capture button contained in the Add Patient window is not enabled.</w:t>
      </w:r>
    </w:p>
    <w:p w:rsidR="006625EC" w:rsidRDefault="006625EC" w:rsidP="00AA66D5">
      <w:pPr>
        <w:pStyle w:val="ListParagraph"/>
        <w:tabs>
          <w:tab w:val="left" w:pos="990"/>
        </w:tabs>
        <w:spacing w:after="0"/>
        <w:ind w:left="1800"/>
        <w:rPr>
          <w:sz w:val="24"/>
          <w:szCs w:val="24"/>
        </w:rPr>
      </w:pPr>
    </w:p>
    <w:p w:rsidR="006625EC" w:rsidRDefault="006625EC" w:rsidP="006625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625EC" w:rsidRDefault="006625EC" w:rsidP="00AA66D5">
      <w:pPr>
        <w:pStyle w:val="ListParagraph"/>
        <w:tabs>
          <w:tab w:val="left" w:pos="990"/>
        </w:tabs>
        <w:spacing w:after="0"/>
        <w:ind w:left="1800"/>
        <w:rPr>
          <w:sz w:val="24"/>
          <w:szCs w:val="24"/>
        </w:rPr>
      </w:pPr>
    </w:p>
    <w:p w:rsidR="006625EC" w:rsidRDefault="006625EC" w:rsidP="00AA66D5">
      <w:pPr>
        <w:pStyle w:val="ListParagraph"/>
        <w:tabs>
          <w:tab w:val="left" w:pos="990"/>
        </w:tabs>
        <w:spacing w:after="0"/>
        <w:ind w:left="1800"/>
        <w:rPr>
          <w:sz w:val="24"/>
          <w:szCs w:val="24"/>
        </w:rPr>
      </w:pPr>
    </w:p>
    <w:p w:rsidR="009671EC" w:rsidRPr="00AA66D5" w:rsidRDefault="00DF44F7" w:rsidP="00AA66D5">
      <w:pPr>
        <w:tabs>
          <w:tab w:val="left" w:pos="990"/>
        </w:tabs>
        <w:spacing w:after="0"/>
        <w:ind w:left="1080"/>
        <w:rPr>
          <w:sz w:val="24"/>
          <w:szCs w:val="24"/>
        </w:rPr>
      </w:pPr>
      <w:r w:rsidRPr="00AA66D5">
        <w:rPr>
          <w:sz w:val="24"/>
          <w:szCs w:val="24"/>
        </w:rPr>
        <w:t>Add a new user</w:t>
      </w:r>
      <w:r w:rsidR="009671EC" w:rsidRPr="00AA66D5">
        <w:rPr>
          <w:sz w:val="24"/>
          <w:szCs w:val="24"/>
        </w:rPr>
        <w:t xml:space="preserve"> with the name User </w:t>
      </w:r>
      <w:proofErr w:type="gramStart"/>
      <w:r w:rsidR="009671EC" w:rsidRPr="00AA66D5">
        <w:rPr>
          <w:sz w:val="24"/>
          <w:szCs w:val="24"/>
        </w:rPr>
        <w:t>A</w:t>
      </w:r>
      <w:del w:id="82" w:author="Scott Pletzer" w:date="2012-10-31T16:35:00Z">
        <w:r w:rsidR="009671EC" w:rsidRPr="00AA66D5" w:rsidDel="004B4062">
          <w:rPr>
            <w:sz w:val="24"/>
            <w:szCs w:val="24"/>
          </w:rPr>
          <w:delText>.</w:delText>
        </w:r>
      </w:del>
      <w:proofErr w:type="gramEnd"/>
      <w:r w:rsidR="009671EC" w:rsidRPr="00AA66D5">
        <w:rPr>
          <w:sz w:val="24"/>
          <w:szCs w:val="24"/>
        </w:rPr>
        <w:t xml:space="preserve"> Audit, birthdate of 7/7/77, and Gender is Male.  </w:t>
      </w:r>
      <w:r w:rsidR="006625EC">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0C4A2B" w:rsidP="00AA66D5">
      <w:pPr>
        <w:tabs>
          <w:tab w:val="left" w:pos="1080"/>
        </w:tabs>
        <w:spacing w:after="0"/>
        <w:ind w:left="1080"/>
        <w:rPr>
          <w:sz w:val="24"/>
          <w:szCs w:val="24"/>
        </w:rPr>
      </w:pPr>
      <w:r>
        <w:rPr>
          <w:sz w:val="24"/>
          <w:szCs w:val="24"/>
        </w:rPr>
        <w:t xml:space="preserve">Exit out of ClearView, restart ClearView and </w:t>
      </w:r>
      <w:r w:rsidR="006625EC" w:rsidRPr="00AA66D5">
        <w:rPr>
          <w:sz w:val="24"/>
          <w:szCs w:val="24"/>
        </w:rPr>
        <w:t xml:space="preserve">log back in </w:t>
      </w:r>
      <w:r w:rsidR="009671EC" w:rsidRPr="00AA66D5">
        <w:rPr>
          <w:sz w:val="24"/>
          <w:szCs w:val="24"/>
        </w:rPr>
        <w:t xml:space="preserve">as “administrator”.  Under Manage Patient, </w:t>
      </w:r>
      <w:r w:rsidR="00B765B6">
        <w:rPr>
          <w:sz w:val="24"/>
          <w:szCs w:val="24"/>
        </w:rPr>
        <w:t>search for patient with last name Audit, located record just entered, and select View Patient.  M</w:t>
      </w:r>
      <w:r w:rsidR="009671EC" w:rsidRPr="00AA66D5">
        <w:rPr>
          <w:sz w:val="24"/>
          <w:szCs w:val="24"/>
        </w:rPr>
        <w:t xml:space="preserve">odify subject User </w:t>
      </w:r>
      <w:proofErr w:type="gramStart"/>
      <w:r w:rsidR="009671EC" w:rsidRPr="00AA66D5">
        <w:rPr>
          <w:sz w:val="24"/>
          <w:szCs w:val="24"/>
        </w:rPr>
        <w:t>A</w:t>
      </w:r>
      <w:del w:id="83" w:author="Scott Pletzer" w:date="2012-10-31T16:36:00Z">
        <w:r w:rsidR="009671EC" w:rsidRPr="00AA66D5" w:rsidDel="004B4062">
          <w:rPr>
            <w:sz w:val="24"/>
            <w:szCs w:val="24"/>
          </w:rPr>
          <w:delText>.</w:delText>
        </w:r>
      </w:del>
      <w:proofErr w:type="gramEnd"/>
      <w:r w:rsidR="009671EC" w:rsidRPr="00AA66D5">
        <w:rPr>
          <w:sz w:val="24"/>
          <w:szCs w:val="24"/>
        </w:rPr>
        <w:t xml:space="preserve"> Audit to Admin B</w:t>
      </w:r>
      <w:del w:id="84" w:author="Scott Pletzer" w:date="2012-10-31T16:36:00Z">
        <w:r w:rsidR="009671EC" w:rsidRPr="00AA66D5" w:rsidDel="004B4062">
          <w:rPr>
            <w:sz w:val="24"/>
            <w:szCs w:val="24"/>
          </w:rPr>
          <w:delText>.</w:delText>
        </w:r>
      </w:del>
      <w:r w:rsidR="009671EC" w:rsidRPr="00AA66D5">
        <w:rPr>
          <w:sz w:val="24"/>
          <w:szCs w:val="24"/>
        </w:rPr>
        <w:t xml:space="preserve"> Audit, birthdate to 8/8/88, and Gender to Female.  </w:t>
      </w:r>
      <w:r w:rsidR="00B765B6">
        <w:rPr>
          <w:sz w:val="24"/>
          <w:szCs w:val="24"/>
        </w:rPr>
        <w:t xml:space="preserve">Click the Save button and verify that </w:t>
      </w:r>
      <w:r w:rsidR="00B765B6">
        <w:rPr>
          <w:sz w:val="24"/>
          <w:szCs w:val="24"/>
        </w:rPr>
        <w:lastRenderedPageBreak/>
        <w:t xml:space="preserve">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1080"/>
        <w:rPr>
          <w:sz w:val="24"/>
          <w:szCs w:val="24"/>
        </w:rPr>
      </w:pPr>
      <w:r>
        <w:rPr>
          <w:sz w:val="24"/>
          <w:szCs w:val="24"/>
        </w:rPr>
        <w:t xml:space="preserve">Exit out of ClearView, restart ClearView and </w:t>
      </w:r>
      <w:r w:rsidR="009671EC" w:rsidRPr="00AA66D5">
        <w:rPr>
          <w:sz w:val="24"/>
          <w:szCs w:val="24"/>
        </w:rPr>
        <w:t>Login as “</w:t>
      </w:r>
      <w:proofErr w:type="spellStart"/>
      <w:r w:rsidR="009671EC" w:rsidRPr="00AA66D5">
        <w:rPr>
          <w:sz w:val="24"/>
          <w:szCs w:val="24"/>
        </w:rPr>
        <w:t>EPICUser</w:t>
      </w:r>
      <w:proofErr w:type="spellEnd"/>
      <w:r w:rsidR="009671EC" w:rsidRPr="00AA66D5">
        <w:rPr>
          <w:sz w:val="24"/>
          <w:szCs w:val="24"/>
        </w:rPr>
        <w:t>”.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990"/>
        <w:rPr>
          <w:sz w:val="24"/>
          <w:szCs w:val="24"/>
        </w:rPr>
      </w:pPr>
      <w:r>
        <w:rPr>
          <w:sz w:val="24"/>
          <w:szCs w:val="24"/>
        </w:rPr>
        <w:t xml:space="preserve">Exit out of ClearView, restart ClearView and </w:t>
      </w:r>
      <w:r w:rsidR="009671EC" w:rsidRPr="00AA66D5">
        <w:rPr>
          <w:sz w:val="24"/>
          <w:szCs w:val="24"/>
        </w:rPr>
        <w:t xml:space="preserve">Login as “administrator”.   Perform a Resubmit for subject Admin B. Audit and the Treatment ID listed above.  Record below the date and time(located in the lower left corner of the ClearView software screen)  the Resubmit for Analysis button was clicked and the date and time the process completed successfully and the ClearView Report displayed, the Treatment ID listed in the </w:t>
      </w:r>
      <w:proofErr w:type="spellStart"/>
      <w:r w:rsidR="009671EC" w:rsidRPr="00AA66D5">
        <w:rPr>
          <w:sz w:val="24"/>
          <w:szCs w:val="24"/>
        </w:rPr>
        <w:t>RawData</w:t>
      </w:r>
      <w:proofErr w:type="spellEnd"/>
      <w:r w:rsidR="009671EC" w:rsidRPr="00AA66D5">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r w:rsidR="00012BB3">
        <w:rPr>
          <w:sz w:val="24"/>
          <w:szCs w:val="24"/>
        </w:rPr>
        <w:t xml:space="preserve">  Exit out of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Navigate to the folder identified in the “Start in:” field.  Rename the file “</w:t>
      </w:r>
      <w:proofErr w:type="spellStart"/>
      <w:r>
        <w:rPr>
          <w:rFonts w:cstheme="minorHAnsi"/>
          <w:sz w:val="24"/>
          <w:szCs w:val="24"/>
        </w:rPr>
        <w:t>ClearView</w:t>
      </w:r>
      <w:ins w:id="85" w:author="Scott Pletzer" w:date="2012-10-31T16:37:00Z">
        <w:r w:rsidR="00D41A4B">
          <w:rPr>
            <w:rFonts w:cstheme="minorHAnsi"/>
            <w:sz w:val="24"/>
            <w:szCs w:val="24"/>
          </w:rPr>
          <w:t>.lic</w:t>
        </w:r>
      </w:ins>
      <w:proofErr w:type="spellEnd"/>
      <w:r>
        <w:rPr>
          <w:rFonts w:cstheme="minorHAnsi"/>
          <w:sz w:val="24"/>
          <w:szCs w:val="24"/>
        </w:rPr>
        <w:t>” to “</w:t>
      </w:r>
      <w:proofErr w:type="spellStart"/>
      <w:r>
        <w:rPr>
          <w:rFonts w:cstheme="minorHAnsi"/>
          <w:sz w:val="24"/>
          <w:szCs w:val="24"/>
        </w:rPr>
        <w:t>ClearViewA</w:t>
      </w:r>
      <w:ins w:id="86" w:author="Scott Pletzer" w:date="2012-10-31T16:37:00Z">
        <w:r w:rsidR="00D41A4B">
          <w:rPr>
            <w:rFonts w:cstheme="minorHAnsi"/>
            <w:sz w:val="24"/>
            <w:szCs w:val="24"/>
          </w:rPr>
          <w:t>.lic</w:t>
        </w:r>
      </w:ins>
      <w:proofErr w:type="spellEnd"/>
      <w:r>
        <w:rPr>
          <w:rFonts w:cstheme="minorHAnsi"/>
          <w:sz w:val="24"/>
          <w:szCs w:val="24"/>
        </w:rPr>
        <w:t xml:space="preserve">”.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w:t>
      </w:r>
      <w:proofErr w:type="spellStart"/>
      <w:r>
        <w:rPr>
          <w:sz w:val="24"/>
          <w:szCs w:val="24"/>
        </w:rPr>
        <w:t>ClearViewA</w:t>
      </w:r>
      <w:ins w:id="87" w:author="Scott Pletzer" w:date="2012-10-31T16:37:00Z">
        <w:r w:rsidR="00D41A4B">
          <w:rPr>
            <w:sz w:val="24"/>
            <w:szCs w:val="24"/>
          </w:rPr>
          <w:t>.lic</w:t>
        </w:r>
      </w:ins>
      <w:proofErr w:type="spellEnd"/>
      <w:r>
        <w:rPr>
          <w:sz w:val="24"/>
          <w:szCs w:val="24"/>
        </w:rPr>
        <w:t>” back to “</w:t>
      </w:r>
      <w:proofErr w:type="spellStart"/>
      <w:r>
        <w:rPr>
          <w:sz w:val="24"/>
          <w:szCs w:val="24"/>
        </w:rPr>
        <w:t>ClearView</w:t>
      </w:r>
      <w:ins w:id="88" w:author="Scott Pletzer" w:date="2012-10-31T16:37:00Z">
        <w:r w:rsidR="00D41A4B">
          <w:rPr>
            <w:sz w:val="24"/>
            <w:szCs w:val="24"/>
          </w:rPr>
          <w:t>.lic</w:t>
        </w:r>
      </w:ins>
      <w:proofErr w:type="spellEnd"/>
      <w:r>
        <w:rPr>
          <w:sz w:val="24"/>
          <w:szCs w:val="24"/>
        </w:rPr>
        <w:t xml:space="preserve">”.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w:t>
      </w:r>
      <w:r w:rsidR="00E24BBF">
        <w:rPr>
          <w:sz w:val="24"/>
          <w:szCs w:val="24"/>
        </w:rPr>
        <w:t xml:space="preserve">10 </w:t>
      </w:r>
      <w:r>
        <w:rPr>
          <w:sz w:val="24"/>
          <w:szCs w:val="24"/>
        </w:rPr>
        <w:t xml:space="preserve">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lastRenderedPageBreak/>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E67641" w:rsidRDefault="00E67641" w:rsidP="00E67641">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E67641" w:rsidRDefault="00E67641" w:rsidP="00E67641">
      <w:pPr>
        <w:pStyle w:val="ListParagraph"/>
        <w:spacing w:after="0"/>
        <w:ind w:left="1080"/>
        <w:rPr>
          <w:rFonts w:cs="Times New Roman"/>
          <w:b/>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E67641" w:rsidRDefault="00E67641" w:rsidP="00E67641">
      <w:pPr>
        <w:pStyle w:val="ListParagraph"/>
        <w:spacing w:after="0"/>
        <w:ind w:left="1080"/>
        <w:rPr>
          <w:rFonts w:cs="Times New Roman"/>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Log into the ClearView application as ‘Administrator’ and click on the ‘Settings’ button. A dialog with two tabs should display, click on the tab labeled ‘Device Testing’. Verify that that content of the tab appears.</w:t>
      </w:r>
    </w:p>
    <w:p w:rsidR="00E67641" w:rsidRPr="00E67641" w:rsidRDefault="00E67641" w:rsidP="00E67641">
      <w:pPr>
        <w:pStyle w:val="ListParagraph"/>
        <w:spacing w:after="0"/>
        <w:ind w:left="1080"/>
        <w:rPr>
          <w:rFonts w:cs="Times New Roman"/>
          <w:sz w:val="24"/>
          <w:szCs w:val="24"/>
        </w:rPr>
      </w:pPr>
    </w:p>
    <w:p w:rsidR="00E67641" w:rsidRDefault="00E67641" w:rsidP="00E67641">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b/>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Select the appropriate device from the drop down in the upper right hand area of the screen. Click the ‘Connect </w:t>
      </w:r>
      <w:proofErr w:type="gramStart"/>
      <w:r w:rsidRPr="00AA66D5">
        <w:rPr>
          <w:sz w:val="24"/>
          <w:szCs w:val="24"/>
        </w:rPr>
        <w:t>To</w:t>
      </w:r>
      <w:proofErr w:type="gramEnd"/>
      <w:r w:rsidRPr="00AA66D5">
        <w:rPr>
          <w:sz w:val="24"/>
          <w:szCs w:val="24"/>
        </w:rPr>
        <w:t xml:space="preserve"> Device’ button and verify that the connection completed and there is an image in the live preview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lastRenderedPageBreak/>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Click the ‘Start Duty Cycle’ button and verify that at least 10 images are captured successfully, by watching for the images to appear in the ‘Captured Image’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With the duty cycle process still running reach around to the back of the scanner and flip the power switch up (to the off position) right after an </w:t>
      </w:r>
      <w:proofErr w:type="spellStart"/>
      <w:r w:rsidRPr="00AA66D5">
        <w:rPr>
          <w:sz w:val="24"/>
          <w:szCs w:val="24"/>
        </w:rPr>
        <w:t>energization</w:t>
      </w:r>
      <w:proofErr w:type="spellEnd"/>
      <w:r w:rsidRPr="00AA66D5">
        <w:rPr>
          <w:sz w:val="24"/>
          <w:szCs w:val="24"/>
        </w:rPr>
        <w:t xml:space="preserve"> event occurs. Verify that no sound is heard after that indicating that the device </w:t>
      </w:r>
      <w:r w:rsidR="00BE4AE6" w:rsidRPr="00AA66D5">
        <w:rPr>
          <w:sz w:val="24"/>
          <w:szCs w:val="24"/>
        </w:rPr>
        <w:t>is no</w:t>
      </w:r>
      <w:r w:rsidRPr="00AA66D5">
        <w:rPr>
          <w:sz w:val="24"/>
          <w:szCs w:val="24"/>
        </w:rPr>
        <w:t xml:space="preserve"> longer receiving commands.</w:t>
      </w:r>
      <w:r w:rsidR="00BE4AE6" w:rsidRPr="00AA66D5">
        <w:rPr>
          <w:sz w:val="24"/>
          <w:szCs w:val="24"/>
        </w:rPr>
        <w:t xml:space="preserve"> You should also see the words “Performing reconnect” in the message log box.</w:t>
      </w:r>
    </w:p>
    <w:p w:rsidR="00272A16" w:rsidRDefault="00272A1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Now flip the power switch down (turning the scanner back on) and wait for about 10 -30 seconds. Verify that images are again being captured by the duty cycle process.</w:t>
      </w:r>
    </w:p>
    <w:p w:rsidR="00BE4AE6" w:rsidRDefault="00BE4AE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E4AE6" w:rsidRDefault="00BE4AE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Stop the duty cycle process, Disconnect from the device and exit out of the ClearView application.</w:t>
      </w:r>
    </w:p>
    <w:p w:rsidR="006674DD" w:rsidRDefault="006674DD" w:rsidP="009076DA">
      <w:pPr>
        <w:pStyle w:val="ListParagraph"/>
        <w:ind w:left="0"/>
        <w:rPr>
          <w:sz w:val="24"/>
          <w:szCs w:val="24"/>
        </w:rPr>
      </w:pPr>
    </w:p>
    <w:p w:rsidR="00E207EA" w:rsidRDefault="00E207EA" w:rsidP="00AA66D5">
      <w:pPr>
        <w:pStyle w:val="ListParagraph"/>
        <w:numPr>
          <w:ilvl w:val="1"/>
          <w:numId w:val="5"/>
        </w:numPr>
        <w:ind w:left="1080"/>
        <w:rPr>
          <w:rFonts w:cs="Times New Roman"/>
          <w:b/>
          <w:sz w:val="24"/>
          <w:szCs w:val="24"/>
        </w:rPr>
      </w:pPr>
      <w:r>
        <w:rPr>
          <w:rFonts w:cs="Times New Roman"/>
          <w:b/>
          <w:sz w:val="24"/>
          <w:szCs w:val="24"/>
        </w:rPr>
        <w:t>Manage Account</w:t>
      </w:r>
    </w:p>
    <w:p w:rsidR="00E207EA" w:rsidRDefault="00E207EA" w:rsidP="00AA66D5">
      <w:pPr>
        <w:pStyle w:val="ListParagraph"/>
        <w:ind w:left="1080"/>
        <w:rPr>
          <w:rFonts w:cs="Times New Roman"/>
          <w:sz w:val="24"/>
          <w:szCs w:val="24"/>
        </w:rPr>
      </w:pPr>
    </w:p>
    <w:p w:rsidR="00874C63" w:rsidRPr="00AA66D5" w:rsidRDefault="00874C63" w:rsidP="00AA66D5">
      <w:pPr>
        <w:pStyle w:val="ListParagraph"/>
        <w:ind w:left="1080"/>
        <w:rPr>
          <w:rFonts w:cs="Times New Roman"/>
          <w:sz w:val="24"/>
          <w:szCs w:val="24"/>
        </w:rPr>
      </w:pPr>
      <w:r>
        <w:rPr>
          <w:rFonts w:cs="Times New Roman"/>
          <w:sz w:val="24"/>
          <w:szCs w:val="24"/>
        </w:rPr>
        <w:t xml:space="preserve">Log into the </w:t>
      </w:r>
      <w:proofErr w:type="spellStart"/>
      <w:r>
        <w:rPr>
          <w:rFonts w:cs="Times New Roman"/>
          <w:sz w:val="24"/>
          <w:szCs w:val="24"/>
        </w:rPr>
        <w:t>ClearView</w:t>
      </w:r>
      <w:proofErr w:type="spellEnd"/>
      <w:r>
        <w:rPr>
          <w:rFonts w:cs="Times New Roman"/>
          <w:sz w:val="24"/>
          <w:szCs w:val="24"/>
        </w:rPr>
        <w:t xml:space="preserve"> application as ‘</w:t>
      </w:r>
      <w:proofErr w:type="spellStart"/>
      <w:del w:id="89" w:author="Scott Pletzer" w:date="2012-10-31T16:37:00Z">
        <w:r w:rsidDel="00D41A4B">
          <w:rPr>
            <w:rFonts w:cs="Times New Roman"/>
            <w:sz w:val="24"/>
            <w:szCs w:val="24"/>
          </w:rPr>
          <w:delText xml:space="preserve">EpicUser’ </w:delText>
        </w:r>
      </w:del>
      <w:ins w:id="90" w:author="Scott Pletzer" w:date="2012-10-31T16:37:00Z">
        <w:r w:rsidR="00D41A4B">
          <w:rPr>
            <w:rFonts w:cs="Times New Roman"/>
            <w:sz w:val="24"/>
            <w:szCs w:val="24"/>
          </w:rPr>
          <w:t>EPICUser</w:t>
        </w:r>
        <w:proofErr w:type="spellEnd"/>
        <w:r w:rsidR="00D41A4B">
          <w:rPr>
            <w:rFonts w:cs="Times New Roman"/>
            <w:sz w:val="24"/>
            <w:szCs w:val="24"/>
          </w:rPr>
          <w:t xml:space="preserve">’ </w:t>
        </w:r>
      </w:ins>
      <w:r>
        <w:rPr>
          <w:rFonts w:cs="Times New Roman"/>
          <w:sz w:val="24"/>
          <w:szCs w:val="24"/>
        </w:rPr>
        <w:t>and verify that the Manage Account button is not present.</w:t>
      </w:r>
    </w:p>
    <w:p w:rsidR="00874C63" w:rsidRDefault="00874C63" w:rsidP="00AA66D5">
      <w:pPr>
        <w:pStyle w:val="ListParagraph"/>
        <w:ind w:left="1080"/>
        <w:rPr>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Default="00874C63" w:rsidP="00AA66D5">
      <w:pPr>
        <w:pStyle w:val="ListParagraph"/>
        <w:ind w:left="1080"/>
        <w:rPr>
          <w:sz w:val="24"/>
          <w:szCs w:val="24"/>
        </w:rPr>
      </w:pPr>
    </w:p>
    <w:p w:rsidR="00E207EA" w:rsidRDefault="00E207EA" w:rsidP="00AA66D5">
      <w:pPr>
        <w:pStyle w:val="ListParagraph"/>
        <w:ind w:left="1080"/>
        <w:rPr>
          <w:sz w:val="24"/>
          <w:szCs w:val="24"/>
        </w:rPr>
      </w:pPr>
      <w:r>
        <w:rPr>
          <w:sz w:val="24"/>
          <w:szCs w:val="24"/>
        </w:rPr>
        <w:t xml:space="preserve">Exit out of ClearView, restart ClearView and </w:t>
      </w:r>
      <w:r w:rsidRPr="00DF7FB0">
        <w:rPr>
          <w:sz w:val="24"/>
          <w:szCs w:val="24"/>
        </w:rPr>
        <w:t>Login as “</w:t>
      </w:r>
      <w:proofErr w:type="spellStart"/>
      <w:r w:rsidR="00874C63">
        <w:rPr>
          <w:sz w:val="24"/>
          <w:szCs w:val="24"/>
        </w:rPr>
        <w:t>EpicA</w:t>
      </w:r>
      <w:r w:rsidRPr="00DF7FB0">
        <w:rPr>
          <w:sz w:val="24"/>
          <w:szCs w:val="24"/>
        </w:rPr>
        <w:t>dministrator</w:t>
      </w:r>
      <w:proofErr w:type="spellEnd"/>
      <w:r w:rsidRPr="00DF7FB0">
        <w:rPr>
          <w:sz w:val="24"/>
          <w:szCs w:val="24"/>
        </w:rPr>
        <w:t>”</w:t>
      </w:r>
      <w:r w:rsidR="00874C63">
        <w:rPr>
          <w:sz w:val="24"/>
          <w:szCs w:val="24"/>
        </w:rPr>
        <w:t xml:space="preserve"> and verify that the Manage Account button is present and enabled. </w:t>
      </w:r>
    </w:p>
    <w:p w:rsidR="00E207EA" w:rsidRDefault="00E207EA" w:rsidP="00AA66D5">
      <w:pPr>
        <w:pStyle w:val="ListParagraph"/>
        <w:ind w:left="1080"/>
        <w:rPr>
          <w:rFonts w:cs="Times New Roman"/>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Pr="00AA66D5" w:rsidRDefault="00874C63" w:rsidP="00AA66D5">
      <w:pPr>
        <w:pStyle w:val="ListParagraph"/>
        <w:ind w:left="1080"/>
        <w:rPr>
          <w:rFonts w:cs="Times New Roman"/>
          <w:sz w:val="24"/>
          <w:szCs w:val="24"/>
        </w:rPr>
      </w:pPr>
    </w:p>
    <w:p w:rsidR="005F1357" w:rsidRPr="00AA66D5" w:rsidRDefault="00D9040F">
      <w:pPr>
        <w:pStyle w:val="ListParagraph"/>
        <w:numPr>
          <w:ilvl w:val="0"/>
          <w:numId w:val="5"/>
        </w:numPr>
        <w:rPr>
          <w:rFonts w:cs="Times New Roman"/>
          <w:b/>
          <w:sz w:val="24"/>
          <w:szCs w:val="24"/>
        </w:rPr>
      </w:pPr>
      <w:r w:rsidRPr="00AA66D5">
        <w:rPr>
          <w:rFonts w:cs="Times New Roman"/>
          <w:b/>
          <w:sz w:val="24"/>
          <w:szCs w:val="24"/>
        </w:rPr>
        <w:t>Reference</w:t>
      </w:r>
    </w:p>
    <w:p w:rsidR="00FA43A5" w:rsidRPr="00D73B7B" w:rsidRDefault="00AA66D5" w:rsidP="0033346B">
      <w:pPr>
        <w:pStyle w:val="ListParagraph"/>
        <w:rPr>
          <w:rFonts w:cs="Times New Roman"/>
          <w:sz w:val="24"/>
          <w:szCs w:val="24"/>
        </w:rPr>
      </w:pPr>
      <w:r>
        <w:rPr>
          <w:rFonts w:cs="Times New Roman"/>
          <w:sz w:val="24"/>
          <w:szCs w:val="24"/>
        </w:rPr>
        <w:lastRenderedPageBreak/>
        <w:t>N/A</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21"/>
          <w:footerReference w:type="default" r:id="rId22"/>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576" w:rsidRDefault="002D0576" w:rsidP="00237642">
      <w:pPr>
        <w:spacing w:after="0" w:line="240" w:lineRule="auto"/>
      </w:pPr>
      <w:r>
        <w:separator/>
      </w:r>
    </w:p>
  </w:endnote>
  <w:endnote w:type="continuationSeparator" w:id="0">
    <w:p w:rsidR="002D0576" w:rsidRDefault="002D057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Content>
          <w:p w:rsidR="002D0576" w:rsidRPr="0079291F" w:rsidRDefault="002D0576" w:rsidP="00190B9D">
            <w:pPr>
              <w:pStyle w:val="Footer"/>
              <w:rPr>
                <w:rFonts w:cs="Times New Roman"/>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t xml:space="preserve"> Version 2.1</w:t>
            </w:r>
            <w:r w:rsidRPr="0079291F">
              <w:rPr>
                <w:rFonts w:cs="Times New Roman"/>
                <w:sz w:val="18"/>
                <w:szCs w:val="18"/>
              </w:rPr>
              <w:tab/>
              <w:t>Confidential &amp; Proprietary</w:t>
            </w:r>
            <w:r w:rsidRPr="0079291F">
              <w:rPr>
                <w:rFonts w:cs="Times New Roman"/>
                <w:sz w:val="18"/>
                <w:szCs w:val="18"/>
              </w:rPr>
              <w:tab/>
              <w:t xml:space="preserve">  </w:t>
            </w:r>
          </w:p>
          <w:p w:rsidR="002D0576" w:rsidRDefault="002D0576"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A065A8">
              <w:rPr>
                <w:rFonts w:cs="Times New Roman"/>
                <w:noProof/>
                <w:sz w:val="18"/>
                <w:szCs w:val="18"/>
              </w:rPr>
              <w:t>31</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A065A8">
              <w:rPr>
                <w:rFonts w:cs="Times New Roman"/>
                <w:noProof/>
                <w:sz w:val="18"/>
                <w:szCs w:val="18"/>
              </w:rPr>
              <w:t>33</w:t>
            </w:r>
            <w:r w:rsidRPr="0079291F">
              <w:rPr>
                <w:rFonts w:cs="Times New Roman"/>
                <w:sz w:val="18"/>
                <w:szCs w:val="18"/>
              </w:rPr>
              <w:fldChar w:fldCharType="end"/>
            </w:r>
          </w:p>
          <w:p w:rsidR="002D0576" w:rsidRPr="0079291F" w:rsidRDefault="002D0576" w:rsidP="00190B9D">
            <w:pPr>
              <w:pStyle w:val="Footer"/>
              <w:rPr>
                <w:rFonts w:cs="Times New Roman"/>
                <w:sz w:val="18"/>
                <w:szCs w:val="18"/>
              </w:rPr>
            </w:pPr>
            <w:r>
              <w:rPr>
                <w:rFonts w:cs="Times New Roman"/>
                <w:sz w:val="18"/>
                <w:szCs w:val="18"/>
              </w:rPr>
              <w:t>Revision:  0</w:t>
            </w:r>
            <w:ins w:id="91" w:author="Scott Pletzer" w:date="2012-10-31T16:04:00Z">
              <w:r>
                <w:rPr>
                  <w:rFonts w:cs="Times New Roman"/>
                  <w:sz w:val="18"/>
                  <w:szCs w:val="18"/>
                </w:rPr>
                <w:t>10</w:t>
              </w:r>
            </w:ins>
            <w:del w:id="92" w:author="Scott Pletzer" w:date="2012-10-31T16:04:00Z">
              <w:r w:rsidDel="00D022FA">
                <w:rPr>
                  <w:rFonts w:cs="Times New Roman"/>
                  <w:sz w:val="18"/>
                  <w:szCs w:val="18"/>
                </w:rPr>
                <w:delText>09</w:delText>
              </w:r>
            </w:del>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576" w:rsidRDefault="002D0576"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r>
      <w:rPr>
        <w:rFonts w:cs="Times New Roman"/>
        <w:sz w:val="18"/>
        <w:szCs w:val="18"/>
      </w:rPr>
      <w:t xml:space="preserve"> Version 2.1</w:t>
    </w:r>
  </w:p>
  <w:p w:rsidR="002D0576" w:rsidRDefault="002D0576"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2D0576" w:rsidRPr="003E46F0" w:rsidRDefault="002D0576" w:rsidP="00211202">
    <w:pPr>
      <w:pStyle w:val="Footer"/>
      <w:rPr>
        <w:sz w:val="18"/>
        <w:szCs w:val="18"/>
      </w:rPr>
    </w:pPr>
    <w:r>
      <w:rPr>
        <w:rFonts w:cs="Times New Roman"/>
        <w:sz w:val="18"/>
        <w:szCs w:val="18"/>
      </w:rPr>
      <w:t>Revision:  0</w:t>
    </w:r>
    <w:ins w:id="93" w:author="Scott Pletzer" w:date="2012-10-31T16:04:00Z">
      <w:r>
        <w:rPr>
          <w:rFonts w:cs="Times New Roman"/>
          <w:sz w:val="18"/>
          <w:szCs w:val="18"/>
        </w:rPr>
        <w:t>10</w:t>
      </w:r>
    </w:ins>
    <w:del w:id="94" w:author="Scott Pletzer" w:date="2012-10-31T16:04:00Z">
      <w:r w:rsidDel="00D022FA">
        <w:rPr>
          <w:rFonts w:cs="Times New Roman"/>
          <w:sz w:val="18"/>
          <w:szCs w:val="18"/>
        </w:rPr>
        <w:delText>09</w:delText>
      </w:r>
    </w:del>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sidR="00A065A8">
              <w:rPr>
                <w:rFonts w:cs="Times New Roman"/>
                <w:noProof/>
                <w:sz w:val="18"/>
                <w:szCs w:val="18"/>
              </w:rPr>
              <w:t>33</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sidR="00A065A8">
              <w:rPr>
                <w:rFonts w:cs="Times New Roman"/>
                <w:noProof/>
                <w:sz w:val="18"/>
                <w:szCs w:val="18"/>
              </w:rPr>
              <w:t>33</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576" w:rsidRDefault="002D0576" w:rsidP="00237642">
      <w:pPr>
        <w:spacing w:after="0" w:line="240" w:lineRule="auto"/>
      </w:pPr>
      <w:r>
        <w:separator/>
      </w:r>
    </w:p>
  </w:footnote>
  <w:footnote w:type="continuationSeparator" w:id="0">
    <w:p w:rsidR="002D0576" w:rsidRDefault="002D057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2D0576" w:rsidTr="00DB031B">
      <w:trPr>
        <w:trHeight w:val="980"/>
      </w:trPr>
      <w:tc>
        <w:tcPr>
          <w:tcW w:w="3798" w:type="dxa"/>
          <w:vAlign w:val="center"/>
        </w:tcPr>
        <w:p w:rsidR="002D0576" w:rsidRDefault="002D0576" w:rsidP="00DB031B">
          <w:pPr>
            <w:pStyle w:val="Header"/>
            <w:jc w:val="center"/>
          </w:pPr>
          <w:r>
            <w:rPr>
              <w:noProof/>
            </w:rPr>
            <w:drawing>
              <wp:inline distT="0" distB="0" distL="0" distR="0" wp14:anchorId="57042F73" wp14:editId="569D385A">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2D0576" w:rsidRDefault="002D0576"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Version 2.1 </w:t>
          </w:r>
        </w:p>
        <w:p w:rsidR="002D0576" w:rsidRDefault="002D0576" w:rsidP="00DB031B">
          <w:pPr>
            <w:pStyle w:val="Header"/>
            <w:jc w:val="center"/>
            <w:rPr>
              <w:rFonts w:cs="Times New Roman"/>
              <w:b/>
              <w:sz w:val="28"/>
              <w:szCs w:val="28"/>
            </w:rPr>
          </w:pPr>
          <w:r w:rsidRPr="0079291F">
            <w:rPr>
              <w:rFonts w:cs="Times New Roman"/>
              <w:b/>
              <w:sz w:val="28"/>
              <w:szCs w:val="28"/>
            </w:rPr>
            <w:t xml:space="preserve">Validation Protocol </w:t>
          </w:r>
        </w:p>
        <w:p w:rsidR="002D0576" w:rsidRPr="00B36057" w:rsidRDefault="002D0576"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2D0576" w:rsidRDefault="002D0576"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2D0576" w:rsidTr="00F34AC3">
      <w:trPr>
        <w:trHeight w:val="1387"/>
      </w:trPr>
      <w:tc>
        <w:tcPr>
          <w:tcW w:w="5223" w:type="dxa"/>
          <w:vAlign w:val="center"/>
        </w:tcPr>
        <w:p w:rsidR="002D0576" w:rsidRDefault="002D0576" w:rsidP="00CE231D">
          <w:pPr>
            <w:pStyle w:val="Header"/>
          </w:pPr>
          <w:r>
            <w:rPr>
              <w:noProof/>
            </w:rPr>
            <w:drawing>
              <wp:inline distT="0" distB="0" distL="0" distR="0" wp14:anchorId="1690B5AA" wp14:editId="4895F0EE">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2D0576" w:rsidRDefault="002D0576" w:rsidP="00CE21AD">
          <w:pPr>
            <w:pStyle w:val="Header"/>
            <w:jc w:val="center"/>
            <w:rPr>
              <w:rFonts w:cs="Times New Roman"/>
              <w:b/>
              <w:sz w:val="28"/>
              <w:szCs w:val="28"/>
            </w:rPr>
          </w:pPr>
          <w:r w:rsidRPr="003E46F0">
            <w:rPr>
              <w:rFonts w:cs="Times New Roman"/>
              <w:b/>
              <w:sz w:val="28"/>
              <w:szCs w:val="28"/>
            </w:rPr>
            <w:t xml:space="preserve">ClearView Software </w:t>
          </w:r>
          <w:r>
            <w:rPr>
              <w:rFonts w:cs="Times New Roman"/>
              <w:b/>
              <w:sz w:val="28"/>
              <w:szCs w:val="28"/>
            </w:rPr>
            <w:t>Version 2.1</w:t>
          </w:r>
        </w:p>
        <w:p w:rsidR="002D0576" w:rsidRDefault="002D0576" w:rsidP="00CE21AD">
          <w:pPr>
            <w:pStyle w:val="Header"/>
            <w:jc w:val="center"/>
            <w:rPr>
              <w:rFonts w:cs="Times New Roman"/>
              <w:b/>
              <w:sz w:val="28"/>
              <w:szCs w:val="28"/>
            </w:rPr>
          </w:pPr>
          <w:r w:rsidRPr="003E46F0">
            <w:rPr>
              <w:rFonts w:cs="Times New Roman"/>
              <w:b/>
              <w:sz w:val="28"/>
              <w:szCs w:val="28"/>
            </w:rPr>
            <w:t xml:space="preserve">Validation Protocol </w:t>
          </w:r>
        </w:p>
        <w:p w:rsidR="002D0576" w:rsidRPr="005D6ECD" w:rsidRDefault="002D0576"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2D0576" w:rsidRPr="008540C1" w:rsidRDefault="002D0576" w:rsidP="00CE21AD">
          <w:pPr>
            <w:pStyle w:val="Header"/>
            <w:jc w:val="center"/>
            <w:rPr>
              <w:rFonts w:ascii="Times New Roman" w:hAnsi="Times New Roman" w:cs="Times New Roman"/>
              <w:b/>
              <w:sz w:val="28"/>
              <w:szCs w:val="28"/>
            </w:rPr>
          </w:pPr>
        </w:p>
      </w:tc>
    </w:tr>
  </w:tbl>
  <w:p w:rsidR="002D0576" w:rsidRDefault="002D057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revisionView w:markup="0"/>
  <w:trackRevisions/>
  <w:defaultTabStop w:val="720"/>
  <w:characterSpacingControl w:val="doNotCompress"/>
  <w:hdrShapeDefaults>
    <o:shapedefaults v:ext="edit" spidmax="737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1DCB"/>
    <w:rsid w:val="00062250"/>
    <w:rsid w:val="000625AE"/>
    <w:rsid w:val="00062CC8"/>
    <w:rsid w:val="00066687"/>
    <w:rsid w:val="00071C4F"/>
    <w:rsid w:val="00072DED"/>
    <w:rsid w:val="0007651A"/>
    <w:rsid w:val="000769B7"/>
    <w:rsid w:val="000807E3"/>
    <w:rsid w:val="00080866"/>
    <w:rsid w:val="000817F4"/>
    <w:rsid w:val="00086574"/>
    <w:rsid w:val="00093CC8"/>
    <w:rsid w:val="00096F48"/>
    <w:rsid w:val="00097284"/>
    <w:rsid w:val="000A7329"/>
    <w:rsid w:val="000B01F5"/>
    <w:rsid w:val="000B2D8E"/>
    <w:rsid w:val="000B734A"/>
    <w:rsid w:val="000C2F45"/>
    <w:rsid w:val="000C4A2B"/>
    <w:rsid w:val="000C5DB0"/>
    <w:rsid w:val="000C6A2C"/>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744"/>
    <w:rsid w:val="00103AD2"/>
    <w:rsid w:val="00103FDC"/>
    <w:rsid w:val="001078A9"/>
    <w:rsid w:val="0010796A"/>
    <w:rsid w:val="00107D5A"/>
    <w:rsid w:val="00111C8C"/>
    <w:rsid w:val="0011476D"/>
    <w:rsid w:val="0011579C"/>
    <w:rsid w:val="001179AD"/>
    <w:rsid w:val="00125FCF"/>
    <w:rsid w:val="00131C1D"/>
    <w:rsid w:val="00133136"/>
    <w:rsid w:val="00133921"/>
    <w:rsid w:val="00133CCC"/>
    <w:rsid w:val="001406F3"/>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5906"/>
    <w:rsid w:val="00175B2D"/>
    <w:rsid w:val="00177162"/>
    <w:rsid w:val="00180957"/>
    <w:rsid w:val="001810B1"/>
    <w:rsid w:val="00181151"/>
    <w:rsid w:val="0018389E"/>
    <w:rsid w:val="001839A8"/>
    <w:rsid w:val="00184204"/>
    <w:rsid w:val="0018514F"/>
    <w:rsid w:val="00190B9D"/>
    <w:rsid w:val="00190CBF"/>
    <w:rsid w:val="00191E69"/>
    <w:rsid w:val="00192610"/>
    <w:rsid w:val="00194437"/>
    <w:rsid w:val="001944AF"/>
    <w:rsid w:val="00197187"/>
    <w:rsid w:val="001A0DF5"/>
    <w:rsid w:val="001A124B"/>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4D07"/>
    <w:rsid w:val="00256E3C"/>
    <w:rsid w:val="00257F27"/>
    <w:rsid w:val="00261389"/>
    <w:rsid w:val="00263B6C"/>
    <w:rsid w:val="00263B70"/>
    <w:rsid w:val="002675C6"/>
    <w:rsid w:val="002675CF"/>
    <w:rsid w:val="00267AB1"/>
    <w:rsid w:val="0027012F"/>
    <w:rsid w:val="00271179"/>
    <w:rsid w:val="00271551"/>
    <w:rsid w:val="00272A16"/>
    <w:rsid w:val="00272CB2"/>
    <w:rsid w:val="00273CD2"/>
    <w:rsid w:val="002747FF"/>
    <w:rsid w:val="00277A1A"/>
    <w:rsid w:val="002816A6"/>
    <w:rsid w:val="00281CB7"/>
    <w:rsid w:val="00282BDD"/>
    <w:rsid w:val="00282FEB"/>
    <w:rsid w:val="00283D26"/>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6CDD"/>
    <w:rsid w:val="002C71AA"/>
    <w:rsid w:val="002D0576"/>
    <w:rsid w:val="002D425C"/>
    <w:rsid w:val="002D503F"/>
    <w:rsid w:val="002E5DF8"/>
    <w:rsid w:val="002E60FE"/>
    <w:rsid w:val="002E71C8"/>
    <w:rsid w:val="002E7B56"/>
    <w:rsid w:val="002F0480"/>
    <w:rsid w:val="002F2428"/>
    <w:rsid w:val="003002E8"/>
    <w:rsid w:val="0030228A"/>
    <w:rsid w:val="0030251E"/>
    <w:rsid w:val="0030623E"/>
    <w:rsid w:val="003074AB"/>
    <w:rsid w:val="003141D0"/>
    <w:rsid w:val="00315A35"/>
    <w:rsid w:val="00315D94"/>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2FEC"/>
    <w:rsid w:val="003439D8"/>
    <w:rsid w:val="0034569F"/>
    <w:rsid w:val="00345896"/>
    <w:rsid w:val="00346A49"/>
    <w:rsid w:val="0034730F"/>
    <w:rsid w:val="00350C99"/>
    <w:rsid w:val="003524D2"/>
    <w:rsid w:val="00352ECC"/>
    <w:rsid w:val="003561B8"/>
    <w:rsid w:val="00362327"/>
    <w:rsid w:val="00362C36"/>
    <w:rsid w:val="00363152"/>
    <w:rsid w:val="003669DE"/>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69AE"/>
    <w:rsid w:val="003B778B"/>
    <w:rsid w:val="003C057F"/>
    <w:rsid w:val="003C206A"/>
    <w:rsid w:val="003C2584"/>
    <w:rsid w:val="003C2810"/>
    <w:rsid w:val="003C545E"/>
    <w:rsid w:val="003C5D82"/>
    <w:rsid w:val="003C6C87"/>
    <w:rsid w:val="003C7AAA"/>
    <w:rsid w:val="003D050D"/>
    <w:rsid w:val="003D62CB"/>
    <w:rsid w:val="003E1551"/>
    <w:rsid w:val="003E1661"/>
    <w:rsid w:val="003E1D8C"/>
    <w:rsid w:val="003E2004"/>
    <w:rsid w:val="003E46F0"/>
    <w:rsid w:val="003E4A27"/>
    <w:rsid w:val="003F1247"/>
    <w:rsid w:val="003F2CD8"/>
    <w:rsid w:val="003F3B18"/>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91D"/>
    <w:rsid w:val="00444AED"/>
    <w:rsid w:val="00445ED6"/>
    <w:rsid w:val="0044674F"/>
    <w:rsid w:val="00450422"/>
    <w:rsid w:val="00455DA4"/>
    <w:rsid w:val="0045659A"/>
    <w:rsid w:val="00456724"/>
    <w:rsid w:val="00457E9B"/>
    <w:rsid w:val="0046075F"/>
    <w:rsid w:val="004610D7"/>
    <w:rsid w:val="004703CD"/>
    <w:rsid w:val="00470D5E"/>
    <w:rsid w:val="004724F4"/>
    <w:rsid w:val="00474397"/>
    <w:rsid w:val="00474AE1"/>
    <w:rsid w:val="00476E1E"/>
    <w:rsid w:val="00480EDA"/>
    <w:rsid w:val="0048111C"/>
    <w:rsid w:val="00481221"/>
    <w:rsid w:val="004831E6"/>
    <w:rsid w:val="00487D67"/>
    <w:rsid w:val="004A5AE9"/>
    <w:rsid w:val="004B4062"/>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5136"/>
    <w:rsid w:val="00517E12"/>
    <w:rsid w:val="005206F3"/>
    <w:rsid w:val="00524437"/>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25B0"/>
    <w:rsid w:val="00563267"/>
    <w:rsid w:val="0056499A"/>
    <w:rsid w:val="005652DF"/>
    <w:rsid w:val="0056588B"/>
    <w:rsid w:val="00567B36"/>
    <w:rsid w:val="00567D7E"/>
    <w:rsid w:val="005722A0"/>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967"/>
    <w:rsid w:val="005C3D7F"/>
    <w:rsid w:val="005C49A6"/>
    <w:rsid w:val="005C619E"/>
    <w:rsid w:val="005C767B"/>
    <w:rsid w:val="005C79C1"/>
    <w:rsid w:val="005C7FF9"/>
    <w:rsid w:val="005D25AB"/>
    <w:rsid w:val="005D6ECD"/>
    <w:rsid w:val="005D6F5D"/>
    <w:rsid w:val="005D7853"/>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05CE"/>
    <w:rsid w:val="006451E2"/>
    <w:rsid w:val="006475C6"/>
    <w:rsid w:val="00650509"/>
    <w:rsid w:val="0065054B"/>
    <w:rsid w:val="00653109"/>
    <w:rsid w:val="00653526"/>
    <w:rsid w:val="00653766"/>
    <w:rsid w:val="00661BF9"/>
    <w:rsid w:val="00661D4F"/>
    <w:rsid w:val="006625EC"/>
    <w:rsid w:val="00663DE1"/>
    <w:rsid w:val="006651CC"/>
    <w:rsid w:val="00665DB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11B9"/>
    <w:rsid w:val="0069302F"/>
    <w:rsid w:val="006A70E2"/>
    <w:rsid w:val="006B21E5"/>
    <w:rsid w:val="006B5641"/>
    <w:rsid w:val="006B6A7F"/>
    <w:rsid w:val="006C10C4"/>
    <w:rsid w:val="006C3513"/>
    <w:rsid w:val="006C58E9"/>
    <w:rsid w:val="006C70F5"/>
    <w:rsid w:val="006D6849"/>
    <w:rsid w:val="006D6CD1"/>
    <w:rsid w:val="006E0D25"/>
    <w:rsid w:val="006E1F46"/>
    <w:rsid w:val="006E235D"/>
    <w:rsid w:val="006E47AC"/>
    <w:rsid w:val="006E56E5"/>
    <w:rsid w:val="006F13FB"/>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7A3"/>
    <w:rsid w:val="00782CB2"/>
    <w:rsid w:val="00785F59"/>
    <w:rsid w:val="007873E8"/>
    <w:rsid w:val="00787506"/>
    <w:rsid w:val="0079005B"/>
    <w:rsid w:val="0079291F"/>
    <w:rsid w:val="0079391B"/>
    <w:rsid w:val="00794EA0"/>
    <w:rsid w:val="007967A9"/>
    <w:rsid w:val="007969B4"/>
    <w:rsid w:val="007A0B3C"/>
    <w:rsid w:val="007A1845"/>
    <w:rsid w:val="007A7EC0"/>
    <w:rsid w:val="007B04FA"/>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E6ECF"/>
    <w:rsid w:val="007F2C5B"/>
    <w:rsid w:val="007F678F"/>
    <w:rsid w:val="007F6A96"/>
    <w:rsid w:val="00800725"/>
    <w:rsid w:val="00800904"/>
    <w:rsid w:val="008011F0"/>
    <w:rsid w:val="008023CC"/>
    <w:rsid w:val="00806BBF"/>
    <w:rsid w:val="00815477"/>
    <w:rsid w:val="008223D5"/>
    <w:rsid w:val="008256A1"/>
    <w:rsid w:val="00825843"/>
    <w:rsid w:val="00825CF5"/>
    <w:rsid w:val="00827E73"/>
    <w:rsid w:val="00832482"/>
    <w:rsid w:val="00832CAC"/>
    <w:rsid w:val="0083484A"/>
    <w:rsid w:val="00834F5A"/>
    <w:rsid w:val="00841675"/>
    <w:rsid w:val="00843AA8"/>
    <w:rsid w:val="00843E38"/>
    <w:rsid w:val="0084661C"/>
    <w:rsid w:val="008502C1"/>
    <w:rsid w:val="00850508"/>
    <w:rsid w:val="008520DA"/>
    <w:rsid w:val="00854CBA"/>
    <w:rsid w:val="00855E9C"/>
    <w:rsid w:val="00856AC6"/>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61B"/>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36C5"/>
    <w:rsid w:val="008F5440"/>
    <w:rsid w:val="008F6832"/>
    <w:rsid w:val="008F7C13"/>
    <w:rsid w:val="0090462C"/>
    <w:rsid w:val="009053ED"/>
    <w:rsid w:val="009076DA"/>
    <w:rsid w:val="00910DB0"/>
    <w:rsid w:val="00913CDE"/>
    <w:rsid w:val="0091779D"/>
    <w:rsid w:val="00922892"/>
    <w:rsid w:val="00924CE2"/>
    <w:rsid w:val="00925AC2"/>
    <w:rsid w:val="00927D9C"/>
    <w:rsid w:val="009310E5"/>
    <w:rsid w:val="009313C5"/>
    <w:rsid w:val="00934B72"/>
    <w:rsid w:val="009418F2"/>
    <w:rsid w:val="00942444"/>
    <w:rsid w:val="0094250B"/>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1E57"/>
    <w:rsid w:val="009A24CB"/>
    <w:rsid w:val="009A2E74"/>
    <w:rsid w:val="009A4CC7"/>
    <w:rsid w:val="009A5196"/>
    <w:rsid w:val="009A768B"/>
    <w:rsid w:val="009B02D8"/>
    <w:rsid w:val="009B619B"/>
    <w:rsid w:val="009B7AC7"/>
    <w:rsid w:val="009C182D"/>
    <w:rsid w:val="009C2BA1"/>
    <w:rsid w:val="009C2F14"/>
    <w:rsid w:val="009C33DE"/>
    <w:rsid w:val="009C47CE"/>
    <w:rsid w:val="009C501F"/>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065A8"/>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54AB"/>
    <w:rsid w:val="00A66481"/>
    <w:rsid w:val="00A72D9A"/>
    <w:rsid w:val="00A747AC"/>
    <w:rsid w:val="00A76DFA"/>
    <w:rsid w:val="00A82A5D"/>
    <w:rsid w:val="00A82FD9"/>
    <w:rsid w:val="00A83818"/>
    <w:rsid w:val="00A86FD4"/>
    <w:rsid w:val="00A8799F"/>
    <w:rsid w:val="00A91830"/>
    <w:rsid w:val="00A9776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53AC"/>
    <w:rsid w:val="00B36057"/>
    <w:rsid w:val="00B37E10"/>
    <w:rsid w:val="00B42139"/>
    <w:rsid w:val="00B42DEA"/>
    <w:rsid w:val="00B47054"/>
    <w:rsid w:val="00B5056F"/>
    <w:rsid w:val="00B531FB"/>
    <w:rsid w:val="00B54EF1"/>
    <w:rsid w:val="00B5732B"/>
    <w:rsid w:val="00B605B7"/>
    <w:rsid w:val="00B637EB"/>
    <w:rsid w:val="00B63B13"/>
    <w:rsid w:val="00B664BD"/>
    <w:rsid w:val="00B67DEB"/>
    <w:rsid w:val="00B7387C"/>
    <w:rsid w:val="00B765B6"/>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43CE"/>
    <w:rsid w:val="00BE4AE6"/>
    <w:rsid w:val="00BE547F"/>
    <w:rsid w:val="00BE7F22"/>
    <w:rsid w:val="00BF0895"/>
    <w:rsid w:val="00BF11E2"/>
    <w:rsid w:val="00BF39FE"/>
    <w:rsid w:val="00BF4DF3"/>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4927"/>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0"/>
    <w:rsid w:val="00CD125F"/>
    <w:rsid w:val="00CD1914"/>
    <w:rsid w:val="00CD2927"/>
    <w:rsid w:val="00CD37EC"/>
    <w:rsid w:val="00CD5B68"/>
    <w:rsid w:val="00CD7F73"/>
    <w:rsid w:val="00CE21AD"/>
    <w:rsid w:val="00CE231D"/>
    <w:rsid w:val="00CE404C"/>
    <w:rsid w:val="00CF1AD0"/>
    <w:rsid w:val="00CF3A31"/>
    <w:rsid w:val="00D00AAB"/>
    <w:rsid w:val="00D00C91"/>
    <w:rsid w:val="00D0223B"/>
    <w:rsid w:val="00D022FA"/>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1A4B"/>
    <w:rsid w:val="00D453F8"/>
    <w:rsid w:val="00D45930"/>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C723F"/>
    <w:rsid w:val="00DD16B4"/>
    <w:rsid w:val="00DD21C2"/>
    <w:rsid w:val="00DD2818"/>
    <w:rsid w:val="00DD49A0"/>
    <w:rsid w:val="00DD6F32"/>
    <w:rsid w:val="00DE0BE3"/>
    <w:rsid w:val="00DE1795"/>
    <w:rsid w:val="00DE3AEA"/>
    <w:rsid w:val="00DE664B"/>
    <w:rsid w:val="00DE684D"/>
    <w:rsid w:val="00DE71A4"/>
    <w:rsid w:val="00DF0B17"/>
    <w:rsid w:val="00DF44F7"/>
    <w:rsid w:val="00E00739"/>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67641"/>
    <w:rsid w:val="00E717C9"/>
    <w:rsid w:val="00E73703"/>
    <w:rsid w:val="00E738B7"/>
    <w:rsid w:val="00E859C3"/>
    <w:rsid w:val="00E87BB4"/>
    <w:rsid w:val="00E87FF5"/>
    <w:rsid w:val="00E90C22"/>
    <w:rsid w:val="00E91EEC"/>
    <w:rsid w:val="00E951C5"/>
    <w:rsid w:val="00E9565C"/>
    <w:rsid w:val="00E9570A"/>
    <w:rsid w:val="00EA0630"/>
    <w:rsid w:val="00EA3E75"/>
    <w:rsid w:val="00EA68D1"/>
    <w:rsid w:val="00EB061E"/>
    <w:rsid w:val="00EB2432"/>
    <w:rsid w:val="00EB4A2A"/>
    <w:rsid w:val="00EB56A8"/>
    <w:rsid w:val="00EB56EB"/>
    <w:rsid w:val="00EB720B"/>
    <w:rsid w:val="00EC024D"/>
    <w:rsid w:val="00EC26E7"/>
    <w:rsid w:val="00EC33E2"/>
    <w:rsid w:val="00EC4143"/>
    <w:rsid w:val="00EC5495"/>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399A"/>
    <w:rsid w:val="00F26926"/>
    <w:rsid w:val="00F27976"/>
    <w:rsid w:val="00F3112F"/>
    <w:rsid w:val="00F34930"/>
    <w:rsid w:val="00F34AC3"/>
    <w:rsid w:val="00F37E9D"/>
    <w:rsid w:val="00F422FE"/>
    <w:rsid w:val="00F441C4"/>
    <w:rsid w:val="00F453A5"/>
    <w:rsid w:val="00F455DF"/>
    <w:rsid w:val="00F4673D"/>
    <w:rsid w:val="00F47FF2"/>
    <w:rsid w:val="00F5156D"/>
    <w:rsid w:val="00F518AA"/>
    <w:rsid w:val="00F5357A"/>
    <w:rsid w:val="00F53BC7"/>
    <w:rsid w:val="00F632C9"/>
    <w:rsid w:val="00F64A7D"/>
    <w:rsid w:val="00F71A1A"/>
    <w:rsid w:val="00F74B10"/>
    <w:rsid w:val="00F76674"/>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C57E0"/>
    <w:rsid w:val="00FD0670"/>
    <w:rsid w:val="00FD1B18"/>
    <w:rsid w:val="00FD3AE8"/>
    <w:rsid w:val="00FD573F"/>
    <w:rsid w:val="00FD5DEC"/>
    <w:rsid w:val="00FE76AC"/>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9.gi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image" Target="media/image1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mailto:info@epicdiagnostics.com,%20E-mail" TargetMode="External"/><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0.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E620C-A95D-4EC4-BD5B-A6791D45A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3B779425.dotm</Template>
  <TotalTime>57</TotalTime>
  <Pages>33</Pages>
  <Words>6253</Words>
  <Characters>35647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8</cp:revision>
  <cp:lastPrinted>2012-10-31T23:52:00Z</cp:lastPrinted>
  <dcterms:created xsi:type="dcterms:W3CDTF">2012-10-31T23:04:00Z</dcterms:created>
  <dcterms:modified xsi:type="dcterms:W3CDTF">2012-11-01T00:00:00Z</dcterms:modified>
</cp:coreProperties>
</file>