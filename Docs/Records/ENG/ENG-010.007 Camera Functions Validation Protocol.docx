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F25820" w:rsidP="00F249C7">
      <w:pPr>
        <w:spacing w:after="0"/>
        <w:rPr>
          <w:rFonts w:cstheme="minorHAnsi"/>
          <w:b/>
          <w:sz w:val="24"/>
          <w:szCs w:val="24"/>
        </w:rPr>
      </w:pPr>
      <w:r>
        <w:rPr>
          <w:rFonts w:cstheme="minorHAnsi"/>
          <w:b/>
          <w:sz w:val="24"/>
          <w:szCs w:val="24"/>
        </w:rPr>
        <w:t xml:space="preserve">    </w:t>
      </w:r>
      <w:r w:rsidR="00952454">
        <w:rPr>
          <w:rFonts w:cstheme="minorHAnsi"/>
          <w:b/>
          <w:sz w:val="24"/>
          <w:szCs w:val="24"/>
        </w:rPr>
        <w:t xml:space="preserve"> </w:t>
      </w:r>
    </w:p>
    <w:p w:rsidR="00CC539A" w:rsidRPr="00F249C7" w:rsidRDefault="00CC539A"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182D68" w:rsidP="00F249C7">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9B7B52" w:rsidRPr="00026FB5" w:rsidRDefault="009B7B52" w:rsidP="009B7B52">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Change w:id="0">
          <w:tblGrid>
            <w:gridCol w:w="1080"/>
            <w:gridCol w:w="1620"/>
            <w:gridCol w:w="5220"/>
            <w:gridCol w:w="1620"/>
          </w:tblGrid>
        </w:tblGridChange>
      </w:tblGrid>
      <w:tr w:rsidR="009B7B52" w:rsidRPr="00E12FFA" w:rsidTr="00E56252">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Revised By</w:t>
            </w:r>
          </w:p>
        </w:tc>
      </w:tr>
      <w:tr w:rsidR="009B7B52" w:rsidRPr="00E12FFA" w:rsidTr="000A3A57">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1" w:author="Scott Pletzer" w:date="2012-09-05T10:42: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trPrChange w:id="2" w:author="Scott Pletzer" w:date="2012-09-05T10:42:00Z">
            <w:trPr>
              <w:cantSplit/>
              <w:trHeight w:val="542"/>
            </w:trPr>
          </w:trPrChange>
        </w:trPr>
        <w:tc>
          <w:tcPr>
            <w:tcW w:w="1080" w:type="dxa"/>
            <w:tcBorders>
              <w:top w:val="single" w:sz="4" w:space="0" w:color="auto"/>
              <w:bottom w:val="single" w:sz="4" w:space="0" w:color="auto"/>
            </w:tcBorders>
            <w:tcPrChange w:id="3" w:author="Scott Pletzer" w:date="2012-09-05T10:42:00Z">
              <w:tcPr>
                <w:tcW w:w="1080" w:type="dxa"/>
                <w:tcBorders>
                  <w:top w:val="single" w:sz="4" w:space="0" w:color="auto"/>
                </w:tcBorders>
              </w:tcPr>
            </w:tcPrChange>
          </w:tcPr>
          <w:p w:rsidR="009B7B52" w:rsidRPr="00E12FFA" w:rsidRDefault="009B7B52" w:rsidP="00E56252">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Change w:id="4" w:author="Scott Pletzer" w:date="2012-09-05T10:42:00Z">
              <w:tcPr>
                <w:tcW w:w="1620" w:type="dxa"/>
                <w:tcBorders>
                  <w:top w:val="single" w:sz="4" w:space="0" w:color="auto"/>
                </w:tcBorders>
              </w:tcPr>
            </w:tcPrChange>
          </w:tcPr>
          <w:p w:rsidR="009B7B52" w:rsidRPr="00026FB5" w:rsidRDefault="009B7B52" w:rsidP="00E56252">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Change w:id="5" w:author="Scott Pletzer" w:date="2012-09-05T10:42:00Z">
              <w:tcPr>
                <w:tcW w:w="5220" w:type="dxa"/>
                <w:tcBorders>
                  <w:top w:val="single" w:sz="4" w:space="0" w:color="auto"/>
                </w:tcBorders>
              </w:tcPr>
            </w:tcPrChange>
          </w:tcPr>
          <w:p w:rsidR="009B7B52" w:rsidRPr="00E12FFA" w:rsidRDefault="00347843" w:rsidP="00347843">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w:t>
            </w:r>
            <w:proofErr w:type="gramStart"/>
            <w:r>
              <w:rPr>
                <w:rFonts w:ascii="Calibri" w:hAnsi="Calibri" w:cs="Calibri"/>
                <w:sz w:val="24"/>
                <w:szCs w:val="24"/>
              </w:rPr>
              <w:t>‘Calibration’  section</w:t>
            </w:r>
            <w:proofErr w:type="gramEnd"/>
            <w:r>
              <w:rPr>
                <w:rFonts w:ascii="Calibri" w:hAnsi="Calibri" w:cs="Calibri"/>
                <w:sz w:val="24"/>
                <w:szCs w:val="24"/>
              </w:rPr>
              <w:t xml:space="preserve"> of </w:t>
            </w:r>
            <w:proofErr w:type="spellStart"/>
            <w:r>
              <w:rPr>
                <w:rFonts w:ascii="Calibri" w:hAnsi="Calibri" w:cs="Calibri"/>
                <w:sz w:val="24"/>
                <w:szCs w:val="24"/>
              </w:rPr>
              <w:t>ClearView</w:t>
            </w:r>
            <w:proofErr w:type="spellEnd"/>
            <w:r>
              <w:rPr>
                <w:rFonts w:ascii="Calibri" w:hAnsi="Calibri" w:cs="Calibri"/>
                <w:sz w:val="24"/>
                <w:szCs w:val="24"/>
              </w:rPr>
              <w:t>.</w:t>
            </w:r>
          </w:p>
        </w:tc>
        <w:tc>
          <w:tcPr>
            <w:tcW w:w="1620" w:type="dxa"/>
            <w:tcBorders>
              <w:top w:val="single" w:sz="4" w:space="0" w:color="auto"/>
              <w:bottom w:val="single" w:sz="4" w:space="0" w:color="auto"/>
            </w:tcBorders>
            <w:tcPrChange w:id="6" w:author="Scott Pletzer" w:date="2012-09-05T10:42:00Z">
              <w:tcPr>
                <w:tcW w:w="1620" w:type="dxa"/>
                <w:tcBorders>
                  <w:top w:val="single" w:sz="4" w:space="0" w:color="auto"/>
                </w:tcBorders>
              </w:tcPr>
            </w:tcPrChange>
          </w:tcPr>
          <w:p w:rsidR="009B7B52" w:rsidRPr="00E12FFA" w:rsidRDefault="009B7B52" w:rsidP="00E56252">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0A3A57" w:rsidRPr="00E12FFA" w:rsidTr="00E56252">
        <w:trPr>
          <w:cantSplit/>
          <w:trHeight w:val="542"/>
          <w:ins w:id="7" w:author="Scott Pletzer" w:date="2012-09-05T10:42:00Z"/>
        </w:trPr>
        <w:tc>
          <w:tcPr>
            <w:tcW w:w="1080" w:type="dxa"/>
            <w:tcBorders>
              <w:top w:val="single" w:sz="4" w:space="0" w:color="auto"/>
            </w:tcBorders>
          </w:tcPr>
          <w:p w:rsidR="000A3A57" w:rsidRDefault="000A3A57" w:rsidP="00E56252">
            <w:pPr>
              <w:spacing w:before="120" w:after="120"/>
              <w:jc w:val="center"/>
              <w:rPr>
                <w:ins w:id="8" w:author="Scott Pletzer" w:date="2012-09-05T10:42:00Z"/>
                <w:rFonts w:ascii="Calibri" w:hAnsi="Calibri" w:cs="Calibri"/>
                <w:sz w:val="24"/>
                <w:szCs w:val="24"/>
              </w:rPr>
            </w:pPr>
            <w:ins w:id="9" w:author="Scott Pletzer" w:date="2012-09-05T10:47:00Z">
              <w:r>
                <w:rPr>
                  <w:rFonts w:ascii="Calibri" w:hAnsi="Calibri" w:cs="Calibri"/>
                  <w:sz w:val="24"/>
                  <w:szCs w:val="24"/>
                </w:rPr>
                <w:t>007</w:t>
              </w:r>
            </w:ins>
          </w:p>
        </w:tc>
        <w:tc>
          <w:tcPr>
            <w:tcW w:w="1620" w:type="dxa"/>
            <w:tcBorders>
              <w:top w:val="single" w:sz="4" w:space="0" w:color="auto"/>
            </w:tcBorders>
          </w:tcPr>
          <w:p w:rsidR="000A3A57" w:rsidRPr="00026FB5" w:rsidRDefault="000A3A57" w:rsidP="000A3A57">
            <w:pPr>
              <w:spacing w:before="120" w:after="120"/>
              <w:rPr>
                <w:ins w:id="10" w:author="Scott Pletzer" w:date="2012-09-05T10:42:00Z"/>
                <w:rFonts w:ascii="Calibri" w:hAnsi="Calibri" w:cs="Calibri"/>
                <w:sz w:val="24"/>
                <w:szCs w:val="24"/>
              </w:rPr>
            </w:pPr>
            <w:ins w:id="11" w:author="Scott Pletzer" w:date="2012-09-05T10:47:00Z">
              <w:r>
                <w:rPr>
                  <w:rFonts w:ascii="Calibri" w:hAnsi="Calibri" w:cs="Calibri"/>
                  <w:sz w:val="24"/>
                  <w:szCs w:val="24"/>
                </w:rPr>
                <w:t>05Sep12</w:t>
              </w:r>
            </w:ins>
          </w:p>
        </w:tc>
        <w:tc>
          <w:tcPr>
            <w:tcW w:w="5220" w:type="dxa"/>
            <w:tcBorders>
              <w:top w:val="single" w:sz="4" w:space="0" w:color="auto"/>
            </w:tcBorders>
          </w:tcPr>
          <w:p w:rsidR="000A3A57" w:rsidRDefault="000A3A57" w:rsidP="00347843">
            <w:pPr>
              <w:pStyle w:val="Index1"/>
              <w:spacing w:before="120" w:after="120"/>
              <w:rPr>
                <w:ins w:id="12" w:author="Scott Pletzer" w:date="2012-09-05T10:42:00Z"/>
                <w:rFonts w:ascii="Calibri" w:hAnsi="Calibri" w:cs="Calibri"/>
                <w:sz w:val="24"/>
                <w:szCs w:val="24"/>
              </w:rPr>
            </w:pPr>
            <w:ins w:id="13" w:author="Scott Pletzer" w:date="2012-09-05T10:47:00Z">
              <w:r>
                <w:rPr>
                  <w:rFonts w:ascii="Calibri" w:hAnsi="Calibri" w:cs="Calibri"/>
                  <w:sz w:val="24"/>
                  <w:szCs w:val="24"/>
                </w:rPr>
                <w:t>Revised to accommodate the testing requirements for the release of version 2.0.</w:t>
              </w:r>
            </w:ins>
          </w:p>
        </w:tc>
        <w:tc>
          <w:tcPr>
            <w:tcW w:w="1620" w:type="dxa"/>
            <w:tcBorders>
              <w:top w:val="single" w:sz="4" w:space="0" w:color="auto"/>
            </w:tcBorders>
          </w:tcPr>
          <w:p w:rsidR="000A3A57" w:rsidRDefault="000A3A57" w:rsidP="00E56252">
            <w:pPr>
              <w:spacing w:before="120" w:after="120"/>
              <w:rPr>
                <w:ins w:id="14" w:author="Scott Pletzer" w:date="2012-09-05T10:42:00Z"/>
                <w:rFonts w:ascii="Calibri" w:hAnsi="Calibri" w:cs="Calibri"/>
                <w:color w:val="000000"/>
                <w:sz w:val="24"/>
                <w:szCs w:val="24"/>
              </w:rPr>
            </w:pPr>
            <w:ins w:id="15" w:author="Scott Pletzer" w:date="2012-09-05T10:47:00Z">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ins>
          </w:p>
        </w:tc>
      </w:tr>
    </w:tbl>
    <w:p w:rsidR="009B7B52" w:rsidRPr="00D73B7B" w:rsidRDefault="009B7B52" w:rsidP="009B7B52">
      <w:pPr>
        <w:rPr>
          <w:rFonts w:cs="Times New Roman"/>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 xml:space="preserve">This document is intended to provide a protocol for use in validating the </w:t>
      </w:r>
      <w:proofErr w:type="spellStart"/>
      <w:r w:rsidRPr="00871A36">
        <w:rPr>
          <w:rFonts w:cstheme="minorHAnsi"/>
          <w:sz w:val="24"/>
          <w:szCs w:val="24"/>
        </w:rPr>
        <w:t>ClearView</w:t>
      </w:r>
      <w:proofErr w:type="spellEnd"/>
      <w:r w:rsidRPr="00871A36">
        <w:rPr>
          <w:rFonts w:cstheme="minorHAnsi"/>
          <w:sz w:val="24"/>
          <w:szCs w:val="24"/>
        </w:rPr>
        <w:t xml:space="preserve"> ™ software.  This protocol is intended to provide a method for conducting the testing as well as to be used as a formal record of the validation activities.  </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 xml:space="preserve">This protocol is intended to be used to fully validate the CAPTURE icon portion of the </w:t>
      </w:r>
      <w:proofErr w:type="spellStart"/>
      <w:r w:rsidRPr="00871A36">
        <w:rPr>
          <w:rFonts w:cstheme="minorHAnsi"/>
          <w:sz w:val="24"/>
          <w:szCs w:val="24"/>
        </w:rPr>
        <w:t>ClearView</w:t>
      </w:r>
      <w:proofErr w:type="spellEnd"/>
      <w:r w:rsidRPr="00871A36">
        <w:rPr>
          <w:rFonts w:cstheme="minorHAnsi"/>
          <w:sz w:val="24"/>
          <w:szCs w:val="24"/>
        </w:rPr>
        <w:t xml:space="preserve"> software for use.  The protocol can be executed in total or in part.  Any deviation from performing all sections of this validation must be resolved with appropriate written justifications prior to final approval of the validation report.</w:t>
      </w:r>
    </w:p>
    <w:p w:rsidR="00B20118" w:rsidRDefault="00B20118" w:rsidP="00F249C7">
      <w:pPr>
        <w:pStyle w:val="ListParagraph"/>
        <w:spacing w:after="0"/>
        <w:rPr>
          <w:rFonts w:cstheme="minorHAnsi"/>
          <w:sz w:val="24"/>
          <w:szCs w:val="24"/>
        </w:rPr>
      </w:pPr>
    </w:p>
    <w:p w:rsidR="00B20118" w:rsidRDefault="00B20118" w:rsidP="00B20118">
      <w:pPr>
        <w:pStyle w:val="ListParagraph"/>
        <w:numPr>
          <w:ilvl w:val="0"/>
          <w:numId w:val="5"/>
        </w:numPr>
        <w:spacing w:after="0"/>
        <w:rPr>
          <w:rFonts w:cstheme="minorHAnsi"/>
          <w:b/>
          <w:sz w:val="24"/>
          <w:szCs w:val="24"/>
        </w:rPr>
      </w:pPr>
      <w:r>
        <w:rPr>
          <w:rFonts w:cstheme="minorHAnsi"/>
          <w:b/>
          <w:sz w:val="24"/>
          <w:szCs w:val="24"/>
        </w:rPr>
        <w:t>Definitions</w:t>
      </w:r>
    </w:p>
    <w:p w:rsidR="00B20118" w:rsidRPr="00155DDE" w:rsidRDefault="00B20118" w:rsidP="00155DDE">
      <w:pPr>
        <w:pStyle w:val="ListParagraph"/>
        <w:spacing w:after="0"/>
        <w:rPr>
          <w:rFonts w:cstheme="minorHAnsi"/>
          <w:sz w:val="24"/>
          <w:szCs w:val="24"/>
        </w:rPr>
      </w:pPr>
      <w:r>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 xml:space="preserve">If at any time a </w:t>
      </w:r>
      <w:r w:rsidR="00190B1A">
        <w:rPr>
          <w:rFonts w:cstheme="minorHAnsi"/>
          <w:sz w:val="24"/>
          <w:szCs w:val="24"/>
        </w:rPr>
        <w:t xml:space="preserve">relevant </w:t>
      </w:r>
      <w:r w:rsidRPr="00F249C7">
        <w:rPr>
          <w:rFonts w:cstheme="minorHAnsi"/>
          <w:sz w:val="24"/>
          <w:szCs w:val="24"/>
        </w:rPr>
        <w:t>portion of the software is identified as not being challenged</w:t>
      </w:r>
      <w:r w:rsidR="008516AF">
        <w:rPr>
          <w:rFonts w:cstheme="minorHAnsi"/>
          <w:sz w:val="24"/>
          <w:szCs w:val="24"/>
        </w:rPr>
        <w:t>,</w:t>
      </w:r>
      <w:r w:rsidRPr="00F249C7">
        <w:rPr>
          <w:rFonts w:cstheme="minorHAnsi"/>
          <w:sz w:val="24"/>
          <w:szCs w:val="24"/>
        </w:rPr>
        <w:t xml:space="preserve">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proofErr w:type="spellStart"/>
      <w:r>
        <w:rPr>
          <w:rFonts w:cs="Times New Roman"/>
          <w:sz w:val="24"/>
          <w:szCs w:val="24"/>
        </w:rPr>
        <w:lastRenderedPageBreak/>
        <w:t>ClearView</w:t>
      </w:r>
      <w:proofErr w:type="spellEnd"/>
      <w:r>
        <w:rPr>
          <w:rFonts w:cs="Times New Roman"/>
          <w:sz w:val="24"/>
          <w:szCs w:val="24"/>
        </w:rPr>
        <w:t xml:space="preserve">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w:t>
      </w:r>
      <w:r w:rsidR="008516AF">
        <w:rPr>
          <w:rFonts w:cs="Times New Roman"/>
          <w:sz w:val="24"/>
          <w:szCs w:val="24"/>
        </w:rPr>
        <w:t xml:space="preserve">four </w:t>
      </w:r>
      <w:r>
        <w:rPr>
          <w:rFonts w:cs="Times New Roman"/>
          <w:sz w:val="24"/>
          <w:szCs w:val="24"/>
        </w:rPr>
        <w:t xml:space="preserve">acceptable error messages generated by the </w:t>
      </w:r>
      <w:proofErr w:type="spellStart"/>
      <w:r>
        <w:rPr>
          <w:rFonts w:cs="Times New Roman"/>
          <w:sz w:val="24"/>
          <w:szCs w:val="24"/>
        </w:rPr>
        <w:t>ClearView</w:t>
      </w:r>
      <w:proofErr w:type="spellEnd"/>
      <w:r>
        <w:rPr>
          <w:rFonts w:cs="Times New Roman"/>
          <w:sz w:val="24"/>
          <w:szCs w:val="24"/>
        </w:rPr>
        <w:t xml:space="preserve">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3ED3F4D9" wp14:editId="646507B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12E4E97F" wp14:editId="72DE5898">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56F9A68B" wp14:editId="42770EEB">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drawing>
          <wp:inline distT="0" distB="0" distL="0" distR="0" wp14:anchorId="6C8420D7" wp14:editId="23ECBF49">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16" w:name="_Toc245116324"/>
      <w:r w:rsidRPr="00F249C7">
        <w:rPr>
          <w:rFonts w:cstheme="minorHAnsi"/>
          <w:b/>
          <w:sz w:val="24"/>
          <w:szCs w:val="24"/>
        </w:rPr>
        <w:t>e</w:t>
      </w:r>
    </w:p>
    <w:bookmarkEnd w:id="16"/>
    <w:p w:rsidR="005F135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lastRenderedPageBreak/>
        <w:t>Device Set Up</w:t>
      </w:r>
    </w:p>
    <w:p w:rsidR="00092BE6" w:rsidRPr="00092BE6" w:rsidRDefault="00092BE6" w:rsidP="00092BE6">
      <w:pPr>
        <w:pStyle w:val="ListParagraph"/>
        <w:numPr>
          <w:ilvl w:val="2"/>
          <w:numId w:val="5"/>
        </w:numPr>
        <w:spacing w:after="0"/>
        <w:rPr>
          <w:rFonts w:cstheme="minorHAnsi"/>
          <w:b/>
          <w:sz w:val="24"/>
          <w:szCs w:val="24"/>
        </w:rPr>
      </w:pPr>
      <w:r>
        <w:rPr>
          <w:rFonts w:cstheme="minorHAnsi"/>
          <w:sz w:val="24"/>
          <w:szCs w:val="24"/>
        </w:rPr>
        <w:t xml:space="preserve">Start up the </w:t>
      </w:r>
      <w:proofErr w:type="spellStart"/>
      <w:r>
        <w:rPr>
          <w:rFonts w:cstheme="minorHAnsi"/>
          <w:sz w:val="24"/>
          <w:szCs w:val="24"/>
        </w:rPr>
        <w:t>ClearView</w:t>
      </w:r>
      <w:proofErr w:type="spellEnd"/>
      <w:r>
        <w:rPr>
          <w:rFonts w:cstheme="minorHAnsi"/>
          <w:sz w:val="24"/>
          <w:szCs w:val="24"/>
        </w:rPr>
        <w:t xml:space="preserve">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6067E9" w:rsidRDefault="006067E9" w:rsidP="006067E9">
      <w:pPr>
        <w:pStyle w:val="ListParagraph"/>
        <w:numPr>
          <w:ilvl w:val="2"/>
          <w:numId w:val="5"/>
        </w:numPr>
        <w:spacing w:after="0"/>
        <w:rPr>
          <w:rFonts w:cstheme="minorHAnsi"/>
          <w:sz w:val="24"/>
          <w:szCs w:val="24"/>
        </w:rPr>
      </w:pPr>
      <w:r w:rsidRPr="00092BE6">
        <w:rPr>
          <w:rFonts w:cstheme="minorHAnsi"/>
          <w:sz w:val="24"/>
          <w:szCs w:val="24"/>
        </w:rPr>
        <w:t>Connect the USB cable to the scanner.</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This will open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Default="00AF4FEE" w:rsidP="00613501">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613501" w:rsidRDefault="00613501" w:rsidP="00613501">
      <w:pPr>
        <w:pStyle w:val="ListParagraph"/>
        <w:spacing w:after="0"/>
        <w:ind w:left="2340"/>
        <w:rPr>
          <w:rFonts w:cstheme="minorHAnsi"/>
          <w:sz w:val="24"/>
          <w:szCs w:val="24"/>
        </w:rPr>
      </w:pPr>
    </w:p>
    <w:p w:rsidR="00613501" w:rsidRPr="006067E9" w:rsidRDefault="00613501" w:rsidP="00613501">
      <w:pPr>
        <w:pStyle w:val="ListParagraph"/>
        <w:numPr>
          <w:ilvl w:val="2"/>
          <w:numId w:val="5"/>
        </w:numPr>
        <w:spacing w:after="0"/>
        <w:rPr>
          <w:rFonts w:cstheme="minorHAnsi"/>
          <w:sz w:val="24"/>
          <w:szCs w:val="24"/>
        </w:rPr>
      </w:pPr>
      <w:r w:rsidRPr="006067E9">
        <w:rPr>
          <w:rFonts w:cstheme="minorHAnsi"/>
          <w:sz w:val="24"/>
          <w:szCs w:val="24"/>
        </w:rPr>
        <w:t xml:space="preserve">Verify that the scanner status and camera status are “Available” at the bottom of the </w:t>
      </w:r>
      <w:proofErr w:type="spellStart"/>
      <w:r w:rsidRPr="006067E9">
        <w:rPr>
          <w:rFonts w:cstheme="minorHAnsi"/>
          <w:sz w:val="24"/>
          <w:szCs w:val="24"/>
        </w:rPr>
        <w:t>ClearView</w:t>
      </w:r>
      <w:proofErr w:type="spellEnd"/>
      <w:r w:rsidRPr="006067E9">
        <w:rPr>
          <w:rFonts w:cstheme="minorHAnsi"/>
          <w:sz w:val="24"/>
          <w:szCs w:val="24"/>
        </w:rPr>
        <w:t xml:space="preserve"> window.</w:t>
      </w:r>
    </w:p>
    <w:p w:rsidR="00613501" w:rsidRPr="00F249C7" w:rsidRDefault="00613501"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proofErr w:type="spellStart"/>
      <w:r w:rsidR="00CE5412" w:rsidRPr="00F249C7">
        <w:rPr>
          <w:rFonts w:cstheme="minorHAnsi"/>
          <w:sz w:val="24"/>
          <w:szCs w:val="24"/>
        </w:rPr>
        <w:t>EPICUser</w:t>
      </w:r>
      <w:proofErr w:type="spellEnd"/>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proofErr w:type="spellStart"/>
      <w:r w:rsidR="00CE5412" w:rsidRPr="00F249C7">
        <w:rPr>
          <w:rFonts w:cstheme="minorHAnsi"/>
          <w:sz w:val="24"/>
          <w:szCs w:val="24"/>
        </w:rPr>
        <w:t>EPICUser</w:t>
      </w:r>
      <w:proofErr w:type="spellEnd"/>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 xml:space="preserve">EPIC </w:t>
      </w:r>
      <w:proofErr w:type="spellStart"/>
      <w:r w:rsidR="00567B36" w:rsidRPr="00F249C7">
        <w:rPr>
          <w:rFonts w:cstheme="minorHAnsi"/>
          <w:sz w:val="24"/>
          <w:szCs w:val="24"/>
        </w:rPr>
        <w:t>ClearView</w:t>
      </w:r>
      <w:proofErr w:type="spellEnd"/>
      <w:r w:rsidR="00567B36" w:rsidRPr="00F249C7">
        <w:rPr>
          <w:rFonts w:cstheme="minorHAnsi"/>
          <w:sz w:val="24"/>
          <w:szCs w:val="24"/>
        </w:rPr>
        <w:t xml:space="preserve"> main screen</w:t>
      </w:r>
      <w:r w:rsidRPr="00F249C7">
        <w:rPr>
          <w:rFonts w:cstheme="minorHAnsi"/>
          <w:sz w:val="24"/>
          <w:szCs w:val="24"/>
        </w:rPr>
        <w:t xml:space="preserve"> for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 xml:space="preserve">Click on the Settings button in the Application toolbar.  Verify that the </w:t>
      </w:r>
      <w:r w:rsidR="00B42C8D">
        <w:rPr>
          <w:rFonts w:cstheme="minorHAnsi"/>
          <w:sz w:val="24"/>
          <w:szCs w:val="24"/>
        </w:rPr>
        <w:t>Device</w:t>
      </w:r>
      <w:r>
        <w:rPr>
          <w:rFonts w:cstheme="minorHAnsi"/>
          <w:sz w:val="24"/>
          <w:szCs w:val="24"/>
        </w:rPr>
        <w:t xml:space="preserve">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ins w:id="17" w:author="Scott Pletzer" w:date="2012-08-17T16:01:00Z">
        <w:r w:rsidR="001A23E5">
          <w:rPr>
            <w:rFonts w:cstheme="minorHAnsi"/>
            <w:sz w:val="24"/>
            <w:szCs w:val="24"/>
          </w:rPr>
          <w:t>“Configuration 1</w:t>
        </w:r>
      </w:ins>
      <w:ins w:id="18" w:author="Scott Pletzer" w:date="2012-08-17T16:02:00Z">
        <w:r w:rsidR="001A23E5">
          <w:rPr>
            <w:rFonts w:cstheme="minorHAnsi"/>
            <w:sz w:val="24"/>
            <w:szCs w:val="24"/>
          </w:rPr>
          <w:t xml:space="preserve">” </w:t>
        </w:r>
      </w:ins>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Gain to 50</w:t>
      </w:r>
      <w:r w:rsidR="00EE133F">
        <w:rPr>
          <w:rFonts w:cstheme="minorHAnsi"/>
          <w:sz w:val="24"/>
          <w:szCs w:val="24"/>
        </w:rPr>
        <w:t xml:space="preserve">, </w:t>
      </w:r>
      <w:del w:id="19" w:author="Scott Pletzer" w:date="2012-08-17T16:02:00Z">
        <w:r w:rsidRPr="009064E4" w:rsidDel="001A23E5">
          <w:rPr>
            <w:rFonts w:cstheme="minorHAnsi"/>
            <w:sz w:val="24"/>
            <w:szCs w:val="24"/>
          </w:rPr>
          <w:delText xml:space="preserve">and </w:delText>
        </w:r>
      </w:del>
      <w:r w:rsidRPr="009064E4">
        <w:rPr>
          <w:rFonts w:cstheme="minorHAnsi"/>
          <w:sz w:val="24"/>
          <w:szCs w:val="24"/>
        </w:rPr>
        <w:t xml:space="preserve">Exposure Delay to </w:t>
      </w:r>
      <w:r w:rsidR="00294B82">
        <w:rPr>
          <w:rFonts w:cstheme="minorHAnsi"/>
          <w:sz w:val="24"/>
          <w:szCs w:val="24"/>
        </w:rPr>
        <w:t>200</w:t>
      </w:r>
      <w:ins w:id="20" w:author="Scott Pletzer" w:date="2012-08-17T16:02:00Z">
        <w:r w:rsidR="001A23E5">
          <w:rPr>
            <w:rFonts w:cstheme="minorHAnsi"/>
            <w:sz w:val="24"/>
            <w:szCs w:val="24"/>
          </w:rPr>
          <w:t>, and Boost Voltage to 110%</w:t>
        </w:r>
      </w:ins>
      <w:r w:rsidRPr="009064E4">
        <w:rPr>
          <w:rFonts w:cstheme="minorHAnsi"/>
          <w:sz w:val="24"/>
          <w:szCs w:val="24"/>
        </w:rPr>
        <w:t>.</w:t>
      </w:r>
      <w:r w:rsidR="005C6AB5" w:rsidRPr="009064E4">
        <w:rPr>
          <w:rFonts w:cstheme="minorHAnsi"/>
          <w:sz w:val="24"/>
          <w:szCs w:val="24"/>
        </w:rPr>
        <w:t xml:space="preserve">  </w:t>
      </w:r>
      <w:ins w:id="21" w:author="Scott Pletzer" w:date="2012-08-17T16:02:00Z">
        <w:r w:rsidR="001A23E5">
          <w:rPr>
            <w:rFonts w:cstheme="minorHAnsi"/>
            <w:sz w:val="24"/>
            <w:szCs w:val="24"/>
          </w:rPr>
          <w:t xml:space="preserve">Make sure the </w:t>
        </w:r>
      </w:ins>
      <w:ins w:id="22" w:author="Scott Pletzer" w:date="2012-08-17T16:03:00Z">
        <w:r w:rsidR="001A23E5">
          <w:rPr>
            <w:rFonts w:cstheme="minorHAnsi"/>
            <w:sz w:val="24"/>
            <w:szCs w:val="24"/>
          </w:rPr>
          <w:t>“D</w:t>
        </w:r>
      </w:ins>
      <w:ins w:id="23" w:author="Scott Pletzer" w:date="2012-08-17T16:02:00Z">
        <w:r w:rsidR="001A23E5">
          <w:rPr>
            <w:rFonts w:cstheme="minorHAnsi"/>
            <w:sz w:val="24"/>
            <w:szCs w:val="24"/>
          </w:rPr>
          <w:t>efault</w:t>
        </w:r>
      </w:ins>
      <w:ins w:id="24" w:author="Scott Pletzer" w:date="2012-08-17T16:03:00Z">
        <w:r w:rsidR="001A23E5">
          <w:rPr>
            <w:rFonts w:cstheme="minorHAnsi"/>
            <w:sz w:val="24"/>
            <w:szCs w:val="24"/>
          </w:rPr>
          <w:t>”</w:t>
        </w:r>
      </w:ins>
      <w:ins w:id="25" w:author="Scott Pletzer" w:date="2012-08-17T16:02:00Z">
        <w:r w:rsidR="001A23E5">
          <w:rPr>
            <w:rFonts w:cstheme="minorHAnsi"/>
            <w:sz w:val="24"/>
            <w:szCs w:val="24"/>
          </w:rPr>
          <w:t xml:space="preserve"> radio</w:t>
        </w:r>
      </w:ins>
      <w:ins w:id="26" w:author="Scott Pletzer" w:date="2012-08-17T16:03:00Z">
        <w:r w:rsidR="001A23E5">
          <w:rPr>
            <w:rFonts w:cstheme="minorHAnsi"/>
            <w:sz w:val="24"/>
            <w:szCs w:val="24"/>
          </w:rPr>
          <w:t xml:space="preserve"> button for “Configuration 1” is checked. </w:t>
        </w:r>
      </w:ins>
      <w:ins w:id="27" w:author="Scott Pletzer" w:date="2012-08-17T16:02:00Z">
        <w:r w:rsidR="001A23E5">
          <w:rPr>
            <w:rFonts w:cstheme="minorHAnsi"/>
            <w:sz w:val="24"/>
            <w:szCs w:val="24"/>
          </w:rPr>
          <w:t xml:space="preserve"> </w:t>
        </w:r>
      </w:ins>
      <w:r w:rsidR="005C6AB5" w:rsidRPr="009064E4">
        <w:rPr>
          <w:rFonts w:cstheme="minorHAnsi"/>
          <w:sz w:val="24"/>
          <w:szCs w:val="24"/>
        </w:rPr>
        <w:t xml:space="preserve">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w:t>
      </w:r>
      <w:proofErr w:type="spellStart"/>
      <w:r w:rsidR="005C6AB5">
        <w:rPr>
          <w:rFonts w:cstheme="minorHAnsi"/>
          <w:sz w:val="24"/>
          <w:szCs w:val="24"/>
        </w:rPr>
        <w:t>ClearView</w:t>
      </w:r>
      <w:proofErr w:type="spellEnd"/>
      <w:r w:rsidR="005C6AB5">
        <w:rPr>
          <w:rFonts w:cstheme="minorHAnsi"/>
          <w:sz w:val="24"/>
          <w:szCs w:val="24"/>
        </w:rPr>
        <w:t xml:space="preserve">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00695C0E">
        <w:rPr>
          <w:rFonts w:cstheme="minorHAnsi"/>
          <w:sz w:val="24"/>
          <w:szCs w:val="24"/>
        </w:rPr>
        <w:t xml:space="preserve">Verify that the 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del w:id="28" w:author="Scott Pletzer" w:date="2012-08-17T16:03:00Z">
        <w:r w:rsidR="00695C0E" w:rsidDel="00885D01">
          <w:rPr>
            <w:rFonts w:cstheme="minorHAnsi"/>
            <w:sz w:val="24"/>
            <w:szCs w:val="24"/>
          </w:rPr>
          <w:delText xml:space="preserve">and </w:delText>
        </w:r>
      </w:del>
      <w:r w:rsidR="00695C0E">
        <w:rPr>
          <w:rFonts w:cstheme="minorHAnsi"/>
          <w:sz w:val="24"/>
          <w:szCs w:val="24"/>
        </w:rPr>
        <w:t xml:space="preserve">Exposure Delay </w:t>
      </w:r>
      <w:r w:rsidR="00294B82">
        <w:rPr>
          <w:rFonts w:cstheme="minorHAnsi"/>
          <w:sz w:val="24"/>
          <w:szCs w:val="24"/>
        </w:rPr>
        <w:t>200</w:t>
      </w:r>
      <w:ins w:id="29" w:author="Scott Pletzer" w:date="2012-08-17T16:03:00Z">
        <w:r w:rsidR="00885D01">
          <w:rPr>
            <w:rFonts w:cstheme="minorHAnsi"/>
            <w:sz w:val="24"/>
            <w:szCs w:val="24"/>
          </w:rPr>
          <w:t xml:space="preserve">, </w:t>
        </w:r>
        <w:proofErr w:type="gramStart"/>
        <w:r w:rsidR="00885D01">
          <w:rPr>
            <w:rFonts w:cstheme="minorHAnsi"/>
            <w:sz w:val="24"/>
            <w:szCs w:val="24"/>
          </w:rPr>
          <w:t>Boost</w:t>
        </w:r>
        <w:proofErr w:type="gramEnd"/>
        <w:r w:rsidR="00885D01">
          <w:rPr>
            <w:rFonts w:cstheme="minorHAnsi"/>
            <w:sz w:val="24"/>
            <w:szCs w:val="24"/>
          </w:rPr>
          <w:t xml:space="preserve"> Voltage 110%</w:t>
        </w:r>
      </w:ins>
      <w:r w:rsidR="00695C0E">
        <w:rPr>
          <w:rFonts w:cstheme="minorHAnsi"/>
          <w:sz w:val="24"/>
          <w:szCs w:val="24"/>
        </w:rPr>
        <w:t>.</w:t>
      </w:r>
      <w:ins w:id="30" w:author="Scott Pletzer" w:date="2012-08-17T16:04:00Z">
        <w:r w:rsidR="00885D01">
          <w:rPr>
            <w:rFonts w:cstheme="minorHAnsi"/>
            <w:sz w:val="24"/>
            <w:szCs w:val="24"/>
          </w:rPr>
          <w:t xml:space="preserve">  Confirm that “Configuration 1” is set as the default.</w:t>
        </w:r>
      </w:ins>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5123B9" w:rsidP="005123B9">
      <w:pPr>
        <w:pStyle w:val="ListParagraph"/>
        <w:spacing w:after="0"/>
        <w:ind w:left="1080"/>
        <w:rPr>
          <w:rFonts w:cstheme="minorHAnsi"/>
          <w:sz w:val="24"/>
          <w:szCs w:val="24"/>
        </w:rPr>
      </w:pPr>
      <w:r w:rsidRPr="009064E4">
        <w:rPr>
          <w:rFonts w:cstheme="minorHAnsi"/>
          <w:sz w:val="24"/>
          <w:szCs w:val="24"/>
        </w:rPr>
        <w:t xml:space="preserve">In the Settings box, adjust the </w:t>
      </w:r>
      <w:ins w:id="31" w:author="Scott Pletzer" w:date="2012-08-17T16:06:00Z">
        <w:r w:rsidR="00BE0FC8">
          <w:rPr>
            <w:rFonts w:cstheme="minorHAnsi"/>
            <w:sz w:val="24"/>
            <w:szCs w:val="24"/>
          </w:rPr>
          <w:t xml:space="preserve">“Configuration 2” </w:t>
        </w:r>
      </w:ins>
      <w:r w:rsidRPr="00BF66C1">
        <w:rPr>
          <w:rFonts w:cstheme="minorHAnsi"/>
          <w:sz w:val="24"/>
          <w:szCs w:val="24"/>
        </w:rPr>
        <w:t xml:space="preserve">Brightness to </w:t>
      </w:r>
      <w:r w:rsidR="00BF66C1">
        <w:rPr>
          <w:rFonts w:cstheme="minorHAnsi"/>
          <w:sz w:val="24"/>
          <w:szCs w:val="24"/>
        </w:rPr>
        <w:t>8</w:t>
      </w:r>
      <w:r w:rsidR="00935DE3">
        <w:rPr>
          <w:rFonts w:cstheme="minorHAnsi"/>
          <w:sz w:val="24"/>
          <w:szCs w:val="24"/>
        </w:rPr>
        <w:t>0</w:t>
      </w:r>
      <w:r w:rsidRPr="00294B82">
        <w:rPr>
          <w:rFonts w:cstheme="minorHAnsi"/>
          <w:sz w:val="24"/>
          <w:szCs w:val="24"/>
        </w:rPr>
        <w:t xml:space="preserve">, </w:t>
      </w:r>
      <w:r w:rsidR="00CE6314" w:rsidRPr="00294B82">
        <w:rPr>
          <w:rFonts w:cstheme="minorHAnsi"/>
          <w:sz w:val="24"/>
          <w:szCs w:val="24"/>
        </w:rPr>
        <w:t xml:space="preserve">Gain to </w:t>
      </w:r>
      <w:del w:id="32" w:author="Scott Pletzer" w:date="2012-08-17T16:06:00Z">
        <w:r w:rsidR="00294B82" w:rsidRPr="00294B82" w:rsidDel="00BE0FC8">
          <w:rPr>
            <w:rFonts w:cstheme="minorHAnsi"/>
            <w:sz w:val="24"/>
            <w:szCs w:val="24"/>
          </w:rPr>
          <w:delText>6</w:delText>
        </w:r>
        <w:r w:rsidR="00935DE3" w:rsidDel="00BE0FC8">
          <w:rPr>
            <w:rFonts w:cstheme="minorHAnsi"/>
            <w:sz w:val="24"/>
            <w:szCs w:val="24"/>
          </w:rPr>
          <w:delText>0</w:delText>
        </w:r>
        <w:r w:rsidR="00CE6314" w:rsidDel="00BE0FC8">
          <w:rPr>
            <w:rFonts w:cstheme="minorHAnsi"/>
            <w:sz w:val="24"/>
            <w:szCs w:val="24"/>
          </w:rPr>
          <w:delText xml:space="preserve"> </w:delText>
        </w:r>
      </w:del>
      <w:ins w:id="33" w:author="Scott Pletzer" w:date="2012-08-17T16:06:00Z">
        <w:r w:rsidR="00BE0FC8" w:rsidRPr="00294B82">
          <w:rPr>
            <w:rFonts w:cstheme="minorHAnsi"/>
            <w:sz w:val="24"/>
            <w:szCs w:val="24"/>
          </w:rPr>
          <w:t>6</w:t>
        </w:r>
        <w:r w:rsidR="00BE0FC8">
          <w:rPr>
            <w:rFonts w:cstheme="minorHAnsi"/>
            <w:sz w:val="24"/>
            <w:szCs w:val="24"/>
          </w:rPr>
          <w:t>0,</w:t>
        </w:r>
      </w:ins>
      <w:del w:id="34" w:author="Scott Pletzer" w:date="2012-08-17T16:06:00Z">
        <w:r w:rsidRPr="009064E4" w:rsidDel="00BE0FC8">
          <w:rPr>
            <w:rFonts w:cstheme="minorHAnsi"/>
            <w:sz w:val="24"/>
            <w:szCs w:val="24"/>
          </w:rPr>
          <w:delText>and</w:delText>
        </w:r>
      </w:del>
      <w:r w:rsidRPr="009064E4">
        <w:rPr>
          <w:rFonts w:cstheme="minorHAnsi"/>
          <w:sz w:val="24"/>
          <w:szCs w:val="24"/>
        </w:rPr>
        <w:t xml:space="preserve"> Exposure Delay to </w:t>
      </w:r>
      <w:r>
        <w:rPr>
          <w:rFonts w:cstheme="minorHAnsi"/>
          <w:sz w:val="24"/>
          <w:szCs w:val="24"/>
        </w:rPr>
        <w:t>320</w:t>
      </w:r>
      <w:ins w:id="35" w:author="Scott Pletzer" w:date="2012-08-17T16:06:00Z">
        <w:r w:rsidR="00BE0FC8">
          <w:rPr>
            <w:rFonts w:cstheme="minorHAnsi"/>
            <w:sz w:val="24"/>
            <w:szCs w:val="24"/>
          </w:rPr>
          <w:t xml:space="preserve">, </w:t>
        </w:r>
        <w:proofErr w:type="gramStart"/>
        <w:r w:rsidR="00BE0FC8">
          <w:rPr>
            <w:rFonts w:cstheme="minorHAnsi"/>
            <w:sz w:val="24"/>
            <w:szCs w:val="24"/>
          </w:rPr>
          <w:t>Boost</w:t>
        </w:r>
        <w:proofErr w:type="gramEnd"/>
        <w:r w:rsidR="00BE0FC8">
          <w:rPr>
            <w:rFonts w:cstheme="minorHAnsi"/>
            <w:sz w:val="24"/>
            <w:szCs w:val="24"/>
          </w:rPr>
          <w:t xml:space="preserve"> Voltage to 110%</w:t>
        </w:r>
      </w:ins>
      <w:r w:rsidRPr="009064E4">
        <w:rPr>
          <w:rFonts w:cstheme="minorHAnsi"/>
          <w:sz w:val="24"/>
          <w:szCs w:val="24"/>
        </w:rPr>
        <w:t>.</w:t>
      </w:r>
      <w:ins w:id="36" w:author="Scott Pletzer" w:date="2012-08-17T16:06:00Z">
        <w:r w:rsidR="00BE0FC8">
          <w:rPr>
            <w:rFonts w:cstheme="minorHAnsi"/>
            <w:sz w:val="24"/>
            <w:szCs w:val="24"/>
          </w:rPr>
          <w:t xml:space="preserve">  Make sure the “Default” radio button for “Configuration </w:t>
        </w:r>
      </w:ins>
      <w:ins w:id="37" w:author="Scott Pletzer" w:date="2012-08-17T16:07:00Z">
        <w:r w:rsidR="00BE0FC8">
          <w:rPr>
            <w:rFonts w:cstheme="minorHAnsi"/>
            <w:sz w:val="24"/>
            <w:szCs w:val="24"/>
          </w:rPr>
          <w:t>2</w:t>
        </w:r>
      </w:ins>
      <w:ins w:id="38" w:author="Scott Pletzer" w:date="2012-08-17T16:06:00Z">
        <w:r w:rsidR="00BE0FC8">
          <w:rPr>
            <w:rFonts w:cstheme="minorHAnsi"/>
            <w:sz w:val="24"/>
            <w:szCs w:val="24"/>
          </w:rPr>
          <w:t>” is checked.</w:t>
        </w:r>
      </w:ins>
      <w:r w:rsidRPr="009064E4">
        <w:rPr>
          <w:rFonts w:cstheme="minorHAnsi"/>
          <w:sz w:val="24"/>
          <w:szCs w:val="24"/>
        </w:rPr>
        <w:t xml:space="preserve">  Click on the Apply Settings button.  </w:t>
      </w:r>
      <w:r w:rsidR="00CE6314">
        <w:rPr>
          <w:rFonts w:cstheme="minorHAnsi"/>
          <w:sz w:val="24"/>
          <w:szCs w:val="24"/>
        </w:rPr>
        <w:t>V</w:t>
      </w:r>
      <w:r w:rsidRPr="009064E4">
        <w:rPr>
          <w:rFonts w:cstheme="minorHAnsi"/>
          <w:sz w:val="24"/>
          <w:szCs w:val="24"/>
        </w:rPr>
        <w:t xml:space="preserve">erify that the </w:t>
      </w:r>
      <w:r w:rsidR="00CE6314">
        <w:rPr>
          <w:rFonts w:cstheme="minorHAnsi"/>
          <w:sz w:val="24"/>
          <w:szCs w:val="24"/>
        </w:rPr>
        <w:t>S</w:t>
      </w:r>
      <w:r>
        <w:rPr>
          <w:rFonts w:cstheme="minorHAnsi"/>
          <w:sz w:val="24"/>
          <w:szCs w:val="24"/>
        </w:rPr>
        <w:t>etting</w:t>
      </w:r>
      <w:r w:rsidR="00CE6314">
        <w:rPr>
          <w:rFonts w:cstheme="minorHAnsi"/>
          <w:sz w:val="24"/>
          <w:szCs w:val="24"/>
        </w:rPr>
        <w:t>s</w:t>
      </w:r>
      <w:r>
        <w:rPr>
          <w:rFonts w:cstheme="minorHAnsi"/>
          <w:sz w:val="24"/>
          <w:szCs w:val="24"/>
        </w:rPr>
        <w:t xml:space="preserve">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C26849" w:rsidRDefault="00C26849" w:rsidP="00C26849">
      <w:pPr>
        <w:pStyle w:val="ListParagraph"/>
        <w:spacing w:after="0"/>
        <w:ind w:left="1080"/>
        <w:rPr>
          <w:ins w:id="39" w:author="Scott Pletzer" w:date="2012-08-17T16:53:00Z"/>
          <w:rFonts w:cstheme="minorHAnsi"/>
          <w:sz w:val="24"/>
          <w:szCs w:val="24"/>
        </w:rPr>
      </w:pPr>
      <w:ins w:id="40" w:author="Scott Pletzer" w:date="2012-08-17T16:53:00Z">
        <w:r w:rsidRPr="009064E4">
          <w:rPr>
            <w:rFonts w:cstheme="minorHAnsi"/>
            <w:sz w:val="24"/>
            <w:szCs w:val="24"/>
          </w:rPr>
          <w:t xml:space="preserve">In the Settings box, adjust the </w:t>
        </w:r>
        <w:r>
          <w:rPr>
            <w:rFonts w:cstheme="minorHAnsi"/>
            <w:sz w:val="24"/>
            <w:szCs w:val="24"/>
          </w:rPr>
          <w:t xml:space="preserve">“Configuration 3” </w:t>
        </w:r>
        <w:r w:rsidRPr="00BF66C1">
          <w:rPr>
            <w:rFonts w:cstheme="minorHAnsi"/>
            <w:sz w:val="24"/>
            <w:szCs w:val="24"/>
          </w:rPr>
          <w:t xml:space="preserve">Brightness to </w:t>
        </w:r>
        <w:r>
          <w:rPr>
            <w:rFonts w:cstheme="minorHAnsi"/>
            <w:sz w:val="24"/>
            <w:szCs w:val="24"/>
          </w:rPr>
          <w:t>115</w:t>
        </w:r>
        <w:r w:rsidRPr="00294B82">
          <w:rPr>
            <w:rFonts w:cstheme="minorHAnsi"/>
            <w:sz w:val="24"/>
            <w:szCs w:val="24"/>
          </w:rPr>
          <w:t>, Gain to 6</w:t>
        </w:r>
        <w:r>
          <w:rPr>
            <w:rFonts w:cstheme="minorHAnsi"/>
            <w:sz w:val="24"/>
            <w:szCs w:val="24"/>
          </w:rPr>
          <w:t>3,</w:t>
        </w:r>
        <w:r w:rsidRPr="009064E4">
          <w:rPr>
            <w:rFonts w:cstheme="minorHAnsi"/>
            <w:sz w:val="24"/>
            <w:szCs w:val="24"/>
          </w:rPr>
          <w:t xml:space="preserve"> Exposure Delay to </w:t>
        </w:r>
        <w:r>
          <w:rPr>
            <w:rFonts w:cstheme="minorHAnsi"/>
            <w:sz w:val="24"/>
            <w:szCs w:val="24"/>
          </w:rPr>
          <w:t xml:space="preserve">120, </w:t>
        </w:r>
        <w:proofErr w:type="gramStart"/>
        <w:r>
          <w:rPr>
            <w:rFonts w:cstheme="minorHAnsi"/>
            <w:sz w:val="24"/>
            <w:szCs w:val="24"/>
          </w:rPr>
          <w:t>Boost</w:t>
        </w:r>
        <w:proofErr w:type="gramEnd"/>
        <w:r>
          <w:rPr>
            <w:rFonts w:cstheme="minorHAnsi"/>
            <w:sz w:val="24"/>
            <w:szCs w:val="24"/>
          </w:rPr>
          <w:t xml:space="preserve"> Voltage to 110%</w:t>
        </w:r>
        <w:r w:rsidRPr="009064E4">
          <w:rPr>
            <w:rFonts w:cstheme="minorHAnsi"/>
            <w:sz w:val="24"/>
            <w:szCs w:val="24"/>
          </w:rPr>
          <w:t>.</w:t>
        </w:r>
        <w:r>
          <w:rPr>
            <w:rFonts w:cstheme="minorHAnsi"/>
            <w:sz w:val="24"/>
            <w:szCs w:val="24"/>
          </w:rPr>
          <w:t xml:space="preserve">  Make sure the “Default” radio button for “Configuration 3” is unchecked.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 xml:space="preserve">Settings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ins>
    </w:p>
    <w:p w:rsidR="00C26849" w:rsidRDefault="00C26849" w:rsidP="00C26849">
      <w:pPr>
        <w:pStyle w:val="ListParagraph"/>
        <w:spacing w:after="0"/>
        <w:ind w:left="1080"/>
        <w:outlineLvl w:val="0"/>
        <w:rPr>
          <w:ins w:id="41" w:author="Scott Pletzer" w:date="2012-08-17T16:53:00Z"/>
          <w:rFonts w:cstheme="minorHAnsi"/>
          <w:sz w:val="24"/>
          <w:szCs w:val="24"/>
        </w:rPr>
      </w:pPr>
    </w:p>
    <w:p w:rsidR="00C26849" w:rsidRPr="00F249C7" w:rsidRDefault="00C26849" w:rsidP="00C26849">
      <w:pPr>
        <w:pStyle w:val="ListParagraph"/>
        <w:spacing w:after="0"/>
        <w:ind w:left="1080"/>
        <w:rPr>
          <w:ins w:id="42" w:author="Scott Pletzer" w:date="2012-08-17T16:53:00Z"/>
          <w:rFonts w:cstheme="minorHAnsi"/>
          <w:b/>
          <w:sz w:val="24"/>
          <w:szCs w:val="24"/>
          <w:u w:val="single"/>
        </w:rPr>
      </w:pPr>
      <w:ins w:id="43" w:author="Scott Pletzer" w:date="2012-08-17T16:53:00Z">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ins>
    </w:p>
    <w:p w:rsidR="00C26849" w:rsidRDefault="00C26849" w:rsidP="00416E3C">
      <w:pPr>
        <w:spacing w:after="0"/>
        <w:ind w:left="1080"/>
        <w:rPr>
          <w:ins w:id="44" w:author="Scott Pletzer" w:date="2012-08-17T16:53:00Z"/>
          <w:rFonts w:cstheme="minorHAnsi"/>
          <w:sz w:val="24"/>
          <w:szCs w:val="24"/>
        </w:rPr>
      </w:pPr>
    </w:p>
    <w:p w:rsidR="00C26849" w:rsidRDefault="00C26849">
      <w:pPr>
        <w:spacing w:after="0"/>
        <w:rPr>
          <w:ins w:id="45" w:author="Scott Pletzer" w:date="2012-08-17T16:53:00Z"/>
          <w:rFonts w:cstheme="minorHAnsi"/>
          <w:sz w:val="24"/>
          <w:szCs w:val="24"/>
        </w:rPr>
        <w:pPrChange w:id="46" w:author="Scott Pletzer" w:date="2012-08-17T16:53:00Z">
          <w:pPr>
            <w:spacing w:after="0"/>
            <w:ind w:left="1080"/>
          </w:pPr>
        </w:pPrChange>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xml:space="preserve">”.  Click in the password box and enter the password provided by the Network Administrator.  Click the Login button.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lastRenderedPageBreak/>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ins w:id="47" w:author="Scott Pletzer" w:date="2012-08-17T16:08:00Z">
        <w:r w:rsidR="00FA3C2D">
          <w:rPr>
            <w:rFonts w:cstheme="minorHAnsi"/>
            <w:sz w:val="24"/>
            <w:szCs w:val="24"/>
          </w:rPr>
          <w:t xml:space="preserve"> appear.  There should also be a Calibration Settings group box in between the Captured Image and Image Preview windows.  The radio button next to </w:t>
        </w:r>
      </w:ins>
      <w:ins w:id="48" w:author="Scott Pletzer" w:date="2012-08-17T16:09:00Z">
        <w:r w:rsidR="00FA3C2D">
          <w:rPr>
            <w:rFonts w:cstheme="minorHAnsi"/>
            <w:sz w:val="24"/>
            <w:szCs w:val="24"/>
          </w:rPr>
          <w:t>“Configuration 2” should be set</w:t>
        </w:r>
      </w:ins>
      <w:r w:rsidR="00AC4FBA" w:rsidRPr="00F249C7">
        <w:rPr>
          <w:rFonts w:cstheme="minorHAnsi"/>
          <w:sz w:val="24"/>
          <w:szCs w:val="24"/>
        </w:rPr>
        <w:t>.</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6067E9" w:rsidRDefault="006067E9" w:rsidP="00FD6ADA">
      <w:pPr>
        <w:spacing w:after="0"/>
        <w:ind w:left="1080"/>
        <w:rPr>
          <w:rFonts w:cstheme="minorHAnsi"/>
          <w:b/>
          <w:sz w:val="24"/>
          <w:szCs w:val="24"/>
          <w:u w:val="single"/>
        </w:rPr>
      </w:pPr>
    </w:p>
    <w:p w:rsidR="006067E9" w:rsidRPr="00F249C7" w:rsidRDefault="006067E9" w:rsidP="006067E9">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w:t>
      </w:r>
      <w:ins w:id="49" w:author="Scott Pletzer" w:date="2012-08-17T16:09:00Z">
        <w:r w:rsidR="001B10E2">
          <w:rPr>
            <w:rFonts w:cstheme="minorHAnsi"/>
            <w:sz w:val="24"/>
            <w:szCs w:val="24"/>
          </w:rPr>
          <w:t xml:space="preserve"> </w:t>
        </w:r>
      </w:ins>
      <w:proofErr w:type="gramStart"/>
      <w:r w:rsidR="00B42C8D">
        <w:rPr>
          <w:rFonts w:cstheme="minorHAnsi"/>
          <w:sz w:val="24"/>
          <w:szCs w:val="24"/>
        </w:rPr>
        <w:t>Click on the Picture tab.</w:t>
      </w:r>
      <w:proofErr w:type="gramEnd"/>
      <w:r w:rsidR="00B42C8D">
        <w:rPr>
          <w:rFonts w:cstheme="minorHAnsi"/>
          <w:sz w:val="24"/>
          <w:szCs w:val="24"/>
        </w:rPr>
        <w:t xml:space="preserve">  </w:t>
      </w:r>
      <w:r>
        <w:rPr>
          <w:rFonts w:cstheme="minorHAnsi"/>
          <w:sz w:val="24"/>
          <w:szCs w:val="24"/>
        </w:rPr>
        <w:t>Verify that the Gain slider is not all the way to the right (as far as it can go). It should be just a little bit off the edge.</w:t>
      </w:r>
      <w:r w:rsidR="00B42C8D">
        <w:rPr>
          <w:rFonts w:cstheme="minorHAnsi"/>
          <w:sz w:val="24"/>
          <w:szCs w:val="24"/>
        </w:rPr>
        <w:t xml:space="preserve">  Click OK.</w:t>
      </w:r>
    </w:p>
    <w:p w:rsidR="006067E9" w:rsidRPr="00F249C7" w:rsidRDefault="006067E9" w:rsidP="006067E9">
      <w:pPr>
        <w:pStyle w:val="ListParagraph"/>
        <w:spacing w:after="0"/>
        <w:ind w:left="1080"/>
        <w:rPr>
          <w:rFonts w:cstheme="minorHAnsi"/>
          <w:sz w:val="24"/>
          <w:szCs w:val="24"/>
        </w:rPr>
      </w:pPr>
    </w:p>
    <w:p w:rsidR="006067E9" w:rsidRPr="00FD6ADA" w:rsidRDefault="006067E9" w:rsidP="006067E9">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6067E9" w:rsidRPr="00FD6ADA" w:rsidRDefault="006067E9" w:rsidP="00FD6ADA">
      <w:pPr>
        <w:spacing w:after="0"/>
        <w:ind w:left="1080"/>
        <w:rPr>
          <w:rFonts w:cstheme="minorHAnsi"/>
          <w:b/>
          <w:sz w:val="24"/>
          <w:szCs w:val="24"/>
          <w:u w:val="single"/>
        </w:rPr>
      </w:pP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w:t>
      </w:r>
      <w:ins w:id="50" w:author="Scott Pletzer" w:date="2012-08-17T16:10:00Z">
        <w:r w:rsidR="008C0925">
          <w:rPr>
            <w:rFonts w:cstheme="minorHAnsi"/>
            <w:sz w:val="24"/>
            <w:szCs w:val="24"/>
          </w:rPr>
          <w:t xml:space="preserve"> appear</w:t>
        </w:r>
      </w:ins>
      <w:r w:rsidRPr="00F249C7">
        <w:rPr>
          <w:rFonts w:cstheme="minorHAnsi"/>
          <w:sz w:val="24"/>
          <w:szCs w:val="24"/>
        </w:rPr>
        <w:t xml:space="preserve">.  </w:t>
      </w:r>
      <w:ins w:id="51" w:author="Scott Pletzer" w:date="2012-08-17T16:11:00Z">
        <w:r w:rsidR="008C0925">
          <w:rPr>
            <w:rFonts w:cstheme="minorHAnsi"/>
            <w:sz w:val="24"/>
            <w:szCs w:val="24"/>
          </w:rPr>
          <w:t>.  There should also be a Calibration Settings group box in between the Captured Image and Image Preview windows.  The radio button next to “Configuration 2” should be set</w:t>
        </w:r>
        <w:r w:rsidR="008C0925" w:rsidRPr="00F249C7">
          <w:rPr>
            <w:rFonts w:cstheme="minorHAnsi"/>
            <w:sz w:val="24"/>
            <w:szCs w:val="24"/>
          </w:rPr>
          <w:t>.</w:t>
        </w:r>
        <w:r w:rsidR="008C0925">
          <w:rPr>
            <w:rFonts w:cstheme="minorHAnsi"/>
            <w:sz w:val="24"/>
            <w:szCs w:val="24"/>
          </w:rPr>
          <w:t xml:space="preserve">  </w:t>
        </w:r>
      </w:ins>
      <w:r w:rsidRPr="00F249C7">
        <w:rPr>
          <w:rFonts w:cstheme="minorHAnsi"/>
          <w:sz w:val="24"/>
          <w:szCs w:val="24"/>
        </w:rPr>
        <w:t>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del w:id="52" w:author="Scott Pletzer" w:date="2012-08-17T16:21:00Z">
        <w:r w:rsidRPr="00F249C7" w:rsidDel="003F14A2">
          <w:rPr>
            <w:rFonts w:cstheme="minorHAnsi"/>
            <w:b/>
            <w:sz w:val="24"/>
            <w:szCs w:val="24"/>
          </w:rPr>
          <w:tab/>
        </w:r>
        <w:r w:rsidRPr="0057080E" w:rsidDel="003F14A2">
          <w:rPr>
            <w:rFonts w:cstheme="minorHAnsi"/>
            <w:sz w:val="24"/>
            <w:szCs w:val="24"/>
          </w:rPr>
          <w:delText>(</w:delText>
        </w:r>
        <w:r w:rsidR="005107F2" w:rsidRPr="0057080E" w:rsidDel="003F14A2">
          <w:rPr>
            <w:rFonts w:cstheme="minorHAnsi"/>
            <w:sz w:val="24"/>
            <w:szCs w:val="24"/>
          </w:rPr>
          <w:delText>P</w:delText>
        </w:r>
        <w:r w:rsidR="005107F2" w:rsidRPr="00BF5C42" w:rsidDel="003F14A2">
          <w:rPr>
            <w:rFonts w:cstheme="minorHAnsi"/>
            <w:sz w:val="24"/>
            <w:szCs w:val="24"/>
          </w:rPr>
          <w:delText xml:space="preserve">roceed to </w:delText>
        </w:r>
        <w:r w:rsidR="003E5D3A" w:rsidRPr="00BF5C42" w:rsidDel="003F14A2">
          <w:rPr>
            <w:rFonts w:cstheme="minorHAnsi"/>
            <w:sz w:val="24"/>
            <w:szCs w:val="24"/>
          </w:rPr>
          <w:delText>section</w:delText>
        </w:r>
        <w:r w:rsidRPr="00F249C7" w:rsidDel="003F14A2">
          <w:rPr>
            <w:rFonts w:cstheme="minorHAnsi"/>
            <w:b/>
            <w:sz w:val="24"/>
            <w:szCs w:val="24"/>
          </w:rPr>
          <w:delText xml:space="preserve"> 6.3.</w:delText>
        </w:r>
        <w:r w:rsidR="00776164" w:rsidDel="003F14A2">
          <w:rPr>
            <w:rFonts w:cstheme="minorHAnsi"/>
            <w:b/>
            <w:sz w:val="24"/>
            <w:szCs w:val="24"/>
          </w:rPr>
          <w:delText>2</w:delText>
        </w:r>
        <w:r w:rsidRPr="00F249C7" w:rsidDel="003F14A2">
          <w:rPr>
            <w:rFonts w:cstheme="minorHAnsi"/>
            <w:b/>
            <w:sz w:val="24"/>
            <w:szCs w:val="24"/>
          </w:rPr>
          <w:delText>.1</w:delText>
        </w:r>
        <w:r w:rsidRPr="0057080E" w:rsidDel="003F14A2">
          <w:rPr>
            <w:rFonts w:cstheme="minorHAnsi"/>
            <w:sz w:val="24"/>
            <w:szCs w:val="24"/>
          </w:rPr>
          <w:delText>)</w:delText>
        </w:r>
      </w:del>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 xml:space="preserve">ibration Success window closes and the screen returns to the </w:t>
      </w:r>
      <w:proofErr w:type="spellStart"/>
      <w:r w:rsidR="003316B9">
        <w:rPr>
          <w:rFonts w:cstheme="minorHAnsi"/>
          <w:sz w:val="24"/>
          <w:szCs w:val="24"/>
        </w:rPr>
        <w:t>ClearView</w:t>
      </w:r>
      <w:proofErr w:type="spellEnd"/>
      <w:r w:rsidR="003316B9">
        <w:rPr>
          <w:rFonts w:cstheme="minorHAnsi"/>
          <w:sz w:val="24"/>
          <w:szCs w:val="24"/>
        </w:rPr>
        <w:t xml:space="preserve"> main screen.</w:t>
      </w:r>
      <w:r w:rsidR="00DA1482">
        <w:rPr>
          <w:rFonts w:cstheme="minorHAnsi"/>
          <w:sz w:val="24"/>
          <w:szCs w:val="24"/>
        </w:rPr>
        <w:t xml:space="preserve"> </w:t>
      </w:r>
    </w:p>
    <w:p w:rsidR="003E5D3A" w:rsidRPr="00F249C7" w:rsidDel="003F14A2" w:rsidRDefault="003E5D3A" w:rsidP="003E5D3A">
      <w:pPr>
        <w:pStyle w:val="ListParagraph"/>
        <w:spacing w:after="0"/>
        <w:ind w:left="1080"/>
        <w:rPr>
          <w:del w:id="53" w:author="Scott Pletzer" w:date="2012-08-17T16:22:00Z"/>
          <w:rFonts w:cstheme="minorHAnsi"/>
          <w:b/>
          <w:sz w:val="24"/>
          <w:szCs w:val="24"/>
          <w:u w:val="single"/>
        </w:rPr>
      </w:pPr>
      <w:del w:id="54" w:author="Scott Pletzer" w:date="2012-08-17T16:22:00Z">
        <w:r w:rsidRPr="0057080E" w:rsidDel="003F14A2">
          <w:rPr>
            <w:rFonts w:cstheme="minorHAnsi"/>
            <w:sz w:val="24"/>
            <w:szCs w:val="24"/>
          </w:rPr>
          <w:delText>(</w:delText>
        </w:r>
        <w:r w:rsidRPr="00BF5C42" w:rsidDel="003F14A2">
          <w:rPr>
            <w:rFonts w:cstheme="minorHAnsi"/>
            <w:sz w:val="24"/>
            <w:szCs w:val="24"/>
          </w:rPr>
          <w:delText>Proceed to section</w:delText>
        </w:r>
        <w:r w:rsidRPr="00F249C7" w:rsidDel="003F14A2">
          <w:rPr>
            <w:rFonts w:cstheme="minorHAnsi"/>
            <w:b/>
            <w:sz w:val="24"/>
            <w:szCs w:val="24"/>
          </w:rPr>
          <w:delText xml:space="preserve"> 6.3.</w:delText>
        </w:r>
        <w:r w:rsidDel="003F14A2">
          <w:rPr>
            <w:rFonts w:cstheme="minorHAnsi"/>
            <w:b/>
            <w:sz w:val="24"/>
            <w:szCs w:val="24"/>
          </w:rPr>
          <w:delText>2</w:delText>
        </w:r>
        <w:r w:rsidRPr="00F249C7" w:rsidDel="003F14A2">
          <w:rPr>
            <w:rFonts w:cstheme="minorHAnsi"/>
            <w:b/>
            <w:sz w:val="24"/>
            <w:szCs w:val="24"/>
          </w:rPr>
          <w:delText>.</w:delText>
        </w:r>
        <w:r w:rsidDel="003F14A2">
          <w:rPr>
            <w:rFonts w:cstheme="minorHAnsi"/>
            <w:b/>
            <w:sz w:val="24"/>
            <w:szCs w:val="24"/>
          </w:rPr>
          <w:delText>2</w:delText>
        </w:r>
        <w:r w:rsidRPr="0057080E" w:rsidDel="003F14A2">
          <w:rPr>
            <w:rFonts w:cstheme="minorHAnsi"/>
            <w:sz w:val="24"/>
            <w:szCs w:val="24"/>
          </w:rPr>
          <w:delText>)</w:delText>
        </w:r>
      </w:del>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2148AF" w:rsidRPr="00773842" w:rsidRDefault="00194058" w:rsidP="00773842">
      <w:pPr>
        <w:spacing w:after="0"/>
        <w:ind w:left="1440"/>
        <w:rPr>
          <w:rFonts w:cstheme="minorHAnsi"/>
          <w:sz w:val="24"/>
          <w:szCs w:val="24"/>
        </w:rPr>
      </w:pPr>
      <w:r w:rsidRPr="00773842">
        <w:rPr>
          <w:rFonts w:cstheme="minorHAnsi"/>
          <w:sz w:val="24"/>
          <w:szCs w:val="24"/>
        </w:rPr>
        <w:t xml:space="preserve">If calibration was successful, </w:t>
      </w:r>
      <w:ins w:id="55" w:author="Scott Pletzer" w:date="2012-08-17T16:22:00Z">
        <w:r w:rsidR="003F14A2">
          <w:rPr>
            <w:rFonts w:cstheme="minorHAnsi"/>
            <w:sz w:val="24"/>
            <w:szCs w:val="24"/>
          </w:rPr>
          <w:t xml:space="preserve">introduce a calibration error by skewing the probe slightly.  </w:t>
        </w:r>
        <w:r w:rsidR="003F14A2" w:rsidRPr="00F249C7">
          <w:rPr>
            <w:rFonts w:cstheme="minorHAnsi"/>
            <w:sz w:val="24"/>
            <w:szCs w:val="24"/>
          </w:rPr>
          <w:t xml:space="preserve">Click on the Auto Calibration button in the lower right corner of the Scanner Calibration window.  </w:t>
        </w:r>
        <w:r w:rsidR="003F14A2">
          <w:rPr>
            <w:rFonts w:cstheme="minorHAnsi"/>
            <w:sz w:val="24"/>
            <w:szCs w:val="24"/>
          </w:rPr>
          <w:t xml:space="preserve">Verify </w:t>
        </w:r>
      </w:ins>
      <w:del w:id="56" w:author="Scott Pletzer" w:date="2012-08-17T16:22:00Z">
        <w:r w:rsidRPr="00773842" w:rsidDel="003F14A2">
          <w:rPr>
            <w:rFonts w:cstheme="minorHAnsi"/>
            <w:sz w:val="24"/>
            <w:szCs w:val="24"/>
          </w:rPr>
          <w:delText>skip this section</w:delText>
        </w:r>
        <w:r w:rsidR="003316B9" w:rsidRPr="00773842" w:rsidDel="003F14A2">
          <w:rPr>
            <w:rFonts w:cstheme="minorHAnsi"/>
            <w:sz w:val="24"/>
            <w:szCs w:val="24"/>
          </w:rPr>
          <w:delText xml:space="preserve"> and proceed to s</w:delText>
        </w:r>
        <w:r w:rsidR="00BF66C1" w:rsidDel="003F14A2">
          <w:rPr>
            <w:rFonts w:cstheme="minorHAnsi"/>
            <w:sz w:val="24"/>
            <w:szCs w:val="24"/>
          </w:rPr>
          <w:delText>ection</w:delText>
        </w:r>
        <w:r w:rsidR="003316B9" w:rsidRPr="00773842" w:rsidDel="003F14A2">
          <w:rPr>
            <w:rFonts w:cstheme="minorHAnsi"/>
            <w:sz w:val="24"/>
            <w:szCs w:val="24"/>
          </w:rPr>
          <w:delText xml:space="preserve"> 6.3.2</w:delText>
        </w:r>
        <w:r w:rsidR="003E5D3A" w:rsidDel="003F14A2">
          <w:rPr>
            <w:rFonts w:cstheme="minorHAnsi"/>
            <w:sz w:val="24"/>
            <w:szCs w:val="24"/>
          </w:rPr>
          <w:delText>.2</w:delText>
        </w:r>
      </w:del>
      <w:del w:id="57" w:author="Scott Pletzer" w:date="2012-08-17T16:23:00Z">
        <w:r w:rsidRPr="00773842" w:rsidDel="003F14A2">
          <w:rPr>
            <w:rFonts w:cstheme="minorHAnsi"/>
            <w:sz w:val="24"/>
            <w:szCs w:val="24"/>
          </w:rPr>
          <w:delText xml:space="preserve">.  </w:delText>
        </w:r>
        <w:r w:rsidR="002148AF" w:rsidRPr="00773842" w:rsidDel="003F14A2">
          <w:rPr>
            <w:rFonts w:cstheme="minorHAnsi"/>
            <w:sz w:val="24"/>
            <w:szCs w:val="24"/>
          </w:rPr>
          <w:delText xml:space="preserve">If calibration was not successful, verify </w:delText>
        </w:r>
      </w:del>
      <w:r w:rsidR="002148AF" w:rsidRPr="00773842">
        <w:rPr>
          <w:rFonts w:cstheme="minorHAnsi"/>
          <w:sz w:val="24"/>
          <w:szCs w:val="24"/>
        </w:rPr>
        <w:t>that the Calibration Failure dialog box opens with the message “Unable to verify calibration images.  Please, repeat calibration process.”</w:t>
      </w:r>
      <w:ins w:id="58" w:author="Scott Pletzer" w:date="2012-08-17T16:23:00Z">
        <w:r w:rsidR="003F14A2">
          <w:rPr>
            <w:rFonts w:cstheme="minorHAnsi"/>
            <w:sz w:val="24"/>
            <w:szCs w:val="24"/>
          </w:rPr>
          <w:t xml:space="preserve"> after the capture of the first image after the 5 warm-up images.</w:t>
        </w:r>
      </w:ins>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853BE1" w:rsidP="00952BD5">
      <w:pPr>
        <w:pStyle w:val="ListParagraph"/>
        <w:tabs>
          <w:tab w:val="left" w:pos="0"/>
        </w:tabs>
        <w:spacing w:after="0"/>
        <w:ind w:left="1440"/>
        <w:rPr>
          <w:rFonts w:cstheme="minorHAnsi"/>
          <w:sz w:val="24"/>
          <w:szCs w:val="24"/>
        </w:rPr>
      </w:pP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lastRenderedPageBreak/>
        <w:t>Calibration Image N</w:t>
      </w:r>
      <w:r w:rsidR="006C2FC0">
        <w:rPr>
          <w:rFonts w:cstheme="minorHAnsi"/>
          <w:sz w:val="24"/>
          <w:szCs w:val="24"/>
        </w:rPr>
        <w:t>umbers</w:t>
      </w:r>
      <w:r>
        <w:rPr>
          <w:rFonts w:cstheme="minorHAnsi"/>
          <w:sz w:val="24"/>
          <w:szCs w:val="24"/>
        </w:rPr>
        <w:t xml:space="preserve"> with colored pixels:</w:t>
      </w:r>
    </w:p>
    <w:p w:rsidR="00853BE1" w:rsidRDefault="00853BE1" w:rsidP="00952BD5">
      <w:pPr>
        <w:pStyle w:val="ListParagraph"/>
        <w:tabs>
          <w:tab w:val="left" w:pos="0"/>
        </w:tabs>
        <w:spacing w:after="0"/>
        <w:ind w:left="1440"/>
        <w:rPr>
          <w:ins w:id="59" w:author="Scott Pletzer" w:date="2012-08-17T16:14:00Z"/>
          <w:rFonts w:cstheme="minorHAnsi"/>
          <w:sz w:val="24"/>
          <w:szCs w:val="24"/>
        </w:rPr>
      </w:pPr>
    </w:p>
    <w:p w:rsidR="00E56252" w:rsidRDefault="004A3C73" w:rsidP="00952BD5">
      <w:pPr>
        <w:pStyle w:val="ListParagraph"/>
        <w:tabs>
          <w:tab w:val="left" w:pos="0"/>
        </w:tabs>
        <w:spacing w:after="0"/>
        <w:ind w:left="1440"/>
        <w:rPr>
          <w:ins w:id="60" w:author="Scott Pletzer" w:date="2012-08-17T16:14:00Z"/>
          <w:rFonts w:cstheme="minorHAnsi"/>
          <w:sz w:val="24"/>
          <w:szCs w:val="24"/>
        </w:rPr>
      </w:pPr>
      <w:r>
        <w:rPr>
          <w:noProof/>
        </w:rPr>
        <w:drawing>
          <wp:anchor distT="0" distB="0" distL="114300" distR="114300" simplePos="0" relativeHeight="251658240" behindDoc="0" locked="0" layoutInCell="1" allowOverlap="1" wp14:anchorId="417A2BC3" wp14:editId="06EDA685">
            <wp:simplePos x="0" y="0"/>
            <wp:positionH relativeFrom="margin">
              <wp:posOffset>2044065</wp:posOffset>
            </wp:positionH>
            <wp:positionV relativeFrom="margin">
              <wp:posOffset>-38100</wp:posOffset>
            </wp:positionV>
            <wp:extent cx="1387475" cy="1038860"/>
            <wp:effectExtent l="0" t="0" r="3175" b="889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7475" cy="1038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6252" w:rsidRDefault="00E56252" w:rsidP="00952BD5">
      <w:pPr>
        <w:pStyle w:val="ListParagraph"/>
        <w:tabs>
          <w:tab w:val="left" w:pos="0"/>
        </w:tabs>
        <w:spacing w:after="0"/>
        <w:ind w:left="1440"/>
        <w:rPr>
          <w:ins w:id="61" w:author="Scott Pletzer" w:date="2012-08-17T16:14:00Z"/>
          <w:rFonts w:cstheme="minorHAnsi"/>
          <w:sz w:val="24"/>
          <w:szCs w:val="24"/>
        </w:rPr>
      </w:pPr>
    </w:p>
    <w:p w:rsidR="00E56252" w:rsidRDefault="00E56252" w:rsidP="00952BD5">
      <w:pPr>
        <w:pStyle w:val="ListParagraph"/>
        <w:tabs>
          <w:tab w:val="left" w:pos="0"/>
        </w:tabs>
        <w:spacing w:after="0"/>
        <w:ind w:left="1440"/>
        <w:rPr>
          <w:ins w:id="62" w:author="Scott Pletzer" w:date="2012-08-17T16:14:00Z"/>
          <w:rFonts w:cstheme="minorHAnsi"/>
          <w:sz w:val="24"/>
          <w:szCs w:val="24"/>
        </w:rPr>
      </w:pPr>
    </w:p>
    <w:p w:rsidR="00E56252" w:rsidRDefault="00E56252" w:rsidP="00952BD5">
      <w:pPr>
        <w:pStyle w:val="ListParagraph"/>
        <w:tabs>
          <w:tab w:val="left" w:pos="0"/>
        </w:tabs>
        <w:spacing w:after="0"/>
        <w:ind w:left="1440"/>
        <w:rPr>
          <w:rFonts w:cstheme="minorHAnsi"/>
          <w:sz w:val="24"/>
          <w:szCs w:val="24"/>
        </w:rPr>
      </w:pPr>
    </w:p>
    <w:p w:rsidR="00E56252" w:rsidRDefault="00E56252" w:rsidP="00952BD5">
      <w:pPr>
        <w:pStyle w:val="ListParagraph"/>
        <w:tabs>
          <w:tab w:val="left" w:pos="0"/>
        </w:tabs>
        <w:spacing w:after="0"/>
        <w:ind w:left="1440"/>
        <w:rPr>
          <w:ins w:id="63" w:author="Scott Pletzer" w:date="2012-08-17T16:15:00Z"/>
          <w:rFonts w:cstheme="minorHAnsi"/>
          <w:sz w:val="24"/>
          <w:szCs w:val="24"/>
          <w:u w:val="single"/>
        </w:rPr>
      </w:pPr>
      <w:r>
        <w:rPr>
          <w:noProof/>
        </w:rPr>
        <mc:AlternateContent>
          <mc:Choice Requires="wps">
            <w:drawing>
              <wp:anchor distT="0" distB="0" distL="114300" distR="114300" simplePos="0" relativeHeight="251660288" behindDoc="0" locked="0" layoutInCell="1" allowOverlap="1" wp14:anchorId="7EED3DC1" wp14:editId="6E6705BA">
                <wp:simplePos x="0" y="0"/>
                <wp:positionH relativeFrom="column">
                  <wp:posOffset>1937385</wp:posOffset>
                </wp:positionH>
                <wp:positionV relativeFrom="paragraph">
                  <wp:posOffset>141605</wp:posOffset>
                </wp:positionV>
                <wp:extent cx="1739900" cy="266700"/>
                <wp:effectExtent l="0" t="0" r="0" b="127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4A3C73" w:rsidRPr="00E30F40" w:rsidRDefault="004A3C73" w:rsidP="00773842">
                            <w:pPr>
                              <w:pStyle w:val="Caption"/>
                              <w:rPr>
                                <w:rFonts w:ascii="Calibri" w:hAnsi="Calibri" w:cs="Calibri"/>
                                <w:noProof/>
                                <w:sz w:val="24"/>
                                <w:szCs w:val="24"/>
                              </w:rPr>
                            </w:pPr>
                            <w:r>
                              <w:t xml:space="preserve">Figure </w:t>
                            </w:r>
                            <w:fldSimple w:instr=" SEQ Figure \* ARABIC ">
                              <w:r w:rsidR="000A2065">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52.55pt;margin-top:11.1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" stroked="f">
                <v:path arrowok="t"/>
                <v:textbox style="mso-fit-shape-to-text:t" inset="0,0,0,0">
                  <w:txbxContent>
                    <w:p w:rsidR="004A3C73" w:rsidRPr="00E30F40" w:rsidRDefault="004A3C73" w:rsidP="00773842">
                      <w:pPr>
                        <w:pStyle w:val="Caption"/>
                        <w:rPr>
                          <w:rFonts w:ascii="Calibri" w:hAnsi="Calibri" w:cs="Calibri"/>
                          <w:noProof/>
                          <w:sz w:val="24"/>
                          <w:szCs w:val="24"/>
                        </w:rPr>
                      </w:pPr>
                      <w:r>
                        <w:t xml:space="preserve">Figure </w:t>
                      </w:r>
                      <w:fldSimple w:instr=" SEQ Figure \* ARABIC ">
                        <w:r w:rsidR="000A2065">
                          <w:rPr>
                            <w:noProof/>
                          </w:rPr>
                          <w:t>1</w:t>
                        </w:r>
                      </w:fldSimple>
                      <w:r>
                        <w:t xml:space="preserve"> Example of colored pixels</w:t>
                      </w:r>
                    </w:p>
                  </w:txbxContent>
                </v:textbox>
                <w10:wrap type="square"/>
              </v:shape>
            </w:pict>
          </mc:Fallback>
        </mc:AlternateContent>
      </w:r>
    </w:p>
    <w:p w:rsidR="00E56252" w:rsidRDefault="00E56252" w:rsidP="00952BD5">
      <w:pPr>
        <w:pStyle w:val="ListParagraph"/>
        <w:tabs>
          <w:tab w:val="left" w:pos="0"/>
        </w:tabs>
        <w:spacing w:after="0"/>
        <w:ind w:left="1440"/>
        <w:rPr>
          <w:ins w:id="64" w:author="Scott Pletzer" w:date="2012-08-17T16:15:00Z"/>
          <w:rFonts w:cstheme="minorHAnsi"/>
          <w:sz w:val="24"/>
          <w:szCs w:val="24"/>
          <w:u w:val="single"/>
        </w:rPr>
      </w:pPr>
    </w:p>
    <w:p w:rsidR="00853BE1" w:rsidRDefault="00853BE1" w:rsidP="00952BD5">
      <w:pPr>
        <w:pStyle w:val="ListParagraph"/>
        <w:tabs>
          <w:tab w:val="left" w:pos="0"/>
        </w:tabs>
        <w:spacing w:after="0"/>
        <w:ind w:left="1440"/>
        <w:rPr>
          <w:ins w:id="65" w:author="Scott Pletzer" w:date="2012-08-17T16:15:00Z"/>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E56252" w:rsidRPr="00853BE1" w:rsidRDefault="00E56252" w:rsidP="00952BD5">
      <w:pPr>
        <w:pStyle w:val="ListParagraph"/>
        <w:tabs>
          <w:tab w:val="left" w:pos="0"/>
        </w:tabs>
        <w:spacing w:after="0"/>
        <w:ind w:left="1440"/>
        <w:rPr>
          <w:rFonts w:cstheme="minorHAnsi"/>
          <w:sz w:val="24"/>
          <w:szCs w:val="24"/>
          <w:u w:val="single"/>
        </w:rPr>
      </w:pPr>
    </w:p>
    <w:p w:rsidR="00773842" w:rsidRDefault="00773842" w:rsidP="00773842">
      <w:pPr>
        <w:pStyle w:val="ListParagraph"/>
        <w:keepNext/>
        <w:tabs>
          <w:tab w:val="left" w:pos="0"/>
        </w:tabs>
        <w:spacing w:after="0"/>
        <w:ind w:left="0"/>
        <w:jc w:val="center"/>
      </w:pPr>
    </w:p>
    <w:p w:rsidR="00853BE1" w:rsidDel="00C501EB" w:rsidRDefault="00853BE1" w:rsidP="00E33100">
      <w:pPr>
        <w:pStyle w:val="ListParagraph"/>
        <w:tabs>
          <w:tab w:val="left" w:pos="0"/>
        </w:tabs>
        <w:spacing w:after="0"/>
        <w:ind w:left="1440"/>
        <w:rPr>
          <w:del w:id="66" w:author="Scott Pletzer" w:date="2012-08-17T16:25:00Z"/>
          <w:rFonts w:cstheme="minorHAnsi"/>
          <w:sz w:val="24"/>
          <w:szCs w:val="24"/>
        </w:rPr>
      </w:pPr>
      <w:del w:id="67" w:author="Scott Pletzer" w:date="2012-08-17T16:25:00Z">
        <w:r w:rsidDel="00C501EB">
          <w:rPr>
            <w:rFonts w:cstheme="minorHAnsi"/>
            <w:sz w:val="24"/>
            <w:szCs w:val="24"/>
          </w:rPr>
          <w:delText xml:space="preserve">Click the Close button at the bottom right of the </w:delText>
        </w:r>
        <w:r w:rsidR="00952BD5" w:rsidRPr="00736987" w:rsidDel="00C501EB">
          <w:rPr>
            <w:rFonts w:cstheme="minorHAnsi"/>
            <w:sz w:val="24"/>
            <w:szCs w:val="24"/>
          </w:rPr>
          <w:delText>Scanner Calibration window</w:delText>
        </w:r>
        <w:r w:rsidDel="00C501EB">
          <w:rPr>
            <w:rFonts w:cstheme="minorHAnsi"/>
            <w:sz w:val="24"/>
            <w:szCs w:val="24"/>
          </w:rPr>
          <w:delText xml:space="preserve">.  Verify the Scanner Calibration window closes and </w:delText>
        </w:r>
        <w:r w:rsidR="00952BD5" w:rsidRPr="00F249C7" w:rsidDel="00C501EB">
          <w:rPr>
            <w:rFonts w:cstheme="minorHAnsi"/>
            <w:sz w:val="24"/>
            <w:szCs w:val="24"/>
          </w:rPr>
          <w:delText xml:space="preserve">the screen returns to the </w:delText>
        </w:r>
        <w:r w:rsidR="00B52300" w:rsidDel="00C501EB">
          <w:rPr>
            <w:rFonts w:cstheme="minorHAnsi"/>
            <w:sz w:val="24"/>
            <w:szCs w:val="24"/>
          </w:rPr>
          <w:delText>EPIC</w:delText>
        </w:r>
        <w:r w:rsidR="00952BD5" w:rsidRPr="00F249C7" w:rsidDel="00C501EB">
          <w:rPr>
            <w:rFonts w:cstheme="minorHAnsi"/>
            <w:sz w:val="24"/>
            <w:szCs w:val="24"/>
          </w:rPr>
          <w:delText xml:space="preserve"> ClearView main screen.  </w:delText>
        </w:r>
      </w:del>
    </w:p>
    <w:p w:rsidR="00853BE1" w:rsidDel="00C501EB" w:rsidRDefault="00853BE1" w:rsidP="00E33100">
      <w:pPr>
        <w:pStyle w:val="ListParagraph"/>
        <w:tabs>
          <w:tab w:val="left" w:pos="0"/>
        </w:tabs>
        <w:spacing w:after="0"/>
        <w:ind w:left="1440"/>
        <w:rPr>
          <w:del w:id="68" w:author="Scott Pletzer" w:date="2012-08-17T16:25:00Z"/>
          <w:rFonts w:cstheme="minorHAnsi"/>
          <w:sz w:val="24"/>
          <w:szCs w:val="24"/>
        </w:rPr>
      </w:pPr>
    </w:p>
    <w:p w:rsidR="00853BE1" w:rsidDel="00C501EB" w:rsidRDefault="00853BE1" w:rsidP="00E33100">
      <w:pPr>
        <w:pStyle w:val="ListParagraph"/>
        <w:spacing w:after="0"/>
        <w:ind w:left="1440"/>
        <w:rPr>
          <w:del w:id="69" w:author="Scott Pletzer" w:date="2012-08-17T16:25:00Z"/>
          <w:rFonts w:cstheme="minorHAnsi"/>
          <w:b/>
          <w:sz w:val="24"/>
          <w:szCs w:val="24"/>
          <w:u w:val="single"/>
        </w:rPr>
      </w:pPr>
      <w:del w:id="70" w:author="Scott Pletzer" w:date="2012-08-17T16:25:00Z">
        <w:r w:rsidDel="00C501EB">
          <w:rPr>
            <w:rFonts w:cstheme="minorHAnsi"/>
            <w:b/>
            <w:sz w:val="24"/>
            <w:szCs w:val="24"/>
            <w:u w:val="single"/>
          </w:rPr>
          <w:tab/>
        </w:r>
        <w:r w:rsidDel="00C501EB">
          <w:rPr>
            <w:rFonts w:cstheme="minorHAnsi"/>
            <w:b/>
            <w:sz w:val="24"/>
            <w:szCs w:val="24"/>
          </w:rPr>
          <w:delText xml:space="preserve"> Verified</w:delText>
        </w:r>
        <w:r w:rsidDel="00C501EB">
          <w:rPr>
            <w:rFonts w:cstheme="minorHAnsi"/>
            <w:b/>
            <w:sz w:val="24"/>
            <w:szCs w:val="24"/>
          </w:rPr>
          <w:tab/>
        </w:r>
        <w:r w:rsidDel="00C501EB">
          <w:rPr>
            <w:rFonts w:cstheme="minorHAnsi"/>
            <w:b/>
            <w:sz w:val="24"/>
            <w:szCs w:val="24"/>
            <w:u w:val="single"/>
          </w:rPr>
          <w:tab/>
        </w:r>
        <w:r w:rsidDel="00C501EB">
          <w:rPr>
            <w:rFonts w:cstheme="minorHAnsi"/>
            <w:b/>
            <w:sz w:val="24"/>
            <w:szCs w:val="24"/>
          </w:rPr>
          <w:delText xml:space="preserve"> Not Verified</w:delText>
        </w:r>
        <w:r w:rsidDel="00C501EB">
          <w:rPr>
            <w:rFonts w:cstheme="minorHAnsi"/>
            <w:b/>
            <w:sz w:val="24"/>
            <w:szCs w:val="24"/>
          </w:rPr>
          <w:tab/>
          <w:delText xml:space="preserve">Non-Conformance Ref. No. </w:delText>
        </w:r>
        <w:r w:rsidDel="00C501EB">
          <w:rPr>
            <w:rFonts w:cstheme="minorHAnsi"/>
            <w:b/>
            <w:sz w:val="24"/>
            <w:szCs w:val="24"/>
            <w:u w:val="single"/>
          </w:rPr>
          <w:tab/>
        </w:r>
        <w:r w:rsidDel="00C501EB">
          <w:rPr>
            <w:rFonts w:cstheme="minorHAnsi"/>
            <w:b/>
            <w:sz w:val="24"/>
            <w:szCs w:val="24"/>
            <w:u w:val="single"/>
          </w:rPr>
          <w:tab/>
        </w:r>
      </w:del>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lastRenderedPageBreak/>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00D74340" w:rsidRPr="0072092D">
        <w:rPr>
          <w:rFonts w:cstheme="minorHAnsi"/>
          <w:sz w:val="24"/>
          <w:szCs w:val="24"/>
        </w:rPr>
        <w:t>User</w:t>
      </w:r>
      <w:r w:rsidRPr="0072092D">
        <w:rPr>
          <w:rFonts w:cstheme="minorHAnsi"/>
          <w:sz w:val="24"/>
          <w:szCs w:val="24"/>
        </w:rPr>
        <w:t>Cal</w:t>
      </w:r>
      <w:proofErr w:type="spellEnd"/>
      <w:r w:rsidRPr="0072092D">
        <w:rPr>
          <w:rFonts w:cstheme="minorHAnsi"/>
          <w:sz w:val="24"/>
          <w:szCs w:val="24"/>
        </w:rPr>
        <w:t xml:space="preserve"> #1”.</w:t>
      </w:r>
      <w:r w:rsidR="00D74340" w:rsidRPr="0072092D">
        <w:rPr>
          <w:rFonts w:cstheme="minorHAnsi"/>
          <w:sz w:val="24"/>
          <w:szCs w:val="24"/>
        </w:rPr>
        <w:t xml:space="preserve">  Click the “X” in the upper right corner of the View Alerts screen.  Verify that the View Alerts tab closes and the screen returns to the </w:t>
      </w:r>
      <w:del w:id="71" w:author="Scott Pletzer" w:date="2012-08-17T16:27:00Z">
        <w:r w:rsidR="00D74340" w:rsidRPr="0072092D" w:rsidDel="0070614C">
          <w:rPr>
            <w:rFonts w:cstheme="minorHAnsi"/>
            <w:sz w:val="24"/>
            <w:szCs w:val="24"/>
          </w:rPr>
          <w:delText>ClearView main</w:delText>
        </w:r>
      </w:del>
      <w:ins w:id="72" w:author="Scott Pletzer" w:date="2012-08-17T16:27:00Z">
        <w:r w:rsidR="0070614C">
          <w:rPr>
            <w:rFonts w:cstheme="minorHAnsi"/>
            <w:sz w:val="24"/>
            <w:szCs w:val="24"/>
          </w:rPr>
          <w:t>Calibration</w:t>
        </w:r>
      </w:ins>
      <w:r w:rsidR="00D74340" w:rsidRPr="0072092D">
        <w:rPr>
          <w:rFonts w:cstheme="minorHAnsi"/>
          <w:sz w:val="24"/>
          <w:szCs w:val="24"/>
        </w:rPr>
        <w:t xml:space="preserve">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ins w:id="73" w:author="Scott Pletzer" w:date="2012-08-17T16:27:00Z"/>
          <w:rFonts w:cstheme="minorHAnsi"/>
          <w:sz w:val="24"/>
          <w:szCs w:val="24"/>
        </w:rPr>
      </w:pPr>
    </w:p>
    <w:p w:rsidR="00867ECE" w:rsidRPr="00F249C7" w:rsidRDefault="00135CFB" w:rsidP="00867ECE">
      <w:pPr>
        <w:pStyle w:val="ListParagraph"/>
        <w:spacing w:after="0"/>
        <w:ind w:left="1080"/>
        <w:rPr>
          <w:ins w:id="74" w:author="Scott Pletzer" w:date="2012-08-17T16:29:00Z"/>
          <w:rFonts w:cstheme="minorHAnsi"/>
          <w:sz w:val="24"/>
          <w:szCs w:val="24"/>
        </w:rPr>
      </w:pPr>
      <w:ins w:id="75" w:author="Scott Pletzer" w:date="2012-08-17T16:28:00Z">
        <w:r>
          <w:rPr>
            <w:rFonts w:cstheme="minorHAnsi"/>
            <w:sz w:val="24"/>
            <w:szCs w:val="24"/>
          </w:rPr>
          <w:t xml:space="preserve">Clean the </w:t>
        </w:r>
      </w:ins>
      <w:ins w:id="76" w:author="Scott Pletzer" w:date="2012-08-17T16:29:00Z">
        <w:r>
          <w:rPr>
            <w:rFonts w:cstheme="minorHAnsi"/>
            <w:sz w:val="24"/>
            <w:szCs w:val="24"/>
          </w:rPr>
          <w:t>calibration</w:t>
        </w:r>
      </w:ins>
      <w:ins w:id="77" w:author="Scott Pletzer" w:date="2012-08-17T16:28:00Z">
        <w:r>
          <w:rPr>
            <w:rFonts w:cstheme="minorHAnsi"/>
            <w:sz w:val="24"/>
            <w:szCs w:val="24"/>
          </w:rPr>
          <w:t xml:space="preserve"> </w:t>
        </w:r>
      </w:ins>
      <w:proofErr w:type="gramStart"/>
      <w:ins w:id="78" w:author="Scott Pletzer" w:date="2012-08-17T16:29:00Z">
        <w:r>
          <w:rPr>
            <w:rFonts w:cstheme="minorHAnsi"/>
            <w:sz w:val="24"/>
            <w:szCs w:val="24"/>
          </w:rPr>
          <w:t>probe, then r</w:t>
        </w:r>
      </w:ins>
      <w:ins w:id="79" w:author="Scott Pletzer" w:date="2012-08-17T16:27:00Z">
        <w:r w:rsidR="0070614C">
          <w:rPr>
            <w:rFonts w:cstheme="minorHAnsi"/>
            <w:sz w:val="24"/>
            <w:szCs w:val="24"/>
          </w:rPr>
          <w:t xml:space="preserve">eset </w:t>
        </w:r>
      </w:ins>
      <w:ins w:id="80" w:author="Scott Pletzer" w:date="2012-08-17T16:29:00Z">
        <w:r>
          <w:rPr>
            <w:rFonts w:cstheme="minorHAnsi"/>
            <w:sz w:val="24"/>
            <w:szCs w:val="24"/>
          </w:rPr>
          <w:t>it</w:t>
        </w:r>
      </w:ins>
      <w:ins w:id="81" w:author="Scott Pletzer" w:date="2012-08-17T16:27:00Z">
        <w:r>
          <w:rPr>
            <w:rFonts w:cstheme="minorHAnsi"/>
            <w:sz w:val="24"/>
            <w:szCs w:val="24"/>
          </w:rPr>
          <w:t xml:space="preserve"> appropriately</w:t>
        </w:r>
      </w:ins>
      <w:ins w:id="82" w:author="Scott Pletzer" w:date="2012-08-17T16:29:00Z">
        <w:r>
          <w:rPr>
            <w:rFonts w:cstheme="minorHAnsi"/>
            <w:sz w:val="24"/>
            <w:szCs w:val="24"/>
          </w:rPr>
          <w:t>,</w:t>
        </w:r>
      </w:ins>
      <w:ins w:id="83" w:author="Scott Pletzer" w:date="2012-08-17T16:28:00Z">
        <w:r>
          <w:rPr>
            <w:rFonts w:cstheme="minorHAnsi"/>
            <w:sz w:val="24"/>
            <w:szCs w:val="24"/>
          </w:rPr>
          <w:t xml:space="preserve"> and click</w:t>
        </w:r>
        <w:proofErr w:type="gramEnd"/>
        <w:r>
          <w:rPr>
            <w:rFonts w:cstheme="minorHAnsi"/>
            <w:sz w:val="24"/>
            <w:szCs w:val="24"/>
          </w:rPr>
          <w:t xml:space="preserve"> the Auto Calibration button.  </w:t>
        </w:r>
      </w:ins>
      <w:ins w:id="84" w:author="Scott Pletzer" w:date="2012-08-17T16:29:00Z">
        <w:r w:rsidR="00867ECE"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ins>
    </w:p>
    <w:p w:rsidR="00867ECE" w:rsidRPr="00F249C7" w:rsidRDefault="00867ECE" w:rsidP="00867ECE">
      <w:pPr>
        <w:pStyle w:val="ListParagraph"/>
        <w:spacing w:after="0"/>
        <w:ind w:left="1080"/>
        <w:rPr>
          <w:ins w:id="85" w:author="Scott Pletzer" w:date="2012-08-17T16:29:00Z"/>
          <w:rFonts w:cstheme="minorHAnsi"/>
          <w:sz w:val="24"/>
          <w:szCs w:val="24"/>
        </w:rPr>
      </w:pPr>
    </w:p>
    <w:p w:rsidR="00867ECE" w:rsidRPr="00F249C7" w:rsidRDefault="00867ECE" w:rsidP="00867ECE">
      <w:pPr>
        <w:pStyle w:val="ListParagraph"/>
        <w:spacing w:after="0"/>
        <w:ind w:left="1080"/>
        <w:rPr>
          <w:ins w:id="86" w:author="Scott Pletzer" w:date="2012-08-17T16:29:00Z"/>
          <w:rFonts w:cstheme="minorHAnsi"/>
          <w:b/>
          <w:sz w:val="24"/>
          <w:szCs w:val="24"/>
          <w:u w:val="single"/>
        </w:rPr>
      </w:pPr>
      <w:ins w:id="87" w:author="Scott Pletzer" w:date="2012-08-17T16:29:00Z">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ins>
    </w:p>
    <w:p w:rsidR="00135CFB" w:rsidRDefault="00135CFB" w:rsidP="002607E3">
      <w:pPr>
        <w:pStyle w:val="ListParagraph"/>
        <w:tabs>
          <w:tab w:val="left" w:pos="0"/>
        </w:tabs>
        <w:spacing w:after="0"/>
        <w:ind w:left="1440"/>
        <w:rPr>
          <w:ins w:id="88" w:author="Scott Pletzer" w:date="2012-08-17T16:27:00Z"/>
          <w:rFonts w:cstheme="minorHAnsi"/>
          <w:sz w:val="24"/>
          <w:szCs w:val="24"/>
        </w:rPr>
      </w:pPr>
    </w:p>
    <w:p w:rsidR="00867ECE" w:rsidRPr="00F249C7" w:rsidRDefault="00867ECE" w:rsidP="00867ECE">
      <w:pPr>
        <w:pStyle w:val="ListParagraph"/>
        <w:spacing w:after="0"/>
        <w:ind w:left="1080"/>
        <w:rPr>
          <w:ins w:id="89" w:author="Scott Pletzer" w:date="2012-08-17T16:30:00Z"/>
          <w:rFonts w:cstheme="minorHAnsi"/>
          <w:sz w:val="24"/>
          <w:szCs w:val="24"/>
        </w:rPr>
      </w:pPr>
      <w:ins w:id="90" w:author="Scott Pletzer" w:date="2012-08-17T16:30:00Z">
        <w:r w:rsidRPr="00F249C7">
          <w:rPr>
            <w:rFonts w:cstheme="minorHAnsi"/>
            <w:sz w:val="24"/>
            <w:szCs w:val="24"/>
          </w:rPr>
          <w:t xml:space="preserve">Verify that a message appears notifying the user that calibration was successful and the calibration success display window opens. </w:t>
        </w:r>
      </w:ins>
    </w:p>
    <w:p w:rsidR="00867ECE" w:rsidRPr="00F249C7" w:rsidRDefault="00867ECE" w:rsidP="00867ECE">
      <w:pPr>
        <w:pStyle w:val="ListParagraph"/>
        <w:spacing w:after="0"/>
        <w:ind w:left="1080"/>
        <w:rPr>
          <w:ins w:id="91" w:author="Scott Pletzer" w:date="2012-08-17T16:30:00Z"/>
          <w:rFonts w:cstheme="minorHAnsi"/>
          <w:sz w:val="24"/>
          <w:szCs w:val="24"/>
        </w:rPr>
      </w:pPr>
    </w:p>
    <w:p w:rsidR="00867ECE" w:rsidRPr="00F249C7" w:rsidRDefault="00867ECE" w:rsidP="00867ECE">
      <w:pPr>
        <w:pStyle w:val="ListParagraph"/>
        <w:spacing w:after="0"/>
        <w:ind w:left="1080"/>
        <w:rPr>
          <w:ins w:id="92" w:author="Scott Pletzer" w:date="2012-08-17T16:30:00Z"/>
          <w:rFonts w:cstheme="minorHAnsi"/>
          <w:b/>
          <w:sz w:val="24"/>
          <w:szCs w:val="24"/>
          <w:u w:val="single"/>
        </w:rPr>
      </w:pPr>
      <w:ins w:id="93" w:author="Scott Pletzer" w:date="2012-08-17T16:30:00Z">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ins>
    </w:p>
    <w:p w:rsidR="00867ECE" w:rsidRPr="00F249C7" w:rsidRDefault="00867ECE" w:rsidP="00867ECE">
      <w:pPr>
        <w:pStyle w:val="ListParagraph"/>
        <w:tabs>
          <w:tab w:val="left" w:pos="0"/>
        </w:tabs>
        <w:spacing w:after="0"/>
        <w:ind w:left="1080"/>
        <w:rPr>
          <w:ins w:id="94" w:author="Scott Pletzer" w:date="2012-08-17T16:30:00Z"/>
          <w:rFonts w:cstheme="minorHAnsi"/>
          <w:sz w:val="24"/>
          <w:szCs w:val="24"/>
        </w:rPr>
      </w:pPr>
    </w:p>
    <w:p w:rsidR="00867ECE" w:rsidRDefault="00867ECE" w:rsidP="00867ECE">
      <w:pPr>
        <w:pStyle w:val="ListParagraph"/>
        <w:tabs>
          <w:tab w:val="left" w:pos="0"/>
        </w:tabs>
        <w:spacing w:after="0"/>
        <w:ind w:left="1080"/>
        <w:rPr>
          <w:ins w:id="95" w:author="Scott Pletzer" w:date="2012-08-17T16:30:00Z"/>
          <w:rFonts w:cstheme="minorHAnsi"/>
          <w:sz w:val="24"/>
          <w:szCs w:val="24"/>
        </w:rPr>
      </w:pPr>
      <w:ins w:id="96" w:author="Scott Pletzer" w:date="2012-08-17T16:30:00Z">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w:t>
        </w:r>
        <w:proofErr w:type="spellStart"/>
        <w:r>
          <w:rPr>
            <w:rFonts w:cstheme="minorHAnsi"/>
            <w:sz w:val="24"/>
            <w:szCs w:val="24"/>
          </w:rPr>
          <w:t>ClearView</w:t>
        </w:r>
        <w:proofErr w:type="spellEnd"/>
        <w:r>
          <w:rPr>
            <w:rFonts w:cstheme="minorHAnsi"/>
            <w:sz w:val="24"/>
            <w:szCs w:val="24"/>
          </w:rPr>
          <w:t xml:space="preserve"> main screen. </w:t>
        </w:r>
      </w:ins>
    </w:p>
    <w:p w:rsidR="00867ECE" w:rsidRPr="00F249C7" w:rsidRDefault="00867ECE" w:rsidP="00867ECE">
      <w:pPr>
        <w:pStyle w:val="ListParagraph"/>
        <w:tabs>
          <w:tab w:val="left" w:pos="0"/>
        </w:tabs>
        <w:spacing w:after="0"/>
        <w:ind w:left="1080"/>
        <w:rPr>
          <w:ins w:id="97" w:author="Scott Pletzer" w:date="2012-08-17T16:30:00Z"/>
          <w:rFonts w:cstheme="minorHAnsi"/>
          <w:sz w:val="24"/>
          <w:szCs w:val="24"/>
        </w:rPr>
      </w:pPr>
    </w:p>
    <w:p w:rsidR="00867ECE" w:rsidRPr="00F249C7" w:rsidRDefault="00867ECE" w:rsidP="00867ECE">
      <w:pPr>
        <w:pStyle w:val="ListParagraph"/>
        <w:spacing w:after="0"/>
        <w:ind w:left="1080"/>
        <w:rPr>
          <w:ins w:id="98" w:author="Scott Pletzer" w:date="2012-08-17T16:30:00Z"/>
          <w:rFonts w:cstheme="minorHAnsi"/>
          <w:b/>
          <w:sz w:val="24"/>
          <w:szCs w:val="24"/>
          <w:u w:val="single"/>
        </w:rPr>
      </w:pPr>
      <w:ins w:id="99" w:author="Scott Pletzer" w:date="2012-08-17T16:30:00Z">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ins>
    </w:p>
    <w:p w:rsidR="00867ECE" w:rsidRDefault="00867ECE">
      <w:pPr>
        <w:pStyle w:val="ListParagraph"/>
        <w:tabs>
          <w:tab w:val="left" w:pos="0"/>
        </w:tabs>
        <w:spacing w:after="0"/>
        <w:ind w:left="1080"/>
        <w:rPr>
          <w:rFonts w:cstheme="minorHAnsi"/>
          <w:sz w:val="24"/>
          <w:szCs w:val="24"/>
        </w:rPr>
        <w:pPrChange w:id="100" w:author="Scott Pletzer" w:date="2012-08-17T16:30:00Z">
          <w:pPr>
            <w:pStyle w:val="ListParagraph"/>
            <w:tabs>
              <w:tab w:val="left" w:pos="0"/>
            </w:tabs>
            <w:spacing w:after="0"/>
            <w:ind w:left="1440"/>
          </w:pPr>
        </w:pPrChange>
      </w:pPr>
    </w:p>
    <w:p w:rsidR="00294B82" w:rsidRPr="00294B82" w:rsidDel="007A3FA9" w:rsidRDefault="00294B82" w:rsidP="00416E3C">
      <w:pPr>
        <w:pStyle w:val="ListParagraph"/>
        <w:spacing w:after="0"/>
        <w:ind w:left="1080"/>
        <w:outlineLvl w:val="0"/>
        <w:rPr>
          <w:del w:id="101" w:author="Scott Pletzer" w:date="2012-08-17T16:31:00Z"/>
          <w:rFonts w:cstheme="minorHAnsi"/>
          <w:b/>
          <w:sz w:val="24"/>
          <w:szCs w:val="24"/>
        </w:rPr>
      </w:pPr>
      <w:del w:id="102" w:author="Scott Pletzer" w:date="2012-08-17T16:31:00Z">
        <w:r w:rsidDel="007A3FA9">
          <w:rPr>
            <w:rFonts w:cstheme="minorHAnsi"/>
            <w:b/>
            <w:sz w:val="24"/>
            <w:szCs w:val="24"/>
          </w:rPr>
          <w:delText xml:space="preserve">6.3.2.2  If calibration was successful, </w:delText>
        </w:r>
        <w:r w:rsidR="006C2FC0" w:rsidDel="007A3FA9">
          <w:rPr>
            <w:rFonts w:cstheme="minorHAnsi"/>
            <w:b/>
            <w:sz w:val="24"/>
            <w:szCs w:val="24"/>
          </w:rPr>
          <w:delText xml:space="preserve">or after section 6.3.2.1 is completed, continue </w:delText>
        </w:r>
        <w:r w:rsidDel="007A3FA9">
          <w:rPr>
            <w:rFonts w:cstheme="minorHAnsi"/>
            <w:b/>
            <w:sz w:val="24"/>
            <w:szCs w:val="24"/>
          </w:rPr>
          <w:delText>here.</w:delText>
        </w:r>
      </w:del>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lastRenderedPageBreak/>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 xml:space="preserve">Verify that the EPIC </w:t>
      </w:r>
      <w:proofErr w:type="spellStart"/>
      <w:r w:rsidR="00EF7D1A" w:rsidRPr="00F249C7">
        <w:rPr>
          <w:rFonts w:cstheme="minorHAnsi"/>
          <w:sz w:val="24"/>
          <w:szCs w:val="24"/>
        </w:rPr>
        <w:t>Clea</w:t>
      </w:r>
      <w:r w:rsidR="001E2CEF" w:rsidRPr="00F249C7">
        <w:rPr>
          <w:rFonts w:cstheme="minorHAnsi"/>
          <w:sz w:val="24"/>
          <w:szCs w:val="24"/>
        </w:rPr>
        <w:t>r</w:t>
      </w:r>
      <w:r w:rsidR="00EF7D1A" w:rsidRPr="00F249C7">
        <w:rPr>
          <w:rFonts w:cstheme="minorHAnsi"/>
          <w:sz w:val="24"/>
          <w:szCs w:val="24"/>
        </w:rPr>
        <w:t>View</w:t>
      </w:r>
      <w:proofErr w:type="spellEnd"/>
      <w:r w:rsidR="00EF7D1A" w:rsidRPr="00F249C7">
        <w:rPr>
          <w:rFonts w:cstheme="minorHAnsi"/>
          <w:sz w:val="24"/>
          <w:szCs w:val="24"/>
        </w:rPr>
        <w:t xml:space="preserve">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main screen for the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lastRenderedPageBreak/>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xml:space="preserve">.  Highlight CalPass1 and click the OK button.  Verify that the Browse for Folder window closes and the screen returns to the </w:t>
      </w:r>
      <w:proofErr w:type="spellStart"/>
      <w:r>
        <w:rPr>
          <w:rFonts w:cs="Times New Roman"/>
          <w:sz w:val="24"/>
          <w:szCs w:val="24"/>
        </w:rPr>
        <w:t>ClearView</w:t>
      </w:r>
      <w:proofErr w:type="spellEnd"/>
      <w:r>
        <w:rPr>
          <w:rFonts w:cs="Times New Roman"/>
          <w:sz w:val="24"/>
          <w:szCs w:val="24"/>
        </w:rPr>
        <w:t xml:space="preserve">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lastRenderedPageBreak/>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w:t>
      </w:r>
      <w:ins w:id="103" w:author="Scott Pletzer" w:date="2012-09-05T11:06:00Z">
        <w:r w:rsidR="00487209">
          <w:rPr>
            <w:rFonts w:cs="Times New Roman"/>
            <w:sz w:val="24"/>
            <w:szCs w:val="24"/>
          </w:rPr>
          <w:t>Note:  Only the images that were captured will be saved, not necessarily all 10 images</w:t>
        </w:r>
      </w:ins>
      <w:del w:id="104" w:author="Scott Pletzer" w:date="2012-09-05T11:06:00Z">
        <w:r w:rsidRPr="002607E3" w:rsidDel="00487209">
          <w:rPr>
            <w:rFonts w:cs="Times New Roman"/>
            <w:sz w:val="24"/>
            <w:szCs w:val="24"/>
          </w:rPr>
          <w:delText xml:space="preserve">Verify that there are </w:delText>
        </w:r>
      </w:del>
      <w:del w:id="105" w:author="Scott Pletzer" w:date="2012-09-05T11:05:00Z">
        <w:r w:rsidDel="00487209">
          <w:rPr>
            <w:rFonts w:cs="Times New Roman"/>
            <w:sz w:val="24"/>
            <w:szCs w:val="24"/>
          </w:rPr>
          <w:delText>10 calibration</w:delText>
        </w:r>
        <w:r w:rsidR="00A47266" w:rsidDel="00487209">
          <w:rPr>
            <w:rFonts w:cs="Times New Roman"/>
            <w:sz w:val="24"/>
            <w:szCs w:val="24"/>
          </w:rPr>
          <w:delText xml:space="preserve"> images in the folder</w:delText>
        </w:r>
      </w:del>
      <w:ins w:id="106" w:author="Scott Pletzer" w:date="2012-09-05T11:05:00Z">
        <w:r w:rsidR="00487209">
          <w:rPr>
            <w:rFonts w:cs="Times New Roman"/>
            <w:sz w:val="24"/>
            <w:szCs w:val="24"/>
          </w:rPr>
          <w:t>,</w:t>
        </w:r>
      </w:ins>
      <w:r w:rsidR="00A47266">
        <w:rPr>
          <w:rFonts w:cs="Times New Roman"/>
          <w:sz w:val="24"/>
          <w:szCs w:val="24"/>
        </w:rPr>
        <w:t xml:space="preserve">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lastRenderedPageBreak/>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A47266" w:rsidRPr="002607E3" w:rsidDel="00487209" w:rsidRDefault="00A47266" w:rsidP="00A47266">
      <w:pPr>
        <w:pStyle w:val="ListParagraph"/>
        <w:ind w:left="1080"/>
        <w:rPr>
          <w:del w:id="107" w:author="Scott Pletzer" w:date="2012-09-05T11:07:00Z"/>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487209" w:rsidRPr="00487209" w:rsidRDefault="00487209" w:rsidP="00487209">
      <w:pPr>
        <w:pStyle w:val="ListParagraph"/>
        <w:ind w:left="1080"/>
        <w:rPr>
          <w:rPrChange w:id="108" w:author="Scott Pletzer" w:date="2012-09-05T11:07:00Z">
            <w:rPr/>
          </w:rPrChange>
        </w:rPr>
        <w:pPrChange w:id="109" w:author="Scott Pletzer" w:date="2012-09-05T11:07:00Z">
          <w:pPr>
            <w:pStyle w:val="ListParagraph"/>
            <w:ind w:left="1440"/>
          </w:pPr>
        </w:pPrChange>
      </w:pPr>
    </w:p>
    <w:p w:rsidR="00487209" w:rsidRDefault="00487209" w:rsidP="00416E3C">
      <w:pPr>
        <w:pStyle w:val="ListParagraph"/>
        <w:ind w:left="1440"/>
        <w:rPr>
          <w:ins w:id="110" w:author="Scott Pletzer" w:date="2012-09-05T11:07:00Z"/>
          <w:b/>
          <w:sz w:val="24"/>
          <w:szCs w:val="24"/>
          <w:u w:val="single"/>
        </w:rPr>
      </w:pPr>
    </w:p>
    <w:p w:rsidR="003316B9" w:rsidRPr="002607E3" w:rsidRDefault="003316B9" w:rsidP="00416E3C">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 xml:space="preserve">Click on the taskbar to maximize </w:t>
      </w:r>
      <w:proofErr w:type="spellStart"/>
      <w:r w:rsidRPr="00416E3C">
        <w:rPr>
          <w:rFonts w:cstheme="minorHAnsi"/>
          <w:sz w:val="24"/>
          <w:szCs w:val="24"/>
        </w:rPr>
        <w:t>ClearView</w:t>
      </w:r>
      <w:proofErr w:type="spellEnd"/>
      <w:r w:rsidRPr="00416E3C">
        <w:rPr>
          <w:rFonts w:cstheme="minorHAnsi"/>
          <w:sz w:val="24"/>
          <w:szCs w:val="24"/>
        </w:rPr>
        <w:t xml:space="preserve">.  Verify that the </w:t>
      </w:r>
      <w:proofErr w:type="spellStart"/>
      <w:r w:rsidRPr="00416E3C">
        <w:rPr>
          <w:rFonts w:cstheme="minorHAnsi"/>
          <w:sz w:val="24"/>
          <w:szCs w:val="24"/>
        </w:rPr>
        <w:t>ClearView</w:t>
      </w:r>
      <w:proofErr w:type="spellEnd"/>
      <w:r w:rsidRPr="00416E3C">
        <w:rPr>
          <w:rFonts w:cstheme="minorHAnsi"/>
          <w:sz w:val="24"/>
          <w:szCs w:val="24"/>
        </w:rPr>
        <w:t xml:space="preserve">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w:t>
      </w:r>
      <w:r w:rsidR="00B42C8D">
        <w:rPr>
          <w:rFonts w:cstheme="minorHAnsi"/>
          <w:sz w:val="24"/>
          <w:szCs w:val="24"/>
        </w:rPr>
        <w:t xml:space="preserve">This can be accomplished by pushing the calibration probe connector against the edge of the shroud/electrode cover.  </w:t>
      </w:r>
      <w:r>
        <w:rPr>
          <w:rFonts w:cstheme="minorHAnsi"/>
          <w:sz w:val="24"/>
          <w:szCs w:val="24"/>
        </w:rPr>
        <w:t xml:space="preserve">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Scanner Calibration window </w:t>
      </w:r>
      <w:r w:rsidR="00A17F3D">
        <w:rPr>
          <w:rFonts w:cstheme="minorHAnsi"/>
          <w:sz w:val="24"/>
          <w:szCs w:val="24"/>
        </w:rPr>
        <w:t xml:space="preserve">opens.  </w:t>
      </w:r>
      <w:r w:rsidR="003A5CB8" w:rsidRPr="00F249C7">
        <w:rPr>
          <w:rFonts w:cstheme="minorHAnsi"/>
          <w:sz w:val="24"/>
          <w:szCs w:val="24"/>
        </w:rPr>
        <w:t>Click on the Auto Calibration button in the lower right corner of the Scanner Calibration window.  Verify that 5 warm-up images are taken followed by 1</w:t>
      </w:r>
      <w:del w:id="111" w:author="Scott Pletzer" w:date="2012-08-17T16:38:00Z">
        <w:r w:rsidR="003A5CB8" w:rsidRPr="00F249C7" w:rsidDel="009274E1">
          <w:rPr>
            <w:rFonts w:cstheme="minorHAnsi"/>
            <w:sz w:val="24"/>
            <w:szCs w:val="24"/>
          </w:rPr>
          <w:delText>0</w:delText>
        </w:r>
      </w:del>
      <w:r w:rsidR="003A5CB8" w:rsidRPr="00F249C7">
        <w:rPr>
          <w:rFonts w:cstheme="minorHAnsi"/>
          <w:sz w:val="24"/>
          <w:szCs w:val="24"/>
        </w:rPr>
        <w:t xml:space="preserve"> image</w:t>
      </w:r>
      <w:del w:id="112" w:author="Scott Pletzer" w:date="2012-08-17T16:38:00Z">
        <w:r w:rsidR="003A5CB8" w:rsidRPr="00F249C7" w:rsidDel="009274E1">
          <w:rPr>
            <w:rFonts w:cstheme="minorHAnsi"/>
            <w:sz w:val="24"/>
            <w:szCs w:val="24"/>
          </w:rPr>
          <w:delText>s</w:delText>
        </w:r>
      </w:del>
      <w:ins w:id="113" w:author="Scott Pletzer" w:date="2012-08-17T16:38:00Z">
        <w:r w:rsidR="009274E1">
          <w:rPr>
            <w:rFonts w:cstheme="minorHAnsi"/>
            <w:sz w:val="24"/>
            <w:szCs w:val="24"/>
          </w:rPr>
          <w:t xml:space="preserve"> before the failure dialog appears.</w:t>
        </w:r>
      </w:ins>
      <w:del w:id="114" w:author="Scott Pletzer" w:date="2012-08-17T16:38:00Z">
        <w:r w:rsidR="003A5CB8" w:rsidRPr="00F249C7" w:rsidDel="009274E1">
          <w:rPr>
            <w:rFonts w:cstheme="minorHAnsi"/>
            <w:sz w:val="24"/>
            <w:szCs w:val="24"/>
          </w:rPr>
          <w:delText xml:space="preserve"> that are displayed in the thumbnail boxes.</w:delText>
        </w:r>
      </w:del>
      <w:r w:rsidR="003A5CB8" w:rsidRPr="00F249C7">
        <w:rPr>
          <w:rFonts w:cstheme="minorHAnsi"/>
          <w:sz w:val="24"/>
          <w:szCs w:val="24"/>
        </w:rPr>
        <w:t xml:space="preserve">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ins w:id="115" w:author="Scott Pletzer" w:date="2012-08-17T16:39:00Z">
        <w:r w:rsidR="00B0581C">
          <w:rPr>
            <w:rFonts w:cs="Times New Roman"/>
            <w:sz w:val="24"/>
            <w:szCs w:val="24"/>
          </w:rPr>
          <w:t xml:space="preserve">  Note:  Only the images that were captured will be saved, not necessarily all 10 images.</w:t>
        </w:r>
      </w:ins>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del w:id="116" w:author="Scott Pletzer" w:date="2012-08-17T16:40:00Z">
        <w:r w:rsidDel="00C55C09">
          <w:rPr>
            <w:rFonts w:cs="Times New Roman"/>
            <w:sz w:val="24"/>
            <w:szCs w:val="24"/>
          </w:rPr>
          <w:delText xml:space="preserve">10 </w:delText>
        </w:r>
      </w:del>
      <w:ins w:id="117" w:author="Scott Pletzer" w:date="2012-08-17T16:40:00Z">
        <w:r w:rsidR="00C55C09">
          <w:rPr>
            <w:rFonts w:cs="Times New Roman"/>
            <w:sz w:val="24"/>
            <w:szCs w:val="24"/>
          </w:rPr>
          <w:t xml:space="preserve">“X” </w:t>
        </w:r>
      </w:ins>
      <w:r>
        <w:rPr>
          <w:rFonts w:cs="Times New Roman"/>
          <w:sz w:val="24"/>
          <w:szCs w:val="24"/>
        </w:rPr>
        <w:t>calibration</w:t>
      </w:r>
      <w:r w:rsidRPr="002607E3">
        <w:rPr>
          <w:rFonts w:cs="Times New Roman"/>
          <w:sz w:val="24"/>
          <w:szCs w:val="24"/>
        </w:rPr>
        <w:t xml:space="preserve"> images in the folder.</w:t>
      </w:r>
      <w:ins w:id="118" w:author="Scott Pletzer" w:date="2012-08-17T16:40:00Z">
        <w:r w:rsidR="00C55C09">
          <w:rPr>
            <w:rFonts w:cs="Times New Roman"/>
            <w:sz w:val="24"/>
            <w:szCs w:val="24"/>
          </w:rPr>
          <w:t xml:space="preserve">  Note:  This will be the same number of images captured when the failure occurred.</w:t>
        </w:r>
      </w:ins>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lastRenderedPageBreak/>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814FA3" w:rsidDel="00AF2FFC" w:rsidRDefault="00B36303" w:rsidP="00814FA3">
      <w:pPr>
        <w:pStyle w:val="ListParagraph"/>
        <w:spacing w:after="0"/>
        <w:ind w:left="1080"/>
        <w:outlineLvl w:val="0"/>
        <w:rPr>
          <w:del w:id="119" w:author="Scott Pletzer" w:date="2012-08-17T16:42:00Z"/>
          <w:rFonts w:cstheme="minorHAnsi"/>
          <w:sz w:val="24"/>
          <w:szCs w:val="24"/>
        </w:rPr>
      </w:pPr>
      <w:del w:id="120" w:author="Scott Pletzer" w:date="2012-08-17T16:42:00Z">
        <w:r w:rsidDel="00AF2FFC">
          <w:rPr>
            <w:rFonts w:cstheme="minorHAnsi"/>
            <w:sz w:val="24"/>
            <w:szCs w:val="24"/>
          </w:rPr>
          <w:delText xml:space="preserve">Click on the Setting button in the Application toolbar.  </w:delText>
        </w:r>
        <w:r w:rsidR="00E54928" w:rsidDel="00AF2FFC">
          <w:rPr>
            <w:rFonts w:cstheme="minorHAnsi"/>
            <w:sz w:val="24"/>
            <w:szCs w:val="24"/>
          </w:rPr>
          <w:delText xml:space="preserve">In the Settings box, adjust the </w:delText>
        </w:r>
        <w:r w:rsidR="00E54928" w:rsidRPr="004C3FAB" w:rsidDel="00AF2FFC">
          <w:rPr>
            <w:rFonts w:cstheme="minorHAnsi"/>
            <w:sz w:val="24"/>
            <w:szCs w:val="24"/>
          </w:rPr>
          <w:delText xml:space="preserve">Brightness to 50, </w:delText>
        </w:r>
        <w:r w:rsidR="002C0F10" w:rsidDel="00AF2FFC">
          <w:rPr>
            <w:rFonts w:cstheme="minorHAnsi"/>
            <w:sz w:val="24"/>
            <w:szCs w:val="24"/>
          </w:rPr>
          <w:delText xml:space="preserve">Gain to 50, </w:delText>
        </w:r>
        <w:r w:rsidR="00E54928" w:rsidRPr="004C3FAB" w:rsidDel="00AF2FFC">
          <w:rPr>
            <w:rFonts w:cstheme="minorHAnsi"/>
            <w:sz w:val="24"/>
            <w:szCs w:val="24"/>
          </w:rPr>
          <w:delText xml:space="preserve">and Exposure Delay to </w:delText>
        </w:r>
        <w:r w:rsidDel="00AF2FFC">
          <w:rPr>
            <w:rFonts w:cstheme="minorHAnsi"/>
            <w:sz w:val="24"/>
            <w:szCs w:val="24"/>
          </w:rPr>
          <w:delText>200</w:delText>
        </w:r>
        <w:r w:rsidR="00E54928" w:rsidRPr="004C3FAB" w:rsidDel="00AF2FFC">
          <w:rPr>
            <w:rFonts w:cstheme="minorHAnsi"/>
            <w:sz w:val="24"/>
            <w:szCs w:val="24"/>
          </w:rPr>
          <w:delText>.  Click on the Apply Set</w:delText>
        </w:r>
        <w:r w:rsidR="00E85B0E" w:rsidDel="00AF2FFC">
          <w:rPr>
            <w:rFonts w:cstheme="minorHAnsi"/>
            <w:sz w:val="24"/>
            <w:szCs w:val="24"/>
          </w:rPr>
          <w:delText xml:space="preserve">tings button.  Verify that the Settings tab closes and the </w:delText>
        </w:r>
        <w:r w:rsidDel="00AF2FFC">
          <w:rPr>
            <w:rFonts w:cstheme="minorHAnsi"/>
            <w:sz w:val="24"/>
            <w:szCs w:val="24"/>
          </w:rPr>
          <w:delText>View Alerts tab</w:delText>
        </w:r>
        <w:r w:rsidR="00E85B0E" w:rsidDel="00AF2FFC">
          <w:rPr>
            <w:rFonts w:cstheme="minorHAnsi"/>
            <w:sz w:val="24"/>
            <w:szCs w:val="24"/>
          </w:rPr>
          <w:delText xml:space="preserve"> appears.</w:delText>
        </w:r>
        <w:r w:rsidR="00E54928" w:rsidDel="00AF2FFC">
          <w:rPr>
            <w:rFonts w:cstheme="minorHAnsi"/>
            <w:sz w:val="24"/>
            <w:szCs w:val="24"/>
          </w:rPr>
          <w:delText xml:space="preserve"> </w:delText>
        </w:r>
        <w:r w:rsidDel="00AF2FFC">
          <w:rPr>
            <w:rFonts w:cstheme="minorHAnsi"/>
            <w:sz w:val="24"/>
            <w:szCs w:val="24"/>
          </w:rPr>
          <w:delText xml:space="preserve"> </w:delText>
        </w:r>
        <w:r w:rsidR="00311293" w:rsidDel="00AF2FFC">
          <w:rPr>
            <w:rFonts w:cstheme="minorHAnsi"/>
            <w:sz w:val="24"/>
            <w:szCs w:val="24"/>
          </w:rPr>
          <w:delText>Click the “X” in the upper right corner of the View Alerts tab to return to the ClearView main screen.</w:delText>
        </w:r>
        <w:r w:rsidR="00C366C6" w:rsidDel="00AF2FFC">
          <w:rPr>
            <w:rFonts w:cstheme="minorHAnsi"/>
            <w:sz w:val="24"/>
            <w:szCs w:val="24"/>
          </w:rPr>
          <w:delText xml:space="preserve">  Verify the calibration probe is seated properly on the glass electrode.</w:delText>
        </w:r>
      </w:del>
    </w:p>
    <w:p w:rsidR="00814FA3" w:rsidDel="00AF2FFC" w:rsidRDefault="00814FA3" w:rsidP="00814FA3">
      <w:pPr>
        <w:pStyle w:val="ListParagraph"/>
        <w:spacing w:after="0"/>
        <w:ind w:left="1080"/>
        <w:outlineLvl w:val="0"/>
        <w:rPr>
          <w:del w:id="121" w:author="Scott Pletzer" w:date="2012-08-17T16:42:00Z"/>
          <w:rFonts w:cstheme="minorHAnsi"/>
          <w:sz w:val="24"/>
          <w:szCs w:val="24"/>
        </w:rPr>
      </w:pPr>
    </w:p>
    <w:p w:rsidR="00F76861" w:rsidDel="00AF2FFC" w:rsidRDefault="00F76861" w:rsidP="00F76861">
      <w:pPr>
        <w:pStyle w:val="ListParagraph"/>
        <w:spacing w:after="0"/>
        <w:ind w:left="1080"/>
        <w:rPr>
          <w:del w:id="122" w:author="Scott Pletzer" w:date="2012-08-17T16:42:00Z"/>
          <w:rFonts w:cstheme="minorHAnsi"/>
          <w:b/>
          <w:sz w:val="24"/>
          <w:szCs w:val="24"/>
          <w:u w:val="single"/>
        </w:rPr>
      </w:pPr>
      <w:del w:id="123" w:author="Scott Pletzer" w:date="2012-08-17T16:42:00Z">
        <w:r w:rsidDel="00AF2FFC">
          <w:rPr>
            <w:rFonts w:cstheme="minorHAnsi"/>
            <w:b/>
            <w:sz w:val="24"/>
            <w:szCs w:val="24"/>
            <w:u w:val="single"/>
          </w:rPr>
          <w:tab/>
        </w:r>
        <w:r w:rsidDel="00AF2FFC">
          <w:rPr>
            <w:rFonts w:cstheme="minorHAnsi"/>
            <w:b/>
            <w:sz w:val="24"/>
            <w:szCs w:val="24"/>
            <w:u w:val="single"/>
          </w:rPr>
          <w:tab/>
        </w:r>
        <w:r w:rsidDel="00AF2FFC">
          <w:rPr>
            <w:rFonts w:cstheme="minorHAnsi"/>
            <w:b/>
            <w:sz w:val="24"/>
            <w:szCs w:val="24"/>
          </w:rPr>
          <w:delText xml:space="preserve"> Verified</w:delText>
        </w:r>
        <w:r w:rsidDel="00AF2FFC">
          <w:rPr>
            <w:rFonts w:cstheme="minorHAnsi"/>
            <w:b/>
            <w:sz w:val="24"/>
            <w:szCs w:val="24"/>
          </w:rPr>
          <w:tab/>
        </w:r>
        <w:r w:rsidDel="00AF2FFC">
          <w:rPr>
            <w:rFonts w:cstheme="minorHAnsi"/>
            <w:b/>
            <w:sz w:val="24"/>
            <w:szCs w:val="24"/>
            <w:u w:val="single"/>
          </w:rPr>
          <w:tab/>
        </w:r>
        <w:r w:rsidDel="00AF2FFC">
          <w:rPr>
            <w:rFonts w:cstheme="minorHAnsi"/>
            <w:b/>
            <w:sz w:val="24"/>
            <w:szCs w:val="24"/>
          </w:rPr>
          <w:delText xml:space="preserve"> Not Verified</w:delText>
        </w:r>
        <w:r w:rsidDel="00AF2FFC">
          <w:rPr>
            <w:rFonts w:cstheme="minorHAnsi"/>
            <w:b/>
            <w:sz w:val="24"/>
            <w:szCs w:val="24"/>
          </w:rPr>
          <w:tab/>
          <w:delText xml:space="preserve">Non-Conformance Ref. No. </w:delText>
        </w:r>
        <w:r w:rsidDel="00AF2FFC">
          <w:rPr>
            <w:rFonts w:cstheme="minorHAnsi"/>
            <w:b/>
            <w:sz w:val="24"/>
            <w:szCs w:val="24"/>
            <w:u w:val="single"/>
          </w:rPr>
          <w:tab/>
        </w:r>
        <w:r w:rsidDel="00AF2FFC">
          <w:rPr>
            <w:rFonts w:cstheme="minorHAnsi"/>
            <w:b/>
            <w:sz w:val="24"/>
            <w:szCs w:val="24"/>
            <w:u w:val="single"/>
          </w:rPr>
          <w:tab/>
        </w:r>
      </w:del>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w:t>
      </w:r>
      <w:ins w:id="124" w:author="Scott Pletzer" w:date="2012-08-17T16:42:00Z">
        <w:r w:rsidR="00AF2FFC">
          <w:rPr>
            <w:rFonts w:cstheme="minorHAnsi"/>
            <w:sz w:val="24"/>
            <w:szCs w:val="24"/>
          </w:rPr>
          <w:t xml:space="preserve">Select “Configuration 1” in the </w:t>
        </w:r>
      </w:ins>
      <w:ins w:id="125" w:author="Scott Pletzer" w:date="2012-08-17T16:43:00Z">
        <w:r w:rsidR="00AF2FFC">
          <w:rPr>
            <w:rFonts w:cstheme="minorHAnsi"/>
            <w:sz w:val="24"/>
            <w:szCs w:val="24"/>
          </w:rPr>
          <w:t>“</w:t>
        </w:r>
      </w:ins>
      <w:ins w:id="126" w:author="Scott Pletzer" w:date="2012-08-17T16:42:00Z">
        <w:r w:rsidR="00AF2FFC">
          <w:rPr>
            <w:rFonts w:cstheme="minorHAnsi"/>
            <w:sz w:val="24"/>
            <w:szCs w:val="24"/>
          </w:rPr>
          <w:t>Calibration Settings</w:t>
        </w:r>
      </w:ins>
      <w:ins w:id="127" w:author="Scott Pletzer" w:date="2012-08-17T16:43:00Z">
        <w:r w:rsidR="00AF2FFC">
          <w:rPr>
            <w:rFonts w:cstheme="minorHAnsi"/>
            <w:sz w:val="24"/>
            <w:szCs w:val="24"/>
          </w:rPr>
          <w:t xml:space="preserve">” group box.  This will set the Brightness to 65 and the Gain to 50, taking approximately 10 seconds.  </w:t>
        </w:r>
      </w:ins>
      <w:del w:id="128" w:author="Scott Pletzer" w:date="2012-08-17T16:43:00Z">
        <w:r w:rsidRPr="00F249C7" w:rsidDel="003760AE">
          <w:rPr>
            <w:rFonts w:cstheme="minorHAnsi"/>
            <w:sz w:val="24"/>
            <w:szCs w:val="24"/>
          </w:rPr>
          <w:delText xml:space="preserve">Verify that the Scanner Calibration window </w:delText>
        </w:r>
        <w:r w:rsidDel="003760AE">
          <w:rPr>
            <w:rFonts w:cstheme="minorHAnsi"/>
            <w:sz w:val="24"/>
            <w:szCs w:val="24"/>
          </w:rPr>
          <w:delText xml:space="preserve">opens.  </w:delText>
        </w:r>
      </w:del>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the Scanner Calibration window.  Verify that 5 warm-up images are taken followed by 1</w:t>
      </w:r>
      <w:del w:id="129" w:author="Scott Pletzer" w:date="2012-08-17T16:45:00Z">
        <w:r w:rsidR="008D3932" w:rsidRPr="00F249C7" w:rsidDel="00742438">
          <w:rPr>
            <w:rFonts w:cstheme="minorHAnsi"/>
            <w:sz w:val="24"/>
            <w:szCs w:val="24"/>
          </w:rPr>
          <w:delText>0</w:delText>
        </w:r>
      </w:del>
      <w:r w:rsidR="008D3932" w:rsidRPr="00F249C7">
        <w:rPr>
          <w:rFonts w:cstheme="minorHAnsi"/>
          <w:sz w:val="24"/>
          <w:szCs w:val="24"/>
        </w:rPr>
        <w:t xml:space="preserve"> image</w:t>
      </w:r>
      <w:del w:id="130" w:author="Scott Pletzer" w:date="2012-08-17T16:45:00Z">
        <w:r w:rsidR="008D3932" w:rsidRPr="00F249C7" w:rsidDel="00742438">
          <w:rPr>
            <w:rFonts w:cstheme="minorHAnsi"/>
            <w:sz w:val="24"/>
            <w:szCs w:val="24"/>
          </w:rPr>
          <w:delText>s</w:delText>
        </w:r>
      </w:del>
      <w:r w:rsidR="008D3932" w:rsidRPr="00F249C7">
        <w:rPr>
          <w:rFonts w:cstheme="minorHAnsi"/>
          <w:sz w:val="24"/>
          <w:szCs w:val="24"/>
        </w:rPr>
        <w:t xml:space="preserve"> that </w:t>
      </w:r>
      <w:del w:id="131" w:author="Scott Pletzer" w:date="2012-08-17T16:45:00Z">
        <w:r w:rsidR="008D3932" w:rsidRPr="00F249C7" w:rsidDel="00742438">
          <w:rPr>
            <w:rFonts w:cstheme="minorHAnsi"/>
            <w:sz w:val="24"/>
            <w:szCs w:val="24"/>
          </w:rPr>
          <w:delText xml:space="preserve">are </w:delText>
        </w:r>
      </w:del>
      <w:ins w:id="132" w:author="Scott Pletzer" w:date="2012-08-17T16:45:00Z">
        <w:r w:rsidR="00742438">
          <w:rPr>
            <w:rFonts w:cstheme="minorHAnsi"/>
            <w:sz w:val="24"/>
            <w:szCs w:val="24"/>
          </w:rPr>
          <w:t>is</w:t>
        </w:r>
        <w:r w:rsidR="00742438" w:rsidRPr="00F249C7">
          <w:rPr>
            <w:rFonts w:cstheme="minorHAnsi"/>
            <w:sz w:val="24"/>
            <w:szCs w:val="24"/>
          </w:rPr>
          <w:t xml:space="preserve"> </w:t>
        </w:r>
      </w:ins>
      <w:r w:rsidR="008D3932" w:rsidRPr="00F249C7">
        <w:rPr>
          <w:rFonts w:cstheme="minorHAnsi"/>
          <w:sz w:val="24"/>
          <w:szCs w:val="24"/>
        </w:rPr>
        <w:t>displayed in the thumbnail boxes</w:t>
      </w:r>
      <w:ins w:id="133" w:author="Scott Pletzer" w:date="2012-08-17T16:45:00Z">
        <w:r w:rsidR="00742438">
          <w:rPr>
            <w:rFonts w:cstheme="minorHAnsi"/>
            <w:sz w:val="24"/>
            <w:szCs w:val="24"/>
          </w:rPr>
          <w:t xml:space="preserve"> before the process fails</w:t>
        </w:r>
      </w:ins>
      <w:r w:rsidR="008D3932" w:rsidRPr="00F249C7">
        <w:rPr>
          <w:rFonts w:cstheme="minorHAnsi"/>
          <w:sz w:val="24"/>
          <w:szCs w:val="24"/>
        </w:rPr>
        <w:t xml:space="preserve">.  </w:t>
      </w:r>
      <w:r w:rsidR="00C366C6">
        <w:rPr>
          <w:rFonts w:cstheme="minorHAnsi"/>
          <w:sz w:val="24"/>
          <w:szCs w:val="24"/>
        </w:rPr>
        <w:t xml:space="preserve">Images </w:t>
      </w:r>
      <w:r w:rsidR="00F553C5">
        <w:rPr>
          <w:rFonts w:cstheme="minorHAnsi"/>
          <w:sz w:val="24"/>
          <w:szCs w:val="24"/>
        </w:rPr>
        <w:t xml:space="preserve">may be faint or blank.  </w:t>
      </w:r>
      <w:r w:rsidR="008D3932" w:rsidRPr="00F249C7">
        <w:rPr>
          <w:rFonts w:cstheme="minorHAnsi"/>
          <w:sz w:val="24"/>
          <w:szCs w:val="24"/>
        </w:rPr>
        <w:t>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ins w:id="134" w:author="Scott Pletzer" w:date="2012-08-17T16:46:00Z">
        <w:r w:rsidR="00052A69">
          <w:rPr>
            <w:rFonts w:cs="Times New Roman"/>
            <w:sz w:val="24"/>
            <w:szCs w:val="24"/>
          </w:rPr>
          <w:t xml:space="preserve">  </w:t>
        </w:r>
      </w:ins>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del w:id="135" w:author="Scott Pletzer" w:date="2012-08-17T16:47:00Z">
        <w:r w:rsidDel="00052A69">
          <w:rPr>
            <w:rFonts w:cs="Times New Roman"/>
            <w:sz w:val="24"/>
            <w:szCs w:val="24"/>
          </w:rPr>
          <w:delText xml:space="preserve">10 </w:delText>
        </w:r>
      </w:del>
      <w:ins w:id="136" w:author="Scott Pletzer" w:date="2012-08-17T16:47:00Z">
        <w:r w:rsidR="00052A69">
          <w:rPr>
            <w:rFonts w:cs="Times New Roman"/>
            <w:sz w:val="24"/>
            <w:szCs w:val="24"/>
          </w:rPr>
          <w:t xml:space="preserve">“X” </w:t>
        </w:r>
      </w:ins>
      <w:r>
        <w:rPr>
          <w:rFonts w:cs="Times New Roman"/>
          <w:sz w:val="24"/>
          <w:szCs w:val="24"/>
        </w:rPr>
        <w:t>calibration</w:t>
      </w:r>
      <w:r w:rsidRPr="002607E3">
        <w:rPr>
          <w:rFonts w:cs="Times New Roman"/>
          <w:sz w:val="24"/>
          <w:szCs w:val="24"/>
        </w:rPr>
        <w:t xml:space="preserve"> images in the folder.</w:t>
      </w:r>
      <w:ins w:id="137" w:author="Scott Pletzer" w:date="2012-08-17T16:47:00Z">
        <w:r w:rsidR="00052A69">
          <w:rPr>
            <w:rFonts w:cs="Times New Roman"/>
            <w:sz w:val="24"/>
            <w:szCs w:val="24"/>
          </w:rPr>
          <w:t xml:space="preserve">  Note:  This will be the same number of images captured when the failure occurred.</w:t>
        </w:r>
      </w:ins>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ins w:id="138" w:author="Scott Pletzer" w:date="2012-08-17T16:48:00Z">
        <w:r w:rsidR="007D72E0">
          <w:rPr>
            <w:rFonts w:cstheme="minorHAnsi"/>
            <w:sz w:val="24"/>
            <w:szCs w:val="24"/>
          </w:rPr>
          <w:t xml:space="preserve">, if </w:t>
        </w:r>
        <w:proofErr w:type="gramStart"/>
        <w:r w:rsidR="007D72E0">
          <w:rPr>
            <w:rFonts w:cstheme="minorHAnsi"/>
            <w:sz w:val="24"/>
            <w:szCs w:val="24"/>
          </w:rPr>
          <w:t xml:space="preserve">a pixel count </w:t>
        </w:r>
        <w:r w:rsidR="007D72E0">
          <w:rPr>
            <w:rFonts w:cstheme="minorHAnsi"/>
            <w:sz w:val="24"/>
            <w:szCs w:val="24"/>
          </w:rPr>
          <w:lastRenderedPageBreak/>
          <w:t>exist</w:t>
        </w:r>
        <w:proofErr w:type="gramEnd"/>
        <w:r w:rsidR="007D72E0">
          <w:rPr>
            <w:rFonts w:cstheme="minorHAnsi"/>
            <w:sz w:val="24"/>
            <w:szCs w:val="24"/>
          </w:rPr>
          <w:t>.  Note:  The text may not contain a pixel count if the image could not be processed.</w:t>
        </w:r>
      </w:ins>
      <w:del w:id="139" w:author="Scott Pletzer" w:date="2012-08-17T16:49:00Z">
        <w:r w:rsidR="00DA1A3B" w:rsidRPr="004C3FAB" w:rsidDel="007D72E0">
          <w:rPr>
            <w:rFonts w:cstheme="minorHAnsi"/>
            <w:sz w:val="24"/>
            <w:szCs w:val="24"/>
          </w:rPr>
          <w:delText>.</w:delText>
        </w:r>
      </w:del>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xml:space="preserve">.  </w:t>
      </w:r>
      <w:proofErr w:type="gramStart"/>
      <w:r w:rsidR="00DE746F" w:rsidRPr="00F249C7">
        <w:rPr>
          <w:rFonts w:cstheme="minorHAnsi"/>
          <w:sz w:val="24"/>
          <w:szCs w:val="24"/>
        </w:rPr>
        <w:t>Click on the View Alerts tab.</w:t>
      </w:r>
      <w:proofErr w:type="gramEnd"/>
      <w:r w:rsidR="00DE746F" w:rsidRPr="00F249C7">
        <w:rPr>
          <w:rFonts w:cstheme="minorHAnsi"/>
          <w:sz w:val="24"/>
          <w:szCs w:val="24"/>
        </w:rPr>
        <w:t xml:space="preserve">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201CC6" w:rsidDel="007D1C45" w:rsidRDefault="002776E0" w:rsidP="00814FA3">
      <w:pPr>
        <w:pStyle w:val="ListParagraph"/>
        <w:spacing w:after="0"/>
        <w:ind w:left="1080"/>
        <w:outlineLvl w:val="0"/>
        <w:rPr>
          <w:del w:id="140" w:author="Scott Pletzer" w:date="2012-08-17T16:54:00Z"/>
          <w:rFonts w:cstheme="minorHAnsi"/>
          <w:sz w:val="24"/>
          <w:szCs w:val="24"/>
        </w:rPr>
      </w:pPr>
      <w:del w:id="141" w:author="Scott Pletzer" w:date="2012-08-17T16:54:00Z">
        <w:r w:rsidRPr="00C26849" w:rsidDel="007D1C45">
          <w:rPr>
            <w:rFonts w:cstheme="minorHAnsi"/>
            <w:sz w:val="24"/>
            <w:szCs w:val="24"/>
            <w:highlight w:val="yellow"/>
            <w:rPrChange w:id="142" w:author="Scott Pletzer" w:date="2012-08-17T16:52:00Z">
              <w:rPr>
                <w:rFonts w:cstheme="minorHAnsi"/>
                <w:sz w:val="24"/>
                <w:szCs w:val="24"/>
              </w:rPr>
            </w:rPrChange>
          </w:rPr>
          <w:delText xml:space="preserve">Click on the Settings </w:delText>
        </w:r>
        <w:r w:rsidR="00B36303" w:rsidRPr="00C26849" w:rsidDel="007D1C45">
          <w:rPr>
            <w:rFonts w:cstheme="minorHAnsi"/>
            <w:sz w:val="24"/>
            <w:szCs w:val="24"/>
            <w:highlight w:val="yellow"/>
            <w:rPrChange w:id="143" w:author="Scott Pletzer" w:date="2012-08-17T16:52:00Z">
              <w:rPr>
                <w:rFonts w:cstheme="minorHAnsi"/>
                <w:sz w:val="24"/>
                <w:szCs w:val="24"/>
              </w:rPr>
            </w:rPrChange>
          </w:rPr>
          <w:delText>button in the Application toolbar</w:delText>
        </w:r>
        <w:r w:rsidRPr="00C26849" w:rsidDel="007D1C45">
          <w:rPr>
            <w:rFonts w:cstheme="minorHAnsi"/>
            <w:sz w:val="24"/>
            <w:szCs w:val="24"/>
            <w:highlight w:val="yellow"/>
            <w:rPrChange w:id="144" w:author="Scott Pletzer" w:date="2012-08-17T16:52:00Z">
              <w:rPr>
                <w:rFonts w:cstheme="minorHAnsi"/>
                <w:sz w:val="24"/>
                <w:szCs w:val="24"/>
              </w:rPr>
            </w:rPrChange>
          </w:rPr>
          <w:delText xml:space="preserve">.  </w:delText>
        </w:r>
        <w:r w:rsidR="00814FA3" w:rsidRPr="00C26849" w:rsidDel="007D1C45">
          <w:rPr>
            <w:rFonts w:cstheme="minorHAnsi"/>
            <w:sz w:val="24"/>
            <w:szCs w:val="24"/>
            <w:highlight w:val="yellow"/>
            <w:rPrChange w:id="145" w:author="Scott Pletzer" w:date="2012-08-17T16:52:00Z">
              <w:rPr>
                <w:rFonts w:cstheme="minorHAnsi"/>
                <w:sz w:val="24"/>
                <w:szCs w:val="24"/>
              </w:rPr>
            </w:rPrChange>
          </w:rPr>
          <w:delText>In the Settings box, adjust the Brightness to 1</w:delText>
        </w:r>
        <w:r w:rsidR="00B36303" w:rsidRPr="00C26849" w:rsidDel="007D1C45">
          <w:rPr>
            <w:rFonts w:cstheme="minorHAnsi"/>
            <w:sz w:val="24"/>
            <w:szCs w:val="24"/>
            <w:highlight w:val="yellow"/>
            <w:rPrChange w:id="146" w:author="Scott Pletzer" w:date="2012-08-17T16:52:00Z">
              <w:rPr>
                <w:rFonts w:cstheme="minorHAnsi"/>
                <w:sz w:val="24"/>
                <w:szCs w:val="24"/>
              </w:rPr>
            </w:rPrChange>
          </w:rPr>
          <w:delText>1</w:delText>
        </w:r>
        <w:r w:rsidR="00F054F2" w:rsidRPr="00C26849" w:rsidDel="007D1C45">
          <w:rPr>
            <w:rFonts w:cstheme="minorHAnsi"/>
            <w:sz w:val="24"/>
            <w:szCs w:val="24"/>
            <w:highlight w:val="yellow"/>
            <w:rPrChange w:id="147" w:author="Scott Pletzer" w:date="2012-08-17T16:52:00Z">
              <w:rPr>
                <w:rFonts w:cstheme="minorHAnsi"/>
                <w:sz w:val="24"/>
                <w:szCs w:val="24"/>
              </w:rPr>
            </w:rPrChange>
          </w:rPr>
          <w:delText>5</w:delText>
        </w:r>
        <w:r w:rsidR="00B36303" w:rsidRPr="00C26849" w:rsidDel="007D1C45">
          <w:rPr>
            <w:rFonts w:cstheme="minorHAnsi"/>
            <w:sz w:val="24"/>
            <w:szCs w:val="24"/>
            <w:highlight w:val="yellow"/>
            <w:rPrChange w:id="148" w:author="Scott Pletzer" w:date="2012-08-17T16:52:00Z">
              <w:rPr>
                <w:rFonts w:cstheme="minorHAnsi"/>
                <w:sz w:val="24"/>
                <w:szCs w:val="24"/>
              </w:rPr>
            </w:rPrChange>
          </w:rPr>
          <w:delText xml:space="preserve">, Gain to 63, </w:delText>
        </w:r>
        <w:r w:rsidR="00814FA3" w:rsidRPr="00C26849" w:rsidDel="007D1C45">
          <w:rPr>
            <w:rFonts w:cstheme="minorHAnsi"/>
            <w:sz w:val="24"/>
            <w:szCs w:val="24"/>
            <w:highlight w:val="yellow"/>
            <w:rPrChange w:id="149" w:author="Scott Pletzer" w:date="2012-08-17T16:52:00Z">
              <w:rPr>
                <w:rFonts w:cstheme="minorHAnsi"/>
                <w:sz w:val="24"/>
                <w:szCs w:val="24"/>
              </w:rPr>
            </w:rPrChange>
          </w:rPr>
          <w:delText xml:space="preserve">and Exposure Delay to </w:delText>
        </w:r>
        <w:r w:rsidR="005B35C9" w:rsidRPr="00C26849" w:rsidDel="007D1C45">
          <w:rPr>
            <w:rFonts w:cstheme="minorHAnsi"/>
            <w:sz w:val="24"/>
            <w:szCs w:val="24"/>
            <w:highlight w:val="yellow"/>
            <w:rPrChange w:id="150" w:author="Scott Pletzer" w:date="2012-08-17T16:52:00Z">
              <w:rPr>
                <w:rFonts w:cstheme="minorHAnsi"/>
                <w:sz w:val="24"/>
                <w:szCs w:val="24"/>
              </w:rPr>
            </w:rPrChange>
          </w:rPr>
          <w:delText>32</w:delText>
        </w:r>
        <w:r w:rsidR="00814FA3" w:rsidRPr="00C26849" w:rsidDel="007D1C45">
          <w:rPr>
            <w:rFonts w:cstheme="minorHAnsi"/>
            <w:sz w:val="24"/>
            <w:szCs w:val="24"/>
            <w:highlight w:val="yellow"/>
            <w:rPrChange w:id="151" w:author="Scott Pletzer" w:date="2012-08-17T16:52:00Z">
              <w:rPr>
                <w:rFonts w:cstheme="minorHAnsi"/>
                <w:sz w:val="24"/>
                <w:szCs w:val="24"/>
              </w:rPr>
            </w:rPrChange>
          </w:rPr>
          <w:delText xml:space="preserve">0.  Click on the Apply Settings button.  Verify that the </w:delText>
        </w:r>
        <w:r w:rsidR="00716265" w:rsidRPr="00C26849" w:rsidDel="007D1C45">
          <w:rPr>
            <w:rFonts w:cstheme="minorHAnsi"/>
            <w:sz w:val="24"/>
            <w:szCs w:val="24"/>
            <w:highlight w:val="yellow"/>
            <w:rPrChange w:id="152" w:author="Scott Pletzer" w:date="2012-08-17T16:52:00Z">
              <w:rPr>
                <w:rFonts w:cstheme="minorHAnsi"/>
                <w:sz w:val="24"/>
                <w:szCs w:val="24"/>
              </w:rPr>
            </w:rPrChange>
          </w:rPr>
          <w:delText>ClearView main screen appears.</w:delText>
        </w:r>
      </w:del>
    </w:p>
    <w:p w:rsidR="00716265" w:rsidDel="007D1C45" w:rsidRDefault="00716265" w:rsidP="00814FA3">
      <w:pPr>
        <w:pStyle w:val="ListParagraph"/>
        <w:spacing w:after="0"/>
        <w:ind w:left="1080"/>
        <w:outlineLvl w:val="0"/>
        <w:rPr>
          <w:del w:id="153" w:author="Scott Pletzer" w:date="2012-08-17T16:54:00Z"/>
          <w:rFonts w:cstheme="minorHAnsi"/>
          <w:sz w:val="24"/>
          <w:szCs w:val="24"/>
        </w:rPr>
      </w:pPr>
    </w:p>
    <w:p w:rsidR="00814FA3" w:rsidRPr="00F249C7" w:rsidDel="007D1C45" w:rsidRDefault="00F76861" w:rsidP="00F76861">
      <w:pPr>
        <w:pStyle w:val="ListParagraph"/>
        <w:spacing w:after="0"/>
        <w:ind w:left="1080"/>
        <w:rPr>
          <w:del w:id="154" w:author="Scott Pletzer" w:date="2012-08-17T16:54:00Z"/>
          <w:rFonts w:cstheme="minorHAnsi"/>
          <w:b/>
          <w:sz w:val="24"/>
          <w:szCs w:val="24"/>
          <w:u w:val="single"/>
        </w:rPr>
      </w:pPr>
      <w:del w:id="155" w:author="Scott Pletzer" w:date="2012-08-17T16:54:00Z">
        <w:r w:rsidDel="007D1C45">
          <w:rPr>
            <w:rFonts w:cstheme="minorHAnsi"/>
            <w:b/>
            <w:sz w:val="24"/>
            <w:szCs w:val="24"/>
            <w:u w:val="single"/>
          </w:rPr>
          <w:tab/>
        </w:r>
        <w:r w:rsidR="00814FA3" w:rsidRPr="00F249C7" w:rsidDel="007D1C45">
          <w:rPr>
            <w:rFonts w:cstheme="minorHAnsi"/>
            <w:b/>
            <w:sz w:val="24"/>
            <w:szCs w:val="24"/>
            <w:u w:val="single"/>
          </w:rPr>
          <w:tab/>
        </w:r>
        <w:r w:rsidR="00814FA3" w:rsidRPr="00F249C7" w:rsidDel="007D1C45">
          <w:rPr>
            <w:rFonts w:cstheme="minorHAnsi"/>
            <w:b/>
            <w:sz w:val="24"/>
            <w:szCs w:val="24"/>
          </w:rPr>
          <w:delText xml:space="preserve"> Verified</w:delText>
        </w:r>
        <w:r w:rsidR="00814FA3" w:rsidRPr="00F249C7" w:rsidDel="007D1C45">
          <w:rPr>
            <w:rFonts w:cstheme="minorHAnsi"/>
            <w:b/>
            <w:sz w:val="24"/>
            <w:szCs w:val="24"/>
          </w:rPr>
          <w:tab/>
        </w:r>
        <w:r w:rsidR="00814FA3" w:rsidRPr="00F249C7" w:rsidDel="007D1C45">
          <w:rPr>
            <w:rFonts w:cstheme="minorHAnsi"/>
            <w:b/>
            <w:sz w:val="24"/>
            <w:szCs w:val="24"/>
            <w:u w:val="single"/>
          </w:rPr>
          <w:tab/>
        </w:r>
        <w:r w:rsidR="00814FA3" w:rsidRPr="00F249C7" w:rsidDel="007D1C45">
          <w:rPr>
            <w:rFonts w:cstheme="minorHAnsi"/>
            <w:b/>
            <w:sz w:val="24"/>
            <w:szCs w:val="24"/>
          </w:rPr>
          <w:delText xml:space="preserve"> Not Verified</w:delText>
        </w:r>
        <w:r w:rsidR="00814FA3" w:rsidRPr="00F249C7" w:rsidDel="007D1C45">
          <w:rPr>
            <w:rFonts w:cstheme="minorHAnsi"/>
            <w:b/>
            <w:sz w:val="24"/>
            <w:szCs w:val="24"/>
          </w:rPr>
          <w:tab/>
          <w:delText xml:space="preserve">Non-Conformance Ref. No. </w:delText>
        </w:r>
        <w:r w:rsidR="00814FA3" w:rsidRPr="00F249C7" w:rsidDel="007D1C45">
          <w:rPr>
            <w:rFonts w:cstheme="minorHAnsi"/>
            <w:b/>
            <w:sz w:val="24"/>
            <w:szCs w:val="24"/>
            <w:u w:val="single"/>
          </w:rPr>
          <w:tab/>
        </w:r>
        <w:r w:rsidR="00814FA3" w:rsidRPr="00F249C7" w:rsidDel="007D1C45">
          <w:rPr>
            <w:rFonts w:cstheme="minorHAnsi"/>
            <w:b/>
            <w:sz w:val="24"/>
            <w:szCs w:val="24"/>
            <w:u w:val="single"/>
          </w:rPr>
          <w:tab/>
        </w:r>
      </w:del>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w:t>
      </w:r>
      <w:moveToRangeStart w:id="156" w:author="Scott Pletzer" w:date="2012-08-17T16:56:00Z" w:name="move332985903"/>
      <w:moveTo w:id="157" w:author="Scott Pletzer" w:date="2012-08-17T16:56:00Z">
        <w:r w:rsidR="00337BBE" w:rsidRPr="00F249C7">
          <w:rPr>
            <w:rFonts w:cstheme="minorHAnsi"/>
            <w:sz w:val="24"/>
            <w:szCs w:val="24"/>
          </w:rPr>
          <w:t xml:space="preserve">Verify that the Scanner Calibration window </w:t>
        </w:r>
        <w:r w:rsidR="00337BBE">
          <w:rPr>
            <w:rFonts w:cstheme="minorHAnsi"/>
            <w:sz w:val="24"/>
            <w:szCs w:val="24"/>
          </w:rPr>
          <w:t xml:space="preserve">opens.  </w:t>
        </w:r>
      </w:moveTo>
      <w:moveToRangeEnd w:id="156"/>
      <w:ins w:id="158" w:author="Scott Pletzer" w:date="2012-08-17T16:55:00Z">
        <w:r w:rsidR="002A0635">
          <w:rPr>
            <w:rFonts w:cstheme="minorHAnsi"/>
            <w:sz w:val="24"/>
            <w:szCs w:val="24"/>
          </w:rPr>
          <w:t xml:space="preserve">Select “Configuration 3” in the “Calibration Settings” group box.  This will set the Brightness to 115 and the Gain to 63, taking approximately 10 seconds.  </w:t>
        </w:r>
      </w:ins>
      <w:moveFromRangeStart w:id="159" w:author="Scott Pletzer" w:date="2012-08-17T16:56:00Z" w:name="move332985903"/>
      <w:moveFrom w:id="160" w:author="Scott Pletzer" w:date="2012-08-17T16:56:00Z">
        <w:r w:rsidRPr="00F249C7" w:rsidDel="00337BBE">
          <w:rPr>
            <w:rFonts w:cstheme="minorHAnsi"/>
            <w:sz w:val="24"/>
            <w:szCs w:val="24"/>
          </w:rPr>
          <w:t xml:space="preserve">Verify that the Scanner Calibration window </w:t>
        </w:r>
        <w:r w:rsidDel="00337BBE">
          <w:rPr>
            <w:rFonts w:cstheme="minorHAnsi"/>
            <w:sz w:val="24"/>
            <w:szCs w:val="24"/>
          </w:rPr>
          <w:t xml:space="preserve">opens.  </w:t>
        </w:r>
      </w:moveFrom>
      <w:moveFromRangeEnd w:id="159"/>
      <w:r w:rsidRPr="00F249C7">
        <w:rPr>
          <w:rFonts w:cstheme="minorHAnsi"/>
          <w:sz w:val="24"/>
          <w:szCs w:val="24"/>
        </w:rPr>
        <w:t>Click on the Auto Calibration button in the lower right corner of the Scanner Calibration window.  Verify that 5 warm-up images are taken followed by 1</w:t>
      </w:r>
      <w:del w:id="161" w:author="Scott Pletzer" w:date="2012-08-17T16:58:00Z">
        <w:r w:rsidRPr="00F249C7" w:rsidDel="00DE2E3C">
          <w:rPr>
            <w:rFonts w:cstheme="minorHAnsi"/>
            <w:sz w:val="24"/>
            <w:szCs w:val="24"/>
          </w:rPr>
          <w:delText>0</w:delText>
        </w:r>
      </w:del>
      <w:r w:rsidRPr="00F249C7">
        <w:rPr>
          <w:rFonts w:cstheme="minorHAnsi"/>
          <w:sz w:val="24"/>
          <w:szCs w:val="24"/>
        </w:rPr>
        <w:t xml:space="preserve"> image</w:t>
      </w:r>
      <w:del w:id="162" w:author="Scott Pletzer" w:date="2012-08-17T16:58:00Z">
        <w:r w:rsidRPr="00F249C7" w:rsidDel="00DE2E3C">
          <w:rPr>
            <w:rFonts w:cstheme="minorHAnsi"/>
            <w:sz w:val="24"/>
            <w:szCs w:val="24"/>
          </w:rPr>
          <w:delText>s</w:delText>
        </w:r>
      </w:del>
      <w:r w:rsidRPr="00F249C7">
        <w:rPr>
          <w:rFonts w:cstheme="minorHAnsi"/>
          <w:sz w:val="24"/>
          <w:szCs w:val="24"/>
        </w:rPr>
        <w:t xml:space="preserve"> that </w:t>
      </w:r>
      <w:proofErr w:type="gramStart"/>
      <w:r w:rsidRPr="00F249C7">
        <w:rPr>
          <w:rFonts w:cstheme="minorHAnsi"/>
          <w:sz w:val="24"/>
          <w:szCs w:val="24"/>
        </w:rPr>
        <w:t>are</w:t>
      </w:r>
      <w:proofErr w:type="gramEnd"/>
      <w:r w:rsidRPr="00F249C7">
        <w:rPr>
          <w:rFonts w:cstheme="minorHAnsi"/>
          <w:sz w:val="24"/>
          <w:szCs w:val="24"/>
        </w:rPr>
        <w:t xml:space="preserve"> displayed in the thumbnail boxes</w:t>
      </w:r>
      <w:ins w:id="163" w:author="Scott Pletzer" w:date="2012-08-17T16:58:00Z">
        <w:r w:rsidR="00DE2E3C">
          <w:rPr>
            <w:rFonts w:cstheme="minorHAnsi"/>
            <w:sz w:val="24"/>
            <w:szCs w:val="24"/>
          </w:rPr>
          <w:t xml:space="preserve"> before the process fails</w:t>
        </w:r>
      </w:ins>
      <w:r w:rsidRPr="00F249C7">
        <w:rPr>
          <w:rFonts w:cstheme="minorHAnsi"/>
          <w:sz w:val="24"/>
          <w:szCs w:val="24"/>
        </w:rPr>
        <w:t xml:space="preserve">.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lastRenderedPageBreak/>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ins w:id="164" w:author="Scott Pletzer" w:date="2012-08-17T16:59:00Z">
        <w:r w:rsidR="004E36C3">
          <w:rPr>
            <w:rFonts w:cs="Times New Roman"/>
            <w:sz w:val="24"/>
            <w:szCs w:val="24"/>
          </w:rPr>
          <w:t>“X”</w:t>
        </w:r>
      </w:ins>
      <w:del w:id="165" w:author="Scott Pletzer" w:date="2012-08-17T16:59:00Z">
        <w:r w:rsidDel="004E36C3">
          <w:rPr>
            <w:rFonts w:cs="Times New Roman"/>
            <w:sz w:val="24"/>
            <w:szCs w:val="24"/>
          </w:rPr>
          <w:delText>10</w:delText>
        </w:r>
      </w:del>
      <w:r>
        <w:rPr>
          <w:rFonts w:cs="Times New Roman"/>
          <w:sz w:val="24"/>
          <w:szCs w:val="24"/>
        </w:rPr>
        <w:t xml:space="preserve"> calibration</w:t>
      </w:r>
      <w:r w:rsidRPr="002607E3">
        <w:rPr>
          <w:rFonts w:cs="Times New Roman"/>
          <w:sz w:val="24"/>
          <w:szCs w:val="24"/>
        </w:rPr>
        <w:t xml:space="preserve"> images in the folder.</w:t>
      </w:r>
      <w:ins w:id="166" w:author="Scott Pletzer" w:date="2012-08-17T16:59:00Z">
        <w:r w:rsidR="004E36C3" w:rsidRPr="004E36C3">
          <w:rPr>
            <w:rFonts w:cs="Times New Roman"/>
            <w:sz w:val="24"/>
            <w:szCs w:val="24"/>
          </w:rPr>
          <w:t xml:space="preserve"> </w:t>
        </w:r>
        <w:r w:rsidR="004E36C3">
          <w:rPr>
            <w:rFonts w:cs="Times New Roman"/>
            <w:sz w:val="24"/>
            <w:szCs w:val="24"/>
          </w:rPr>
          <w:t xml:space="preserve"> Note:  This will be the same number of images captured when the failure occurred.</w:t>
        </w:r>
      </w:ins>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r w:rsidRPr="00F249C7">
        <w:rPr>
          <w:rFonts w:cstheme="minorHAnsi"/>
          <w:sz w:val="24"/>
          <w:szCs w:val="24"/>
        </w:rPr>
        <w:lastRenderedPageBreak/>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 xml:space="preserve">Click the “X” in the upper right corner of the View Alerts tab.  Verify that the screen returns to the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 xml:space="preserve">alerts are displayed.  Click on the Exit icon in the Application box.  Verify that the EPIC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w:t>
      </w:r>
      <w:r>
        <w:rPr>
          <w:rFonts w:cs="Times New Roman"/>
          <w:sz w:val="24"/>
          <w:szCs w:val="24"/>
        </w:rPr>
        <w:lastRenderedPageBreak/>
        <w:t xml:space="preserve">button.  </w:t>
      </w:r>
      <w:r w:rsidR="00061D59">
        <w:rPr>
          <w:rFonts w:cs="Times New Roman"/>
          <w:sz w:val="24"/>
          <w:szCs w:val="24"/>
        </w:rPr>
        <w:t xml:space="preserve">Verify that the Scanner Calibration window closes and the screen is returned to the </w:t>
      </w:r>
      <w:proofErr w:type="spellStart"/>
      <w:r w:rsidR="00061D59">
        <w:rPr>
          <w:rFonts w:cs="Times New Roman"/>
          <w:sz w:val="24"/>
          <w:szCs w:val="24"/>
        </w:rPr>
        <w:t>ClearView</w:t>
      </w:r>
      <w:proofErr w:type="spellEnd"/>
      <w:r w:rsidR="00061D59">
        <w:rPr>
          <w:rFonts w:cs="Times New Roman"/>
          <w:sz w:val="24"/>
          <w:szCs w:val="24"/>
        </w:rPr>
        <w:t xml:space="preserve">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lastRenderedPageBreak/>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lastRenderedPageBreak/>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t>L</w:t>
      </w:r>
      <w:r w:rsidR="001261F1"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002A2507" w:rsidRPr="00F249C7" w:rsidDel="002A2507">
        <w:rPr>
          <w:rFonts w:cstheme="minorHAnsi"/>
          <w:sz w:val="24"/>
          <w:szCs w:val="24"/>
        </w:rPr>
        <w:t xml:space="preserve"> </w:t>
      </w:r>
      <w:r w:rsidR="001261F1" w:rsidRPr="00F249C7">
        <w:rPr>
          <w:rFonts w:cstheme="minorHAnsi"/>
          <w:sz w:val="24"/>
          <w:szCs w:val="24"/>
        </w:rPr>
        <w:t xml:space="preserve">folder.  </w:t>
      </w:r>
      <w:ins w:id="167" w:author="Scott Pletzer" w:date="2012-08-23T15:25:00Z">
        <w:r w:rsidR="003C115D">
          <w:rPr>
            <w:rFonts w:cstheme="minorHAnsi"/>
            <w:sz w:val="24"/>
            <w:szCs w:val="24"/>
          </w:rPr>
          <w:t>Verify that an image names 1R_CalibrationImage#1.bmp appears in the dialog.</w:t>
        </w:r>
      </w:ins>
      <w:del w:id="168" w:author="Scott Pletzer" w:date="2012-08-23T15:27:00Z">
        <w:r w:rsidR="001261F1" w:rsidRPr="00F249C7" w:rsidDel="003C115D">
          <w:rPr>
            <w:rFonts w:cstheme="minorHAnsi"/>
            <w:sz w:val="24"/>
            <w:szCs w:val="24"/>
          </w:rPr>
          <w:delText>Enter *.* in the File name box and click on the Open button.</w:delText>
        </w:r>
        <w:r w:rsidR="001261F1" w:rsidDel="003C115D">
          <w:rPr>
            <w:rFonts w:cstheme="minorHAnsi"/>
            <w:sz w:val="24"/>
            <w:szCs w:val="24"/>
          </w:rPr>
          <w:delText xml:space="preserve"> </w:delText>
        </w:r>
      </w:del>
      <w:ins w:id="169" w:author="Scott Pletzer" w:date="2012-08-23T15:27:00Z">
        <w:r w:rsidR="003C115D">
          <w:rPr>
            <w:rFonts w:cstheme="minorHAnsi"/>
            <w:sz w:val="24"/>
            <w:szCs w:val="24"/>
          </w:rPr>
          <w:t xml:space="preserve"> </w:t>
        </w:r>
      </w:ins>
      <w:r w:rsidR="001261F1">
        <w:rPr>
          <w:rFonts w:cstheme="minorHAnsi"/>
          <w:sz w:val="24"/>
          <w:szCs w:val="24"/>
        </w:rPr>
        <w:t xml:space="preserve"> </w:t>
      </w:r>
      <w:r w:rsidR="00A935C3" w:rsidRPr="00F249C7">
        <w:rPr>
          <w:rFonts w:cstheme="minorHAnsi"/>
          <w:sz w:val="24"/>
          <w:szCs w:val="24"/>
        </w:rPr>
        <w:t xml:space="preserve">Click to highlight the </w:t>
      </w:r>
      <w:del w:id="170" w:author="Scott Pletzer" w:date="2012-08-23T15:27:00Z">
        <w:r w:rsidR="001261F1" w:rsidDel="003C115D">
          <w:rPr>
            <w:rFonts w:cstheme="minorHAnsi"/>
            <w:sz w:val="24"/>
            <w:szCs w:val="24"/>
          </w:rPr>
          <w:delText>_</w:delText>
        </w:r>
        <w:r w:rsidR="00A935C3" w:rsidRPr="00F249C7" w:rsidDel="003C115D">
          <w:rPr>
            <w:rFonts w:cstheme="minorHAnsi"/>
            <w:sz w:val="24"/>
            <w:szCs w:val="24"/>
          </w:rPr>
          <w:delText>1</w:delText>
        </w:r>
        <w:r w:rsidR="00A55E6F" w:rsidDel="003C115D">
          <w:rPr>
            <w:rFonts w:cstheme="minorHAnsi"/>
            <w:sz w:val="24"/>
            <w:szCs w:val="24"/>
          </w:rPr>
          <w:delText>R</w:delText>
        </w:r>
      </w:del>
      <w:r w:rsidR="00591127" w:rsidRPr="00F249C7">
        <w:rPr>
          <w:rFonts w:cstheme="minorHAnsi"/>
          <w:sz w:val="24"/>
          <w:szCs w:val="24"/>
        </w:rPr>
        <w:t xml:space="preserve"> </w:t>
      </w:r>
      <w:r w:rsidR="00A935C3" w:rsidRPr="00F249C7">
        <w:rPr>
          <w:rFonts w:cstheme="minorHAnsi"/>
          <w:sz w:val="24"/>
          <w:szCs w:val="24"/>
        </w:rPr>
        <w:t xml:space="preserve">image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sidR="001261F1">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F249C7">
            <w:pPr>
              <w:pStyle w:val="ListParagraph"/>
              <w:ind w:left="0"/>
              <w:rPr>
                <w:rFonts w:cstheme="minorHAnsi"/>
                <w:sz w:val="24"/>
                <w:szCs w:val="24"/>
              </w:rPr>
            </w:pPr>
            <w:r>
              <w:rPr>
                <w:rFonts w:cstheme="minorHAnsi"/>
                <w:sz w:val="24"/>
                <w:szCs w:val="24"/>
              </w:rPr>
              <w:t>_3R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lastRenderedPageBreak/>
              <w:t>_</w:t>
            </w:r>
            <w:r w:rsidR="00A55E6F">
              <w:rPr>
                <w:rFonts w:cstheme="minorHAnsi"/>
                <w:sz w:val="24"/>
                <w:szCs w:val="24"/>
              </w:rPr>
              <w:t>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Pr="00F249C7">
        <w:rPr>
          <w:rFonts w:cstheme="minorHAnsi"/>
          <w:sz w:val="24"/>
          <w:szCs w:val="24"/>
        </w:rPr>
        <w:t xml:space="preserve"> folder.  </w:t>
      </w:r>
      <w:ins w:id="171" w:author="Scott Pletzer" w:date="2012-08-23T15:30:00Z">
        <w:r w:rsidR="004102BF">
          <w:rPr>
            <w:rFonts w:cstheme="minorHAnsi"/>
            <w:sz w:val="24"/>
            <w:szCs w:val="24"/>
          </w:rPr>
          <w:t>Verify that an image names 1R_CalibrationImage#1.bmp appears in the dialog.</w:t>
        </w:r>
      </w:ins>
      <w:del w:id="172" w:author="Scott Pletzer" w:date="2012-08-23T15:31:00Z">
        <w:r w:rsidRPr="00F249C7" w:rsidDel="004102BF">
          <w:rPr>
            <w:rFonts w:cstheme="minorHAnsi"/>
            <w:sz w:val="24"/>
            <w:szCs w:val="24"/>
          </w:rPr>
          <w:delText>Enter *.* in the File name box and click on the Open button.</w:delText>
        </w:r>
      </w:del>
      <w:r>
        <w:rPr>
          <w:rFonts w:cstheme="minorHAnsi"/>
          <w:sz w:val="24"/>
          <w:szCs w:val="24"/>
        </w:rPr>
        <w:t xml:space="preserve">  </w:t>
      </w:r>
      <w:r w:rsidRPr="00F249C7">
        <w:rPr>
          <w:rFonts w:cstheme="minorHAnsi"/>
          <w:sz w:val="24"/>
          <w:szCs w:val="24"/>
        </w:rPr>
        <w:t xml:space="preserve">Click to highlight the </w:t>
      </w:r>
      <w:del w:id="173" w:author="Scott Pletzer" w:date="2012-08-23T15:31:00Z">
        <w:r w:rsidDel="004102BF">
          <w:rPr>
            <w:rFonts w:cstheme="minorHAnsi"/>
            <w:sz w:val="24"/>
            <w:szCs w:val="24"/>
          </w:rPr>
          <w:delText>_</w:delText>
        </w:r>
        <w:r w:rsidRPr="00F249C7" w:rsidDel="004102BF">
          <w:rPr>
            <w:rFonts w:cstheme="minorHAnsi"/>
            <w:sz w:val="24"/>
            <w:szCs w:val="24"/>
          </w:rPr>
          <w:delText>1</w:delText>
        </w:r>
        <w:r w:rsidR="00A55E6F" w:rsidDel="004102BF">
          <w:rPr>
            <w:rFonts w:cstheme="minorHAnsi"/>
            <w:sz w:val="24"/>
            <w:szCs w:val="24"/>
          </w:rPr>
          <w:delText>R</w:delText>
        </w:r>
      </w:del>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lastRenderedPageBreak/>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63CA"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w:t>
      </w:r>
      <w:r w:rsidRPr="00F263CA">
        <w:rPr>
          <w:rFonts w:cstheme="minorHAnsi"/>
          <w:b/>
          <w:sz w:val="24"/>
          <w:szCs w:val="24"/>
        </w:rPr>
        <w:t>Verified</w:t>
      </w:r>
      <w:r w:rsidRPr="00F263CA">
        <w:rPr>
          <w:rFonts w:cstheme="minorHAnsi"/>
          <w:b/>
          <w:sz w:val="24"/>
          <w:szCs w:val="24"/>
        </w:rPr>
        <w:tab/>
      </w:r>
      <w:r w:rsidRPr="00F263CA">
        <w:rPr>
          <w:rFonts w:cstheme="minorHAnsi"/>
          <w:b/>
          <w:sz w:val="24"/>
          <w:szCs w:val="24"/>
          <w:u w:val="single"/>
        </w:rPr>
        <w:tab/>
      </w:r>
      <w:r w:rsidRPr="00F263CA">
        <w:rPr>
          <w:rFonts w:cstheme="minorHAnsi"/>
          <w:b/>
          <w:sz w:val="24"/>
          <w:szCs w:val="24"/>
        </w:rPr>
        <w:t xml:space="preserve"> Not Verified</w:t>
      </w:r>
      <w:r w:rsidRPr="00F263CA">
        <w:rPr>
          <w:rFonts w:cstheme="minorHAnsi"/>
          <w:b/>
          <w:sz w:val="24"/>
          <w:szCs w:val="24"/>
        </w:rPr>
        <w:tab/>
        <w:t xml:space="preserve">Non-Conformance Ref. No. </w:t>
      </w:r>
      <w:r w:rsidRPr="00F263CA">
        <w:rPr>
          <w:rFonts w:cstheme="minorHAnsi"/>
          <w:b/>
          <w:sz w:val="24"/>
          <w:szCs w:val="24"/>
          <w:u w:val="single"/>
        </w:rPr>
        <w:tab/>
      </w:r>
      <w:r w:rsidRPr="00F263CA">
        <w:rPr>
          <w:rFonts w:cstheme="minorHAnsi"/>
          <w:b/>
          <w:sz w:val="24"/>
          <w:szCs w:val="24"/>
          <w:u w:val="single"/>
        </w:rPr>
        <w:tab/>
      </w:r>
    </w:p>
    <w:p w:rsidR="0089181B" w:rsidRPr="00F263CA"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sidRPr="00F263CA">
        <w:rPr>
          <w:rFonts w:cstheme="minorHAnsi"/>
          <w:sz w:val="24"/>
          <w:szCs w:val="24"/>
        </w:rPr>
        <w:t>V</w:t>
      </w:r>
      <w:r w:rsidR="00942A91" w:rsidRPr="00F263CA">
        <w:rPr>
          <w:rFonts w:cstheme="minorHAnsi"/>
          <w:sz w:val="24"/>
          <w:szCs w:val="24"/>
        </w:rPr>
        <w:t>erify that the Calibration Failure dialog box opens with the message “Unable to verify calibration images</w:t>
      </w:r>
      <w:r w:rsidR="00942A91" w:rsidRPr="007B6041">
        <w:rPr>
          <w:rFonts w:cstheme="minorHAnsi"/>
          <w:sz w:val="24"/>
          <w:szCs w:val="24"/>
        </w:rPr>
        <w:t>.  Please, repeat calibration process.”</w:t>
      </w:r>
      <w:ins w:id="174" w:author="Scott Pletzer" w:date="2012-08-23T15:36:00Z">
        <w:r w:rsidR="00F263CA">
          <w:rPr>
            <w:rFonts w:cstheme="minorHAnsi"/>
            <w:sz w:val="24"/>
            <w:szCs w:val="24"/>
          </w:rPr>
          <w:t xml:space="preserve"> appears after processing of the first image.</w:t>
        </w:r>
      </w:ins>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 xml:space="preserve">\CalibrationImages\Expected8 </w:t>
      </w:r>
      <w:r w:rsidRPr="00F249C7">
        <w:rPr>
          <w:rFonts w:cstheme="minorHAnsi"/>
          <w:sz w:val="24"/>
          <w:szCs w:val="24"/>
        </w:rPr>
        <w:t>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sidR="00A55E6F">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ins w:id="175" w:author="Scott Pletzer" w:date="2012-08-23T16:27:00Z">
        <w:r w:rsidR="00A40E06" w:rsidRPr="00A40E06">
          <w:rPr>
            <w:rFonts w:cstheme="minorHAnsi"/>
            <w:sz w:val="24"/>
            <w:szCs w:val="24"/>
          </w:rPr>
          <w:t xml:space="preserve"> </w:t>
        </w:r>
        <w:r w:rsidR="00A40E06">
          <w:rPr>
            <w:rFonts w:cstheme="minorHAnsi"/>
            <w:sz w:val="24"/>
            <w:szCs w:val="24"/>
          </w:rPr>
          <w:t>appears after processing of the first image.</w:t>
        </w:r>
      </w:ins>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w:t>
      </w:r>
      <w:r w:rsidR="00061D59">
        <w:rPr>
          <w:rFonts w:cs="Times New Roman"/>
          <w:sz w:val="24"/>
          <w:szCs w:val="24"/>
        </w:rPr>
        <w:t>s</w:t>
      </w:r>
      <w:r>
        <w:rPr>
          <w:rFonts w:cs="Times New Roman"/>
          <w:sz w:val="24"/>
          <w:szCs w:val="24"/>
        </w:rPr>
        <w:t xml:space="preserve">.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sidR="00067C05">
        <w:rPr>
          <w:rFonts w:cstheme="minorHAnsi"/>
          <w:sz w:val="24"/>
          <w:szCs w:val="24"/>
        </w:rPr>
        <w:t>ScannerCalibration</w:t>
      </w:r>
      <w:proofErr w:type="spellEnd"/>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sidR="00C06BC0">
        <w:rPr>
          <w:rFonts w:cstheme="minorHAnsi"/>
          <w:sz w:val="24"/>
          <w:szCs w:val="24"/>
        </w:rPr>
        <w:t>Selected</w:t>
      </w:r>
      <w:r w:rsidRPr="00F249C7">
        <w:rPr>
          <w:rFonts w:cstheme="minorHAnsi"/>
          <w:sz w:val="24"/>
          <w:szCs w:val="24"/>
        </w:rPr>
        <w:t xml:space="preserve"> icon.  Verify that </w:t>
      </w:r>
      <w:r w:rsidR="00C06BC0">
        <w:rPr>
          <w:rFonts w:cstheme="minorHAnsi"/>
          <w:sz w:val="24"/>
          <w:szCs w:val="24"/>
        </w:rPr>
        <w:t>the</w:t>
      </w:r>
      <w:r>
        <w:rPr>
          <w:rFonts w:cstheme="minorHAnsi"/>
          <w:sz w:val="24"/>
          <w:szCs w:val="24"/>
        </w:rPr>
        <w:t xml:space="preserve"> alert </w:t>
      </w:r>
      <w:r w:rsidRPr="00F249C7">
        <w:rPr>
          <w:rFonts w:cstheme="minorHAnsi"/>
          <w:sz w:val="24"/>
          <w:szCs w:val="24"/>
        </w:rPr>
        <w:t>appear</w:t>
      </w:r>
      <w:r w:rsidR="00C06BC0">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801034" w:rsidRPr="00F249C7" w:rsidRDefault="00801034" w:rsidP="00DA1408">
      <w:pPr>
        <w:tabs>
          <w:tab w:val="left" w:pos="0"/>
        </w:tabs>
        <w:spacing w:after="0"/>
        <w:ind w:left="1080"/>
        <w:rPr>
          <w:rFonts w:cstheme="minorHAnsi"/>
          <w:sz w:val="24"/>
          <w:szCs w:val="24"/>
        </w:rPr>
      </w:pPr>
    </w:p>
    <w:p w:rsidR="00801034" w:rsidRDefault="00801034" w:rsidP="00801034">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801034" w:rsidRDefault="00801034" w:rsidP="00801034">
      <w:pPr>
        <w:pStyle w:val="ListParagraph"/>
        <w:spacing w:after="0"/>
        <w:ind w:left="1080"/>
        <w:rPr>
          <w:rFonts w:cs="Times New Roman"/>
          <w:b/>
          <w:sz w:val="24"/>
          <w:szCs w:val="24"/>
        </w:rPr>
      </w:pPr>
    </w:p>
    <w:p w:rsidR="00801034" w:rsidRDefault="00801034" w:rsidP="00801034">
      <w:pPr>
        <w:pStyle w:val="ListParagraph"/>
        <w:spacing w:after="0"/>
        <w:ind w:left="1080"/>
        <w:rPr>
          <w:rFonts w:cs="Times New Roman"/>
          <w:sz w:val="24"/>
          <w:szCs w:val="24"/>
        </w:rPr>
      </w:pPr>
      <w:r>
        <w:rPr>
          <w:rFonts w:cs="Times New Roman"/>
          <w:sz w:val="24"/>
          <w:szCs w:val="24"/>
        </w:rPr>
        <w:t xml:space="preserve">The </w:t>
      </w:r>
      <w:proofErr w:type="spellStart"/>
      <w:r>
        <w:rPr>
          <w:rFonts w:cs="Times New Roman"/>
          <w:sz w:val="24"/>
          <w:szCs w:val="24"/>
        </w:rPr>
        <w:t>ClearView</w:t>
      </w:r>
      <w:proofErr w:type="spellEnd"/>
      <w:r>
        <w:rPr>
          <w:rFonts w:cs="Times New Roman"/>
          <w:sz w:val="24"/>
          <w:szCs w:val="24"/>
        </w:rPr>
        <w:t xml:space="preserve">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01034" w:rsidRDefault="00801034" w:rsidP="00801034">
      <w:pPr>
        <w:pStyle w:val="ListParagraph"/>
        <w:spacing w:after="0"/>
        <w:ind w:left="1080"/>
        <w:rPr>
          <w:rFonts w:cs="Times New Roman"/>
          <w:sz w:val="24"/>
          <w:szCs w:val="24"/>
        </w:rPr>
      </w:pPr>
    </w:p>
    <w:p w:rsidR="00801034" w:rsidRDefault="00801034" w:rsidP="00801034">
      <w:pPr>
        <w:pStyle w:val="ListParagraph"/>
        <w:spacing w:after="0"/>
        <w:ind w:left="1080"/>
        <w:rPr>
          <w:rFonts w:cs="Times New Roman"/>
          <w:sz w:val="24"/>
          <w:szCs w:val="24"/>
        </w:rPr>
      </w:pPr>
      <w:proofErr w:type="gramStart"/>
      <w:r>
        <w:rPr>
          <w:rFonts w:cs="Times New Roman"/>
          <w:sz w:val="24"/>
          <w:szCs w:val="24"/>
        </w:rPr>
        <w:t xml:space="preserve">Log into the </w:t>
      </w:r>
      <w:proofErr w:type="spellStart"/>
      <w:r>
        <w:rPr>
          <w:rFonts w:cs="Times New Roman"/>
          <w:sz w:val="24"/>
          <w:szCs w:val="24"/>
        </w:rPr>
        <w:t>ClearView</w:t>
      </w:r>
      <w:proofErr w:type="spellEnd"/>
      <w:r>
        <w:rPr>
          <w:rFonts w:cs="Times New Roman"/>
          <w:sz w:val="24"/>
          <w:szCs w:val="24"/>
        </w:rPr>
        <w:t xml:space="preserve"> application as ‘Administrator’ and click on the ‘Calibration’ button.</w:t>
      </w:r>
      <w:proofErr w:type="gramEnd"/>
      <w:r>
        <w:rPr>
          <w:rFonts w:cs="Times New Roman"/>
          <w:sz w:val="24"/>
          <w:szCs w:val="24"/>
        </w:rPr>
        <w:t xml:space="preserve"> The Scanner Calibration dialog should appear with a lighted image in the ‘Image Preview’ box. </w:t>
      </w:r>
    </w:p>
    <w:p w:rsidR="00801034" w:rsidRPr="00E67641" w:rsidRDefault="00801034" w:rsidP="00801034">
      <w:pPr>
        <w:pStyle w:val="ListParagraph"/>
        <w:spacing w:after="0"/>
        <w:ind w:left="1080"/>
        <w:rPr>
          <w:rFonts w:cs="Times New Roman"/>
          <w:sz w:val="24"/>
          <w:szCs w:val="24"/>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b/>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Click the ‘Start Duty Cycle’ button and verify that at least 10 images are captured successfully, by watching for the images to appear in the ‘Captured Image’ window.</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Now flip the power switch down (turning the scanner back on) and wait for about 10 -30 seconds. Verify that images are again being captured by the duty cycle process. The button that appeared in the previous step should also disappear. Continue to let the duty cycle process run.</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lastRenderedPageBreak/>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Click on the ‘Stop Reconnect Process’ button and verify that the reconnect process ends. (This can be determined by the button clicked disappearing, </w:t>
      </w:r>
      <w:r w:rsidR="00805E8A" w:rsidRPr="00BF2652">
        <w:rPr>
          <w:sz w:val="24"/>
          <w:szCs w:val="24"/>
        </w:rPr>
        <w:t>all of the remaining button becoming enabled and the duty cycle button reading ‘Start Duty Cycle Testing’).</w:t>
      </w:r>
    </w:p>
    <w:p w:rsidR="00DA1408" w:rsidRDefault="00DA1408" w:rsidP="00DA1408">
      <w:pPr>
        <w:spacing w:after="0"/>
        <w:rPr>
          <w:rFonts w:cstheme="minorHAnsi"/>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DA1408">
      <w:pPr>
        <w:spacing w:after="0"/>
        <w:rPr>
          <w:rFonts w:cstheme="minorHAnsi"/>
          <w:sz w:val="24"/>
          <w:szCs w:val="24"/>
        </w:rPr>
      </w:pPr>
    </w:p>
    <w:p w:rsidR="00805E8A" w:rsidRPr="00BF2652" w:rsidRDefault="00805E8A" w:rsidP="00805E8A">
      <w:pPr>
        <w:pStyle w:val="ListParagraph"/>
        <w:tabs>
          <w:tab w:val="left" w:pos="990"/>
        </w:tabs>
        <w:spacing w:after="0"/>
        <w:ind w:left="1080"/>
        <w:rPr>
          <w:sz w:val="24"/>
          <w:szCs w:val="24"/>
        </w:rPr>
      </w:pPr>
      <w:r w:rsidRPr="00BF2652">
        <w:rPr>
          <w:sz w:val="24"/>
          <w:szCs w:val="24"/>
        </w:rPr>
        <w:t>Now flip the power switch down (turning the scanner back on) and wait for about 30 seconds for the device to initialize. Press the ‘Start Duty Cycle Testing’ button and verify that duty cycle images are again being captured. Stop the duty cycle process.</w:t>
      </w:r>
    </w:p>
    <w:p w:rsidR="00805E8A" w:rsidRDefault="00805E8A" w:rsidP="00805E8A">
      <w:pPr>
        <w:pStyle w:val="ListParagraph"/>
        <w:tabs>
          <w:tab w:val="left" w:pos="990"/>
        </w:tabs>
        <w:spacing w:after="0"/>
        <w:ind w:left="1080"/>
        <w:rPr>
          <w:sz w:val="24"/>
          <w:szCs w:val="24"/>
          <w:u w:val="single"/>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b/>
          <w:sz w:val="24"/>
          <w:szCs w:val="24"/>
          <w:u w:val="single"/>
        </w:rPr>
      </w:pPr>
    </w:p>
    <w:p w:rsidR="00805E8A" w:rsidRDefault="00805E8A" w:rsidP="00805E8A">
      <w:pPr>
        <w:pStyle w:val="ListParagraph"/>
        <w:tabs>
          <w:tab w:val="left" w:pos="990"/>
        </w:tabs>
        <w:spacing w:after="0"/>
        <w:ind w:left="1080"/>
        <w:rPr>
          <w:sz w:val="24"/>
          <w:szCs w:val="24"/>
        </w:rPr>
      </w:pPr>
      <w:r>
        <w:rPr>
          <w:sz w:val="24"/>
          <w:szCs w:val="24"/>
        </w:rPr>
        <w:t>Click the ‘Auto Calibration’ button, the system will begin to capture five warm up images. After the third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r w:rsidR="00AC45AF">
        <w:rPr>
          <w:sz w:val="24"/>
          <w:szCs w:val="24"/>
        </w:rPr>
        <w:t>.</w:t>
      </w:r>
    </w:p>
    <w:p w:rsidR="00805E8A" w:rsidRDefault="00805E8A" w:rsidP="00805E8A">
      <w:pPr>
        <w:pStyle w:val="ListParagraph"/>
        <w:tabs>
          <w:tab w:val="left" w:pos="990"/>
        </w:tabs>
        <w:spacing w:after="0"/>
        <w:ind w:left="1080"/>
        <w:rPr>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Pr>
          <w:sz w:val="24"/>
          <w:szCs w:val="24"/>
        </w:rPr>
        <w:lastRenderedPageBreak/>
        <w:t>Click the ‘Auto Calibration’ button, the system will begin to capture five warm up images and then being to capture the calibration images. After the third calibration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Pr="00945A63" w:rsidRDefault="00AC45AF" w:rsidP="00AC45AF">
      <w:pPr>
        <w:pStyle w:val="ListParagraph"/>
        <w:tabs>
          <w:tab w:val="left" w:pos="990"/>
        </w:tabs>
        <w:spacing w:after="0"/>
        <w:ind w:left="1080"/>
        <w:rPr>
          <w:sz w:val="24"/>
          <w:szCs w:val="24"/>
        </w:rPr>
      </w:pPr>
    </w:p>
    <w:p w:rsidR="00AC45AF" w:rsidRPr="00BF2652" w:rsidRDefault="00AC45AF" w:rsidP="00AC45AF">
      <w:pPr>
        <w:pStyle w:val="ListParagraph"/>
        <w:tabs>
          <w:tab w:val="left" w:pos="990"/>
        </w:tabs>
        <w:spacing w:after="0"/>
        <w:ind w:left="1080"/>
        <w:rPr>
          <w:sz w:val="24"/>
          <w:szCs w:val="24"/>
        </w:rPr>
      </w:pPr>
      <w:r w:rsidRPr="00BF2652">
        <w:rPr>
          <w:sz w:val="24"/>
          <w:szCs w:val="24"/>
        </w:rPr>
        <w:t xml:space="preserve">Close down the </w:t>
      </w:r>
      <w:r>
        <w:rPr>
          <w:sz w:val="24"/>
          <w:szCs w:val="24"/>
        </w:rPr>
        <w:t xml:space="preserve">calibration dialog and exit out of </w:t>
      </w:r>
      <w:proofErr w:type="spellStart"/>
      <w:r>
        <w:rPr>
          <w:sz w:val="24"/>
          <w:szCs w:val="24"/>
        </w:rPr>
        <w:t>ClearView</w:t>
      </w:r>
      <w:proofErr w:type="spellEnd"/>
      <w:r>
        <w:rPr>
          <w:sz w:val="24"/>
          <w:szCs w:val="24"/>
        </w:rPr>
        <w:t>.</w:t>
      </w:r>
    </w:p>
    <w:p w:rsidR="00805E8A" w:rsidRDefault="00805E8A" w:rsidP="00DA1408">
      <w:pPr>
        <w:spacing w:after="0"/>
        <w:rPr>
          <w:rFonts w:cstheme="minorHAnsi"/>
          <w:sz w:val="24"/>
          <w:szCs w:val="24"/>
        </w:rPr>
      </w:pPr>
    </w:p>
    <w:p w:rsidR="007C02A9" w:rsidRPr="00DA1408" w:rsidRDefault="007C02A9" w:rsidP="00DA1408">
      <w:pPr>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4"/>
          <w:footerReference w:type="default" r:id="rId15"/>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6"/>
          <w:footerReference w:type="default" r:id="rId17"/>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_1R</w:t>
            </w:r>
          </w:p>
        </w:tc>
        <w:tc>
          <w:tcPr>
            <w:tcW w:w="4451" w:type="dxa"/>
          </w:tcPr>
          <w:p w:rsidR="00072D01" w:rsidRPr="00F249C7" w:rsidRDefault="00802E04" w:rsidP="00155DDE">
            <w:pPr>
              <w:pStyle w:val="ListParagraph"/>
              <w:ind w:left="0"/>
              <w:jc w:val="center"/>
              <w:rPr>
                <w:rFonts w:cstheme="minorHAnsi"/>
                <w:sz w:val="24"/>
                <w:szCs w:val="24"/>
              </w:rPr>
            </w:pPr>
            <w:r>
              <w:rPr>
                <w:rFonts w:cstheme="minorHAnsi"/>
                <w:sz w:val="24"/>
                <w:szCs w:val="24"/>
              </w:rPr>
              <w:t>2</w:t>
            </w:r>
            <w:r w:rsidR="00072D01">
              <w:rPr>
                <w:rFonts w:cstheme="minorHAnsi"/>
                <w:sz w:val="24"/>
                <w:szCs w:val="24"/>
              </w:rPr>
              <w:t xml:space="preserve"> low pixels and </w:t>
            </w:r>
            <w:r>
              <w:rPr>
                <w:rFonts w:cstheme="minorHAnsi"/>
                <w:sz w:val="24"/>
                <w:szCs w:val="24"/>
              </w:rPr>
              <w:t xml:space="preserve">7990 </w:t>
            </w:r>
            <w:r w:rsidR="00072D01">
              <w:rPr>
                <w:rFonts w:cstheme="minorHAnsi"/>
                <w:sz w:val="24"/>
                <w:szCs w:val="24"/>
              </w:rPr>
              <w:t>high pixels</w:t>
            </w:r>
          </w:p>
        </w:tc>
      </w:tr>
      <w:tr w:rsidR="005B1214" w:rsidRPr="00F249C7" w:rsidDel="001D07A9" w:rsidTr="00072D01">
        <w:trPr>
          <w:jc w:val="center"/>
          <w:del w:id="197" w:author="Scott Pletzer" w:date="2012-08-23T16:15:00Z"/>
        </w:trPr>
        <w:tc>
          <w:tcPr>
            <w:tcW w:w="1548" w:type="dxa"/>
          </w:tcPr>
          <w:p w:rsidR="005B1214" w:rsidDel="001D07A9" w:rsidRDefault="00934507" w:rsidP="005B1214">
            <w:pPr>
              <w:pStyle w:val="ListParagraph"/>
              <w:ind w:left="0"/>
              <w:jc w:val="center"/>
              <w:rPr>
                <w:del w:id="198" w:author="Scott Pletzer" w:date="2012-08-23T16:15:00Z"/>
                <w:rFonts w:cstheme="minorHAnsi"/>
                <w:sz w:val="24"/>
                <w:szCs w:val="24"/>
              </w:rPr>
            </w:pPr>
            <w:del w:id="199" w:author="Scott Pletzer" w:date="2012-08-23T16:15:00Z">
              <w:r w:rsidDel="001D07A9">
                <w:rPr>
                  <w:rFonts w:cstheme="minorHAnsi"/>
                  <w:sz w:val="24"/>
                  <w:szCs w:val="24"/>
                </w:rPr>
                <w:delText>_2R</w:delText>
              </w:r>
            </w:del>
          </w:p>
        </w:tc>
        <w:tc>
          <w:tcPr>
            <w:tcW w:w="4451" w:type="dxa"/>
          </w:tcPr>
          <w:p w:rsidR="004656E9" w:rsidDel="001D07A9" w:rsidRDefault="00802E04" w:rsidP="00155DDE">
            <w:pPr>
              <w:pStyle w:val="ListParagraph"/>
              <w:ind w:left="0"/>
              <w:jc w:val="center"/>
              <w:rPr>
                <w:del w:id="200" w:author="Scott Pletzer" w:date="2012-08-23T16:15:00Z"/>
                <w:rFonts w:cstheme="minorHAnsi"/>
                <w:sz w:val="24"/>
                <w:szCs w:val="24"/>
              </w:rPr>
            </w:pPr>
            <w:del w:id="201" w:author="Scott Pletzer" w:date="2012-08-23T16:15:00Z">
              <w:r w:rsidDel="001D07A9">
                <w:rPr>
                  <w:rFonts w:cstheme="minorHAnsi"/>
                  <w:sz w:val="24"/>
                  <w:szCs w:val="24"/>
                </w:rPr>
                <w:delText xml:space="preserve">1 </w:delText>
              </w:r>
              <w:r w:rsidR="004656E9" w:rsidDel="001D07A9">
                <w:rPr>
                  <w:rFonts w:cstheme="minorHAnsi"/>
                  <w:sz w:val="24"/>
                  <w:szCs w:val="24"/>
                </w:rPr>
                <w:delText xml:space="preserve">low pixels and </w:delText>
              </w:r>
              <w:r w:rsidDel="001D07A9">
                <w:rPr>
                  <w:rFonts w:cstheme="minorHAnsi"/>
                  <w:sz w:val="24"/>
                  <w:szCs w:val="24"/>
                </w:rPr>
                <w:delText xml:space="preserve">7955 </w:delText>
              </w:r>
              <w:r w:rsidR="004656E9" w:rsidDel="001D07A9">
                <w:rPr>
                  <w:rFonts w:cstheme="minorHAnsi"/>
                  <w:sz w:val="24"/>
                  <w:szCs w:val="24"/>
                </w:rPr>
                <w:delText>high pixels</w:delText>
              </w:r>
            </w:del>
          </w:p>
        </w:tc>
      </w:tr>
      <w:tr w:rsidR="005B1214" w:rsidRPr="00F249C7" w:rsidDel="001D07A9" w:rsidTr="00072D01">
        <w:trPr>
          <w:jc w:val="center"/>
          <w:del w:id="202" w:author="Scott Pletzer" w:date="2012-08-23T16:15:00Z"/>
        </w:trPr>
        <w:tc>
          <w:tcPr>
            <w:tcW w:w="1548" w:type="dxa"/>
          </w:tcPr>
          <w:p w:rsidR="005B1214" w:rsidRPr="00F249C7" w:rsidDel="001D07A9" w:rsidRDefault="00934507" w:rsidP="005B1214">
            <w:pPr>
              <w:pStyle w:val="ListParagraph"/>
              <w:ind w:left="0"/>
              <w:jc w:val="center"/>
              <w:rPr>
                <w:del w:id="203" w:author="Scott Pletzer" w:date="2012-08-23T16:15:00Z"/>
                <w:rFonts w:cstheme="minorHAnsi"/>
                <w:sz w:val="24"/>
                <w:szCs w:val="24"/>
              </w:rPr>
            </w:pPr>
            <w:del w:id="204" w:author="Scott Pletzer" w:date="2012-08-23T16:15:00Z">
              <w:r w:rsidDel="001D07A9">
                <w:rPr>
                  <w:rFonts w:cstheme="minorHAnsi"/>
                  <w:sz w:val="24"/>
                  <w:szCs w:val="24"/>
                </w:rPr>
                <w:delText>_3R</w:delText>
              </w:r>
            </w:del>
          </w:p>
        </w:tc>
        <w:tc>
          <w:tcPr>
            <w:tcW w:w="4451" w:type="dxa"/>
          </w:tcPr>
          <w:p w:rsidR="005B1214" w:rsidRPr="00F249C7" w:rsidDel="001D07A9" w:rsidRDefault="00802E04" w:rsidP="00155DDE">
            <w:pPr>
              <w:pStyle w:val="ListParagraph"/>
              <w:ind w:left="0"/>
              <w:jc w:val="center"/>
              <w:rPr>
                <w:del w:id="205" w:author="Scott Pletzer" w:date="2012-08-23T16:15:00Z"/>
                <w:rFonts w:cstheme="minorHAnsi"/>
                <w:sz w:val="24"/>
                <w:szCs w:val="24"/>
              </w:rPr>
            </w:pPr>
            <w:del w:id="206" w:author="Scott Pletzer" w:date="2012-08-23T16:15:00Z">
              <w:r w:rsidDel="001D07A9">
                <w:rPr>
                  <w:rFonts w:cstheme="minorHAnsi"/>
                  <w:sz w:val="24"/>
                  <w:szCs w:val="24"/>
                </w:rPr>
                <w:delText xml:space="preserve">1 </w:delText>
              </w:r>
              <w:r w:rsidR="004656E9" w:rsidDel="001D07A9">
                <w:rPr>
                  <w:rFonts w:cstheme="minorHAnsi"/>
                  <w:sz w:val="24"/>
                  <w:szCs w:val="24"/>
                </w:rPr>
                <w:delText xml:space="preserve">low pixels and </w:delText>
              </w:r>
              <w:r w:rsidDel="001D07A9">
                <w:rPr>
                  <w:rFonts w:cstheme="minorHAnsi"/>
                  <w:sz w:val="24"/>
                  <w:szCs w:val="24"/>
                </w:rPr>
                <w:delText xml:space="preserve">8140 </w:delText>
              </w:r>
              <w:r w:rsidR="004656E9" w:rsidDel="001D07A9">
                <w:rPr>
                  <w:rFonts w:cstheme="minorHAnsi"/>
                  <w:sz w:val="24"/>
                  <w:szCs w:val="24"/>
                </w:rPr>
                <w:delText>high pixels</w:delText>
              </w:r>
            </w:del>
          </w:p>
        </w:tc>
      </w:tr>
      <w:tr w:rsidR="005B1214" w:rsidRPr="00F249C7" w:rsidDel="001D07A9" w:rsidTr="00072D01">
        <w:trPr>
          <w:jc w:val="center"/>
          <w:del w:id="207" w:author="Scott Pletzer" w:date="2012-08-23T16:15:00Z"/>
        </w:trPr>
        <w:tc>
          <w:tcPr>
            <w:tcW w:w="1548" w:type="dxa"/>
          </w:tcPr>
          <w:p w:rsidR="005B1214" w:rsidRPr="00F249C7" w:rsidDel="001D07A9" w:rsidRDefault="00934507" w:rsidP="005B1214">
            <w:pPr>
              <w:pStyle w:val="ListParagraph"/>
              <w:ind w:left="0"/>
              <w:jc w:val="center"/>
              <w:rPr>
                <w:del w:id="208" w:author="Scott Pletzer" w:date="2012-08-23T16:15:00Z"/>
                <w:rFonts w:cstheme="minorHAnsi"/>
                <w:sz w:val="24"/>
                <w:szCs w:val="24"/>
              </w:rPr>
            </w:pPr>
            <w:del w:id="209" w:author="Scott Pletzer" w:date="2012-08-23T16:15:00Z">
              <w:r w:rsidDel="001D07A9">
                <w:rPr>
                  <w:rFonts w:cstheme="minorHAnsi"/>
                  <w:sz w:val="24"/>
                  <w:szCs w:val="24"/>
                </w:rPr>
                <w:delText>_4R</w:delText>
              </w:r>
            </w:del>
          </w:p>
        </w:tc>
        <w:tc>
          <w:tcPr>
            <w:tcW w:w="4451" w:type="dxa"/>
          </w:tcPr>
          <w:p w:rsidR="005B1214" w:rsidRPr="00F249C7" w:rsidDel="001D07A9" w:rsidRDefault="00802E04" w:rsidP="00155DDE">
            <w:pPr>
              <w:pStyle w:val="ListParagraph"/>
              <w:ind w:left="0"/>
              <w:jc w:val="center"/>
              <w:rPr>
                <w:del w:id="210" w:author="Scott Pletzer" w:date="2012-08-23T16:15:00Z"/>
                <w:rFonts w:cstheme="minorHAnsi"/>
                <w:sz w:val="24"/>
                <w:szCs w:val="24"/>
              </w:rPr>
            </w:pPr>
            <w:del w:id="211" w:author="Scott Pletzer" w:date="2012-08-23T16:15:00Z">
              <w:r w:rsidDel="001D07A9">
                <w:rPr>
                  <w:rFonts w:cstheme="minorHAnsi"/>
                  <w:sz w:val="24"/>
                  <w:szCs w:val="24"/>
                </w:rPr>
                <w:delText xml:space="preserve">0 </w:delText>
              </w:r>
              <w:r w:rsidR="004656E9" w:rsidDel="001D07A9">
                <w:rPr>
                  <w:rFonts w:cstheme="minorHAnsi"/>
                  <w:sz w:val="24"/>
                  <w:szCs w:val="24"/>
                </w:rPr>
                <w:delText xml:space="preserve">low Pixels and </w:delText>
              </w:r>
              <w:r w:rsidDel="001D07A9">
                <w:rPr>
                  <w:rFonts w:cstheme="minorHAnsi"/>
                  <w:sz w:val="24"/>
                  <w:szCs w:val="24"/>
                </w:rPr>
                <w:delText xml:space="preserve">7965 </w:delText>
              </w:r>
              <w:r w:rsidR="004656E9" w:rsidDel="001D07A9">
                <w:rPr>
                  <w:rFonts w:cstheme="minorHAnsi"/>
                  <w:sz w:val="24"/>
                  <w:szCs w:val="24"/>
                </w:rPr>
                <w:delText>high pixels</w:delText>
              </w:r>
            </w:del>
          </w:p>
        </w:tc>
      </w:tr>
      <w:tr w:rsidR="005B1214" w:rsidRPr="00F249C7" w:rsidDel="001D07A9" w:rsidTr="00072D01">
        <w:trPr>
          <w:jc w:val="center"/>
          <w:del w:id="212" w:author="Scott Pletzer" w:date="2012-08-23T16:15:00Z"/>
        </w:trPr>
        <w:tc>
          <w:tcPr>
            <w:tcW w:w="1548" w:type="dxa"/>
          </w:tcPr>
          <w:p w:rsidR="005B1214" w:rsidRPr="00F249C7" w:rsidDel="001D07A9" w:rsidRDefault="005B1214" w:rsidP="005B1214">
            <w:pPr>
              <w:pStyle w:val="ListParagraph"/>
              <w:ind w:left="0"/>
              <w:jc w:val="center"/>
              <w:rPr>
                <w:del w:id="213" w:author="Scott Pletzer" w:date="2012-08-23T16:15:00Z"/>
                <w:rFonts w:cstheme="minorHAnsi"/>
                <w:sz w:val="24"/>
                <w:szCs w:val="24"/>
              </w:rPr>
            </w:pPr>
            <w:del w:id="214" w:author="Scott Pletzer" w:date="2012-08-23T16:15:00Z">
              <w:r w:rsidRPr="00F249C7" w:rsidDel="001D07A9">
                <w:rPr>
                  <w:rFonts w:cstheme="minorHAnsi"/>
                  <w:sz w:val="24"/>
                  <w:szCs w:val="24"/>
                </w:rPr>
                <w:delText>_</w:delText>
              </w:r>
              <w:r w:rsidR="00934507" w:rsidDel="001D07A9">
                <w:rPr>
                  <w:rFonts w:cstheme="minorHAnsi"/>
                  <w:sz w:val="24"/>
                  <w:szCs w:val="24"/>
                </w:rPr>
                <w:delText>5R</w:delText>
              </w:r>
            </w:del>
          </w:p>
        </w:tc>
        <w:tc>
          <w:tcPr>
            <w:tcW w:w="4451" w:type="dxa"/>
          </w:tcPr>
          <w:p w:rsidR="004656E9" w:rsidRPr="00F249C7" w:rsidDel="001D07A9" w:rsidRDefault="00802E04" w:rsidP="00155DDE">
            <w:pPr>
              <w:pStyle w:val="ListParagraph"/>
              <w:ind w:left="0"/>
              <w:jc w:val="center"/>
              <w:rPr>
                <w:del w:id="215" w:author="Scott Pletzer" w:date="2012-08-23T16:15:00Z"/>
                <w:rFonts w:cstheme="minorHAnsi"/>
                <w:sz w:val="24"/>
                <w:szCs w:val="24"/>
              </w:rPr>
            </w:pPr>
            <w:del w:id="216" w:author="Scott Pletzer" w:date="2012-08-23T16:15:00Z">
              <w:r w:rsidDel="001D07A9">
                <w:rPr>
                  <w:rFonts w:cstheme="minorHAnsi"/>
                  <w:sz w:val="24"/>
                  <w:szCs w:val="24"/>
                </w:rPr>
                <w:delText xml:space="preserve">1 </w:delText>
              </w:r>
              <w:r w:rsidR="004656E9" w:rsidDel="001D07A9">
                <w:rPr>
                  <w:rFonts w:cstheme="minorHAnsi"/>
                  <w:sz w:val="24"/>
                  <w:szCs w:val="24"/>
                </w:rPr>
                <w:delText xml:space="preserve">low pixels and </w:delText>
              </w:r>
              <w:r w:rsidDel="001D07A9">
                <w:rPr>
                  <w:rFonts w:cstheme="minorHAnsi"/>
                  <w:sz w:val="24"/>
                  <w:szCs w:val="24"/>
                </w:rPr>
                <w:delText xml:space="preserve">8372 </w:delText>
              </w:r>
              <w:r w:rsidR="004656E9" w:rsidDel="001D07A9">
                <w:rPr>
                  <w:rFonts w:cstheme="minorHAnsi"/>
                  <w:sz w:val="24"/>
                  <w:szCs w:val="24"/>
                </w:rPr>
                <w:delText>high pixels</w:delText>
              </w:r>
            </w:del>
          </w:p>
        </w:tc>
      </w:tr>
      <w:tr w:rsidR="005B1214" w:rsidRPr="00F249C7" w:rsidDel="001D07A9" w:rsidTr="00072D01">
        <w:trPr>
          <w:jc w:val="center"/>
          <w:del w:id="217" w:author="Scott Pletzer" w:date="2012-08-23T16:15:00Z"/>
        </w:trPr>
        <w:tc>
          <w:tcPr>
            <w:tcW w:w="1548" w:type="dxa"/>
          </w:tcPr>
          <w:p w:rsidR="005B1214" w:rsidRPr="00F249C7" w:rsidDel="001D07A9" w:rsidRDefault="005B1214" w:rsidP="005B1214">
            <w:pPr>
              <w:pStyle w:val="ListParagraph"/>
              <w:ind w:left="0"/>
              <w:jc w:val="center"/>
              <w:rPr>
                <w:del w:id="218" w:author="Scott Pletzer" w:date="2012-08-23T16:15:00Z"/>
                <w:rFonts w:cstheme="minorHAnsi"/>
                <w:sz w:val="24"/>
                <w:szCs w:val="24"/>
              </w:rPr>
            </w:pPr>
            <w:del w:id="219" w:author="Scott Pletzer" w:date="2012-08-23T16:15:00Z">
              <w:r w:rsidRPr="00F249C7" w:rsidDel="001D07A9">
                <w:rPr>
                  <w:rFonts w:cstheme="minorHAnsi"/>
                  <w:sz w:val="24"/>
                  <w:szCs w:val="24"/>
                </w:rPr>
                <w:delText>_</w:delText>
              </w:r>
              <w:r w:rsidR="00934507" w:rsidDel="001D07A9">
                <w:rPr>
                  <w:rFonts w:cstheme="minorHAnsi"/>
                  <w:sz w:val="24"/>
                  <w:szCs w:val="24"/>
                </w:rPr>
                <w:delText>1L</w:delText>
              </w:r>
            </w:del>
          </w:p>
        </w:tc>
        <w:tc>
          <w:tcPr>
            <w:tcW w:w="4451" w:type="dxa"/>
          </w:tcPr>
          <w:p w:rsidR="005B1214" w:rsidRPr="00F249C7" w:rsidDel="001D07A9" w:rsidRDefault="00802E04" w:rsidP="00155DDE">
            <w:pPr>
              <w:pStyle w:val="ListParagraph"/>
              <w:ind w:left="0"/>
              <w:jc w:val="center"/>
              <w:rPr>
                <w:del w:id="220" w:author="Scott Pletzer" w:date="2012-08-23T16:15:00Z"/>
                <w:rFonts w:cstheme="minorHAnsi"/>
                <w:sz w:val="24"/>
                <w:szCs w:val="24"/>
              </w:rPr>
            </w:pPr>
            <w:del w:id="221" w:author="Scott Pletzer" w:date="2012-08-23T16:15:00Z">
              <w:r w:rsidDel="001D07A9">
                <w:rPr>
                  <w:rFonts w:cstheme="minorHAnsi"/>
                  <w:sz w:val="24"/>
                  <w:szCs w:val="24"/>
                </w:rPr>
                <w:delText xml:space="preserve">1 </w:delText>
              </w:r>
              <w:r w:rsidR="004656E9" w:rsidDel="001D07A9">
                <w:rPr>
                  <w:rFonts w:cstheme="minorHAnsi"/>
                  <w:sz w:val="24"/>
                  <w:szCs w:val="24"/>
                </w:rPr>
                <w:delText xml:space="preserve">low pixels and </w:delText>
              </w:r>
              <w:r w:rsidDel="001D07A9">
                <w:rPr>
                  <w:rFonts w:cstheme="minorHAnsi"/>
                  <w:sz w:val="24"/>
                  <w:szCs w:val="24"/>
                </w:rPr>
                <w:delText xml:space="preserve">8116 </w:delText>
              </w:r>
              <w:r w:rsidR="004656E9" w:rsidDel="001D07A9">
                <w:rPr>
                  <w:rFonts w:cstheme="minorHAnsi"/>
                  <w:sz w:val="24"/>
                  <w:szCs w:val="24"/>
                </w:rPr>
                <w:delText>high pixels</w:delText>
              </w:r>
            </w:del>
          </w:p>
        </w:tc>
      </w:tr>
      <w:tr w:rsidR="005B1214" w:rsidRPr="00F249C7" w:rsidDel="001D07A9" w:rsidTr="00072D01">
        <w:trPr>
          <w:jc w:val="center"/>
          <w:del w:id="222" w:author="Scott Pletzer" w:date="2012-08-23T16:15:00Z"/>
        </w:trPr>
        <w:tc>
          <w:tcPr>
            <w:tcW w:w="1548" w:type="dxa"/>
          </w:tcPr>
          <w:p w:rsidR="005B1214" w:rsidRPr="00F249C7" w:rsidDel="001D07A9" w:rsidRDefault="00934507" w:rsidP="005B1214">
            <w:pPr>
              <w:pStyle w:val="ListParagraph"/>
              <w:ind w:left="0"/>
              <w:jc w:val="center"/>
              <w:rPr>
                <w:del w:id="223" w:author="Scott Pletzer" w:date="2012-08-23T16:15:00Z"/>
                <w:rFonts w:cstheme="minorHAnsi"/>
                <w:sz w:val="24"/>
                <w:szCs w:val="24"/>
              </w:rPr>
            </w:pPr>
            <w:del w:id="224" w:author="Scott Pletzer" w:date="2012-08-23T16:15:00Z">
              <w:r w:rsidDel="001D07A9">
                <w:rPr>
                  <w:rFonts w:cstheme="minorHAnsi"/>
                  <w:sz w:val="24"/>
                  <w:szCs w:val="24"/>
                </w:rPr>
                <w:delText>_2L</w:delText>
              </w:r>
            </w:del>
          </w:p>
        </w:tc>
        <w:tc>
          <w:tcPr>
            <w:tcW w:w="4451" w:type="dxa"/>
          </w:tcPr>
          <w:p w:rsidR="005B1214" w:rsidRPr="00F249C7" w:rsidDel="001D07A9" w:rsidRDefault="00802E04" w:rsidP="00155DDE">
            <w:pPr>
              <w:pStyle w:val="ListParagraph"/>
              <w:ind w:left="0"/>
              <w:jc w:val="center"/>
              <w:rPr>
                <w:del w:id="225" w:author="Scott Pletzer" w:date="2012-08-23T16:15:00Z"/>
                <w:rFonts w:cstheme="minorHAnsi"/>
                <w:sz w:val="24"/>
                <w:szCs w:val="24"/>
              </w:rPr>
            </w:pPr>
            <w:del w:id="226" w:author="Scott Pletzer" w:date="2012-08-23T16:15:00Z">
              <w:r w:rsidDel="001D07A9">
                <w:rPr>
                  <w:rFonts w:cstheme="minorHAnsi"/>
                  <w:sz w:val="24"/>
                  <w:szCs w:val="24"/>
                </w:rPr>
                <w:delText xml:space="preserve">1 </w:delText>
              </w:r>
              <w:r w:rsidR="004656E9" w:rsidDel="001D07A9">
                <w:rPr>
                  <w:rFonts w:cstheme="minorHAnsi"/>
                  <w:sz w:val="24"/>
                  <w:szCs w:val="24"/>
                </w:rPr>
                <w:delText xml:space="preserve">low pixels and </w:delText>
              </w:r>
              <w:r w:rsidDel="001D07A9">
                <w:rPr>
                  <w:rFonts w:cstheme="minorHAnsi"/>
                  <w:sz w:val="24"/>
                  <w:szCs w:val="24"/>
                </w:rPr>
                <w:delText xml:space="preserve">8327 </w:delText>
              </w:r>
              <w:r w:rsidR="004656E9" w:rsidDel="001D07A9">
                <w:rPr>
                  <w:rFonts w:cstheme="minorHAnsi"/>
                  <w:sz w:val="24"/>
                  <w:szCs w:val="24"/>
                </w:rPr>
                <w:delText>high pixels</w:delText>
              </w:r>
            </w:del>
          </w:p>
        </w:tc>
      </w:tr>
      <w:tr w:rsidR="005B1214" w:rsidRPr="00F249C7" w:rsidDel="001D07A9" w:rsidTr="00072D01">
        <w:trPr>
          <w:jc w:val="center"/>
          <w:del w:id="227" w:author="Scott Pletzer" w:date="2012-08-23T16:15:00Z"/>
        </w:trPr>
        <w:tc>
          <w:tcPr>
            <w:tcW w:w="1548" w:type="dxa"/>
          </w:tcPr>
          <w:p w:rsidR="005B1214" w:rsidRPr="00F249C7" w:rsidDel="001D07A9" w:rsidRDefault="00934507" w:rsidP="005B1214">
            <w:pPr>
              <w:pStyle w:val="ListParagraph"/>
              <w:ind w:left="0"/>
              <w:jc w:val="center"/>
              <w:rPr>
                <w:del w:id="228" w:author="Scott Pletzer" w:date="2012-08-23T16:15:00Z"/>
                <w:rFonts w:cstheme="minorHAnsi"/>
                <w:sz w:val="24"/>
                <w:szCs w:val="24"/>
              </w:rPr>
            </w:pPr>
            <w:del w:id="229" w:author="Scott Pletzer" w:date="2012-08-23T16:15:00Z">
              <w:r w:rsidDel="001D07A9">
                <w:rPr>
                  <w:rFonts w:cstheme="minorHAnsi"/>
                  <w:sz w:val="24"/>
                  <w:szCs w:val="24"/>
                </w:rPr>
                <w:delText>_3L</w:delText>
              </w:r>
            </w:del>
          </w:p>
        </w:tc>
        <w:tc>
          <w:tcPr>
            <w:tcW w:w="4451" w:type="dxa"/>
          </w:tcPr>
          <w:p w:rsidR="005B1214" w:rsidRPr="00F249C7" w:rsidDel="001D07A9" w:rsidRDefault="00802E04" w:rsidP="00155DDE">
            <w:pPr>
              <w:pStyle w:val="ListParagraph"/>
              <w:ind w:left="0"/>
              <w:jc w:val="center"/>
              <w:rPr>
                <w:del w:id="230" w:author="Scott Pletzer" w:date="2012-08-23T16:15:00Z"/>
                <w:rFonts w:cstheme="minorHAnsi"/>
                <w:sz w:val="24"/>
                <w:szCs w:val="24"/>
              </w:rPr>
            </w:pPr>
            <w:del w:id="231" w:author="Scott Pletzer" w:date="2012-08-23T16:15:00Z">
              <w:r w:rsidDel="001D07A9">
                <w:rPr>
                  <w:rFonts w:cstheme="minorHAnsi"/>
                  <w:sz w:val="24"/>
                  <w:szCs w:val="24"/>
                </w:rPr>
                <w:delText xml:space="preserve">2 </w:delText>
              </w:r>
              <w:r w:rsidR="004656E9" w:rsidDel="001D07A9">
                <w:rPr>
                  <w:rFonts w:cstheme="minorHAnsi"/>
                  <w:sz w:val="24"/>
                  <w:szCs w:val="24"/>
                </w:rPr>
                <w:delText xml:space="preserve">low pixels and </w:delText>
              </w:r>
              <w:r w:rsidDel="001D07A9">
                <w:rPr>
                  <w:rFonts w:cstheme="minorHAnsi"/>
                  <w:sz w:val="24"/>
                  <w:szCs w:val="24"/>
                </w:rPr>
                <w:delText xml:space="preserve">8385 </w:delText>
              </w:r>
              <w:r w:rsidR="004656E9" w:rsidDel="001D07A9">
                <w:rPr>
                  <w:rFonts w:cstheme="minorHAnsi"/>
                  <w:sz w:val="24"/>
                  <w:szCs w:val="24"/>
                </w:rPr>
                <w:delText>high pixels</w:delText>
              </w:r>
            </w:del>
          </w:p>
        </w:tc>
      </w:tr>
      <w:tr w:rsidR="005B1214" w:rsidRPr="00F249C7" w:rsidDel="001D07A9" w:rsidTr="00072D01">
        <w:trPr>
          <w:jc w:val="center"/>
          <w:del w:id="232" w:author="Scott Pletzer" w:date="2012-08-23T16:15:00Z"/>
        </w:trPr>
        <w:tc>
          <w:tcPr>
            <w:tcW w:w="1548" w:type="dxa"/>
          </w:tcPr>
          <w:p w:rsidR="005B1214" w:rsidRPr="00F249C7" w:rsidDel="001D07A9" w:rsidRDefault="00934507" w:rsidP="005B1214">
            <w:pPr>
              <w:pStyle w:val="ListParagraph"/>
              <w:ind w:left="0"/>
              <w:jc w:val="center"/>
              <w:rPr>
                <w:del w:id="233" w:author="Scott Pletzer" w:date="2012-08-23T16:15:00Z"/>
                <w:rFonts w:cstheme="minorHAnsi"/>
                <w:sz w:val="24"/>
                <w:szCs w:val="24"/>
              </w:rPr>
            </w:pPr>
            <w:del w:id="234" w:author="Scott Pletzer" w:date="2012-08-23T16:15:00Z">
              <w:r w:rsidDel="001D07A9">
                <w:rPr>
                  <w:rFonts w:cstheme="minorHAnsi"/>
                  <w:sz w:val="24"/>
                  <w:szCs w:val="24"/>
                </w:rPr>
                <w:delText>_4L</w:delText>
              </w:r>
            </w:del>
          </w:p>
        </w:tc>
        <w:tc>
          <w:tcPr>
            <w:tcW w:w="4451" w:type="dxa"/>
          </w:tcPr>
          <w:p w:rsidR="005B1214" w:rsidRPr="00F249C7" w:rsidDel="001D07A9" w:rsidRDefault="00802E04" w:rsidP="00155DDE">
            <w:pPr>
              <w:pStyle w:val="ListParagraph"/>
              <w:ind w:left="0"/>
              <w:jc w:val="center"/>
              <w:rPr>
                <w:del w:id="235" w:author="Scott Pletzer" w:date="2012-08-23T16:15:00Z"/>
                <w:rFonts w:cstheme="minorHAnsi"/>
                <w:sz w:val="24"/>
                <w:szCs w:val="24"/>
              </w:rPr>
            </w:pPr>
            <w:del w:id="236" w:author="Scott Pletzer" w:date="2012-08-23T16:15:00Z">
              <w:r w:rsidDel="001D07A9">
                <w:rPr>
                  <w:rFonts w:cstheme="minorHAnsi"/>
                  <w:sz w:val="24"/>
                  <w:szCs w:val="24"/>
                </w:rPr>
                <w:delText xml:space="preserve">0 </w:delText>
              </w:r>
              <w:r w:rsidR="004656E9" w:rsidDel="001D07A9">
                <w:rPr>
                  <w:rFonts w:cstheme="minorHAnsi"/>
                  <w:sz w:val="24"/>
                  <w:szCs w:val="24"/>
                </w:rPr>
                <w:delText xml:space="preserve">low pixels and </w:delText>
              </w:r>
              <w:r w:rsidDel="001D07A9">
                <w:rPr>
                  <w:rFonts w:cstheme="minorHAnsi"/>
                  <w:sz w:val="24"/>
                  <w:szCs w:val="24"/>
                </w:rPr>
                <w:delText xml:space="preserve">8519 </w:delText>
              </w:r>
              <w:r w:rsidR="004656E9" w:rsidDel="001D07A9">
                <w:rPr>
                  <w:rFonts w:cstheme="minorHAnsi"/>
                  <w:sz w:val="24"/>
                  <w:szCs w:val="24"/>
                </w:rPr>
                <w:delText>high pixels</w:delText>
              </w:r>
            </w:del>
          </w:p>
        </w:tc>
      </w:tr>
      <w:tr w:rsidR="005B1214" w:rsidRPr="00F249C7" w:rsidDel="001D07A9" w:rsidTr="00072D01">
        <w:trPr>
          <w:jc w:val="center"/>
          <w:del w:id="237" w:author="Scott Pletzer" w:date="2012-08-23T16:15:00Z"/>
        </w:trPr>
        <w:tc>
          <w:tcPr>
            <w:tcW w:w="1548" w:type="dxa"/>
          </w:tcPr>
          <w:p w:rsidR="005B1214" w:rsidRPr="00F249C7" w:rsidDel="001D07A9" w:rsidRDefault="00934507" w:rsidP="005B1214">
            <w:pPr>
              <w:pStyle w:val="ListParagraph"/>
              <w:ind w:left="0"/>
              <w:jc w:val="center"/>
              <w:rPr>
                <w:del w:id="238" w:author="Scott Pletzer" w:date="2012-08-23T16:15:00Z"/>
                <w:rFonts w:cstheme="minorHAnsi"/>
                <w:sz w:val="24"/>
                <w:szCs w:val="24"/>
              </w:rPr>
            </w:pPr>
            <w:del w:id="239" w:author="Scott Pletzer" w:date="2012-08-23T16:15:00Z">
              <w:r w:rsidDel="001D07A9">
                <w:rPr>
                  <w:rFonts w:cstheme="minorHAnsi"/>
                  <w:sz w:val="24"/>
                  <w:szCs w:val="24"/>
                </w:rPr>
                <w:delText>_5L</w:delText>
              </w:r>
            </w:del>
          </w:p>
        </w:tc>
        <w:tc>
          <w:tcPr>
            <w:tcW w:w="4451" w:type="dxa"/>
          </w:tcPr>
          <w:p w:rsidR="005B1214" w:rsidRPr="00F249C7" w:rsidDel="001D07A9" w:rsidRDefault="00802E04" w:rsidP="00155DDE">
            <w:pPr>
              <w:pStyle w:val="ListParagraph"/>
              <w:ind w:left="0"/>
              <w:jc w:val="center"/>
              <w:rPr>
                <w:del w:id="240" w:author="Scott Pletzer" w:date="2012-08-23T16:15:00Z"/>
                <w:rFonts w:cstheme="minorHAnsi"/>
                <w:sz w:val="24"/>
                <w:szCs w:val="24"/>
              </w:rPr>
            </w:pPr>
            <w:del w:id="241" w:author="Scott Pletzer" w:date="2012-08-23T16:15:00Z">
              <w:r w:rsidDel="001D07A9">
                <w:rPr>
                  <w:rFonts w:cstheme="minorHAnsi"/>
                  <w:sz w:val="24"/>
                  <w:szCs w:val="24"/>
                </w:rPr>
                <w:delText xml:space="preserve">0 </w:delText>
              </w:r>
              <w:r w:rsidR="004656E9" w:rsidDel="001D07A9">
                <w:rPr>
                  <w:rFonts w:cstheme="minorHAnsi"/>
                  <w:sz w:val="24"/>
                  <w:szCs w:val="24"/>
                </w:rPr>
                <w:delText xml:space="preserve">low pixels and </w:delText>
              </w:r>
              <w:r w:rsidDel="001D07A9">
                <w:rPr>
                  <w:rFonts w:cstheme="minorHAnsi"/>
                  <w:sz w:val="24"/>
                  <w:szCs w:val="24"/>
                </w:rPr>
                <w:delText xml:space="preserve">8101 </w:delText>
              </w:r>
              <w:r w:rsidR="004656E9" w:rsidDel="001D07A9">
                <w:rPr>
                  <w:rFonts w:cstheme="minorHAnsi"/>
                  <w:sz w:val="24"/>
                  <w:szCs w:val="24"/>
                </w:rPr>
                <w:delText>high pixels</w:delText>
              </w:r>
            </w:del>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8999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Del="001D07A9" w:rsidTr="004656E9">
        <w:trPr>
          <w:jc w:val="center"/>
          <w:del w:id="242" w:author="Scott Pletzer" w:date="2012-08-23T16:16:00Z"/>
        </w:trPr>
        <w:tc>
          <w:tcPr>
            <w:tcW w:w="1548" w:type="dxa"/>
          </w:tcPr>
          <w:p w:rsidR="005B1214" w:rsidDel="001D07A9" w:rsidRDefault="00934507" w:rsidP="00657EEC">
            <w:pPr>
              <w:pStyle w:val="ListParagraph"/>
              <w:ind w:left="0"/>
              <w:jc w:val="center"/>
              <w:rPr>
                <w:del w:id="243" w:author="Scott Pletzer" w:date="2012-08-23T16:16:00Z"/>
                <w:rFonts w:cstheme="minorHAnsi"/>
                <w:sz w:val="24"/>
                <w:szCs w:val="24"/>
              </w:rPr>
            </w:pPr>
            <w:del w:id="244" w:author="Scott Pletzer" w:date="2012-08-23T16:16:00Z">
              <w:r w:rsidDel="001D07A9">
                <w:rPr>
                  <w:rFonts w:cstheme="minorHAnsi"/>
                  <w:sz w:val="24"/>
                  <w:szCs w:val="24"/>
                </w:rPr>
                <w:delText>_2R</w:delText>
              </w:r>
            </w:del>
          </w:p>
        </w:tc>
        <w:tc>
          <w:tcPr>
            <w:tcW w:w="4602" w:type="dxa"/>
          </w:tcPr>
          <w:p w:rsidR="005B1214" w:rsidDel="001D07A9" w:rsidRDefault="00CD66BA" w:rsidP="00155DDE">
            <w:pPr>
              <w:pStyle w:val="ListParagraph"/>
              <w:ind w:left="0"/>
              <w:jc w:val="center"/>
              <w:rPr>
                <w:del w:id="245" w:author="Scott Pletzer" w:date="2012-08-23T16:16:00Z"/>
                <w:rFonts w:cstheme="minorHAnsi"/>
                <w:sz w:val="24"/>
                <w:szCs w:val="24"/>
              </w:rPr>
            </w:pPr>
            <w:del w:id="246" w:author="Scott Pletzer" w:date="2012-08-23T16:16:00Z">
              <w:r w:rsidDel="001D07A9">
                <w:rPr>
                  <w:rFonts w:cstheme="minorHAnsi"/>
                  <w:sz w:val="24"/>
                  <w:szCs w:val="24"/>
                </w:rPr>
                <w:delText xml:space="preserve">9172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47" w:author="Scott Pletzer" w:date="2012-08-23T16:16:00Z"/>
        </w:trPr>
        <w:tc>
          <w:tcPr>
            <w:tcW w:w="1548" w:type="dxa"/>
          </w:tcPr>
          <w:p w:rsidR="005B1214" w:rsidRPr="00F249C7" w:rsidDel="001D07A9" w:rsidRDefault="00934507" w:rsidP="00657EEC">
            <w:pPr>
              <w:pStyle w:val="ListParagraph"/>
              <w:ind w:left="0"/>
              <w:jc w:val="center"/>
              <w:rPr>
                <w:del w:id="248" w:author="Scott Pletzer" w:date="2012-08-23T16:16:00Z"/>
                <w:rFonts w:cstheme="minorHAnsi"/>
                <w:sz w:val="24"/>
                <w:szCs w:val="24"/>
              </w:rPr>
            </w:pPr>
            <w:del w:id="249" w:author="Scott Pletzer" w:date="2012-08-23T16:16:00Z">
              <w:r w:rsidDel="001D07A9">
                <w:rPr>
                  <w:rFonts w:cstheme="minorHAnsi"/>
                  <w:sz w:val="24"/>
                  <w:szCs w:val="24"/>
                </w:rPr>
                <w:delText>_3R</w:delText>
              </w:r>
            </w:del>
          </w:p>
        </w:tc>
        <w:tc>
          <w:tcPr>
            <w:tcW w:w="4602" w:type="dxa"/>
          </w:tcPr>
          <w:p w:rsidR="005B1214" w:rsidRPr="00F249C7" w:rsidDel="001D07A9" w:rsidRDefault="00CD66BA" w:rsidP="00155DDE">
            <w:pPr>
              <w:pStyle w:val="ListParagraph"/>
              <w:ind w:left="0"/>
              <w:jc w:val="center"/>
              <w:rPr>
                <w:del w:id="250" w:author="Scott Pletzer" w:date="2012-08-23T16:16:00Z"/>
                <w:rFonts w:cstheme="minorHAnsi"/>
                <w:sz w:val="24"/>
                <w:szCs w:val="24"/>
              </w:rPr>
            </w:pPr>
            <w:del w:id="251" w:author="Scott Pletzer" w:date="2012-08-23T16:16:00Z">
              <w:r w:rsidDel="001D07A9">
                <w:rPr>
                  <w:rFonts w:cstheme="minorHAnsi"/>
                  <w:sz w:val="24"/>
                  <w:szCs w:val="24"/>
                </w:rPr>
                <w:delText xml:space="preserve">9027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52" w:author="Scott Pletzer" w:date="2012-08-23T16:16:00Z"/>
        </w:trPr>
        <w:tc>
          <w:tcPr>
            <w:tcW w:w="1548" w:type="dxa"/>
          </w:tcPr>
          <w:p w:rsidR="005B1214" w:rsidRPr="00F249C7" w:rsidDel="001D07A9" w:rsidRDefault="00934507" w:rsidP="00657EEC">
            <w:pPr>
              <w:pStyle w:val="ListParagraph"/>
              <w:ind w:left="0"/>
              <w:jc w:val="center"/>
              <w:rPr>
                <w:del w:id="253" w:author="Scott Pletzer" w:date="2012-08-23T16:16:00Z"/>
                <w:rFonts w:cstheme="minorHAnsi"/>
                <w:sz w:val="24"/>
                <w:szCs w:val="24"/>
              </w:rPr>
            </w:pPr>
            <w:del w:id="254" w:author="Scott Pletzer" w:date="2012-08-23T16:16:00Z">
              <w:r w:rsidDel="001D07A9">
                <w:rPr>
                  <w:rFonts w:cstheme="minorHAnsi"/>
                  <w:sz w:val="24"/>
                  <w:szCs w:val="24"/>
                </w:rPr>
                <w:delText>_4R</w:delText>
              </w:r>
            </w:del>
          </w:p>
        </w:tc>
        <w:tc>
          <w:tcPr>
            <w:tcW w:w="4602" w:type="dxa"/>
          </w:tcPr>
          <w:p w:rsidR="005B1214" w:rsidRPr="00F249C7" w:rsidDel="001D07A9" w:rsidRDefault="00CD66BA" w:rsidP="00155DDE">
            <w:pPr>
              <w:pStyle w:val="ListParagraph"/>
              <w:ind w:left="0"/>
              <w:jc w:val="center"/>
              <w:rPr>
                <w:del w:id="255" w:author="Scott Pletzer" w:date="2012-08-23T16:16:00Z"/>
                <w:rFonts w:cstheme="minorHAnsi"/>
                <w:sz w:val="24"/>
                <w:szCs w:val="24"/>
              </w:rPr>
            </w:pPr>
            <w:del w:id="256" w:author="Scott Pletzer" w:date="2012-08-23T16:16:00Z">
              <w:r w:rsidDel="001D07A9">
                <w:rPr>
                  <w:rFonts w:cstheme="minorHAnsi"/>
                  <w:sz w:val="24"/>
                  <w:szCs w:val="24"/>
                </w:rPr>
                <w:delText xml:space="preserve">9024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57" w:author="Scott Pletzer" w:date="2012-08-23T16:16:00Z"/>
        </w:trPr>
        <w:tc>
          <w:tcPr>
            <w:tcW w:w="1548" w:type="dxa"/>
          </w:tcPr>
          <w:p w:rsidR="005B1214" w:rsidRPr="00F249C7" w:rsidDel="001D07A9" w:rsidRDefault="005B1214" w:rsidP="00657EEC">
            <w:pPr>
              <w:pStyle w:val="ListParagraph"/>
              <w:ind w:left="0"/>
              <w:jc w:val="center"/>
              <w:rPr>
                <w:del w:id="258" w:author="Scott Pletzer" w:date="2012-08-23T16:16:00Z"/>
                <w:rFonts w:cstheme="minorHAnsi"/>
                <w:sz w:val="24"/>
                <w:szCs w:val="24"/>
              </w:rPr>
            </w:pPr>
            <w:del w:id="259" w:author="Scott Pletzer" w:date="2012-08-23T16:16:00Z">
              <w:r w:rsidRPr="00F249C7" w:rsidDel="001D07A9">
                <w:rPr>
                  <w:rFonts w:cstheme="minorHAnsi"/>
                  <w:sz w:val="24"/>
                  <w:szCs w:val="24"/>
                </w:rPr>
                <w:delText>_</w:delText>
              </w:r>
              <w:r w:rsidR="00934507" w:rsidDel="001D07A9">
                <w:rPr>
                  <w:rFonts w:cstheme="minorHAnsi"/>
                  <w:sz w:val="24"/>
                  <w:szCs w:val="24"/>
                </w:rPr>
                <w:delText>5R</w:delText>
              </w:r>
            </w:del>
          </w:p>
        </w:tc>
        <w:tc>
          <w:tcPr>
            <w:tcW w:w="4602" w:type="dxa"/>
          </w:tcPr>
          <w:p w:rsidR="005B1214" w:rsidRPr="00F249C7" w:rsidDel="001D07A9" w:rsidRDefault="00CD66BA" w:rsidP="00155DDE">
            <w:pPr>
              <w:pStyle w:val="ListParagraph"/>
              <w:ind w:left="0"/>
              <w:jc w:val="center"/>
              <w:rPr>
                <w:del w:id="260" w:author="Scott Pletzer" w:date="2012-08-23T16:16:00Z"/>
                <w:rFonts w:cstheme="minorHAnsi"/>
                <w:sz w:val="24"/>
                <w:szCs w:val="24"/>
              </w:rPr>
            </w:pPr>
            <w:del w:id="261" w:author="Scott Pletzer" w:date="2012-08-23T16:16:00Z">
              <w:r w:rsidDel="001D07A9">
                <w:rPr>
                  <w:rFonts w:cstheme="minorHAnsi"/>
                  <w:sz w:val="24"/>
                  <w:szCs w:val="24"/>
                </w:rPr>
                <w:delText xml:space="preserve">8902 </w:delText>
              </w:r>
              <w:r w:rsidR="002967A9" w:rsidDel="001D07A9">
                <w:rPr>
                  <w:rFonts w:cstheme="minorHAnsi"/>
                  <w:sz w:val="24"/>
                  <w:szCs w:val="24"/>
                </w:rPr>
                <w:delText xml:space="preserve">low pixels and </w:delText>
              </w:r>
              <w:r w:rsidDel="001D07A9">
                <w:rPr>
                  <w:rFonts w:cstheme="minorHAnsi"/>
                  <w:sz w:val="24"/>
                  <w:szCs w:val="24"/>
                </w:rPr>
                <w:delText xml:space="preserve">8 </w:delText>
              </w:r>
              <w:r w:rsidR="002967A9" w:rsidDel="001D07A9">
                <w:rPr>
                  <w:rFonts w:cstheme="minorHAnsi"/>
                  <w:sz w:val="24"/>
                  <w:szCs w:val="24"/>
                </w:rPr>
                <w:delText>high pixels</w:delText>
              </w:r>
            </w:del>
          </w:p>
        </w:tc>
      </w:tr>
      <w:tr w:rsidR="005B1214" w:rsidRPr="00F249C7" w:rsidDel="001D07A9" w:rsidTr="004656E9">
        <w:trPr>
          <w:jc w:val="center"/>
          <w:del w:id="262" w:author="Scott Pletzer" w:date="2012-08-23T16:16:00Z"/>
        </w:trPr>
        <w:tc>
          <w:tcPr>
            <w:tcW w:w="1548" w:type="dxa"/>
          </w:tcPr>
          <w:p w:rsidR="005B1214" w:rsidRPr="00F249C7" w:rsidDel="001D07A9" w:rsidRDefault="005B1214" w:rsidP="00657EEC">
            <w:pPr>
              <w:pStyle w:val="ListParagraph"/>
              <w:ind w:left="0"/>
              <w:jc w:val="center"/>
              <w:rPr>
                <w:del w:id="263" w:author="Scott Pletzer" w:date="2012-08-23T16:16:00Z"/>
                <w:rFonts w:cstheme="minorHAnsi"/>
                <w:sz w:val="24"/>
                <w:szCs w:val="24"/>
              </w:rPr>
            </w:pPr>
            <w:del w:id="264" w:author="Scott Pletzer" w:date="2012-08-23T16:16:00Z">
              <w:r w:rsidRPr="00F249C7" w:rsidDel="001D07A9">
                <w:rPr>
                  <w:rFonts w:cstheme="minorHAnsi"/>
                  <w:sz w:val="24"/>
                  <w:szCs w:val="24"/>
                </w:rPr>
                <w:delText>_</w:delText>
              </w:r>
              <w:r w:rsidR="00934507" w:rsidDel="001D07A9">
                <w:rPr>
                  <w:rFonts w:cstheme="minorHAnsi"/>
                  <w:sz w:val="24"/>
                  <w:szCs w:val="24"/>
                </w:rPr>
                <w:delText>1L</w:delText>
              </w:r>
            </w:del>
          </w:p>
        </w:tc>
        <w:tc>
          <w:tcPr>
            <w:tcW w:w="4602" w:type="dxa"/>
          </w:tcPr>
          <w:p w:rsidR="005B1214" w:rsidRPr="00F249C7" w:rsidDel="001D07A9" w:rsidRDefault="00CD66BA" w:rsidP="00155DDE">
            <w:pPr>
              <w:pStyle w:val="ListParagraph"/>
              <w:ind w:left="0"/>
              <w:jc w:val="center"/>
              <w:rPr>
                <w:del w:id="265" w:author="Scott Pletzer" w:date="2012-08-23T16:16:00Z"/>
                <w:rFonts w:cstheme="minorHAnsi"/>
                <w:sz w:val="24"/>
                <w:szCs w:val="24"/>
              </w:rPr>
            </w:pPr>
            <w:del w:id="266" w:author="Scott Pletzer" w:date="2012-08-23T16:16:00Z">
              <w:r w:rsidDel="001D07A9">
                <w:rPr>
                  <w:rFonts w:cstheme="minorHAnsi"/>
                  <w:sz w:val="24"/>
                  <w:szCs w:val="24"/>
                </w:rPr>
                <w:delText xml:space="preserve">9044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67" w:author="Scott Pletzer" w:date="2012-08-23T16:16:00Z"/>
        </w:trPr>
        <w:tc>
          <w:tcPr>
            <w:tcW w:w="1548" w:type="dxa"/>
          </w:tcPr>
          <w:p w:rsidR="005B1214" w:rsidRPr="00F249C7" w:rsidDel="001D07A9" w:rsidRDefault="00934507" w:rsidP="00657EEC">
            <w:pPr>
              <w:pStyle w:val="ListParagraph"/>
              <w:ind w:left="0"/>
              <w:jc w:val="center"/>
              <w:rPr>
                <w:del w:id="268" w:author="Scott Pletzer" w:date="2012-08-23T16:16:00Z"/>
                <w:rFonts w:cstheme="minorHAnsi"/>
                <w:sz w:val="24"/>
                <w:szCs w:val="24"/>
              </w:rPr>
            </w:pPr>
            <w:del w:id="269" w:author="Scott Pletzer" w:date="2012-08-23T16:16:00Z">
              <w:r w:rsidDel="001D07A9">
                <w:rPr>
                  <w:rFonts w:cstheme="minorHAnsi"/>
                  <w:sz w:val="24"/>
                  <w:szCs w:val="24"/>
                </w:rPr>
                <w:delText>_2L</w:delText>
              </w:r>
            </w:del>
          </w:p>
        </w:tc>
        <w:tc>
          <w:tcPr>
            <w:tcW w:w="4602" w:type="dxa"/>
          </w:tcPr>
          <w:p w:rsidR="005B1214" w:rsidRPr="00F249C7" w:rsidDel="001D07A9" w:rsidRDefault="00CD66BA" w:rsidP="00155DDE">
            <w:pPr>
              <w:pStyle w:val="ListParagraph"/>
              <w:ind w:left="0"/>
              <w:jc w:val="center"/>
              <w:rPr>
                <w:del w:id="270" w:author="Scott Pletzer" w:date="2012-08-23T16:16:00Z"/>
                <w:rFonts w:cstheme="minorHAnsi"/>
                <w:sz w:val="24"/>
                <w:szCs w:val="24"/>
              </w:rPr>
            </w:pPr>
            <w:del w:id="271" w:author="Scott Pletzer" w:date="2012-08-23T16:16:00Z">
              <w:r w:rsidDel="001D07A9">
                <w:rPr>
                  <w:rFonts w:cstheme="minorHAnsi"/>
                  <w:sz w:val="24"/>
                  <w:szCs w:val="24"/>
                </w:rPr>
                <w:delText xml:space="preserve">9169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72" w:author="Scott Pletzer" w:date="2012-08-23T16:16:00Z"/>
        </w:trPr>
        <w:tc>
          <w:tcPr>
            <w:tcW w:w="1548" w:type="dxa"/>
          </w:tcPr>
          <w:p w:rsidR="005B1214" w:rsidRPr="00F249C7" w:rsidDel="001D07A9" w:rsidRDefault="00934507" w:rsidP="00657EEC">
            <w:pPr>
              <w:pStyle w:val="ListParagraph"/>
              <w:ind w:left="0"/>
              <w:jc w:val="center"/>
              <w:rPr>
                <w:del w:id="273" w:author="Scott Pletzer" w:date="2012-08-23T16:16:00Z"/>
                <w:rFonts w:cstheme="minorHAnsi"/>
                <w:sz w:val="24"/>
                <w:szCs w:val="24"/>
              </w:rPr>
            </w:pPr>
            <w:del w:id="274" w:author="Scott Pletzer" w:date="2012-08-23T16:16:00Z">
              <w:r w:rsidDel="001D07A9">
                <w:rPr>
                  <w:rFonts w:cstheme="minorHAnsi"/>
                  <w:sz w:val="24"/>
                  <w:szCs w:val="24"/>
                </w:rPr>
                <w:delText>_3L</w:delText>
              </w:r>
            </w:del>
          </w:p>
        </w:tc>
        <w:tc>
          <w:tcPr>
            <w:tcW w:w="4602" w:type="dxa"/>
          </w:tcPr>
          <w:p w:rsidR="005B1214" w:rsidRPr="00F249C7" w:rsidDel="001D07A9" w:rsidRDefault="00CD66BA" w:rsidP="00155DDE">
            <w:pPr>
              <w:pStyle w:val="ListParagraph"/>
              <w:ind w:left="0"/>
              <w:jc w:val="center"/>
              <w:rPr>
                <w:del w:id="275" w:author="Scott Pletzer" w:date="2012-08-23T16:16:00Z"/>
                <w:rFonts w:cstheme="minorHAnsi"/>
                <w:sz w:val="24"/>
                <w:szCs w:val="24"/>
              </w:rPr>
            </w:pPr>
            <w:del w:id="276" w:author="Scott Pletzer" w:date="2012-08-23T16:16:00Z">
              <w:r w:rsidDel="001D07A9">
                <w:rPr>
                  <w:rFonts w:cstheme="minorHAnsi"/>
                  <w:sz w:val="24"/>
                  <w:szCs w:val="24"/>
                </w:rPr>
                <w:delText xml:space="preserve">8948 </w:delText>
              </w:r>
              <w:r w:rsidR="002967A9" w:rsidDel="001D07A9">
                <w:rPr>
                  <w:rFonts w:cstheme="minorHAnsi"/>
                  <w:sz w:val="24"/>
                  <w:szCs w:val="24"/>
                </w:rPr>
                <w:delText xml:space="preserve">low pixels and </w:delText>
              </w:r>
              <w:r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77" w:author="Scott Pletzer" w:date="2012-08-23T16:16:00Z"/>
        </w:trPr>
        <w:tc>
          <w:tcPr>
            <w:tcW w:w="1548" w:type="dxa"/>
          </w:tcPr>
          <w:p w:rsidR="005B1214" w:rsidRPr="00F249C7" w:rsidDel="001D07A9" w:rsidRDefault="00934507" w:rsidP="00657EEC">
            <w:pPr>
              <w:pStyle w:val="ListParagraph"/>
              <w:ind w:left="0"/>
              <w:jc w:val="center"/>
              <w:rPr>
                <w:del w:id="278" w:author="Scott Pletzer" w:date="2012-08-23T16:16:00Z"/>
                <w:rFonts w:cstheme="minorHAnsi"/>
                <w:sz w:val="24"/>
                <w:szCs w:val="24"/>
              </w:rPr>
            </w:pPr>
            <w:del w:id="279" w:author="Scott Pletzer" w:date="2012-08-23T16:16:00Z">
              <w:r w:rsidDel="001D07A9">
                <w:rPr>
                  <w:rFonts w:cstheme="minorHAnsi"/>
                  <w:sz w:val="24"/>
                  <w:szCs w:val="24"/>
                </w:rPr>
                <w:delText>_4L</w:delText>
              </w:r>
            </w:del>
          </w:p>
        </w:tc>
        <w:tc>
          <w:tcPr>
            <w:tcW w:w="4602" w:type="dxa"/>
          </w:tcPr>
          <w:p w:rsidR="005B1214" w:rsidRPr="00F249C7" w:rsidDel="001D07A9" w:rsidRDefault="00CD66BA" w:rsidP="00155DDE">
            <w:pPr>
              <w:pStyle w:val="ListParagraph"/>
              <w:ind w:left="0"/>
              <w:jc w:val="center"/>
              <w:rPr>
                <w:del w:id="280" w:author="Scott Pletzer" w:date="2012-08-23T16:16:00Z"/>
                <w:rFonts w:cstheme="minorHAnsi"/>
                <w:sz w:val="24"/>
                <w:szCs w:val="24"/>
              </w:rPr>
            </w:pPr>
            <w:del w:id="281" w:author="Scott Pletzer" w:date="2012-08-23T16:16:00Z">
              <w:r w:rsidDel="001D07A9">
                <w:rPr>
                  <w:rFonts w:cstheme="minorHAnsi"/>
                  <w:sz w:val="24"/>
                  <w:szCs w:val="24"/>
                </w:rPr>
                <w:delText xml:space="preserve">8969 </w:delText>
              </w:r>
              <w:r w:rsidR="002967A9" w:rsidDel="001D07A9">
                <w:rPr>
                  <w:rFonts w:cstheme="minorHAnsi"/>
                  <w:sz w:val="24"/>
                  <w:szCs w:val="24"/>
                </w:rPr>
                <w:delText xml:space="preserve">low pixels and </w:delText>
              </w:r>
              <w:r w:rsidR="001250C7" w:rsidDel="001D07A9">
                <w:rPr>
                  <w:rFonts w:cstheme="minorHAnsi"/>
                  <w:sz w:val="24"/>
                  <w:szCs w:val="24"/>
                </w:rPr>
                <w:delText xml:space="preserve">0 </w:delText>
              </w:r>
              <w:r w:rsidR="002967A9" w:rsidDel="001D07A9">
                <w:rPr>
                  <w:rFonts w:cstheme="minorHAnsi"/>
                  <w:sz w:val="24"/>
                  <w:szCs w:val="24"/>
                </w:rPr>
                <w:delText>high pixels</w:delText>
              </w:r>
            </w:del>
          </w:p>
        </w:tc>
      </w:tr>
      <w:tr w:rsidR="005B1214" w:rsidRPr="00F249C7" w:rsidDel="001D07A9" w:rsidTr="004656E9">
        <w:trPr>
          <w:jc w:val="center"/>
          <w:del w:id="282" w:author="Scott Pletzer" w:date="2012-08-23T16:16:00Z"/>
        </w:trPr>
        <w:tc>
          <w:tcPr>
            <w:tcW w:w="1548" w:type="dxa"/>
          </w:tcPr>
          <w:p w:rsidR="005B1214" w:rsidRPr="00F249C7" w:rsidDel="001D07A9" w:rsidRDefault="00934507" w:rsidP="00657EEC">
            <w:pPr>
              <w:pStyle w:val="ListParagraph"/>
              <w:ind w:left="0"/>
              <w:jc w:val="center"/>
              <w:rPr>
                <w:del w:id="283" w:author="Scott Pletzer" w:date="2012-08-23T16:16:00Z"/>
                <w:rFonts w:cstheme="minorHAnsi"/>
                <w:sz w:val="24"/>
                <w:szCs w:val="24"/>
              </w:rPr>
            </w:pPr>
            <w:del w:id="284" w:author="Scott Pletzer" w:date="2012-08-23T16:16:00Z">
              <w:r w:rsidDel="001D07A9">
                <w:rPr>
                  <w:rFonts w:cstheme="minorHAnsi"/>
                  <w:sz w:val="24"/>
                  <w:szCs w:val="24"/>
                </w:rPr>
                <w:delText>_5L</w:delText>
              </w:r>
            </w:del>
          </w:p>
        </w:tc>
        <w:tc>
          <w:tcPr>
            <w:tcW w:w="4602" w:type="dxa"/>
          </w:tcPr>
          <w:p w:rsidR="005B1214" w:rsidRPr="00F249C7" w:rsidDel="001D07A9" w:rsidRDefault="00CD66BA" w:rsidP="00155DDE">
            <w:pPr>
              <w:pStyle w:val="ListParagraph"/>
              <w:ind w:left="0"/>
              <w:jc w:val="center"/>
              <w:rPr>
                <w:del w:id="285" w:author="Scott Pletzer" w:date="2012-08-23T16:16:00Z"/>
                <w:rFonts w:cstheme="minorHAnsi"/>
                <w:sz w:val="24"/>
                <w:szCs w:val="24"/>
              </w:rPr>
            </w:pPr>
            <w:del w:id="286" w:author="Scott Pletzer" w:date="2012-08-23T16:16:00Z">
              <w:r w:rsidDel="001D07A9">
                <w:rPr>
                  <w:rFonts w:cstheme="minorHAnsi"/>
                  <w:sz w:val="24"/>
                  <w:szCs w:val="24"/>
                </w:rPr>
                <w:delText xml:space="preserve">8895 </w:delText>
              </w:r>
              <w:r w:rsidR="002967A9" w:rsidDel="001D07A9">
                <w:rPr>
                  <w:rFonts w:cstheme="minorHAnsi"/>
                  <w:sz w:val="24"/>
                  <w:szCs w:val="24"/>
                </w:rPr>
                <w:delText xml:space="preserve">low pixels and </w:delText>
              </w:r>
              <w:r w:rsidR="001250C7" w:rsidDel="001D07A9">
                <w:rPr>
                  <w:rFonts w:cstheme="minorHAnsi"/>
                  <w:sz w:val="24"/>
                  <w:szCs w:val="24"/>
                </w:rPr>
                <w:delText xml:space="preserve">3 </w:delText>
              </w:r>
              <w:r w:rsidR="002967A9" w:rsidDel="001D07A9">
                <w:rPr>
                  <w:rFonts w:cstheme="minorHAnsi"/>
                  <w:sz w:val="24"/>
                  <w:szCs w:val="24"/>
                </w:rPr>
                <w:delText>high pixels</w:delText>
              </w:r>
            </w:del>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ins w:id="287" w:author="Scott Pletzer" w:date="2012-09-05T11:18:00Z"/>
          <w:rFonts w:cstheme="minorHAnsi"/>
          <w:b/>
          <w:sz w:val="24"/>
          <w:szCs w:val="24"/>
        </w:rPr>
      </w:pPr>
    </w:p>
    <w:p w:rsidR="004A3C73" w:rsidRDefault="004A3C73" w:rsidP="00F249C7">
      <w:pPr>
        <w:pStyle w:val="ListParagraph"/>
        <w:spacing w:after="0"/>
        <w:rPr>
          <w:ins w:id="288" w:author="Scott Pletzer" w:date="2012-09-05T11:18:00Z"/>
          <w:rFonts w:cstheme="minorHAnsi"/>
          <w:b/>
          <w:sz w:val="24"/>
          <w:szCs w:val="24"/>
        </w:rPr>
      </w:pPr>
    </w:p>
    <w:p w:rsidR="004A3C73" w:rsidRDefault="004A3C73" w:rsidP="00F249C7">
      <w:pPr>
        <w:pStyle w:val="ListParagraph"/>
        <w:spacing w:after="0"/>
        <w:rPr>
          <w:ins w:id="289" w:author="Scott Pletzer" w:date="2012-09-05T11:18:00Z"/>
          <w:rFonts w:cstheme="minorHAnsi"/>
          <w:b/>
          <w:sz w:val="24"/>
          <w:szCs w:val="24"/>
        </w:rPr>
      </w:pPr>
    </w:p>
    <w:p w:rsidR="004A3C73" w:rsidRDefault="004A3C73" w:rsidP="00F249C7">
      <w:pPr>
        <w:pStyle w:val="ListParagraph"/>
        <w:spacing w:after="0"/>
        <w:rPr>
          <w:ins w:id="290" w:author="Scott Pletzer" w:date="2012-09-05T11:18:00Z"/>
          <w:rFonts w:cstheme="minorHAnsi"/>
          <w:b/>
          <w:sz w:val="24"/>
          <w:szCs w:val="24"/>
        </w:rPr>
      </w:pPr>
    </w:p>
    <w:p w:rsidR="004A3C73" w:rsidRDefault="004A3C73" w:rsidP="00F249C7">
      <w:pPr>
        <w:pStyle w:val="ListParagraph"/>
        <w:spacing w:after="0"/>
        <w:rPr>
          <w:ins w:id="291" w:author="Scott Pletzer" w:date="2012-09-05T11:18:00Z"/>
          <w:rFonts w:cstheme="minorHAnsi"/>
          <w:b/>
          <w:sz w:val="24"/>
          <w:szCs w:val="24"/>
        </w:rPr>
      </w:pPr>
    </w:p>
    <w:p w:rsidR="004A3C73" w:rsidRDefault="004A3C73" w:rsidP="00F249C7">
      <w:pPr>
        <w:pStyle w:val="ListParagraph"/>
        <w:spacing w:after="0"/>
        <w:rPr>
          <w:ins w:id="292" w:author="Scott Pletzer" w:date="2012-09-05T11:18:00Z"/>
          <w:rFonts w:cstheme="minorHAnsi"/>
          <w:b/>
          <w:sz w:val="24"/>
          <w:szCs w:val="24"/>
        </w:rPr>
      </w:pPr>
    </w:p>
    <w:p w:rsidR="004A3C73" w:rsidRDefault="004A3C73" w:rsidP="00F249C7">
      <w:pPr>
        <w:pStyle w:val="ListParagraph"/>
        <w:spacing w:after="0"/>
        <w:rPr>
          <w:ins w:id="293" w:author="Scott Pletzer" w:date="2012-09-05T11:18:00Z"/>
          <w:rFonts w:cstheme="minorHAnsi"/>
          <w:b/>
          <w:sz w:val="24"/>
          <w:szCs w:val="24"/>
        </w:rPr>
      </w:pPr>
    </w:p>
    <w:p w:rsidR="004A3C73" w:rsidRDefault="004A3C73"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bookmarkStart w:id="294" w:name="_GoBack"/>
      <w:bookmarkEnd w:id="294"/>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p w:rsidR="00196C4C" w:rsidDel="004A3C73" w:rsidRDefault="00196C4C" w:rsidP="00F249C7">
      <w:pPr>
        <w:pStyle w:val="ListParagraph"/>
        <w:spacing w:after="0"/>
        <w:rPr>
          <w:del w:id="295" w:author="Scott Pletzer" w:date="2012-09-05T11:19:00Z"/>
          <w:rFonts w:cstheme="minorHAnsi"/>
          <w:b/>
          <w:sz w:val="24"/>
          <w:szCs w:val="24"/>
        </w:rPr>
      </w:pPr>
    </w:p>
    <w:tbl>
      <w:tblPr>
        <w:tblStyle w:val="TableGrid"/>
        <w:tblW w:w="10080" w:type="dxa"/>
        <w:tblInd w:w="18" w:type="dxa"/>
        <w:tblLook w:val="04A0" w:firstRow="1" w:lastRow="0" w:firstColumn="1" w:lastColumn="0" w:noHBand="0" w:noVBand="1"/>
        <w:tblPrChange w:id="296" w:author="Scott Pletzer" w:date="2012-09-05T11:19:00Z">
          <w:tblPr>
            <w:tblStyle w:val="TableGrid"/>
            <w:tblW w:w="0" w:type="auto"/>
            <w:tblInd w:w="720" w:type="dxa"/>
            <w:tblLook w:val="04A0" w:firstRow="1" w:lastRow="0" w:firstColumn="1" w:lastColumn="0" w:noHBand="0" w:noVBand="1"/>
          </w:tblPr>
        </w:tblPrChange>
      </w:tblPr>
      <w:tblGrid>
        <w:gridCol w:w="1080"/>
        <w:gridCol w:w="9000"/>
        <w:tblGridChange w:id="297">
          <w:tblGrid>
            <w:gridCol w:w="2988"/>
            <w:gridCol w:w="5868"/>
          </w:tblGrid>
        </w:tblGridChange>
      </w:tblGrid>
      <w:tr w:rsidR="00B0522B" w:rsidTr="004A3C73">
        <w:trPr>
          <w:tblHeader/>
          <w:trPrChange w:id="298" w:author="Scott Pletzer" w:date="2012-09-05T11:19:00Z">
            <w:trPr>
              <w:tblHeader/>
            </w:trPr>
          </w:trPrChange>
        </w:trPr>
        <w:tc>
          <w:tcPr>
            <w:tcW w:w="1080" w:type="dxa"/>
            <w:tcPrChange w:id="299" w:author="Scott Pletzer" w:date="2012-09-05T11:19:00Z">
              <w:tcPr>
                <w:tcW w:w="2988" w:type="dxa"/>
              </w:tcPr>
            </w:tcPrChange>
          </w:tcPr>
          <w:p w:rsidR="00B0522B" w:rsidRDefault="00B0522B" w:rsidP="00F249C7">
            <w:pPr>
              <w:pStyle w:val="ListParagraph"/>
              <w:ind w:left="0"/>
              <w:rPr>
                <w:rFonts w:cstheme="minorHAnsi"/>
                <w:b/>
                <w:sz w:val="24"/>
                <w:szCs w:val="24"/>
              </w:rPr>
            </w:pPr>
            <w:r>
              <w:rPr>
                <w:rFonts w:cstheme="minorHAnsi"/>
                <w:b/>
                <w:sz w:val="24"/>
                <w:szCs w:val="24"/>
              </w:rPr>
              <w:t>Test</w:t>
            </w:r>
          </w:p>
        </w:tc>
        <w:tc>
          <w:tcPr>
            <w:tcW w:w="9000" w:type="dxa"/>
            <w:tcPrChange w:id="300" w:author="Scott Pletzer" w:date="2012-09-05T11:19:00Z">
              <w:tcPr>
                <w:tcW w:w="5868" w:type="dxa"/>
              </w:tcPr>
            </w:tcPrChange>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4A3C73">
        <w:trPr>
          <w:trHeight w:val="188"/>
        </w:trPr>
        <w:tc>
          <w:tcPr>
            <w:tcW w:w="1080" w:type="dxa"/>
            <w:tcPrChange w:id="301" w:author="Scott Pletzer" w:date="2012-09-05T11:19:00Z">
              <w:tcPr>
                <w:tcW w:w="2988" w:type="dxa"/>
              </w:tcPr>
            </w:tcPrChange>
          </w:tcPr>
          <w:p w:rsidR="00B0522B" w:rsidRDefault="00B0522B" w:rsidP="00F249C7">
            <w:pPr>
              <w:pStyle w:val="ListParagraph"/>
              <w:ind w:left="0"/>
              <w:rPr>
                <w:rFonts w:cstheme="minorHAnsi"/>
                <w:b/>
                <w:sz w:val="24"/>
                <w:szCs w:val="24"/>
              </w:rPr>
            </w:pPr>
          </w:p>
        </w:tc>
        <w:tc>
          <w:tcPr>
            <w:tcW w:w="9000" w:type="dxa"/>
            <w:tcPrChange w:id="302" w:author="Scott Pletzer" w:date="2012-09-05T11:19:00Z">
              <w:tcPr>
                <w:tcW w:w="5868" w:type="dxa"/>
              </w:tcPr>
            </w:tcPrChange>
          </w:tcPr>
          <w:p w:rsidR="00B0522B" w:rsidRDefault="00B0522B" w:rsidP="00F249C7">
            <w:pPr>
              <w:pStyle w:val="ListParagraph"/>
              <w:ind w:left="0"/>
              <w:rPr>
                <w:rFonts w:cstheme="minorHAnsi"/>
                <w:b/>
                <w:sz w:val="24"/>
                <w:szCs w:val="24"/>
              </w:rPr>
            </w:pPr>
          </w:p>
        </w:tc>
      </w:tr>
      <w:tr w:rsidR="00B0522B" w:rsidTr="004A3C73">
        <w:tc>
          <w:tcPr>
            <w:tcW w:w="1080" w:type="dxa"/>
            <w:tcPrChange w:id="303" w:author="Scott Pletzer" w:date="2012-09-05T11:19:00Z">
              <w:tcPr>
                <w:tcW w:w="2988" w:type="dxa"/>
              </w:tcPr>
            </w:tcPrChange>
          </w:tcPr>
          <w:p w:rsidR="00B0522B" w:rsidRPr="00B0522B" w:rsidRDefault="00B0522B" w:rsidP="00F249C7">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9000" w:type="dxa"/>
            <w:tcPrChange w:id="304" w:author="Scott Pletzer" w:date="2012-09-05T11:19:00Z">
              <w:tcPr>
                <w:tcW w:w="5868" w:type="dxa"/>
              </w:tcPr>
            </w:tcPrChange>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4A3C73">
        <w:tc>
          <w:tcPr>
            <w:tcW w:w="1080" w:type="dxa"/>
            <w:tcPrChange w:id="305" w:author="Scott Pletzer" w:date="2012-09-05T11:19:00Z">
              <w:tcPr>
                <w:tcW w:w="2988" w:type="dxa"/>
              </w:tcPr>
            </w:tcPrChange>
          </w:tcPr>
          <w:p w:rsidR="00B0522B" w:rsidRPr="00D01602" w:rsidRDefault="00B0522B" w:rsidP="00F249C7">
            <w:pPr>
              <w:pStyle w:val="ListParagraph"/>
              <w:ind w:left="0"/>
              <w:rPr>
                <w:rFonts w:cstheme="minorHAnsi"/>
                <w:sz w:val="24"/>
                <w:szCs w:val="24"/>
              </w:rPr>
            </w:pPr>
          </w:p>
        </w:tc>
        <w:tc>
          <w:tcPr>
            <w:tcW w:w="9000" w:type="dxa"/>
            <w:tcPrChange w:id="306" w:author="Scott Pletzer" w:date="2012-09-05T11:19:00Z">
              <w:tcPr>
                <w:tcW w:w="5868" w:type="dxa"/>
              </w:tcPr>
            </w:tcPrChange>
          </w:tcPr>
          <w:p w:rsidR="00B0522B" w:rsidRPr="00D01602" w:rsidRDefault="00B0522B" w:rsidP="00F249C7">
            <w:pPr>
              <w:pStyle w:val="ListParagraph"/>
              <w:ind w:left="0"/>
              <w:rPr>
                <w:rFonts w:cstheme="minorHAnsi"/>
                <w:sz w:val="24"/>
                <w:szCs w:val="24"/>
              </w:rPr>
            </w:pPr>
          </w:p>
        </w:tc>
      </w:tr>
      <w:tr w:rsidR="00B0522B" w:rsidTr="004A3C73">
        <w:tc>
          <w:tcPr>
            <w:tcW w:w="1080" w:type="dxa"/>
            <w:tcPrChange w:id="307" w:author="Scott Pletzer" w:date="2012-09-05T11:19:00Z">
              <w:tcPr>
                <w:tcW w:w="2988" w:type="dxa"/>
              </w:tcPr>
            </w:tcPrChange>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9000" w:type="dxa"/>
            <w:tcPrChange w:id="308" w:author="Scott Pletzer" w:date="2012-09-05T11:19:00Z">
              <w:tcPr>
                <w:tcW w:w="5868" w:type="dxa"/>
              </w:tcPr>
            </w:tcPrChange>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4A3C73">
        <w:tc>
          <w:tcPr>
            <w:tcW w:w="1080" w:type="dxa"/>
            <w:tcPrChange w:id="309" w:author="Scott Pletzer" w:date="2012-09-05T11:19:00Z">
              <w:tcPr>
                <w:tcW w:w="2988" w:type="dxa"/>
              </w:tcPr>
            </w:tcPrChange>
          </w:tcPr>
          <w:p w:rsidR="00B0522B" w:rsidRPr="00D01602" w:rsidRDefault="00B0522B" w:rsidP="00F249C7">
            <w:pPr>
              <w:pStyle w:val="ListParagraph"/>
              <w:ind w:left="0"/>
              <w:rPr>
                <w:rFonts w:cstheme="minorHAnsi"/>
                <w:sz w:val="24"/>
                <w:szCs w:val="24"/>
              </w:rPr>
            </w:pPr>
          </w:p>
        </w:tc>
        <w:tc>
          <w:tcPr>
            <w:tcW w:w="9000" w:type="dxa"/>
            <w:tcPrChange w:id="310" w:author="Scott Pletzer" w:date="2012-09-05T11:19:00Z">
              <w:tcPr>
                <w:tcW w:w="5868" w:type="dxa"/>
              </w:tcPr>
            </w:tcPrChange>
          </w:tcPr>
          <w:p w:rsidR="00B0522B" w:rsidRPr="00D01602" w:rsidRDefault="00B0522B" w:rsidP="00F249C7">
            <w:pPr>
              <w:pStyle w:val="ListParagraph"/>
              <w:ind w:left="0"/>
              <w:rPr>
                <w:rFonts w:cstheme="minorHAnsi"/>
                <w:sz w:val="24"/>
                <w:szCs w:val="24"/>
              </w:rPr>
            </w:pPr>
          </w:p>
        </w:tc>
      </w:tr>
      <w:tr w:rsidR="00B0522B" w:rsidTr="004A3C73">
        <w:tc>
          <w:tcPr>
            <w:tcW w:w="1080" w:type="dxa"/>
            <w:tcPrChange w:id="311" w:author="Scott Pletzer" w:date="2012-09-05T11:19:00Z">
              <w:tcPr>
                <w:tcW w:w="2988" w:type="dxa"/>
              </w:tcPr>
            </w:tcPrChange>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9000" w:type="dxa"/>
            <w:tcPrChange w:id="312" w:author="Scott Pletzer" w:date="2012-09-05T11:19:00Z">
              <w:tcPr>
                <w:tcW w:w="5868" w:type="dxa"/>
              </w:tcPr>
            </w:tcPrChange>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4A3C73">
        <w:tc>
          <w:tcPr>
            <w:tcW w:w="1080" w:type="dxa"/>
            <w:tcPrChange w:id="313" w:author="Scott Pletzer" w:date="2012-09-05T11:19:00Z">
              <w:tcPr>
                <w:tcW w:w="2988" w:type="dxa"/>
              </w:tcPr>
            </w:tcPrChange>
          </w:tcPr>
          <w:p w:rsidR="00B0522B" w:rsidRPr="00D01602" w:rsidRDefault="00B0522B" w:rsidP="00F249C7">
            <w:pPr>
              <w:pStyle w:val="ListParagraph"/>
              <w:ind w:left="0"/>
              <w:rPr>
                <w:rFonts w:cstheme="minorHAnsi"/>
                <w:sz w:val="24"/>
                <w:szCs w:val="24"/>
              </w:rPr>
            </w:pPr>
          </w:p>
        </w:tc>
        <w:tc>
          <w:tcPr>
            <w:tcW w:w="9000" w:type="dxa"/>
            <w:tcPrChange w:id="314" w:author="Scott Pletzer" w:date="2012-09-05T11:19:00Z">
              <w:tcPr>
                <w:tcW w:w="5868" w:type="dxa"/>
              </w:tcPr>
            </w:tcPrChange>
          </w:tcPr>
          <w:p w:rsidR="00B0522B" w:rsidRPr="00D01602" w:rsidRDefault="00B0522B" w:rsidP="00F249C7">
            <w:pPr>
              <w:pStyle w:val="ListParagraph"/>
              <w:ind w:left="0"/>
              <w:rPr>
                <w:rFonts w:cstheme="minorHAnsi"/>
                <w:sz w:val="24"/>
                <w:szCs w:val="24"/>
              </w:rPr>
            </w:pPr>
          </w:p>
        </w:tc>
      </w:tr>
      <w:tr w:rsidR="00D01602" w:rsidRPr="00D01602" w:rsidTr="004A3C73">
        <w:tc>
          <w:tcPr>
            <w:tcW w:w="1080" w:type="dxa"/>
            <w:tcPrChange w:id="315" w:author="Scott Pletzer" w:date="2012-09-05T11:19:00Z">
              <w:tcPr>
                <w:tcW w:w="2988" w:type="dxa"/>
              </w:tcPr>
            </w:tcPrChange>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9000" w:type="dxa"/>
            <w:tcPrChange w:id="316" w:author="Scott Pletzer" w:date="2012-09-05T11:19:00Z">
              <w:tcPr>
                <w:tcW w:w="5868" w:type="dxa"/>
              </w:tcPr>
            </w:tcPrChange>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4A3C73">
        <w:tc>
          <w:tcPr>
            <w:tcW w:w="1080" w:type="dxa"/>
            <w:tcPrChange w:id="317" w:author="Scott Pletzer" w:date="2012-09-05T11:19:00Z">
              <w:tcPr>
                <w:tcW w:w="2988" w:type="dxa"/>
              </w:tcPr>
            </w:tcPrChange>
          </w:tcPr>
          <w:p w:rsidR="00D01602" w:rsidRPr="00D01602" w:rsidRDefault="00D01602" w:rsidP="00D01602">
            <w:pPr>
              <w:pStyle w:val="ListParagraph"/>
              <w:ind w:left="0"/>
              <w:rPr>
                <w:rFonts w:cstheme="minorHAnsi"/>
                <w:sz w:val="24"/>
                <w:szCs w:val="24"/>
              </w:rPr>
            </w:pPr>
          </w:p>
        </w:tc>
        <w:tc>
          <w:tcPr>
            <w:tcW w:w="9000" w:type="dxa"/>
            <w:tcPrChange w:id="318" w:author="Scott Pletzer" w:date="2012-09-05T11:19:00Z">
              <w:tcPr>
                <w:tcW w:w="5868" w:type="dxa"/>
              </w:tcPr>
            </w:tcPrChange>
          </w:tcPr>
          <w:p w:rsidR="00D01602" w:rsidRPr="00D01602" w:rsidRDefault="00D01602" w:rsidP="00D01602">
            <w:pPr>
              <w:pStyle w:val="ListParagraph"/>
              <w:ind w:left="0"/>
              <w:rPr>
                <w:rFonts w:cstheme="minorHAnsi"/>
                <w:sz w:val="24"/>
                <w:szCs w:val="24"/>
              </w:rPr>
            </w:pPr>
          </w:p>
        </w:tc>
      </w:tr>
      <w:tr w:rsidR="00D01602" w:rsidRPr="00D01602" w:rsidTr="004A3C73">
        <w:tc>
          <w:tcPr>
            <w:tcW w:w="1080" w:type="dxa"/>
            <w:tcPrChange w:id="319" w:author="Scott Pletzer" w:date="2012-09-05T11:19:00Z">
              <w:tcPr>
                <w:tcW w:w="2988" w:type="dxa"/>
              </w:tcPr>
            </w:tcPrChange>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9000" w:type="dxa"/>
            <w:tcPrChange w:id="320" w:author="Scott Pletzer" w:date="2012-09-05T11:19:00Z">
              <w:tcPr>
                <w:tcW w:w="5868" w:type="dxa"/>
              </w:tcPr>
            </w:tcPrChange>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4A3C73">
        <w:tc>
          <w:tcPr>
            <w:tcW w:w="1080" w:type="dxa"/>
            <w:tcPrChange w:id="321" w:author="Scott Pletzer" w:date="2012-09-05T11:19:00Z">
              <w:tcPr>
                <w:tcW w:w="2988" w:type="dxa"/>
              </w:tcPr>
            </w:tcPrChange>
          </w:tcPr>
          <w:p w:rsidR="00D01602" w:rsidRPr="00D01602" w:rsidRDefault="00D01602" w:rsidP="00D01602">
            <w:pPr>
              <w:pStyle w:val="ListParagraph"/>
              <w:ind w:left="0"/>
              <w:rPr>
                <w:rFonts w:cstheme="minorHAnsi"/>
                <w:sz w:val="24"/>
                <w:szCs w:val="24"/>
              </w:rPr>
            </w:pPr>
          </w:p>
        </w:tc>
        <w:tc>
          <w:tcPr>
            <w:tcW w:w="9000" w:type="dxa"/>
            <w:tcPrChange w:id="322" w:author="Scott Pletzer" w:date="2012-09-05T11:19:00Z">
              <w:tcPr>
                <w:tcW w:w="5868" w:type="dxa"/>
              </w:tcPr>
            </w:tcPrChange>
          </w:tcPr>
          <w:p w:rsidR="00D01602" w:rsidRPr="00D01602" w:rsidRDefault="00D01602" w:rsidP="00D01602">
            <w:pPr>
              <w:pStyle w:val="ListParagraph"/>
              <w:ind w:left="0"/>
              <w:rPr>
                <w:rFonts w:cstheme="minorHAnsi"/>
                <w:sz w:val="24"/>
                <w:szCs w:val="24"/>
              </w:rPr>
            </w:pPr>
          </w:p>
        </w:tc>
      </w:tr>
      <w:tr w:rsidR="00D01602" w:rsidRPr="00D01602" w:rsidTr="004A3C73">
        <w:tc>
          <w:tcPr>
            <w:tcW w:w="1080" w:type="dxa"/>
            <w:tcPrChange w:id="323" w:author="Scott Pletzer" w:date="2012-09-05T11:19:00Z">
              <w:tcPr>
                <w:tcW w:w="2988" w:type="dxa"/>
              </w:tcPr>
            </w:tcPrChange>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9000" w:type="dxa"/>
            <w:tcPrChange w:id="324" w:author="Scott Pletzer" w:date="2012-09-05T11:19:00Z">
              <w:tcPr>
                <w:tcW w:w="5868" w:type="dxa"/>
              </w:tcPr>
            </w:tcPrChange>
          </w:tcPr>
          <w:p w:rsidR="00D01602" w:rsidRPr="00D01602" w:rsidRDefault="003B7A95" w:rsidP="00155DDE">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w:t>
            </w:r>
            <w:r w:rsidR="006E53BB">
              <w:rPr>
                <w:rFonts w:cstheme="minorHAnsi"/>
                <w:sz w:val="24"/>
                <w:szCs w:val="24"/>
              </w:rPr>
              <w:t>1</w:t>
            </w:r>
            <w:r w:rsidR="00F054F2">
              <w:rPr>
                <w:rFonts w:cstheme="minorHAnsi"/>
                <w:sz w:val="24"/>
                <w:szCs w:val="24"/>
              </w:rPr>
              <w:t>5</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4A3C73">
        <w:tc>
          <w:tcPr>
            <w:tcW w:w="1080" w:type="dxa"/>
            <w:tcPrChange w:id="325" w:author="Scott Pletzer" w:date="2012-09-05T11:19:00Z">
              <w:tcPr>
                <w:tcW w:w="2988" w:type="dxa"/>
              </w:tcPr>
            </w:tcPrChange>
          </w:tcPr>
          <w:p w:rsidR="00D01602" w:rsidRPr="00D01602" w:rsidRDefault="00D01602" w:rsidP="00D01602">
            <w:pPr>
              <w:pStyle w:val="ListParagraph"/>
              <w:ind w:left="0"/>
              <w:rPr>
                <w:rFonts w:cstheme="minorHAnsi"/>
                <w:sz w:val="24"/>
                <w:szCs w:val="24"/>
              </w:rPr>
            </w:pPr>
          </w:p>
        </w:tc>
        <w:tc>
          <w:tcPr>
            <w:tcW w:w="9000" w:type="dxa"/>
            <w:tcPrChange w:id="326" w:author="Scott Pletzer" w:date="2012-09-05T11:19:00Z">
              <w:tcPr>
                <w:tcW w:w="5868" w:type="dxa"/>
              </w:tcPr>
            </w:tcPrChange>
          </w:tcPr>
          <w:p w:rsidR="00D01602" w:rsidRPr="00D01602" w:rsidRDefault="00D01602" w:rsidP="00D01602">
            <w:pPr>
              <w:pStyle w:val="ListParagraph"/>
              <w:ind w:left="0"/>
              <w:rPr>
                <w:rFonts w:cstheme="minorHAnsi"/>
                <w:sz w:val="24"/>
                <w:szCs w:val="24"/>
              </w:rPr>
            </w:pPr>
          </w:p>
        </w:tc>
      </w:tr>
      <w:tr w:rsidR="00D01602" w:rsidRPr="00D01602" w:rsidTr="004A3C73">
        <w:tc>
          <w:tcPr>
            <w:tcW w:w="1080" w:type="dxa"/>
            <w:tcPrChange w:id="327" w:author="Scott Pletzer" w:date="2012-09-05T11:19:00Z">
              <w:tcPr>
                <w:tcW w:w="2988" w:type="dxa"/>
              </w:tcPr>
            </w:tcPrChange>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9000" w:type="dxa"/>
            <w:tcPrChange w:id="328" w:author="Scott Pletzer" w:date="2012-09-05T11:19:00Z">
              <w:tcPr>
                <w:tcW w:w="5868" w:type="dxa"/>
              </w:tcPr>
            </w:tcPrChange>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4A3C73">
        <w:trPr>
          <w:trHeight w:val="269"/>
          <w:trPrChange w:id="329" w:author="Scott Pletzer" w:date="2012-09-05T11:19:00Z">
            <w:trPr>
              <w:trHeight w:val="953"/>
            </w:trPr>
          </w:trPrChange>
        </w:trPr>
        <w:tc>
          <w:tcPr>
            <w:tcW w:w="1080" w:type="dxa"/>
            <w:tcPrChange w:id="330" w:author="Scott Pletzer" w:date="2012-09-05T11:19:00Z">
              <w:tcPr>
                <w:tcW w:w="2988" w:type="dxa"/>
              </w:tcPr>
            </w:tcPrChange>
          </w:tcPr>
          <w:p w:rsidR="00D01602" w:rsidRPr="00D01602" w:rsidRDefault="00D01602" w:rsidP="00D01602">
            <w:pPr>
              <w:pStyle w:val="ListParagraph"/>
              <w:ind w:left="0"/>
              <w:rPr>
                <w:rFonts w:cstheme="minorHAnsi"/>
                <w:sz w:val="24"/>
                <w:szCs w:val="24"/>
              </w:rPr>
            </w:pPr>
          </w:p>
        </w:tc>
        <w:tc>
          <w:tcPr>
            <w:tcW w:w="9000" w:type="dxa"/>
            <w:tcPrChange w:id="331" w:author="Scott Pletzer" w:date="2012-09-05T11:19:00Z">
              <w:tcPr>
                <w:tcW w:w="5868" w:type="dxa"/>
              </w:tcPr>
            </w:tcPrChange>
          </w:tcPr>
          <w:p w:rsidR="00D01602" w:rsidRPr="00D01602" w:rsidRDefault="00D01602" w:rsidP="00D01602">
            <w:pPr>
              <w:pStyle w:val="ListParagraph"/>
              <w:ind w:left="0"/>
              <w:rPr>
                <w:rFonts w:cstheme="minorHAnsi"/>
                <w:sz w:val="24"/>
                <w:szCs w:val="24"/>
              </w:rPr>
            </w:pPr>
          </w:p>
        </w:tc>
      </w:tr>
      <w:tr w:rsidR="00D01602" w:rsidRPr="00D01602" w:rsidTr="004A3C73">
        <w:tc>
          <w:tcPr>
            <w:tcW w:w="1080" w:type="dxa"/>
            <w:tcPrChange w:id="332" w:author="Scott Pletzer" w:date="2012-09-05T11:19:00Z">
              <w:tcPr>
                <w:tcW w:w="2988" w:type="dxa"/>
              </w:tcPr>
            </w:tcPrChange>
          </w:tcPr>
          <w:p w:rsidR="00D01602" w:rsidRPr="00D01602" w:rsidRDefault="00120C17" w:rsidP="00D01602">
            <w:pPr>
              <w:pStyle w:val="ListParagraph"/>
              <w:ind w:left="0"/>
              <w:rPr>
                <w:rFonts w:cstheme="minorHAnsi"/>
                <w:sz w:val="24"/>
                <w:szCs w:val="24"/>
              </w:rPr>
            </w:pPr>
            <w:r>
              <w:rPr>
                <w:rFonts w:cstheme="minorHAnsi"/>
                <w:sz w:val="24"/>
                <w:szCs w:val="24"/>
              </w:rPr>
              <w:lastRenderedPageBreak/>
              <w:t>CalFail6</w:t>
            </w:r>
          </w:p>
        </w:tc>
        <w:tc>
          <w:tcPr>
            <w:tcW w:w="9000" w:type="dxa"/>
            <w:tcPrChange w:id="333" w:author="Scott Pletzer" w:date="2012-09-05T11:19:00Z">
              <w:tcPr>
                <w:tcW w:w="5868" w:type="dxa"/>
              </w:tcPr>
            </w:tcPrChange>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4A3C73">
        <w:tc>
          <w:tcPr>
            <w:tcW w:w="1080" w:type="dxa"/>
            <w:tcPrChange w:id="334" w:author="Scott Pletzer" w:date="2012-09-05T11:19:00Z">
              <w:tcPr>
                <w:tcW w:w="2988" w:type="dxa"/>
              </w:tcPr>
            </w:tcPrChange>
          </w:tcPr>
          <w:p w:rsidR="00D01602" w:rsidRPr="00D01602" w:rsidRDefault="00D01602" w:rsidP="00D01602">
            <w:pPr>
              <w:pStyle w:val="ListParagraph"/>
              <w:ind w:left="0"/>
              <w:rPr>
                <w:rFonts w:cstheme="minorHAnsi"/>
                <w:sz w:val="24"/>
                <w:szCs w:val="24"/>
              </w:rPr>
            </w:pPr>
          </w:p>
        </w:tc>
        <w:tc>
          <w:tcPr>
            <w:tcW w:w="9000" w:type="dxa"/>
            <w:tcPrChange w:id="335" w:author="Scott Pletzer" w:date="2012-09-05T11:19:00Z">
              <w:tcPr>
                <w:tcW w:w="5868" w:type="dxa"/>
              </w:tcPr>
            </w:tcPrChange>
          </w:tcPr>
          <w:p w:rsidR="00D01602" w:rsidRPr="00D01602" w:rsidRDefault="00D01602" w:rsidP="00D01602">
            <w:pPr>
              <w:pStyle w:val="ListParagraph"/>
              <w:ind w:left="0"/>
              <w:rPr>
                <w:rFonts w:cstheme="minorHAnsi"/>
                <w:sz w:val="24"/>
                <w:szCs w:val="24"/>
              </w:rPr>
            </w:pPr>
          </w:p>
        </w:tc>
      </w:tr>
      <w:tr w:rsidR="00D01602" w:rsidRPr="00D01602" w:rsidDel="00B428B1" w:rsidTr="004A3C73">
        <w:trPr>
          <w:del w:id="336" w:author="Scott Pletzer" w:date="2012-09-05T11:08:00Z"/>
        </w:trPr>
        <w:tc>
          <w:tcPr>
            <w:tcW w:w="1080" w:type="dxa"/>
            <w:tcPrChange w:id="337" w:author="Scott Pletzer" w:date="2012-09-05T11:19:00Z">
              <w:tcPr>
                <w:tcW w:w="2988" w:type="dxa"/>
              </w:tcPr>
            </w:tcPrChange>
          </w:tcPr>
          <w:p w:rsidR="00D01602" w:rsidRPr="00D01602" w:rsidDel="00B428B1" w:rsidRDefault="00D01602" w:rsidP="00D01602">
            <w:pPr>
              <w:pStyle w:val="ListParagraph"/>
              <w:ind w:left="0"/>
              <w:rPr>
                <w:del w:id="338" w:author="Scott Pletzer" w:date="2012-09-05T11:08:00Z"/>
                <w:rFonts w:cstheme="minorHAnsi"/>
                <w:sz w:val="24"/>
                <w:szCs w:val="24"/>
              </w:rPr>
            </w:pPr>
          </w:p>
        </w:tc>
        <w:tc>
          <w:tcPr>
            <w:tcW w:w="9000" w:type="dxa"/>
            <w:tcPrChange w:id="339" w:author="Scott Pletzer" w:date="2012-09-05T11:19:00Z">
              <w:tcPr>
                <w:tcW w:w="5868" w:type="dxa"/>
              </w:tcPr>
            </w:tcPrChange>
          </w:tcPr>
          <w:p w:rsidR="00D01602" w:rsidRPr="00D01602" w:rsidDel="00B428B1" w:rsidRDefault="00D01602" w:rsidP="00D01602">
            <w:pPr>
              <w:pStyle w:val="ListParagraph"/>
              <w:ind w:left="0"/>
              <w:rPr>
                <w:del w:id="340" w:author="Scott Pletzer" w:date="2012-09-05T11:08:00Z"/>
                <w:rFonts w:cstheme="minorHAnsi"/>
                <w:sz w:val="24"/>
                <w:szCs w:val="24"/>
              </w:rPr>
            </w:pPr>
          </w:p>
        </w:tc>
      </w:tr>
      <w:tr w:rsidR="00D62D0F" w:rsidRPr="00D01602" w:rsidTr="004A3C73">
        <w:tc>
          <w:tcPr>
            <w:tcW w:w="1080" w:type="dxa"/>
            <w:tcPrChange w:id="341" w:author="Scott Pletzer" w:date="2012-09-05T11:19:00Z">
              <w:tcPr>
                <w:tcW w:w="2988" w:type="dxa"/>
              </w:tcPr>
            </w:tcPrChange>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9000" w:type="dxa"/>
            <w:tcPrChange w:id="342" w:author="Scott Pletzer" w:date="2012-09-05T11:19:00Z">
              <w:tcPr>
                <w:tcW w:w="5868" w:type="dxa"/>
              </w:tcPr>
            </w:tcPrChange>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4A3C73">
        <w:tc>
          <w:tcPr>
            <w:tcW w:w="1080" w:type="dxa"/>
            <w:tcPrChange w:id="343" w:author="Scott Pletzer" w:date="2012-09-05T11:19:00Z">
              <w:tcPr>
                <w:tcW w:w="2988" w:type="dxa"/>
              </w:tcPr>
            </w:tcPrChange>
          </w:tcPr>
          <w:p w:rsidR="00D62D0F" w:rsidRPr="00D01602" w:rsidRDefault="00D62D0F" w:rsidP="00D01602">
            <w:pPr>
              <w:pStyle w:val="ListParagraph"/>
              <w:ind w:left="0"/>
              <w:rPr>
                <w:rFonts w:cstheme="minorHAnsi"/>
                <w:sz w:val="24"/>
                <w:szCs w:val="24"/>
              </w:rPr>
            </w:pPr>
          </w:p>
        </w:tc>
        <w:tc>
          <w:tcPr>
            <w:tcW w:w="9000" w:type="dxa"/>
            <w:tcPrChange w:id="344" w:author="Scott Pletzer" w:date="2012-09-05T11:19:00Z">
              <w:tcPr>
                <w:tcW w:w="5868" w:type="dxa"/>
              </w:tcPr>
            </w:tcPrChange>
          </w:tcPr>
          <w:p w:rsidR="00D62D0F" w:rsidRPr="00D01602" w:rsidRDefault="00D62D0F" w:rsidP="00D01602">
            <w:pPr>
              <w:pStyle w:val="ListParagraph"/>
              <w:ind w:left="0"/>
              <w:rPr>
                <w:rFonts w:cstheme="minorHAnsi"/>
                <w:sz w:val="24"/>
                <w:szCs w:val="24"/>
              </w:rPr>
            </w:pPr>
          </w:p>
        </w:tc>
      </w:tr>
      <w:tr w:rsidR="00D62D0F" w:rsidRPr="00D01602" w:rsidTr="004A3C73">
        <w:tc>
          <w:tcPr>
            <w:tcW w:w="1080" w:type="dxa"/>
            <w:tcPrChange w:id="345" w:author="Scott Pletzer" w:date="2012-09-05T11:19:00Z">
              <w:tcPr>
                <w:tcW w:w="2988" w:type="dxa"/>
              </w:tcPr>
            </w:tcPrChange>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9000" w:type="dxa"/>
            <w:tcPrChange w:id="346" w:author="Scott Pletzer" w:date="2012-09-05T11:19:00Z">
              <w:tcPr>
                <w:tcW w:w="5868" w:type="dxa"/>
              </w:tcPr>
            </w:tcPrChange>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3C73" w:rsidRDefault="004A3C73" w:rsidP="00237642">
      <w:pPr>
        <w:spacing w:after="0" w:line="240" w:lineRule="auto"/>
      </w:pPr>
      <w:r>
        <w:separator/>
      </w:r>
    </w:p>
  </w:endnote>
  <w:endnote w:type="continuationSeparator" w:id="0">
    <w:p w:rsidR="004A3C73" w:rsidRDefault="004A3C7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Content>
          <w:p w:rsidR="004A3C73" w:rsidRPr="007A3882" w:rsidRDefault="004A3C73" w:rsidP="00190B9D">
            <w:pPr>
              <w:pStyle w:val="Footer"/>
              <w:rPr>
                <w:rFonts w:cstheme="minorHAnsi"/>
                <w:sz w:val="18"/>
                <w:szCs w:val="18"/>
              </w:rPr>
            </w:pPr>
            <w:proofErr w:type="spellStart"/>
            <w:ins w:id="177" w:author="Scott Pletzer" w:date="2012-09-05T10:59:00Z">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ins>
            <w:del w:id="178" w:author="Scott Pletzer" w:date="2012-09-05T10:59:00Z">
              <w:r w:rsidRPr="007A3882" w:rsidDel="00565343">
                <w:rPr>
                  <w:rFonts w:cstheme="minorHAnsi"/>
                  <w:sz w:val="18"/>
                  <w:szCs w:val="18"/>
                </w:rPr>
                <w:delText>ClearView Software Validation Protocol – CAMERA Functions</w:delText>
              </w:r>
              <w:r w:rsidRPr="007A3882" w:rsidDel="00565343">
                <w:rPr>
                  <w:rFonts w:cstheme="minorHAnsi"/>
                  <w:sz w:val="18"/>
                  <w:szCs w:val="18"/>
                </w:rPr>
                <w:tab/>
              </w:r>
            </w:del>
            <w:r>
              <w:rPr>
                <w:rFonts w:cstheme="minorHAnsi"/>
                <w:sz w:val="18"/>
                <w:szCs w:val="18"/>
              </w:rPr>
              <w:tab/>
            </w:r>
            <w:r w:rsidRPr="007A3882">
              <w:rPr>
                <w:rFonts w:cstheme="minorHAnsi"/>
                <w:sz w:val="18"/>
                <w:szCs w:val="18"/>
              </w:rPr>
              <w:t xml:space="preserve">Confidential &amp; Proprietary  </w:t>
            </w:r>
          </w:p>
          <w:p w:rsidR="004A3C73" w:rsidRPr="007A3882" w:rsidRDefault="004A3C73"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0A2065">
              <w:rPr>
                <w:rFonts w:cstheme="minorHAnsi"/>
                <w:noProof/>
                <w:sz w:val="18"/>
                <w:szCs w:val="18"/>
              </w:rPr>
              <w:t>35</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0A2065">
              <w:rPr>
                <w:rFonts w:cstheme="minorHAnsi"/>
                <w:noProof/>
                <w:sz w:val="18"/>
                <w:szCs w:val="18"/>
              </w:rPr>
              <w:t>40</w:t>
            </w:r>
            <w:r w:rsidRPr="007A3882">
              <w:rPr>
                <w:rFonts w:cstheme="minorHAnsi"/>
                <w:sz w:val="18"/>
                <w:szCs w:val="18"/>
              </w:rPr>
              <w:fldChar w:fldCharType="end"/>
            </w:r>
          </w:p>
        </w:sdtContent>
      </w:sdt>
    </w:sdtContent>
  </w:sdt>
  <w:p w:rsidR="004A3C73" w:rsidRPr="007A3882" w:rsidRDefault="004A3C73" w:rsidP="00C76150">
    <w:pPr>
      <w:pStyle w:val="Footer"/>
      <w:rPr>
        <w:rFonts w:cstheme="minorHAnsi"/>
        <w:sz w:val="18"/>
        <w:szCs w:val="18"/>
      </w:rPr>
    </w:pPr>
    <w:r w:rsidRPr="007A3882">
      <w:rPr>
        <w:rFonts w:cstheme="minorHAnsi"/>
        <w:sz w:val="18"/>
        <w:szCs w:val="18"/>
      </w:rPr>
      <w:t>Revision: 00</w:t>
    </w:r>
    <w:ins w:id="179" w:author="Scott Pletzer" w:date="2012-09-05T10:48:00Z">
      <w:r>
        <w:rPr>
          <w:rFonts w:cstheme="minorHAnsi"/>
          <w:sz w:val="18"/>
          <w:szCs w:val="18"/>
        </w:rPr>
        <w:t>7</w:t>
      </w:r>
    </w:ins>
    <w:del w:id="180" w:author="Scott Pletzer" w:date="2012-09-05T10:48:00Z">
      <w:r w:rsidDel="000A3A57">
        <w:rPr>
          <w:rFonts w:cstheme="minorHAnsi"/>
          <w:sz w:val="18"/>
          <w:szCs w:val="18"/>
        </w:rPr>
        <w:delText>6</w:delText>
      </w:r>
    </w:de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Content>
          <w:p w:rsidR="004A3C73" w:rsidRPr="007A3882" w:rsidRDefault="004A3C73" w:rsidP="00C76150">
            <w:pPr>
              <w:pStyle w:val="Footer"/>
              <w:tabs>
                <w:tab w:val="clear" w:pos="9360"/>
                <w:tab w:val="right" w:pos="12960"/>
              </w:tabs>
              <w:rPr>
                <w:rFonts w:cstheme="minorHAnsi"/>
                <w:sz w:val="18"/>
                <w:szCs w:val="18"/>
              </w:rPr>
            </w:pPr>
            <w:proofErr w:type="spellStart"/>
            <w:ins w:id="191" w:author="Scott Pletzer" w:date="2012-09-05T11:00:00Z">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ins>
            <w:ins w:id="192" w:author="Scott Pletzer" w:date="2012-09-05T10:57:00Z">
              <w:r w:rsidRPr="007A3882" w:rsidDel="000A3A57">
                <w:rPr>
                  <w:rFonts w:cstheme="minorHAnsi"/>
                  <w:sz w:val="18"/>
                  <w:szCs w:val="18"/>
                </w:rPr>
                <w:t xml:space="preserve"> </w:t>
              </w:r>
            </w:ins>
            <w:del w:id="193" w:author="Scott Pletzer" w:date="2012-09-05T10:56:00Z">
              <w:r w:rsidRPr="007A3882" w:rsidDel="000A3A57">
                <w:rPr>
                  <w:rFonts w:cstheme="minorHAnsi"/>
                  <w:sz w:val="18"/>
                  <w:szCs w:val="18"/>
                </w:rPr>
                <w:delText xml:space="preserve">ClearView Software Validation Protocol Version </w:delText>
              </w:r>
              <w:r w:rsidDel="000A3A57">
                <w:rPr>
                  <w:rFonts w:cstheme="minorHAnsi"/>
                  <w:sz w:val="18"/>
                  <w:szCs w:val="18"/>
                </w:rPr>
                <w:delText>1.1.1.3.1 (Patch)</w:delText>
              </w:r>
              <w:r w:rsidRPr="007A3882" w:rsidDel="000A3A57">
                <w:rPr>
                  <w:rFonts w:cstheme="minorHAnsi"/>
                  <w:sz w:val="18"/>
                  <w:szCs w:val="18"/>
                </w:rPr>
                <w:delText xml:space="preserve"> – CAMERA Functions</w:delText>
              </w:r>
            </w:del>
            <w:del w:id="194" w:author="Scott Pletzer" w:date="2012-09-05T10:57:00Z">
              <w:r w:rsidRPr="007A3882" w:rsidDel="000A3A57">
                <w:rPr>
                  <w:rFonts w:cstheme="minorHAnsi"/>
                  <w:sz w:val="18"/>
                  <w:szCs w:val="18"/>
                </w:rPr>
                <w:tab/>
                <w:delText>Confidential &amp; Proprietary</w:delText>
              </w:r>
            </w:del>
            <w:r w:rsidRPr="007A3882">
              <w:rPr>
                <w:rFonts w:cstheme="minorHAnsi"/>
                <w:sz w:val="18"/>
                <w:szCs w:val="18"/>
              </w:rPr>
              <w:t xml:space="preserve">  </w:t>
            </w:r>
          </w:p>
          <w:p w:rsidR="004A3C73" w:rsidRPr="007A3882" w:rsidRDefault="004A3C73"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0A2065">
              <w:rPr>
                <w:rFonts w:cstheme="minorHAnsi"/>
                <w:noProof/>
                <w:sz w:val="18"/>
                <w:szCs w:val="18"/>
              </w:rPr>
              <w:t>37</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0A2065">
              <w:rPr>
                <w:rFonts w:cstheme="minorHAnsi"/>
                <w:noProof/>
                <w:sz w:val="18"/>
                <w:szCs w:val="18"/>
              </w:rPr>
              <w:t>40</w:t>
            </w:r>
            <w:r w:rsidRPr="007A3882">
              <w:rPr>
                <w:rFonts w:cstheme="minorHAnsi"/>
                <w:sz w:val="18"/>
                <w:szCs w:val="18"/>
              </w:rPr>
              <w:fldChar w:fldCharType="end"/>
            </w:r>
          </w:p>
        </w:sdtContent>
      </w:sdt>
    </w:sdtContent>
  </w:sdt>
  <w:p w:rsidR="004A3C73" w:rsidRPr="007A3882" w:rsidRDefault="004A3C73" w:rsidP="00C76150">
    <w:pPr>
      <w:pStyle w:val="Footer"/>
      <w:rPr>
        <w:rFonts w:cstheme="minorHAnsi"/>
        <w:sz w:val="18"/>
        <w:szCs w:val="18"/>
      </w:rPr>
    </w:pPr>
    <w:r>
      <w:rPr>
        <w:rFonts w:cstheme="minorHAnsi"/>
        <w:sz w:val="18"/>
        <w:szCs w:val="18"/>
      </w:rPr>
      <w:t>Revision: 00</w:t>
    </w:r>
    <w:ins w:id="195" w:author="Scott Pletzer" w:date="2012-09-05T10:56:00Z">
      <w:r>
        <w:rPr>
          <w:rFonts w:cstheme="minorHAnsi"/>
          <w:sz w:val="18"/>
          <w:szCs w:val="18"/>
        </w:rPr>
        <w:t>7</w:t>
      </w:r>
    </w:ins>
    <w:del w:id="196" w:author="Scott Pletzer" w:date="2012-09-05T10:56:00Z">
      <w:r w:rsidDel="000A3A57">
        <w:rPr>
          <w:rFonts w:cstheme="minorHAnsi"/>
          <w:sz w:val="18"/>
          <w:szCs w:val="18"/>
        </w:rPr>
        <w:delText>5</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Content>
      <w:sdt>
        <w:sdtPr>
          <w:rPr>
            <w:rFonts w:cstheme="minorHAnsi"/>
            <w:sz w:val="18"/>
            <w:szCs w:val="18"/>
          </w:rPr>
          <w:id w:val="1077871874"/>
          <w:docPartObj>
            <w:docPartGallery w:val="Page Numbers (Top of Page)"/>
            <w:docPartUnique/>
          </w:docPartObj>
        </w:sdtPr>
        <w:sdtContent>
          <w:p w:rsidR="004A3C73" w:rsidRPr="007A3882" w:rsidRDefault="004A3C73" w:rsidP="00C76150">
            <w:pPr>
              <w:pStyle w:val="Footer"/>
              <w:rPr>
                <w:rFonts w:cstheme="minorHAnsi"/>
                <w:sz w:val="18"/>
                <w:szCs w:val="18"/>
              </w:rPr>
            </w:pPr>
            <w:proofErr w:type="spellStart"/>
            <w:ins w:id="347" w:author="Scott Pletzer" w:date="2012-09-05T11:00:00Z">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ins>
            <w:del w:id="348" w:author="Scott Pletzer" w:date="2012-09-05T11:00:00Z">
              <w:r w:rsidRPr="007A3882" w:rsidDel="00565343">
                <w:rPr>
                  <w:rFonts w:cstheme="minorHAnsi"/>
                  <w:sz w:val="18"/>
                  <w:szCs w:val="18"/>
                </w:rPr>
                <w:delText>ClearView Software Validation Protocol – CAMERA Functions</w:delText>
              </w:r>
              <w:r w:rsidRPr="007A3882" w:rsidDel="00565343">
                <w:rPr>
                  <w:rFonts w:cstheme="minorHAnsi"/>
                  <w:sz w:val="18"/>
                  <w:szCs w:val="18"/>
                </w:rPr>
                <w:tab/>
              </w:r>
            </w:del>
            <w:r>
              <w:rPr>
                <w:rFonts w:cstheme="minorHAnsi"/>
                <w:sz w:val="18"/>
                <w:szCs w:val="18"/>
              </w:rPr>
              <w:tab/>
            </w:r>
            <w:r w:rsidRPr="007A3882">
              <w:rPr>
                <w:rFonts w:cstheme="minorHAnsi"/>
                <w:sz w:val="18"/>
                <w:szCs w:val="18"/>
              </w:rPr>
              <w:t xml:space="preserve">Confidential &amp; Proprietary  </w:t>
            </w:r>
          </w:p>
          <w:p w:rsidR="004A3C73" w:rsidRPr="007A3882" w:rsidRDefault="004A3C73"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0A2065">
              <w:rPr>
                <w:rFonts w:cstheme="minorHAnsi"/>
                <w:noProof/>
                <w:sz w:val="18"/>
                <w:szCs w:val="18"/>
              </w:rPr>
              <w:t>40</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0A2065">
              <w:rPr>
                <w:rFonts w:cstheme="minorHAnsi"/>
                <w:noProof/>
                <w:sz w:val="18"/>
                <w:szCs w:val="18"/>
              </w:rPr>
              <w:t>40</w:t>
            </w:r>
            <w:r w:rsidRPr="007A3882">
              <w:rPr>
                <w:rFonts w:cstheme="minorHAnsi"/>
                <w:sz w:val="18"/>
                <w:szCs w:val="18"/>
              </w:rPr>
              <w:fldChar w:fldCharType="end"/>
            </w:r>
          </w:p>
        </w:sdtContent>
      </w:sdt>
    </w:sdtContent>
  </w:sdt>
  <w:p w:rsidR="004A3C73" w:rsidRPr="007A3882" w:rsidRDefault="004A3C73" w:rsidP="00C76150">
    <w:pPr>
      <w:pStyle w:val="Footer"/>
      <w:rPr>
        <w:rFonts w:cstheme="minorHAnsi"/>
        <w:sz w:val="18"/>
        <w:szCs w:val="18"/>
      </w:rPr>
    </w:pPr>
    <w:r>
      <w:rPr>
        <w:rFonts w:cstheme="minorHAnsi"/>
        <w:sz w:val="18"/>
        <w:szCs w:val="18"/>
      </w:rPr>
      <w:t>Revision: 00</w:t>
    </w:r>
    <w:ins w:id="349" w:author="Scott Pletzer" w:date="2012-09-05T10:57:00Z">
      <w:r>
        <w:rPr>
          <w:rFonts w:cstheme="minorHAnsi"/>
          <w:sz w:val="18"/>
          <w:szCs w:val="18"/>
        </w:rPr>
        <w:t>7</w:t>
      </w:r>
    </w:ins>
    <w:del w:id="350" w:author="Scott Pletzer" w:date="2012-09-05T10:57:00Z">
      <w:r w:rsidDel="000A3A57">
        <w:rPr>
          <w:rFonts w:cstheme="minorHAnsi"/>
          <w:sz w:val="18"/>
          <w:szCs w:val="18"/>
        </w:rPr>
        <w:delText>6</w:delText>
      </w:r>
    </w:del>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3C73" w:rsidRDefault="004A3C73" w:rsidP="00237642">
      <w:pPr>
        <w:spacing w:after="0" w:line="240" w:lineRule="auto"/>
      </w:pPr>
      <w:r>
        <w:separator/>
      </w:r>
    </w:p>
  </w:footnote>
  <w:footnote w:type="continuationSeparator" w:id="0">
    <w:p w:rsidR="004A3C73" w:rsidRDefault="004A3C7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4A3C73" w:rsidTr="00E3619E">
      <w:trPr>
        <w:trHeight w:val="1160"/>
      </w:trPr>
      <w:tc>
        <w:tcPr>
          <w:tcW w:w="3798" w:type="dxa"/>
          <w:vAlign w:val="center"/>
        </w:tcPr>
        <w:p w:rsidR="004A3C73" w:rsidRDefault="004A3C73" w:rsidP="00E3619E">
          <w:pPr>
            <w:pStyle w:val="Header"/>
          </w:pPr>
          <w:r>
            <w:rPr>
              <w:noProof/>
            </w:rPr>
            <w:drawing>
              <wp:inline distT="0" distB="0" distL="0" distR="0" wp14:anchorId="4C34974A" wp14:editId="189CBD6A">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4A3C73" w:rsidRDefault="004A3C73" w:rsidP="00E3619E">
          <w:pPr>
            <w:pStyle w:val="Header"/>
            <w:jc w:val="center"/>
            <w:rPr>
              <w:rFonts w:cstheme="minorHAnsi"/>
              <w:b/>
              <w:sz w:val="28"/>
              <w:szCs w:val="28"/>
            </w:rPr>
          </w:pPr>
          <w:proofErr w:type="spellStart"/>
          <w:r w:rsidRPr="00232D40">
            <w:rPr>
              <w:rFonts w:cstheme="minorHAnsi"/>
              <w:b/>
              <w:sz w:val="28"/>
              <w:szCs w:val="28"/>
            </w:rPr>
            <w:t>ClearView</w:t>
          </w:r>
          <w:proofErr w:type="spellEnd"/>
          <w:r w:rsidRPr="00232D40">
            <w:rPr>
              <w:rFonts w:cstheme="minorHAnsi"/>
              <w:b/>
              <w:sz w:val="28"/>
              <w:szCs w:val="28"/>
            </w:rPr>
            <w:t xml:space="preserve"> Software </w:t>
          </w:r>
          <w:ins w:id="176" w:author="Scott Pletzer" w:date="2012-09-05T10:59:00Z">
            <w:r>
              <w:rPr>
                <w:rFonts w:cstheme="minorHAnsi"/>
                <w:b/>
                <w:sz w:val="28"/>
                <w:szCs w:val="28"/>
              </w:rPr>
              <w:t>Version 2.0</w:t>
            </w:r>
          </w:ins>
        </w:p>
        <w:p w:rsidR="004A3C73" w:rsidRPr="00232D40" w:rsidRDefault="004A3C73" w:rsidP="00E3619E">
          <w:pPr>
            <w:pStyle w:val="Header"/>
            <w:jc w:val="center"/>
            <w:rPr>
              <w:rFonts w:cstheme="minorHAnsi"/>
              <w:b/>
              <w:sz w:val="28"/>
              <w:szCs w:val="28"/>
            </w:rPr>
          </w:pPr>
          <w:r w:rsidRPr="00232D40">
            <w:rPr>
              <w:rFonts w:cstheme="minorHAnsi"/>
              <w:b/>
              <w:sz w:val="28"/>
              <w:szCs w:val="28"/>
            </w:rPr>
            <w:t xml:space="preserve">Validation Protocol </w:t>
          </w:r>
          <w:r>
            <w:rPr>
              <w:rFonts w:cstheme="minorHAnsi"/>
              <w:b/>
              <w:sz w:val="28"/>
              <w:szCs w:val="28"/>
            </w:rPr>
            <w:t xml:space="preserve"> </w:t>
          </w:r>
        </w:p>
        <w:p w:rsidR="004A3C73" w:rsidRPr="00B36057" w:rsidRDefault="004A3C73"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4A3C73" w:rsidRDefault="004A3C73"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4A3C73" w:rsidTr="00E3619E">
      <w:trPr>
        <w:trHeight w:val="1070"/>
      </w:trPr>
      <w:tc>
        <w:tcPr>
          <w:tcW w:w="5163" w:type="dxa"/>
          <w:vAlign w:val="center"/>
        </w:tcPr>
        <w:p w:rsidR="004A3C73" w:rsidRDefault="004A3C73" w:rsidP="00E3619E">
          <w:pPr>
            <w:pStyle w:val="Header"/>
            <w:jc w:val="center"/>
          </w:pPr>
          <w:r>
            <w:rPr>
              <w:noProof/>
            </w:rPr>
            <w:drawing>
              <wp:inline distT="0" distB="0" distL="0" distR="0" wp14:anchorId="61E69610" wp14:editId="6617C25F">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4A3C73" w:rsidRDefault="004A3C73" w:rsidP="00565343">
          <w:pPr>
            <w:pStyle w:val="Header"/>
            <w:jc w:val="center"/>
            <w:rPr>
              <w:ins w:id="181" w:author="Scott Pletzer" w:date="2012-09-05T11:00:00Z"/>
              <w:rFonts w:cstheme="minorHAnsi"/>
              <w:b/>
              <w:sz w:val="28"/>
              <w:szCs w:val="28"/>
            </w:rPr>
          </w:pPr>
          <w:proofErr w:type="spellStart"/>
          <w:ins w:id="182" w:author="Scott Pletzer" w:date="2012-09-05T11:00:00Z">
            <w:r w:rsidRPr="00232D40">
              <w:rPr>
                <w:rFonts w:cstheme="minorHAnsi"/>
                <w:b/>
                <w:sz w:val="28"/>
                <w:szCs w:val="28"/>
              </w:rPr>
              <w:t>ClearView</w:t>
            </w:r>
            <w:proofErr w:type="spellEnd"/>
            <w:r w:rsidRPr="00232D40">
              <w:rPr>
                <w:rFonts w:cstheme="minorHAnsi"/>
                <w:b/>
                <w:sz w:val="28"/>
                <w:szCs w:val="28"/>
              </w:rPr>
              <w:t xml:space="preserve"> Software </w:t>
            </w:r>
            <w:r>
              <w:rPr>
                <w:rFonts w:cstheme="minorHAnsi"/>
                <w:b/>
                <w:sz w:val="28"/>
                <w:szCs w:val="28"/>
              </w:rPr>
              <w:t>Version 2.0</w:t>
            </w:r>
          </w:ins>
        </w:p>
        <w:p w:rsidR="004A3C73" w:rsidRPr="00232D40" w:rsidRDefault="004A3C73" w:rsidP="00565343">
          <w:pPr>
            <w:pStyle w:val="Header"/>
            <w:jc w:val="center"/>
            <w:rPr>
              <w:ins w:id="183" w:author="Scott Pletzer" w:date="2012-09-05T11:00:00Z"/>
              <w:rFonts w:cstheme="minorHAnsi"/>
              <w:b/>
              <w:sz w:val="28"/>
              <w:szCs w:val="28"/>
            </w:rPr>
          </w:pPr>
          <w:ins w:id="184" w:author="Scott Pletzer" w:date="2012-09-05T11:00:00Z">
            <w:r w:rsidRPr="00232D40">
              <w:rPr>
                <w:rFonts w:cstheme="minorHAnsi"/>
                <w:b/>
                <w:sz w:val="28"/>
                <w:szCs w:val="28"/>
              </w:rPr>
              <w:t xml:space="preserve">Validation Protocol </w:t>
            </w:r>
            <w:r>
              <w:rPr>
                <w:rFonts w:cstheme="minorHAnsi"/>
                <w:b/>
                <w:sz w:val="28"/>
                <w:szCs w:val="28"/>
              </w:rPr>
              <w:t xml:space="preserve"> </w:t>
            </w:r>
          </w:ins>
        </w:p>
        <w:p w:rsidR="004A3C73" w:rsidRPr="007A3882" w:rsidDel="00565343" w:rsidRDefault="004A3C73" w:rsidP="00565343">
          <w:pPr>
            <w:pStyle w:val="Header"/>
            <w:jc w:val="center"/>
            <w:rPr>
              <w:del w:id="185" w:author="Scott Pletzer" w:date="2012-09-05T11:00:00Z"/>
              <w:rFonts w:cstheme="minorHAnsi"/>
              <w:b/>
              <w:sz w:val="28"/>
              <w:szCs w:val="28"/>
            </w:rPr>
          </w:pPr>
          <w:ins w:id="186" w:author="Scott Pletzer" w:date="2012-09-05T11:00:00Z">
            <w:r w:rsidRPr="00232D40">
              <w:rPr>
                <w:rFonts w:cstheme="minorHAnsi"/>
                <w:b/>
                <w:sz w:val="28"/>
                <w:szCs w:val="28"/>
              </w:rPr>
              <w:t>CAMERA Functions</w:t>
            </w:r>
          </w:ins>
          <w:del w:id="187" w:author="Scott Pletzer" w:date="2012-09-05T11:00:00Z">
            <w:r w:rsidRPr="007A3882" w:rsidDel="00565343">
              <w:rPr>
                <w:rFonts w:cstheme="minorHAnsi"/>
                <w:b/>
                <w:sz w:val="28"/>
                <w:szCs w:val="28"/>
              </w:rPr>
              <w:delText>ClearView Software Validation Protocol</w:delText>
            </w:r>
          </w:del>
        </w:p>
        <w:p w:rsidR="004A3C73" w:rsidRPr="007A3882" w:rsidDel="00565343" w:rsidRDefault="004A3C73" w:rsidP="00E3619E">
          <w:pPr>
            <w:pStyle w:val="Header"/>
            <w:jc w:val="center"/>
            <w:rPr>
              <w:del w:id="188" w:author="Scott Pletzer" w:date="2012-09-05T11:00:00Z"/>
              <w:rFonts w:cstheme="minorHAnsi"/>
              <w:b/>
              <w:sz w:val="28"/>
              <w:szCs w:val="28"/>
            </w:rPr>
          </w:pPr>
          <w:del w:id="189" w:author="Scott Pletzer" w:date="2012-09-05T11:00:00Z">
            <w:r w:rsidRPr="007A3882" w:rsidDel="00565343">
              <w:rPr>
                <w:rFonts w:cstheme="minorHAnsi"/>
                <w:b/>
                <w:sz w:val="28"/>
                <w:szCs w:val="28"/>
              </w:rPr>
              <w:delText xml:space="preserve">Version </w:delText>
            </w:r>
            <w:r w:rsidDel="00565343">
              <w:rPr>
                <w:rFonts w:cstheme="minorHAnsi"/>
                <w:b/>
                <w:sz w:val="28"/>
                <w:szCs w:val="28"/>
              </w:rPr>
              <w:delText>1.1.1.3.1 (Patch)</w:delText>
            </w:r>
          </w:del>
        </w:p>
        <w:p w:rsidR="004A3C73" w:rsidRPr="008540C1" w:rsidRDefault="004A3C73" w:rsidP="00E3619E">
          <w:pPr>
            <w:pStyle w:val="Header"/>
            <w:jc w:val="center"/>
            <w:rPr>
              <w:rFonts w:ascii="Times New Roman" w:hAnsi="Times New Roman" w:cs="Times New Roman"/>
              <w:b/>
              <w:sz w:val="28"/>
              <w:szCs w:val="28"/>
            </w:rPr>
          </w:pPr>
          <w:del w:id="190" w:author="Scott Pletzer" w:date="2012-09-05T11:00:00Z">
            <w:r w:rsidRPr="007A3882" w:rsidDel="00565343">
              <w:rPr>
                <w:rFonts w:cstheme="minorHAnsi"/>
                <w:b/>
                <w:sz w:val="28"/>
                <w:szCs w:val="28"/>
              </w:rPr>
              <w:delText>CAMERA Functions</w:delText>
            </w:r>
          </w:del>
        </w:p>
      </w:tc>
    </w:tr>
  </w:tbl>
  <w:p w:rsidR="004A3C73" w:rsidRDefault="004A3C73"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4A3C73" w:rsidTr="002110E5">
      <w:trPr>
        <w:trHeight w:val="1070"/>
      </w:trPr>
      <w:tc>
        <w:tcPr>
          <w:tcW w:w="4329" w:type="dxa"/>
          <w:vAlign w:val="center"/>
        </w:tcPr>
        <w:p w:rsidR="004A3C73" w:rsidRDefault="004A3C73" w:rsidP="00E3619E">
          <w:pPr>
            <w:pStyle w:val="Header"/>
            <w:jc w:val="center"/>
          </w:pPr>
          <w:r>
            <w:rPr>
              <w:noProof/>
            </w:rPr>
            <w:drawing>
              <wp:inline distT="0" distB="0" distL="0" distR="0" wp14:anchorId="04E45C67" wp14:editId="47B9A021">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4A3C73" w:rsidRDefault="004A3C73" w:rsidP="00E3619E">
          <w:pPr>
            <w:pStyle w:val="Header"/>
            <w:jc w:val="center"/>
            <w:rPr>
              <w:rFonts w:cstheme="minorHAnsi"/>
              <w:b/>
              <w:sz w:val="28"/>
              <w:szCs w:val="28"/>
            </w:rPr>
          </w:pPr>
          <w:proofErr w:type="spellStart"/>
          <w:r w:rsidRPr="007A3882">
            <w:rPr>
              <w:rFonts w:cstheme="minorHAnsi"/>
              <w:b/>
              <w:sz w:val="28"/>
              <w:szCs w:val="28"/>
            </w:rPr>
            <w:t>ClearView</w:t>
          </w:r>
          <w:proofErr w:type="spellEnd"/>
          <w:r w:rsidRPr="007A3882">
            <w:rPr>
              <w:rFonts w:cstheme="minorHAnsi"/>
              <w:b/>
              <w:sz w:val="28"/>
              <w:szCs w:val="28"/>
            </w:rPr>
            <w:t xml:space="preserve"> Software </w:t>
          </w:r>
        </w:p>
        <w:p w:rsidR="004A3C73" w:rsidRPr="007A3882" w:rsidRDefault="004A3C73" w:rsidP="00E3619E">
          <w:pPr>
            <w:pStyle w:val="Header"/>
            <w:jc w:val="center"/>
            <w:rPr>
              <w:rFonts w:cstheme="minorHAnsi"/>
              <w:b/>
              <w:sz w:val="28"/>
              <w:szCs w:val="28"/>
            </w:rPr>
          </w:pPr>
          <w:r w:rsidRPr="007A3882">
            <w:rPr>
              <w:rFonts w:cstheme="minorHAnsi"/>
              <w:b/>
              <w:sz w:val="28"/>
              <w:szCs w:val="28"/>
            </w:rPr>
            <w:t>Validation Protocol</w:t>
          </w:r>
        </w:p>
        <w:p w:rsidR="004A3C73" w:rsidRPr="008540C1" w:rsidRDefault="004A3C73"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4A3C73" w:rsidRDefault="004A3C73"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D1AC48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revisionView w:markup="0"/>
  <w:trackRevisions/>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2A69"/>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83850"/>
    <w:rsid w:val="000918E4"/>
    <w:rsid w:val="00092BE6"/>
    <w:rsid w:val="00093CC8"/>
    <w:rsid w:val="00097284"/>
    <w:rsid w:val="00097591"/>
    <w:rsid w:val="000A1C66"/>
    <w:rsid w:val="000A2065"/>
    <w:rsid w:val="000A3A57"/>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2974"/>
    <w:rsid w:val="001250C7"/>
    <w:rsid w:val="001261F1"/>
    <w:rsid w:val="00133136"/>
    <w:rsid w:val="00135CFB"/>
    <w:rsid w:val="00143F16"/>
    <w:rsid w:val="00146C7D"/>
    <w:rsid w:val="001471F5"/>
    <w:rsid w:val="00152A3D"/>
    <w:rsid w:val="0015369B"/>
    <w:rsid w:val="00154BEE"/>
    <w:rsid w:val="00155DDE"/>
    <w:rsid w:val="0016254C"/>
    <w:rsid w:val="00163846"/>
    <w:rsid w:val="0016603F"/>
    <w:rsid w:val="001726A7"/>
    <w:rsid w:val="00174ACA"/>
    <w:rsid w:val="00177162"/>
    <w:rsid w:val="00181151"/>
    <w:rsid w:val="00182D68"/>
    <w:rsid w:val="0018389E"/>
    <w:rsid w:val="00184204"/>
    <w:rsid w:val="0018514F"/>
    <w:rsid w:val="0019009C"/>
    <w:rsid w:val="00190B1A"/>
    <w:rsid w:val="00190B9D"/>
    <w:rsid w:val="00191E69"/>
    <w:rsid w:val="00192610"/>
    <w:rsid w:val="00194058"/>
    <w:rsid w:val="001944AF"/>
    <w:rsid w:val="00196C4C"/>
    <w:rsid w:val="00197187"/>
    <w:rsid w:val="001A23E5"/>
    <w:rsid w:val="001A2FA4"/>
    <w:rsid w:val="001A4E60"/>
    <w:rsid w:val="001A500A"/>
    <w:rsid w:val="001A7915"/>
    <w:rsid w:val="001B10E2"/>
    <w:rsid w:val="001B5725"/>
    <w:rsid w:val="001B7EBC"/>
    <w:rsid w:val="001C0126"/>
    <w:rsid w:val="001C0F4E"/>
    <w:rsid w:val="001C3911"/>
    <w:rsid w:val="001C6A97"/>
    <w:rsid w:val="001C7892"/>
    <w:rsid w:val="001C7DAA"/>
    <w:rsid w:val="001D07A9"/>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6A92"/>
    <w:rsid w:val="00237642"/>
    <w:rsid w:val="00240BE0"/>
    <w:rsid w:val="00240CED"/>
    <w:rsid w:val="00243615"/>
    <w:rsid w:val="00243BCC"/>
    <w:rsid w:val="00244929"/>
    <w:rsid w:val="0024521E"/>
    <w:rsid w:val="00245666"/>
    <w:rsid w:val="00245984"/>
    <w:rsid w:val="00253B7D"/>
    <w:rsid w:val="0025445F"/>
    <w:rsid w:val="00256E3C"/>
    <w:rsid w:val="00257F27"/>
    <w:rsid w:val="002607E3"/>
    <w:rsid w:val="00261389"/>
    <w:rsid w:val="00263B6C"/>
    <w:rsid w:val="002644BD"/>
    <w:rsid w:val="002675C6"/>
    <w:rsid w:val="0026784B"/>
    <w:rsid w:val="0027012F"/>
    <w:rsid w:val="00270F05"/>
    <w:rsid w:val="00272CB2"/>
    <w:rsid w:val="00273CD2"/>
    <w:rsid w:val="002747FF"/>
    <w:rsid w:val="002753E0"/>
    <w:rsid w:val="00275958"/>
    <w:rsid w:val="002776E0"/>
    <w:rsid w:val="002777AE"/>
    <w:rsid w:val="00277A1A"/>
    <w:rsid w:val="002816A6"/>
    <w:rsid w:val="00284357"/>
    <w:rsid w:val="00286116"/>
    <w:rsid w:val="002875B5"/>
    <w:rsid w:val="00291280"/>
    <w:rsid w:val="00291621"/>
    <w:rsid w:val="00294B82"/>
    <w:rsid w:val="002967A9"/>
    <w:rsid w:val="002970B5"/>
    <w:rsid w:val="002A0635"/>
    <w:rsid w:val="002A20DE"/>
    <w:rsid w:val="002A2507"/>
    <w:rsid w:val="002A5404"/>
    <w:rsid w:val="002A61CC"/>
    <w:rsid w:val="002A680E"/>
    <w:rsid w:val="002B5884"/>
    <w:rsid w:val="002C02D7"/>
    <w:rsid w:val="002C0F10"/>
    <w:rsid w:val="002C157F"/>
    <w:rsid w:val="002C71AA"/>
    <w:rsid w:val="002D0495"/>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6C02"/>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37BBE"/>
    <w:rsid w:val="003410B8"/>
    <w:rsid w:val="0034173D"/>
    <w:rsid w:val="00342FAE"/>
    <w:rsid w:val="003439D8"/>
    <w:rsid w:val="0034569F"/>
    <w:rsid w:val="00346A49"/>
    <w:rsid w:val="0034730F"/>
    <w:rsid w:val="00347843"/>
    <w:rsid w:val="00350C99"/>
    <w:rsid w:val="003524D2"/>
    <w:rsid w:val="00352ECC"/>
    <w:rsid w:val="0035515C"/>
    <w:rsid w:val="00355F8E"/>
    <w:rsid w:val="00356667"/>
    <w:rsid w:val="00360239"/>
    <w:rsid w:val="00362327"/>
    <w:rsid w:val="00362C36"/>
    <w:rsid w:val="00363152"/>
    <w:rsid w:val="00364860"/>
    <w:rsid w:val="003724A5"/>
    <w:rsid w:val="00372B68"/>
    <w:rsid w:val="00373805"/>
    <w:rsid w:val="003739A2"/>
    <w:rsid w:val="0037594E"/>
    <w:rsid w:val="003760AE"/>
    <w:rsid w:val="00380ABC"/>
    <w:rsid w:val="00380D15"/>
    <w:rsid w:val="00381D83"/>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115D"/>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14A2"/>
    <w:rsid w:val="003F24B4"/>
    <w:rsid w:val="003F2CD8"/>
    <w:rsid w:val="004003A9"/>
    <w:rsid w:val="004010CF"/>
    <w:rsid w:val="00402F6F"/>
    <w:rsid w:val="00405A28"/>
    <w:rsid w:val="00405D70"/>
    <w:rsid w:val="004102BF"/>
    <w:rsid w:val="00411794"/>
    <w:rsid w:val="004160D3"/>
    <w:rsid w:val="00416E3C"/>
    <w:rsid w:val="00422DD8"/>
    <w:rsid w:val="0042549A"/>
    <w:rsid w:val="00431391"/>
    <w:rsid w:val="004318B5"/>
    <w:rsid w:val="00436103"/>
    <w:rsid w:val="00436166"/>
    <w:rsid w:val="00437390"/>
    <w:rsid w:val="0044491D"/>
    <w:rsid w:val="00445ED6"/>
    <w:rsid w:val="0044674F"/>
    <w:rsid w:val="00450422"/>
    <w:rsid w:val="0045659A"/>
    <w:rsid w:val="00456724"/>
    <w:rsid w:val="0046047A"/>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87209"/>
    <w:rsid w:val="00490DE6"/>
    <w:rsid w:val="004943E8"/>
    <w:rsid w:val="004A3C73"/>
    <w:rsid w:val="004A5761"/>
    <w:rsid w:val="004A5AE9"/>
    <w:rsid w:val="004B04DB"/>
    <w:rsid w:val="004B4539"/>
    <w:rsid w:val="004B552E"/>
    <w:rsid w:val="004C3C27"/>
    <w:rsid w:val="004C3FAB"/>
    <w:rsid w:val="004C65C6"/>
    <w:rsid w:val="004C697B"/>
    <w:rsid w:val="004C7B5C"/>
    <w:rsid w:val="004D0646"/>
    <w:rsid w:val="004D16AE"/>
    <w:rsid w:val="004D195A"/>
    <w:rsid w:val="004D45B2"/>
    <w:rsid w:val="004D4730"/>
    <w:rsid w:val="004D5202"/>
    <w:rsid w:val="004E0F15"/>
    <w:rsid w:val="004E36C3"/>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2BFF"/>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5B5B"/>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5343"/>
    <w:rsid w:val="00567B36"/>
    <w:rsid w:val="00567D7E"/>
    <w:rsid w:val="0057080E"/>
    <w:rsid w:val="00570A14"/>
    <w:rsid w:val="005722A0"/>
    <w:rsid w:val="005760EC"/>
    <w:rsid w:val="0057720A"/>
    <w:rsid w:val="0058006B"/>
    <w:rsid w:val="005803A4"/>
    <w:rsid w:val="005829E7"/>
    <w:rsid w:val="00583352"/>
    <w:rsid w:val="00585FEB"/>
    <w:rsid w:val="00586488"/>
    <w:rsid w:val="0058687C"/>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2D06"/>
    <w:rsid w:val="005D3768"/>
    <w:rsid w:val="005D46A7"/>
    <w:rsid w:val="005D5F0E"/>
    <w:rsid w:val="005D6ECD"/>
    <w:rsid w:val="005E1228"/>
    <w:rsid w:val="005E255E"/>
    <w:rsid w:val="005F0497"/>
    <w:rsid w:val="005F0F3F"/>
    <w:rsid w:val="005F1357"/>
    <w:rsid w:val="005F231A"/>
    <w:rsid w:val="005F2835"/>
    <w:rsid w:val="005F4312"/>
    <w:rsid w:val="005F585F"/>
    <w:rsid w:val="005F69F4"/>
    <w:rsid w:val="005F770B"/>
    <w:rsid w:val="00600A60"/>
    <w:rsid w:val="00603926"/>
    <w:rsid w:val="006067E9"/>
    <w:rsid w:val="00612786"/>
    <w:rsid w:val="00612A79"/>
    <w:rsid w:val="00613501"/>
    <w:rsid w:val="006139E8"/>
    <w:rsid w:val="00614D6B"/>
    <w:rsid w:val="006157E8"/>
    <w:rsid w:val="00616B4A"/>
    <w:rsid w:val="0061701C"/>
    <w:rsid w:val="00620092"/>
    <w:rsid w:val="0062082C"/>
    <w:rsid w:val="0062283F"/>
    <w:rsid w:val="00626523"/>
    <w:rsid w:val="00630564"/>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3E98"/>
    <w:rsid w:val="006B6A7F"/>
    <w:rsid w:val="006C10C4"/>
    <w:rsid w:val="006C2FC0"/>
    <w:rsid w:val="006C3513"/>
    <w:rsid w:val="006C4D58"/>
    <w:rsid w:val="006C58E9"/>
    <w:rsid w:val="006C70F5"/>
    <w:rsid w:val="006D0804"/>
    <w:rsid w:val="006D1D09"/>
    <w:rsid w:val="006D5247"/>
    <w:rsid w:val="006D6849"/>
    <w:rsid w:val="006D6CD1"/>
    <w:rsid w:val="006E0D25"/>
    <w:rsid w:val="006E1F46"/>
    <w:rsid w:val="006E252F"/>
    <w:rsid w:val="006E3C87"/>
    <w:rsid w:val="006E4260"/>
    <w:rsid w:val="006E53BB"/>
    <w:rsid w:val="006E56E5"/>
    <w:rsid w:val="006F21D7"/>
    <w:rsid w:val="006F6C03"/>
    <w:rsid w:val="00700585"/>
    <w:rsid w:val="00702ED2"/>
    <w:rsid w:val="007031C2"/>
    <w:rsid w:val="007049F9"/>
    <w:rsid w:val="0070614C"/>
    <w:rsid w:val="00706405"/>
    <w:rsid w:val="00712EEC"/>
    <w:rsid w:val="00714774"/>
    <w:rsid w:val="00716265"/>
    <w:rsid w:val="0072092D"/>
    <w:rsid w:val="00723BEF"/>
    <w:rsid w:val="007252B3"/>
    <w:rsid w:val="00727DE9"/>
    <w:rsid w:val="00736987"/>
    <w:rsid w:val="00737186"/>
    <w:rsid w:val="00740BE5"/>
    <w:rsid w:val="00742438"/>
    <w:rsid w:val="007428C2"/>
    <w:rsid w:val="007453BB"/>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65"/>
    <w:rsid w:val="007A3882"/>
    <w:rsid w:val="007A3FA9"/>
    <w:rsid w:val="007B6041"/>
    <w:rsid w:val="007B6B10"/>
    <w:rsid w:val="007C02A9"/>
    <w:rsid w:val="007C0F19"/>
    <w:rsid w:val="007C1A9C"/>
    <w:rsid w:val="007C4E7F"/>
    <w:rsid w:val="007C51FA"/>
    <w:rsid w:val="007C5585"/>
    <w:rsid w:val="007C7892"/>
    <w:rsid w:val="007D03B7"/>
    <w:rsid w:val="007D1B5F"/>
    <w:rsid w:val="007D1C45"/>
    <w:rsid w:val="007D4C47"/>
    <w:rsid w:val="007D525B"/>
    <w:rsid w:val="007D72E0"/>
    <w:rsid w:val="007D7C97"/>
    <w:rsid w:val="007E0A75"/>
    <w:rsid w:val="007E146F"/>
    <w:rsid w:val="007E1BB3"/>
    <w:rsid w:val="007E3017"/>
    <w:rsid w:val="007E546F"/>
    <w:rsid w:val="007F2C5B"/>
    <w:rsid w:val="007F6A96"/>
    <w:rsid w:val="00800904"/>
    <w:rsid w:val="00801034"/>
    <w:rsid w:val="008011F0"/>
    <w:rsid w:val="008023CC"/>
    <w:rsid w:val="00802E04"/>
    <w:rsid w:val="00805E8A"/>
    <w:rsid w:val="00814FA3"/>
    <w:rsid w:val="00815432"/>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6AF"/>
    <w:rsid w:val="0085175B"/>
    <w:rsid w:val="00851821"/>
    <w:rsid w:val="008520DA"/>
    <w:rsid w:val="00853BE1"/>
    <w:rsid w:val="00853FE9"/>
    <w:rsid w:val="00855E9C"/>
    <w:rsid w:val="00856AC6"/>
    <w:rsid w:val="00866437"/>
    <w:rsid w:val="008665DE"/>
    <w:rsid w:val="00866F54"/>
    <w:rsid w:val="00867BFE"/>
    <w:rsid w:val="00867ECE"/>
    <w:rsid w:val="0087401A"/>
    <w:rsid w:val="00876BB8"/>
    <w:rsid w:val="00880C29"/>
    <w:rsid w:val="008834B8"/>
    <w:rsid w:val="0088459A"/>
    <w:rsid w:val="00885D01"/>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0925"/>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4E1"/>
    <w:rsid w:val="00927D9C"/>
    <w:rsid w:val="009310E5"/>
    <w:rsid w:val="00934507"/>
    <w:rsid w:val="00935DE3"/>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09B"/>
    <w:rsid w:val="00987F56"/>
    <w:rsid w:val="00991A9F"/>
    <w:rsid w:val="009A0D97"/>
    <w:rsid w:val="009A4CC7"/>
    <w:rsid w:val="009A702D"/>
    <w:rsid w:val="009A768B"/>
    <w:rsid w:val="009B02D8"/>
    <w:rsid w:val="009B394B"/>
    <w:rsid w:val="009B619B"/>
    <w:rsid w:val="009B7B52"/>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0C66"/>
    <w:rsid w:val="00A222BD"/>
    <w:rsid w:val="00A224CF"/>
    <w:rsid w:val="00A27AA1"/>
    <w:rsid w:val="00A32A8D"/>
    <w:rsid w:val="00A33849"/>
    <w:rsid w:val="00A33881"/>
    <w:rsid w:val="00A350B8"/>
    <w:rsid w:val="00A35838"/>
    <w:rsid w:val="00A373DC"/>
    <w:rsid w:val="00A3799C"/>
    <w:rsid w:val="00A40E06"/>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55E6F"/>
    <w:rsid w:val="00A60558"/>
    <w:rsid w:val="00A60DDC"/>
    <w:rsid w:val="00A62FF9"/>
    <w:rsid w:val="00A63D49"/>
    <w:rsid w:val="00A66481"/>
    <w:rsid w:val="00A7531D"/>
    <w:rsid w:val="00A755AD"/>
    <w:rsid w:val="00A76DFA"/>
    <w:rsid w:val="00A82FD9"/>
    <w:rsid w:val="00A83818"/>
    <w:rsid w:val="00A85B70"/>
    <w:rsid w:val="00A91830"/>
    <w:rsid w:val="00A935C3"/>
    <w:rsid w:val="00A97766"/>
    <w:rsid w:val="00AA5621"/>
    <w:rsid w:val="00AA6412"/>
    <w:rsid w:val="00AA6FA9"/>
    <w:rsid w:val="00AB2670"/>
    <w:rsid w:val="00AB4D04"/>
    <w:rsid w:val="00AB6444"/>
    <w:rsid w:val="00AC213E"/>
    <w:rsid w:val="00AC45AF"/>
    <w:rsid w:val="00AC47FF"/>
    <w:rsid w:val="00AC4FBA"/>
    <w:rsid w:val="00AC76D9"/>
    <w:rsid w:val="00AD45E6"/>
    <w:rsid w:val="00AD73E4"/>
    <w:rsid w:val="00AE3055"/>
    <w:rsid w:val="00AE3640"/>
    <w:rsid w:val="00AE4AB7"/>
    <w:rsid w:val="00AF2FFC"/>
    <w:rsid w:val="00AF4FEE"/>
    <w:rsid w:val="00AF54C6"/>
    <w:rsid w:val="00AF56FF"/>
    <w:rsid w:val="00B01823"/>
    <w:rsid w:val="00B02E1A"/>
    <w:rsid w:val="00B032F4"/>
    <w:rsid w:val="00B049C1"/>
    <w:rsid w:val="00B0522B"/>
    <w:rsid w:val="00B0581C"/>
    <w:rsid w:val="00B10C96"/>
    <w:rsid w:val="00B10EF5"/>
    <w:rsid w:val="00B20118"/>
    <w:rsid w:val="00B2255D"/>
    <w:rsid w:val="00B22E72"/>
    <w:rsid w:val="00B26C18"/>
    <w:rsid w:val="00B31482"/>
    <w:rsid w:val="00B36057"/>
    <w:rsid w:val="00B36303"/>
    <w:rsid w:val="00B42139"/>
    <w:rsid w:val="00B428B1"/>
    <w:rsid w:val="00B42C8D"/>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9674B"/>
    <w:rsid w:val="00BA584B"/>
    <w:rsid w:val="00BA5A45"/>
    <w:rsid w:val="00BB5D9A"/>
    <w:rsid w:val="00BC248F"/>
    <w:rsid w:val="00BC2D07"/>
    <w:rsid w:val="00BD0CC1"/>
    <w:rsid w:val="00BD318D"/>
    <w:rsid w:val="00BE047B"/>
    <w:rsid w:val="00BE0FC8"/>
    <w:rsid w:val="00BE0FF9"/>
    <w:rsid w:val="00BE118B"/>
    <w:rsid w:val="00BE2591"/>
    <w:rsid w:val="00BE3CA2"/>
    <w:rsid w:val="00BE3E24"/>
    <w:rsid w:val="00BE547F"/>
    <w:rsid w:val="00BE5757"/>
    <w:rsid w:val="00BE7F22"/>
    <w:rsid w:val="00BF003A"/>
    <w:rsid w:val="00BF0895"/>
    <w:rsid w:val="00BF11E2"/>
    <w:rsid w:val="00BF2065"/>
    <w:rsid w:val="00BF2652"/>
    <w:rsid w:val="00BF39FE"/>
    <w:rsid w:val="00BF4985"/>
    <w:rsid w:val="00BF5C42"/>
    <w:rsid w:val="00BF66C1"/>
    <w:rsid w:val="00BF6D98"/>
    <w:rsid w:val="00C0091D"/>
    <w:rsid w:val="00C00C9D"/>
    <w:rsid w:val="00C03440"/>
    <w:rsid w:val="00C04601"/>
    <w:rsid w:val="00C06A1E"/>
    <w:rsid w:val="00C06BC0"/>
    <w:rsid w:val="00C114E5"/>
    <w:rsid w:val="00C11CD8"/>
    <w:rsid w:val="00C12DEF"/>
    <w:rsid w:val="00C13120"/>
    <w:rsid w:val="00C13F40"/>
    <w:rsid w:val="00C26849"/>
    <w:rsid w:val="00C32E3B"/>
    <w:rsid w:val="00C366C6"/>
    <w:rsid w:val="00C37095"/>
    <w:rsid w:val="00C372E6"/>
    <w:rsid w:val="00C40305"/>
    <w:rsid w:val="00C420C3"/>
    <w:rsid w:val="00C43566"/>
    <w:rsid w:val="00C445B4"/>
    <w:rsid w:val="00C46481"/>
    <w:rsid w:val="00C46F7C"/>
    <w:rsid w:val="00C47ED2"/>
    <w:rsid w:val="00C501EB"/>
    <w:rsid w:val="00C50D69"/>
    <w:rsid w:val="00C5199E"/>
    <w:rsid w:val="00C55C09"/>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66BA"/>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07DBB"/>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5F71"/>
    <w:rsid w:val="00D700D7"/>
    <w:rsid w:val="00D74340"/>
    <w:rsid w:val="00D84DA5"/>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2E3C"/>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3404"/>
    <w:rsid w:val="00E54928"/>
    <w:rsid w:val="00E55CE8"/>
    <w:rsid w:val="00E56252"/>
    <w:rsid w:val="00E61D60"/>
    <w:rsid w:val="00E62AA4"/>
    <w:rsid w:val="00E648EC"/>
    <w:rsid w:val="00E65BE7"/>
    <w:rsid w:val="00E717C9"/>
    <w:rsid w:val="00E73703"/>
    <w:rsid w:val="00E738B7"/>
    <w:rsid w:val="00E753A6"/>
    <w:rsid w:val="00E76CBA"/>
    <w:rsid w:val="00E859C3"/>
    <w:rsid w:val="00E85B0E"/>
    <w:rsid w:val="00E87900"/>
    <w:rsid w:val="00E87BB4"/>
    <w:rsid w:val="00E90C22"/>
    <w:rsid w:val="00E951D4"/>
    <w:rsid w:val="00E9565C"/>
    <w:rsid w:val="00E9570A"/>
    <w:rsid w:val="00E95BBF"/>
    <w:rsid w:val="00EA0630"/>
    <w:rsid w:val="00EA68D1"/>
    <w:rsid w:val="00EB56A8"/>
    <w:rsid w:val="00EB56EB"/>
    <w:rsid w:val="00EC1B84"/>
    <w:rsid w:val="00EC26E7"/>
    <w:rsid w:val="00EC29AF"/>
    <w:rsid w:val="00EC5ADE"/>
    <w:rsid w:val="00ED0183"/>
    <w:rsid w:val="00ED020E"/>
    <w:rsid w:val="00ED0395"/>
    <w:rsid w:val="00ED4A8A"/>
    <w:rsid w:val="00ED4F90"/>
    <w:rsid w:val="00ED6CC2"/>
    <w:rsid w:val="00EE133F"/>
    <w:rsid w:val="00EE3658"/>
    <w:rsid w:val="00EE37A1"/>
    <w:rsid w:val="00EE3AD7"/>
    <w:rsid w:val="00EE66DE"/>
    <w:rsid w:val="00EF0D64"/>
    <w:rsid w:val="00EF2052"/>
    <w:rsid w:val="00EF52C0"/>
    <w:rsid w:val="00EF7082"/>
    <w:rsid w:val="00EF7162"/>
    <w:rsid w:val="00EF7D1A"/>
    <w:rsid w:val="00F002AD"/>
    <w:rsid w:val="00F0139F"/>
    <w:rsid w:val="00F054CD"/>
    <w:rsid w:val="00F054F2"/>
    <w:rsid w:val="00F0555A"/>
    <w:rsid w:val="00F0556F"/>
    <w:rsid w:val="00F132D4"/>
    <w:rsid w:val="00F1399B"/>
    <w:rsid w:val="00F139C2"/>
    <w:rsid w:val="00F1731D"/>
    <w:rsid w:val="00F2399A"/>
    <w:rsid w:val="00F249C7"/>
    <w:rsid w:val="00F25820"/>
    <w:rsid w:val="00F263CA"/>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2AFF"/>
    <w:rsid w:val="00F5357A"/>
    <w:rsid w:val="00F535A1"/>
    <w:rsid w:val="00F53964"/>
    <w:rsid w:val="00F553C5"/>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3C2D"/>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25080-C41A-4FFA-9175-518F8B84F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93C76599.dotm</Template>
  <TotalTime>31</TotalTime>
  <Pages>40</Pages>
  <Words>8918</Words>
  <Characters>50839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6</cp:revision>
  <cp:lastPrinted>2012-09-05T18:25:00Z</cp:lastPrinted>
  <dcterms:created xsi:type="dcterms:W3CDTF">2012-09-05T18:01:00Z</dcterms:created>
  <dcterms:modified xsi:type="dcterms:W3CDTF">2012-09-05T18:32:00Z</dcterms:modified>
</cp:coreProperties>
</file>