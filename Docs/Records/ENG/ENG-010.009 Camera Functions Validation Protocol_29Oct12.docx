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5F87" w:rsidRPr="00D73B7B" w:rsidRDefault="008B0CD9" w:rsidP="001A5F87">
      <w:pPr>
        <w:rPr>
          <w:rFonts w:cs="Times New Roman"/>
          <w:b/>
          <w:sz w:val="24"/>
          <w:szCs w:val="24"/>
        </w:rPr>
      </w:pPr>
      <w:r w:rsidRPr="00D73B7B">
        <w:rPr>
          <w:rFonts w:cs="Times New Roman"/>
          <w:b/>
          <w:sz w:val="24"/>
          <w:szCs w:val="24"/>
        </w:rPr>
        <w:t>Ap</w:t>
      </w:r>
      <w:r w:rsidR="001A5F87" w:rsidRPr="00D73B7B">
        <w:rPr>
          <w:rFonts w:cs="Times New Roman"/>
          <w:b/>
          <w:sz w:val="24"/>
          <w:szCs w:val="24"/>
        </w:rPr>
        <w:t>proval Signatures:</w:t>
      </w:r>
    </w:p>
    <w:p w:rsidR="001A5F87" w:rsidRPr="00D73B7B" w:rsidRDefault="001A5F87" w:rsidP="00BA50F7">
      <w:pPr>
        <w:spacing w:after="0"/>
        <w:rPr>
          <w:rFonts w:cs="Times New Roman"/>
          <w:b/>
          <w:sz w:val="24"/>
          <w:szCs w:val="24"/>
        </w:rPr>
      </w:pPr>
      <w:r>
        <w:rPr>
          <w:rFonts w:cs="Times New Roman"/>
          <w:b/>
          <w:sz w:val="24"/>
          <w:szCs w:val="24"/>
        </w:rPr>
        <w:t>Author</w:t>
      </w:r>
    </w:p>
    <w:tbl>
      <w:tblPr>
        <w:tblStyle w:val="TableGrid"/>
        <w:tblW w:w="0" w:type="auto"/>
        <w:tblLook w:val="04A0" w:firstRow="1" w:lastRow="0" w:firstColumn="1" w:lastColumn="0" w:noHBand="0" w:noVBand="1"/>
      </w:tblPr>
      <w:tblGrid>
        <w:gridCol w:w="1818"/>
        <w:gridCol w:w="2970"/>
        <w:gridCol w:w="3510"/>
        <w:gridCol w:w="1278"/>
      </w:tblGrid>
      <w:tr w:rsidR="001A5F87" w:rsidRPr="00D73B7B" w:rsidTr="00BA50F7">
        <w:tc>
          <w:tcPr>
            <w:tcW w:w="1818" w:type="dxa"/>
          </w:tcPr>
          <w:p w:rsidR="001A5F87" w:rsidRPr="00D73B7B" w:rsidRDefault="001A5F87" w:rsidP="00BA50F7">
            <w:pPr>
              <w:tabs>
                <w:tab w:val="left" w:pos="5040"/>
              </w:tabs>
              <w:jc w:val="center"/>
              <w:rPr>
                <w:b/>
                <w:sz w:val="24"/>
                <w:szCs w:val="24"/>
              </w:rPr>
            </w:pPr>
            <w:r w:rsidRPr="00D73B7B">
              <w:rPr>
                <w:b/>
                <w:sz w:val="24"/>
                <w:szCs w:val="24"/>
              </w:rPr>
              <w:t>Department</w:t>
            </w:r>
          </w:p>
        </w:tc>
        <w:tc>
          <w:tcPr>
            <w:tcW w:w="2970" w:type="dxa"/>
          </w:tcPr>
          <w:p w:rsidR="001A5F87" w:rsidRPr="00D73B7B" w:rsidRDefault="001A5F87" w:rsidP="00BA50F7">
            <w:pPr>
              <w:tabs>
                <w:tab w:val="left" w:pos="5040"/>
              </w:tabs>
              <w:jc w:val="center"/>
              <w:rPr>
                <w:b/>
                <w:sz w:val="24"/>
                <w:szCs w:val="24"/>
              </w:rPr>
            </w:pPr>
            <w:r w:rsidRPr="00D73B7B">
              <w:rPr>
                <w:b/>
                <w:sz w:val="24"/>
                <w:szCs w:val="24"/>
              </w:rPr>
              <w:t>Name</w:t>
            </w:r>
          </w:p>
        </w:tc>
        <w:tc>
          <w:tcPr>
            <w:tcW w:w="3510" w:type="dxa"/>
          </w:tcPr>
          <w:p w:rsidR="001A5F87" w:rsidRPr="00D73B7B" w:rsidRDefault="001A5F87" w:rsidP="00BA50F7">
            <w:pPr>
              <w:tabs>
                <w:tab w:val="left" w:pos="5040"/>
              </w:tabs>
              <w:jc w:val="center"/>
              <w:rPr>
                <w:b/>
                <w:sz w:val="24"/>
                <w:szCs w:val="24"/>
              </w:rPr>
            </w:pPr>
            <w:r w:rsidRPr="00D73B7B">
              <w:rPr>
                <w:b/>
                <w:sz w:val="24"/>
                <w:szCs w:val="24"/>
              </w:rPr>
              <w:t>Signature</w:t>
            </w:r>
          </w:p>
        </w:tc>
        <w:tc>
          <w:tcPr>
            <w:tcW w:w="1278" w:type="dxa"/>
          </w:tcPr>
          <w:p w:rsidR="001A5F87" w:rsidRPr="00D73B7B" w:rsidRDefault="001A5F87" w:rsidP="00BA50F7">
            <w:pPr>
              <w:tabs>
                <w:tab w:val="left" w:pos="5040"/>
              </w:tabs>
              <w:jc w:val="center"/>
              <w:rPr>
                <w:b/>
                <w:sz w:val="24"/>
                <w:szCs w:val="24"/>
              </w:rPr>
            </w:pPr>
            <w:r w:rsidRPr="00D73B7B">
              <w:rPr>
                <w:b/>
                <w:sz w:val="24"/>
                <w:szCs w:val="24"/>
              </w:rPr>
              <w:t>Date</w:t>
            </w:r>
          </w:p>
        </w:tc>
      </w:tr>
      <w:tr w:rsidR="001A5F87" w:rsidRPr="00D73B7B" w:rsidTr="00BA50F7">
        <w:trPr>
          <w:trHeight w:val="720"/>
        </w:trPr>
        <w:tc>
          <w:tcPr>
            <w:tcW w:w="1818" w:type="dxa"/>
            <w:vAlign w:val="center"/>
          </w:tcPr>
          <w:p w:rsidR="001A5F87" w:rsidRPr="00D73B7B" w:rsidRDefault="00996172" w:rsidP="00BA50F7">
            <w:pPr>
              <w:tabs>
                <w:tab w:val="left" w:pos="5040"/>
              </w:tabs>
              <w:jc w:val="center"/>
              <w:rPr>
                <w:b/>
                <w:sz w:val="24"/>
                <w:szCs w:val="24"/>
              </w:rPr>
            </w:pPr>
            <w:r>
              <w:rPr>
                <w:b/>
                <w:sz w:val="24"/>
                <w:szCs w:val="24"/>
              </w:rPr>
              <w:t>IT</w:t>
            </w:r>
          </w:p>
        </w:tc>
        <w:tc>
          <w:tcPr>
            <w:tcW w:w="2970" w:type="dxa"/>
            <w:vAlign w:val="center"/>
          </w:tcPr>
          <w:p w:rsidR="001A5F87" w:rsidRPr="00D73B7B" w:rsidRDefault="00996172" w:rsidP="00BA50F7">
            <w:pPr>
              <w:tabs>
                <w:tab w:val="left" w:pos="5040"/>
              </w:tabs>
              <w:jc w:val="center"/>
              <w:rPr>
                <w:b/>
                <w:sz w:val="24"/>
                <w:szCs w:val="24"/>
              </w:rPr>
            </w:pPr>
            <w:r>
              <w:rPr>
                <w:b/>
                <w:sz w:val="24"/>
                <w:szCs w:val="24"/>
              </w:rPr>
              <w:t>Andrew Mason</w:t>
            </w:r>
          </w:p>
        </w:tc>
        <w:tc>
          <w:tcPr>
            <w:tcW w:w="3510" w:type="dxa"/>
          </w:tcPr>
          <w:p w:rsidR="001A5F87" w:rsidRPr="00D73B7B" w:rsidRDefault="001A5F87" w:rsidP="00BA50F7">
            <w:pPr>
              <w:tabs>
                <w:tab w:val="left" w:pos="5040"/>
              </w:tabs>
              <w:jc w:val="center"/>
              <w:rPr>
                <w:b/>
                <w:sz w:val="24"/>
                <w:szCs w:val="24"/>
              </w:rPr>
            </w:pPr>
          </w:p>
        </w:tc>
        <w:tc>
          <w:tcPr>
            <w:tcW w:w="1278" w:type="dxa"/>
          </w:tcPr>
          <w:p w:rsidR="001A5F87" w:rsidRPr="00D73B7B" w:rsidRDefault="001A5F87" w:rsidP="00BA50F7">
            <w:pPr>
              <w:tabs>
                <w:tab w:val="left" w:pos="5040"/>
              </w:tabs>
              <w:jc w:val="center"/>
              <w:rPr>
                <w:b/>
                <w:sz w:val="24"/>
                <w:szCs w:val="24"/>
              </w:rPr>
            </w:pPr>
          </w:p>
        </w:tc>
      </w:tr>
    </w:tbl>
    <w:p w:rsidR="00996172" w:rsidRDefault="00996172" w:rsidP="00BA50F7">
      <w:pPr>
        <w:spacing w:after="0"/>
        <w:rPr>
          <w:rFonts w:cs="Times New Roman"/>
          <w:b/>
          <w:sz w:val="24"/>
          <w:szCs w:val="24"/>
        </w:rPr>
      </w:pPr>
    </w:p>
    <w:p w:rsidR="001A5F87" w:rsidRPr="00D73B7B" w:rsidRDefault="001A5F87" w:rsidP="00BA50F7">
      <w:pPr>
        <w:spacing w:after="0"/>
        <w:rPr>
          <w:rFonts w:cs="Times New Roman"/>
          <w:b/>
          <w:sz w:val="24"/>
          <w:szCs w:val="24"/>
        </w:rPr>
      </w:pPr>
      <w:r>
        <w:rPr>
          <w:rFonts w:cs="Times New Roman"/>
          <w:b/>
          <w:sz w:val="24"/>
          <w:szCs w:val="24"/>
        </w:rPr>
        <w:t>Approvers</w:t>
      </w:r>
    </w:p>
    <w:tbl>
      <w:tblPr>
        <w:tblStyle w:val="TableGrid"/>
        <w:tblW w:w="0" w:type="auto"/>
        <w:tblLook w:val="04A0" w:firstRow="1" w:lastRow="0" w:firstColumn="1" w:lastColumn="0" w:noHBand="0" w:noVBand="1"/>
      </w:tblPr>
      <w:tblGrid>
        <w:gridCol w:w="1818"/>
        <w:gridCol w:w="2970"/>
        <w:gridCol w:w="3510"/>
        <w:gridCol w:w="1278"/>
      </w:tblGrid>
      <w:tr w:rsidR="008B0CD9" w:rsidRPr="00D73B7B" w:rsidTr="003141D0">
        <w:tc>
          <w:tcPr>
            <w:tcW w:w="1818" w:type="dxa"/>
          </w:tcPr>
          <w:p w:rsidR="008B0CD9" w:rsidRPr="00D73B7B" w:rsidRDefault="008B0CD9" w:rsidP="003141D0">
            <w:pPr>
              <w:tabs>
                <w:tab w:val="left" w:pos="5040"/>
              </w:tabs>
              <w:jc w:val="center"/>
              <w:rPr>
                <w:b/>
                <w:sz w:val="24"/>
                <w:szCs w:val="24"/>
              </w:rPr>
            </w:pPr>
            <w:r w:rsidRPr="00D73B7B">
              <w:rPr>
                <w:b/>
                <w:sz w:val="24"/>
                <w:szCs w:val="24"/>
              </w:rPr>
              <w:t>Department</w:t>
            </w:r>
          </w:p>
        </w:tc>
        <w:tc>
          <w:tcPr>
            <w:tcW w:w="2970" w:type="dxa"/>
          </w:tcPr>
          <w:p w:rsidR="008B0CD9" w:rsidRPr="00D73B7B" w:rsidRDefault="008B0CD9" w:rsidP="003141D0">
            <w:pPr>
              <w:tabs>
                <w:tab w:val="left" w:pos="5040"/>
              </w:tabs>
              <w:jc w:val="center"/>
              <w:rPr>
                <w:b/>
                <w:sz w:val="24"/>
                <w:szCs w:val="24"/>
              </w:rPr>
            </w:pPr>
            <w:r w:rsidRPr="00D73B7B">
              <w:rPr>
                <w:b/>
                <w:sz w:val="24"/>
                <w:szCs w:val="24"/>
              </w:rPr>
              <w:t>Name</w:t>
            </w:r>
          </w:p>
        </w:tc>
        <w:tc>
          <w:tcPr>
            <w:tcW w:w="3510" w:type="dxa"/>
          </w:tcPr>
          <w:p w:rsidR="008B0CD9" w:rsidRPr="00D73B7B" w:rsidRDefault="008B0CD9" w:rsidP="003141D0">
            <w:pPr>
              <w:tabs>
                <w:tab w:val="left" w:pos="5040"/>
              </w:tabs>
              <w:jc w:val="center"/>
              <w:rPr>
                <w:b/>
                <w:sz w:val="24"/>
                <w:szCs w:val="24"/>
              </w:rPr>
            </w:pPr>
            <w:r w:rsidRPr="00D73B7B">
              <w:rPr>
                <w:b/>
                <w:sz w:val="24"/>
                <w:szCs w:val="24"/>
              </w:rPr>
              <w:t>Signature</w:t>
            </w:r>
          </w:p>
        </w:tc>
        <w:tc>
          <w:tcPr>
            <w:tcW w:w="1278" w:type="dxa"/>
          </w:tcPr>
          <w:p w:rsidR="008B0CD9" w:rsidRPr="00D73B7B" w:rsidRDefault="008B0CD9" w:rsidP="003141D0">
            <w:pPr>
              <w:tabs>
                <w:tab w:val="left" w:pos="5040"/>
              </w:tabs>
              <w:jc w:val="center"/>
              <w:rPr>
                <w:b/>
                <w:sz w:val="24"/>
                <w:szCs w:val="24"/>
              </w:rPr>
            </w:pPr>
            <w:r w:rsidRPr="00D73B7B">
              <w:rPr>
                <w:b/>
                <w:sz w:val="24"/>
                <w:szCs w:val="24"/>
              </w:rPr>
              <w:t>Date</w:t>
            </w:r>
          </w:p>
        </w:tc>
      </w:tr>
      <w:tr w:rsidR="008B0CD9" w:rsidRPr="00D73B7B" w:rsidTr="003141D0">
        <w:trPr>
          <w:trHeight w:val="720"/>
        </w:trPr>
        <w:tc>
          <w:tcPr>
            <w:tcW w:w="1818" w:type="dxa"/>
            <w:vAlign w:val="center"/>
          </w:tcPr>
          <w:p w:rsidR="008B0CD9" w:rsidRPr="00D73B7B" w:rsidRDefault="00ED3001" w:rsidP="003141D0">
            <w:pPr>
              <w:tabs>
                <w:tab w:val="left" w:pos="5040"/>
              </w:tabs>
              <w:jc w:val="center"/>
              <w:rPr>
                <w:b/>
                <w:sz w:val="24"/>
                <w:szCs w:val="24"/>
              </w:rPr>
            </w:pPr>
            <w:r>
              <w:rPr>
                <w:b/>
                <w:sz w:val="24"/>
                <w:szCs w:val="24"/>
              </w:rPr>
              <w:t>EXEC</w:t>
            </w:r>
          </w:p>
        </w:tc>
        <w:tc>
          <w:tcPr>
            <w:tcW w:w="2970" w:type="dxa"/>
            <w:vAlign w:val="center"/>
          </w:tcPr>
          <w:p w:rsidR="008B0CD9" w:rsidRPr="00D73B7B" w:rsidRDefault="00996172" w:rsidP="003141D0">
            <w:pPr>
              <w:tabs>
                <w:tab w:val="left" w:pos="5040"/>
              </w:tabs>
              <w:jc w:val="center"/>
              <w:rPr>
                <w:b/>
                <w:sz w:val="24"/>
                <w:szCs w:val="24"/>
              </w:rPr>
            </w:pPr>
            <w:r>
              <w:rPr>
                <w:b/>
                <w:sz w:val="24"/>
                <w:szCs w:val="24"/>
              </w:rPr>
              <w:t>Dr. Nancy Rizzo</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996172" w:rsidP="00ED3001">
            <w:pPr>
              <w:tabs>
                <w:tab w:val="left" w:pos="5040"/>
              </w:tabs>
              <w:jc w:val="center"/>
              <w:rPr>
                <w:b/>
                <w:sz w:val="24"/>
                <w:szCs w:val="24"/>
              </w:rPr>
            </w:pPr>
            <w:r>
              <w:rPr>
                <w:b/>
                <w:sz w:val="24"/>
                <w:szCs w:val="24"/>
              </w:rPr>
              <w:t>Q</w:t>
            </w:r>
            <w:r w:rsidR="00ED3001">
              <w:rPr>
                <w:b/>
                <w:sz w:val="24"/>
                <w:szCs w:val="24"/>
              </w:rPr>
              <w:t>A</w:t>
            </w:r>
          </w:p>
        </w:tc>
        <w:tc>
          <w:tcPr>
            <w:tcW w:w="2970" w:type="dxa"/>
            <w:vAlign w:val="center"/>
          </w:tcPr>
          <w:p w:rsidR="008B0CD9" w:rsidRPr="00D73B7B" w:rsidRDefault="00996172" w:rsidP="00D73B7B">
            <w:pPr>
              <w:tabs>
                <w:tab w:val="left" w:pos="5040"/>
              </w:tabs>
              <w:jc w:val="center"/>
              <w:rPr>
                <w:b/>
                <w:sz w:val="24"/>
                <w:szCs w:val="24"/>
              </w:rPr>
            </w:pPr>
            <w:r>
              <w:rPr>
                <w:b/>
                <w:sz w:val="24"/>
                <w:szCs w:val="24"/>
              </w:rPr>
              <w:t>Scott Pletzer</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r w:rsidR="008B0CD9" w:rsidRPr="00D73B7B" w:rsidTr="003141D0">
        <w:trPr>
          <w:trHeight w:val="720"/>
        </w:trPr>
        <w:tc>
          <w:tcPr>
            <w:tcW w:w="1818" w:type="dxa"/>
            <w:vAlign w:val="center"/>
          </w:tcPr>
          <w:p w:rsidR="008B0CD9" w:rsidRPr="00D73B7B" w:rsidRDefault="00ED3001" w:rsidP="003141D0">
            <w:pPr>
              <w:tabs>
                <w:tab w:val="left" w:pos="5040"/>
              </w:tabs>
              <w:jc w:val="center"/>
              <w:rPr>
                <w:b/>
                <w:sz w:val="24"/>
                <w:szCs w:val="24"/>
              </w:rPr>
            </w:pPr>
            <w:r>
              <w:rPr>
                <w:b/>
                <w:sz w:val="24"/>
                <w:szCs w:val="24"/>
              </w:rPr>
              <w:t>OPS</w:t>
            </w:r>
          </w:p>
        </w:tc>
        <w:tc>
          <w:tcPr>
            <w:tcW w:w="2970" w:type="dxa"/>
            <w:vAlign w:val="center"/>
          </w:tcPr>
          <w:p w:rsidR="008B0CD9" w:rsidRPr="00D73B7B" w:rsidRDefault="00ED3001" w:rsidP="003141D0">
            <w:pPr>
              <w:tabs>
                <w:tab w:val="left" w:pos="5040"/>
              </w:tabs>
              <w:jc w:val="center"/>
              <w:rPr>
                <w:b/>
                <w:sz w:val="24"/>
                <w:szCs w:val="24"/>
              </w:rPr>
            </w:pPr>
            <w:r>
              <w:rPr>
                <w:b/>
                <w:sz w:val="24"/>
                <w:szCs w:val="24"/>
              </w:rPr>
              <w:t>Michael Stowell</w:t>
            </w:r>
          </w:p>
        </w:tc>
        <w:tc>
          <w:tcPr>
            <w:tcW w:w="3510" w:type="dxa"/>
          </w:tcPr>
          <w:p w:rsidR="008B0CD9" w:rsidRPr="00D73B7B" w:rsidRDefault="008B0CD9" w:rsidP="003141D0">
            <w:pPr>
              <w:tabs>
                <w:tab w:val="left" w:pos="5040"/>
              </w:tabs>
              <w:jc w:val="center"/>
              <w:rPr>
                <w:b/>
                <w:sz w:val="24"/>
                <w:szCs w:val="24"/>
              </w:rPr>
            </w:pPr>
          </w:p>
        </w:tc>
        <w:tc>
          <w:tcPr>
            <w:tcW w:w="1278" w:type="dxa"/>
          </w:tcPr>
          <w:p w:rsidR="008B0CD9" w:rsidRPr="00D73B7B" w:rsidRDefault="008B0CD9" w:rsidP="003141D0">
            <w:pPr>
              <w:tabs>
                <w:tab w:val="left" w:pos="5040"/>
              </w:tabs>
              <w:jc w:val="center"/>
              <w:rPr>
                <w:b/>
                <w:sz w:val="24"/>
                <w:szCs w:val="24"/>
              </w:rPr>
            </w:pPr>
          </w:p>
        </w:tc>
      </w:tr>
    </w:tbl>
    <w:p w:rsidR="008B0CD9" w:rsidRPr="00D73B7B" w:rsidRDefault="008B0CD9" w:rsidP="008B0CD9">
      <w:pPr>
        <w:rPr>
          <w:rFonts w:cs="Times New Roman"/>
          <w:b/>
          <w:sz w:val="24"/>
          <w:szCs w:val="24"/>
        </w:rPr>
      </w:pPr>
    </w:p>
    <w:p w:rsidR="00026FB5" w:rsidRDefault="00026FB5" w:rsidP="00BA50F7">
      <w:pPr>
        <w:spacing w:after="0"/>
        <w:rPr>
          <w:rFonts w:ascii="Calibri" w:hAnsi="Calibri" w:cs="Calibri"/>
          <w:b/>
          <w:bCs/>
          <w:sz w:val="24"/>
          <w:szCs w:val="24"/>
        </w:rPr>
      </w:pPr>
      <w:r w:rsidRPr="00026FB5">
        <w:rPr>
          <w:rFonts w:ascii="Calibri" w:hAnsi="Calibri" w:cs="Calibri"/>
          <w:b/>
          <w:bCs/>
          <w:sz w:val="24"/>
          <w:szCs w:val="24"/>
        </w:rPr>
        <w:t>Revision History</w:t>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Change w:id="0" w:author="Scott Pletzer" w:date="2012-11-01T14:31:00Z">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PrChange>
      </w:tblPr>
      <w:tblGrid>
        <w:gridCol w:w="1080"/>
        <w:gridCol w:w="1170"/>
        <w:gridCol w:w="5670"/>
        <w:gridCol w:w="1620"/>
        <w:tblGridChange w:id="1">
          <w:tblGrid>
            <w:gridCol w:w="1080"/>
            <w:gridCol w:w="1080"/>
            <w:gridCol w:w="5760"/>
            <w:gridCol w:w="1620"/>
          </w:tblGrid>
        </w:tblGridChange>
      </w:tblGrid>
      <w:tr w:rsidR="00184AE4" w:rsidRPr="00E12FFA" w:rsidTr="003A5014">
        <w:trPr>
          <w:cantSplit/>
          <w:trHeight w:val="845"/>
          <w:tblHeader/>
          <w:trPrChange w:id="2" w:author="Scott Pletzer" w:date="2012-11-01T14:31:00Z">
            <w:trPr>
              <w:cantSplit/>
              <w:trHeight w:val="845"/>
              <w:tblHeader/>
            </w:trPr>
          </w:trPrChange>
        </w:trPr>
        <w:tc>
          <w:tcPr>
            <w:tcW w:w="1080" w:type="dxa"/>
            <w:tcBorders>
              <w:top w:val="single" w:sz="4" w:space="0" w:color="auto"/>
              <w:left w:val="single" w:sz="4" w:space="0" w:color="auto"/>
              <w:bottom w:val="single" w:sz="4" w:space="0" w:color="auto"/>
              <w:right w:val="single" w:sz="4" w:space="0" w:color="auto"/>
            </w:tcBorders>
            <w:shd w:val="clear" w:color="auto" w:fill="auto"/>
            <w:tcPrChange w:id="3" w:author="Scott Pletzer" w:date="2012-11-01T14:31:00Z">
              <w:tcPr>
                <w:tcW w:w="1080" w:type="dxa"/>
                <w:tcBorders>
                  <w:top w:val="single" w:sz="4" w:space="0" w:color="auto"/>
                  <w:left w:val="single" w:sz="4" w:space="0" w:color="auto"/>
                  <w:bottom w:val="single" w:sz="4" w:space="0" w:color="auto"/>
                  <w:right w:val="single" w:sz="4" w:space="0" w:color="auto"/>
                </w:tcBorders>
                <w:shd w:val="clear" w:color="auto" w:fill="auto"/>
              </w:tcPr>
            </w:tcPrChange>
          </w:tcPr>
          <w:p w:rsidR="00184AE4" w:rsidRPr="00E12FFA" w:rsidRDefault="00184AE4" w:rsidP="0060236F">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170" w:type="dxa"/>
            <w:tcBorders>
              <w:top w:val="single" w:sz="4" w:space="0" w:color="auto"/>
              <w:left w:val="single" w:sz="4" w:space="0" w:color="auto"/>
              <w:bottom w:val="single" w:sz="4" w:space="0" w:color="auto"/>
              <w:right w:val="single" w:sz="4" w:space="0" w:color="auto"/>
            </w:tcBorders>
            <w:shd w:val="clear" w:color="auto" w:fill="auto"/>
            <w:tcPrChange w:id="4" w:author="Scott Pletzer" w:date="2012-11-01T14:31:00Z">
              <w:tcPr>
                <w:tcW w:w="1080" w:type="dxa"/>
                <w:tcBorders>
                  <w:top w:val="single" w:sz="4" w:space="0" w:color="auto"/>
                  <w:left w:val="single" w:sz="4" w:space="0" w:color="auto"/>
                  <w:bottom w:val="single" w:sz="4" w:space="0" w:color="auto"/>
                  <w:right w:val="single" w:sz="4" w:space="0" w:color="auto"/>
                </w:tcBorders>
                <w:shd w:val="clear" w:color="auto" w:fill="auto"/>
              </w:tcPr>
            </w:tcPrChange>
          </w:tcPr>
          <w:p w:rsidR="00184AE4" w:rsidRPr="00E12FFA" w:rsidRDefault="00184AE4" w:rsidP="0060236F">
            <w:pPr>
              <w:spacing w:before="120" w:after="120"/>
              <w:rPr>
                <w:rFonts w:ascii="Calibri" w:hAnsi="Calibri" w:cs="Calibri"/>
                <w:b/>
                <w:sz w:val="24"/>
                <w:szCs w:val="24"/>
              </w:rPr>
            </w:pPr>
            <w:r w:rsidRPr="00E12FFA">
              <w:rPr>
                <w:rFonts w:ascii="Calibri" w:hAnsi="Calibri" w:cs="Calibri"/>
                <w:b/>
                <w:sz w:val="24"/>
                <w:szCs w:val="24"/>
              </w:rPr>
              <w:t>Revision Date</w:t>
            </w:r>
          </w:p>
        </w:tc>
        <w:tc>
          <w:tcPr>
            <w:tcW w:w="5670" w:type="dxa"/>
            <w:tcBorders>
              <w:top w:val="single" w:sz="4" w:space="0" w:color="auto"/>
              <w:left w:val="single" w:sz="4" w:space="0" w:color="auto"/>
              <w:bottom w:val="single" w:sz="4" w:space="0" w:color="auto"/>
              <w:right w:val="single" w:sz="4" w:space="0" w:color="auto"/>
            </w:tcBorders>
            <w:shd w:val="clear" w:color="auto" w:fill="auto"/>
            <w:tcPrChange w:id="5" w:author="Scott Pletzer" w:date="2012-11-01T14:31:00Z">
              <w:tcPr>
                <w:tcW w:w="5760" w:type="dxa"/>
                <w:tcBorders>
                  <w:top w:val="single" w:sz="4" w:space="0" w:color="auto"/>
                  <w:left w:val="single" w:sz="4" w:space="0" w:color="auto"/>
                  <w:bottom w:val="single" w:sz="4" w:space="0" w:color="auto"/>
                  <w:right w:val="single" w:sz="4" w:space="0" w:color="auto"/>
                </w:tcBorders>
                <w:shd w:val="clear" w:color="auto" w:fill="auto"/>
              </w:tcPr>
            </w:tcPrChange>
          </w:tcPr>
          <w:p w:rsidR="00184AE4" w:rsidRPr="00E12FFA" w:rsidRDefault="00184AE4" w:rsidP="0060236F">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auto"/>
            <w:tcPrChange w:id="6" w:author="Scott Pletzer" w:date="2012-11-01T14:31:00Z">
              <w:tcPr>
                <w:tcW w:w="1620" w:type="dxa"/>
                <w:tcBorders>
                  <w:top w:val="single" w:sz="4" w:space="0" w:color="auto"/>
                  <w:left w:val="single" w:sz="4" w:space="0" w:color="auto"/>
                  <w:bottom w:val="single" w:sz="4" w:space="0" w:color="auto"/>
                  <w:right w:val="single" w:sz="4" w:space="0" w:color="auto"/>
                </w:tcBorders>
                <w:shd w:val="clear" w:color="auto" w:fill="auto"/>
              </w:tcPr>
            </w:tcPrChange>
          </w:tcPr>
          <w:p w:rsidR="00184AE4" w:rsidRPr="00E12FFA" w:rsidRDefault="00184AE4" w:rsidP="0060236F">
            <w:pPr>
              <w:spacing w:before="120" w:after="120"/>
              <w:rPr>
                <w:rFonts w:ascii="Calibri" w:hAnsi="Calibri" w:cs="Calibri"/>
                <w:b/>
                <w:sz w:val="24"/>
                <w:szCs w:val="24"/>
              </w:rPr>
            </w:pPr>
            <w:r w:rsidRPr="00E12FFA">
              <w:rPr>
                <w:rFonts w:ascii="Calibri" w:hAnsi="Calibri" w:cs="Calibri"/>
                <w:b/>
                <w:sz w:val="24"/>
                <w:szCs w:val="24"/>
              </w:rPr>
              <w:t>Revised By</w:t>
            </w:r>
          </w:p>
        </w:tc>
      </w:tr>
      <w:tr w:rsidR="00184AE4" w:rsidRPr="00E12FFA" w:rsidTr="003A5014">
        <w:trPr>
          <w:cantSplit/>
          <w:trHeight w:val="845"/>
          <w:tblHeader/>
          <w:trPrChange w:id="7" w:author="Scott Pletzer" w:date="2012-11-01T14:31:00Z">
            <w:trPr>
              <w:cantSplit/>
              <w:trHeight w:val="845"/>
              <w:tblHeader/>
            </w:trPr>
          </w:trPrChange>
        </w:trPr>
        <w:tc>
          <w:tcPr>
            <w:tcW w:w="1080" w:type="dxa"/>
            <w:tcBorders>
              <w:top w:val="single" w:sz="4" w:space="0" w:color="auto"/>
              <w:left w:val="single" w:sz="4" w:space="0" w:color="auto"/>
              <w:bottom w:val="single" w:sz="4" w:space="0" w:color="auto"/>
              <w:right w:val="single" w:sz="4" w:space="0" w:color="auto"/>
            </w:tcBorders>
            <w:shd w:val="clear" w:color="auto" w:fill="auto"/>
            <w:tcPrChange w:id="8" w:author="Scott Pletzer" w:date="2012-11-01T14:31:00Z">
              <w:tcPr>
                <w:tcW w:w="1080" w:type="dxa"/>
                <w:tcBorders>
                  <w:top w:val="single" w:sz="4" w:space="0" w:color="auto"/>
                  <w:left w:val="single" w:sz="4" w:space="0" w:color="auto"/>
                  <w:bottom w:val="single" w:sz="4" w:space="0" w:color="auto"/>
                  <w:right w:val="single" w:sz="4" w:space="0" w:color="auto"/>
                </w:tcBorders>
                <w:shd w:val="clear" w:color="auto" w:fill="auto"/>
              </w:tcPr>
            </w:tcPrChange>
          </w:tcPr>
          <w:p w:rsidR="00184AE4" w:rsidRPr="00184AE4" w:rsidRDefault="00184AE4" w:rsidP="0060236F">
            <w:pPr>
              <w:spacing w:before="120" w:after="120"/>
              <w:jc w:val="center"/>
              <w:rPr>
                <w:rFonts w:ascii="Calibri" w:hAnsi="Calibri" w:cs="Calibri"/>
                <w:sz w:val="24"/>
                <w:szCs w:val="24"/>
              </w:rPr>
            </w:pPr>
            <w:r w:rsidRPr="00184AE4">
              <w:rPr>
                <w:rFonts w:ascii="Calibri" w:hAnsi="Calibri" w:cs="Calibri"/>
                <w:sz w:val="24"/>
                <w:szCs w:val="24"/>
              </w:rPr>
              <w:t>006</w:t>
            </w:r>
          </w:p>
        </w:tc>
        <w:tc>
          <w:tcPr>
            <w:tcW w:w="1170" w:type="dxa"/>
            <w:tcBorders>
              <w:top w:val="single" w:sz="4" w:space="0" w:color="auto"/>
              <w:left w:val="single" w:sz="4" w:space="0" w:color="auto"/>
              <w:bottom w:val="single" w:sz="4" w:space="0" w:color="auto"/>
              <w:right w:val="single" w:sz="4" w:space="0" w:color="auto"/>
            </w:tcBorders>
            <w:shd w:val="clear" w:color="auto" w:fill="auto"/>
            <w:tcPrChange w:id="9" w:author="Scott Pletzer" w:date="2012-11-01T14:31:00Z">
              <w:tcPr>
                <w:tcW w:w="1080" w:type="dxa"/>
                <w:tcBorders>
                  <w:top w:val="single" w:sz="4" w:space="0" w:color="auto"/>
                  <w:left w:val="single" w:sz="4" w:space="0" w:color="auto"/>
                  <w:bottom w:val="single" w:sz="4" w:space="0" w:color="auto"/>
                  <w:right w:val="single" w:sz="4" w:space="0" w:color="auto"/>
                </w:tcBorders>
                <w:shd w:val="clear" w:color="auto" w:fill="auto"/>
              </w:tcPr>
            </w:tcPrChange>
          </w:tcPr>
          <w:p w:rsidR="00184AE4" w:rsidRPr="00184AE4" w:rsidRDefault="00184AE4" w:rsidP="0060236F">
            <w:pPr>
              <w:spacing w:before="120" w:after="120"/>
              <w:rPr>
                <w:rFonts w:ascii="Calibri" w:hAnsi="Calibri" w:cs="Calibri"/>
                <w:sz w:val="24"/>
                <w:szCs w:val="24"/>
              </w:rPr>
            </w:pPr>
            <w:r w:rsidRPr="00184AE4">
              <w:rPr>
                <w:rFonts w:ascii="Calibri" w:hAnsi="Calibri" w:cs="Calibri"/>
                <w:sz w:val="24"/>
                <w:szCs w:val="24"/>
              </w:rPr>
              <w:t>31Jul12</w:t>
            </w:r>
          </w:p>
        </w:tc>
        <w:tc>
          <w:tcPr>
            <w:tcW w:w="5670" w:type="dxa"/>
            <w:tcBorders>
              <w:top w:val="single" w:sz="4" w:space="0" w:color="auto"/>
              <w:left w:val="single" w:sz="4" w:space="0" w:color="auto"/>
              <w:bottom w:val="single" w:sz="4" w:space="0" w:color="auto"/>
              <w:right w:val="single" w:sz="4" w:space="0" w:color="auto"/>
            </w:tcBorders>
            <w:shd w:val="clear" w:color="auto" w:fill="auto"/>
            <w:tcPrChange w:id="10" w:author="Scott Pletzer" w:date="2012-11-01T14:31:00Z">
              <w:tcPr>
                <w:tcW w:w="5760" w:type="dxa"/>
                <w:tcBorders>
                  <w:top w:val="single" w:sz="4" w:space="0" w:color="auto"/>
                  <w:left w:val="single" w:sz="4" w:space="0" w:color="auto"/>
                  <w:bottom w:val="single" w:sz="4" w:space="0" w:color="auto"/>
                  <w:right w:val="single" w:sz="4" w:space="0" w:color="auto"/>
                </w:tcBorders>
                <w:shd w:val="clear" w:color="auto" w:fill="auto"/>
              </w:tcPr>
            </w:tcPrChange>
          </w:tcPr>
          <w:p w:rsidR="00184AE4" w:rsidRPr="00184AE4" w:rsidRDefault="00184AE4" w:rsidP="00DC1350">
            <w:pPr>
              <w:rPr>
                <w:rFonts w:ascii="Calibri" w:hAnsi="Calibri" w:cs="Calibri"/>
                <w:sz w:val="24"/>
                <w:szCs w:val="24"/>
              </w:rPr>
            </w:pPr>
            <w:r w:rsidRPr="00184AE4">
              <w:rPr>
                <w:rFonts w:ascii="Calibri" w:hAnsi="Calibri" w:cs="Calibri"/>
                <w:sz w:val="24"/>
                <w:szCs w:val="24"/>
              </w:rPr>
              <w:t>Version 1.1.1.4 of the ClearView software added the ability for the system to attempt to auto-reconnect to the scanner in the situation where a connection was lost. A new section was added to the script to test this feature in the ‘Calibration’ section of ClearView.</w:t>
            </w:r>
          </w:p>
        </w:tc>
        <w:tc>
          <w:tcPr>
            <w:tcW w:w="1620" w:type="dxa"/>
            <w:tcBorders>
              <w:top w:val="single" w:sz="4" w:space="0" w:color="auto"/>
              <w:left w:val="single" w:sz="4" w:space="0" w:color="auto"/>
              <w:bottom w:val="single" w:sz="4" w:space="0" w:color="auto"/>
              <w:right w:val="single" w:sz="4" w:space="0" w:color="auto"/>
            </w:tcBorders>
            <w:shd w:val="clear" w:color="auto" w:fill="auto"/>
            <w:tcPrChange w:id="11" w:author="Scott Pletzer" w:date="2012-11-01T14:31:00Z">
              <w:tcPr>
                <w:tcW w:w="1620" w:type="dxa"/>
                <w:tcBorders>
                  <w:top w:val="single" w:sz="4" w:space="0" w:color="auto"/>
                  <w:left w:val="single" w:sz="4" w:space="0" w:color="auto"/>
                  <w:bottom w:val="single" w:sz="4" w:space="0" w:color="auto"/>
                  <w:right w:val="single" w:sz="4" w:space="0" w:color="auto"/>
                </w:tcBorders>
                <w:shd w:val="clear" w:color="auto" w:fill="auto"/>
              </w:tcPr>
            </w:tcPrChange>
          </w:tcPr>
          <w:p w:rsidR="00184AE4" w:rsidRPr="00184AE4" w:rsidRDefault="00184AE4" w:rsidP="0060236F">
            <w:pPr>
              <w:spacing w:before="120" w:after="120"/>
              <w:rPr>
                <w:rFonts w:ascii="Calibri" w:hAnsi="Calibri" w:cs="Calibri"/>
                <w:sz w:val="24"/>
                <w:szCs w:val="24"/>
              </w:rPr>
            </w:pPr>
            <w:r w:rsidRPr="00184AE4">
              <w:rPr>
                <w:rFonts w:ascii="Calibri" w:hAnsi="Calibri" w:cs="Calibri"/>
                <w:sz w:val="24"/>
                <w:szCs w:val="24"/>
              </w:rPr>
              <w:t>A. Mason</w:t>
            </w:r>
          </w:p>
        </w:tc>
      </w:tr>
      <w:tr w:rsidR="00184AE4" w:rsidRPr="00E12FFA" w:rsidTr="003A5014">
        <w:trPr>
          <w:cantSplit/>
          <w:trHeight w:val="845"/>
          <w:tblHeader/>
          <w:trPrChange w:id="12" w:author="Scott Pletzer" w:date="2012-11-01T14:31:00Z">
            <w:trPr>
              <w:cantSplit/>
              <w:trHeight w:val="845"/>
              <w:tblHeader/>
            </w:trPr>
          </w:trPrChange>
        </w:trPr>
        <w:tc>
          <w:tcPr>
            <w:tcW w:w="1080" w:type="dxa"/>
            <w:tcBorders>
              <w:top w:val="single" w:sz="4" w:space="0" w:color="auto"/>
              <w:left w:val="single" w:sz="4" w:space="0" w:color="auto"/>
              <w:bottom w:val="single" w:sz="4" w:space="0" w:color="auto"/>
              <w:right w:val="single" w:sz="4" w:space="0" w:color="auto"/>
            </w:tcBorders>
            <w:shd w:val="clear" w:color="auto" w:fill="auto"/>
            <w:tcPrChange w:id="13" w:author="Scott Pletzer" w:date="2012-11-01T14:31:00Z">
              <w:tcPr>
                <w:tcW w:w="1080" w:type="dxa"/>
                <w:tcBorders>
                  <w:top w:val="single" w:sz="4" w:space="0" w:color="auto"/>
                  <w:left w:val="single" w:sz="4" w:space="0" w:color="auto"/>
                  <w:bottom w:val="single" w:sz="4" w:space="0" w:color="auto"/>
                  <w:right w:val="single" w:sz="4" w:space="0" w:color="auto"/>
                </w:tcBorders>
                <w:shd w:val="clear" w:color="auto" w:fill="auto"/>
              </w:tcPr>
            </w:tcPrChange>
          </w:tcPr>
          <w:p w:rsidR="00184AE4" w:rsidRPr="00184AE4" w:rsidRDefault="00184AE4" w:rsidP="0060236F">
            <w:pPr>
              <w:spacing w:before="120" w:after="120"/>
              <w:jc w:val="center"/>
              <w:rPr>
                <w:rFonts w:ascii="Calibri" w:hAnsi="Calibri" w:cs="Calibri"/>
                <w:sz w:val="24"/>
                <w:szCs w:val="24"/>
              </w:rPr>
            </w:pPr>
            <w:r w:rsidRPr="00184AE4">
              <w:rPr>
                <w:rFonts w:ascii="Calibri" w:hAnsi="Calibri" w:cs="Calibri"/>
                <w:sz w:val="24"/>
                <w:szCs w:val="24"/>
              </w:rPr>
              <w:t>007</w:t>
            </w:r>
          </w:p>
        </w:tc>
        <w:tc>
          <w:tcPr>
            <w:tcW w:w="1170" w:type="dxa"/>
            <w:tcBorders>
              <w:top w:val="single" w:sz="4" w:space="0" w:color="auto"/>
              <w:left w:val="single" w:sz="4" w:space="0" w:color="auto"/>
              <w:bottom w:val="single" w:sz="4" w:space="0" w:color="auto"/>
              <w:right w:val="single" w:sz="4" w:space="0" w:color="auto"/>
            </w:tcBorders>
            <w:shd w:val="clear" w:color="auto" w:fill="auto"/>
            <w:tcPrChange w:id="14" w:author="Scott Pletzer" w:date="2012-11-01T14:31:00Z">
              <w:tcPr>
                <w:tcW w:w="1080" w:type="dxa"/>
                <w:tcBorders>
                  <w:top w:val="single" w:sz="4" w:space="0" w:color="auto"/>
                  <w:left w:val="single" w:sz="4" w:space="0" w:color="auto"/>
                  <w:bottom w:val="single" w:sz="4" w:space="0" w:color="auto"/>
                  <w:right w:val="single" w:sz="4" w:space="0" w:color="auto"/>
                </w:tcBorders>
                <w:shd w:val="clear" w:color="auto" w:fill="auto"/>
              </w:tcPr>
            </w:tcPrChange>
          </w:tcPr>
          <w:p w:rsidR="00184AE4" w:rsidRPr="00184AE4" w:rsidRDefault="00184AE4" w:rsidP="0060236F">
            <w:pPr>
              <w:spacing w:before="120" w:after="120"/>
              <w:rPr>
                <w:rFonts w:ascii="Calibri" w:hAnsi="Calibri" w:cs="Calibri"/>
                <w:sz w:val="24"/>
                <w:szCs w:val="24"/>
              </w:rPr>
            </w:pPr>
            <w:r w:rsidRPr="00184AE4">
              <w:rPr>
                <w:rFonts w:ascii="Calibri" w:hAnsi="Calibri" w:cs="Calibri"/>
                <w:sz w:val="24"/>
                <w:szCs w:val="24"/>
              </w:rPr>
              <w:t>05Sep12</w:t>
            </w:r>
          </w:p>
        </w:tc>
        <w:tc>
          <w:tcPr>
            <w:tcW w:w="5670" w:type="dxa"/>
            <w:tcBorders>
              <w:top w:val="single" w:sz="4" w:space="0" w:color="auto"/>
              <w:left w:val="single" w:sz="4" w:space="0" w:color="auto"/>
              <w:bottom w:val="single" w:sz="4" w:space="0" w:color="auto"/>
              <w:right w:val="single" w:sz="4" w:space="0" w:color="auto"/>
            </w:tcBorders>
            <w:shd w:val="clear" w:color="auto" w:fill="auto"/>
            <w:tcPrChange w:id="15" w:author="Scott Pletzer" w:date="2012-11-01T14:31:00Z">
              <w:tcPr>
                <w:tcW w:w="5760" w:type="dxa"/>
                <w:tcBorders>
                  <w:top w:val="single" w:sz="4" w:space="0" w:color="auto"/>
                  <w:left w:val="single" w:sz="4" w:space="0" w:color="auto"/>
                  <w:bottom w:val="single" w:sz="4" w:space="0" w:color="auto"/>
                  <w:right w:val="single" w:sz="4" w:space="0" w:color="auto"/>
                </w:tcBorders>
                <w:shd w:val="clear" w:color="auto" w:fill="auto"/>
              </w:tcPr>
            </w:tcPrChange>
          </w:tcPr>
          <w:p w:rsidR="00184AE4" w:rsidRPr="00184AE4" w:rsidRDefault="00184AE4" w:rsidP="00184AE4">
            <w:pPr>
              <w:rPr>
                <w:rFonts w:ascii="Calibri" w:hAnsi="Calibri" w:cs="Calibri"/>
                <w:sz w:val="24"/>
                <w:szCs w:val="24"/>
              </w:rPr>
            </w:pPr>
            <w:r w:rsidRPr="00184AE4">
              <w:rPr>
                <w:rFonts w:ascii="Calibri" w:hAnsi="Calibri" w:cs="Calibri"/>
                <w:sz w:val="24"/>
                <w:szCs w:val="24"/>
              </w:rPr>
              <w:t>Revised to accommodate the testing requirements for the release of version 2.0.</w:t>
            </w:r>
          </w:p>
        </w:tc>
        <w:tc>
          <w:tcPr>
            <w:tcW w:w="1620" w:type="dxa"/>
            <w:tcBorders>
              <w:top w:val="single" w:sz="4" w:space="0" w:color="auto"/>
              <w:left w:val="single" w:sz="4" w:space="0" w:color="auto"/>
              <w:bottom w:val="single" w:sz="4" w:space="0" w:color="auto"/>
              <w:right w:val="single" w:sz="4" w:space="0" w:color="auto"/>
            </w:tcBorders>
            <w:shd w:val="clear" w:color="auto" w:fill="auto"/>
            <w:tcPrChange w:id="16" w:author="Scott Pletzer" w:date="2012-11-01T14:31:00Z">
              <w:tcPr>
                <w:tcW w:w="1620" w:type="dxa"/>
                <w:tcBorders>
                  <w:top w:val="single" w:sz="4" w:space="0" w:color="auto"/>
                  <w:left w:val="single" w:sz="4" w:space="0" w:color="auto"/>
                  <w:bottom w:val="single" w:sz="4" w:space="0" w:color="auto"/>
                  <w:right w:val="single" w:sz="4" w:space="0" w:color="auto"/>
                </w:tcBorders>
                <w:shd w:val="clear" w:color="auto" w:fill="auto"/>
              </w:tcPr>
            </w:tcPrChange>
          </w:tcPr>
          <w:p w:rsidR="00184AE4" w:rsidRPr="00184AE4" w:rsidRDefault="00184AE4" w:rsidP="0060236F">
            <w:pPr>
              <w:spacing w:before="120" w:after="120"/>
              <w:rPr>
                <w:rFonts w:ascii="Calibri" w:hAnsi="Calibri" w:cs="Calibri"/>
                <w:sz w:val="24"/>
                <w:szCs w:val="24"/>
              </w:rPr>
            </w:pPr>
            <w:r w:rsidRPr="00184AE4">
              <w:rPr>
                <w:rFonts w:ascii="Calibri" w:hAnsi="Calibri" w:cs="Calibri"/>
                <w:sz w:val="24"/>
                <w:szCs w:val="24"/>
              </w:rPr>
              <w:t>A. Mason</w:t>
            </w:r>
          </w:p>
        </w:tc>
      </w:tr>
      <w:tr w:rsidR="00184AE4" w:rsidRPr="00E12FFA" w:rsidTr="003A5014">
        <w:trPr>
          <w:cantSplit/>
          <w:trHeight w:val="845"/>
          <w:tblHeader/>
          <w:trPrChange w:id="17" w:author="Scott Pletzer" w:date="2012-11-01T14:31:00Z">
            <w:trPr>
              <w:cantSplit/>
              <w:trHeight w:val="845"/>
              <w:tblHeader/>
            </w:trPr>
          </w:trPrChange>
        </w:trPr>
        <w:tc>
          <w:tcPr>
            <w:tcW w:w="1080" w:type="dxa"/>
            <w:tcBorders>
              <w:top w:val="single" w:sz="4" w:space="0" w:color="auto"/>
              <w:left w:val="single" w:sz="4" w:space="0" w:color="auto"/>
              <w:bottom w:val="single" w:sz="4" w:space="0" w:color="auto"/>
              <w:right w:val="single" w:sz="4" w:space="0" w:color="auto"/>
            </w:tcBorders>
            <w:shd w:val="clear" w:color="auto" w:fill="auto"/>
            <w:tcPrChange w:id="18" w:author="Scott Pletzer" w:date="2012-11-01T14:31:00Z">
              <w:tcPr>
                <w:tcW w:w="1080" w:type="dxa"/>
                <w:tcBorders>
                  <w:top w:val="single" w:sz="4" w:space="0" w:color="auto"/>
                  <w:left w:val="single" w:sz="4" w:space="0" w:color="auto"/>
                  <w:bottom w:val="single" w:sz="4" w:space="0" w:color="auto"/>
                  <w:right w:val="single" w:sz="4" w:space="0" w:color="auto"/>
                </w:tcBorders>
                <w:shd w:val="clear" w:color="auto" w:fill="auto"/>
              </w:tcPr>
            </w:tcPrChange>
          </w:tcPr>
          <w:p w:rsidR="00184AE4" w:rsidRPr="00184AE4" w:rsidRDefault="00184AE4" w:rsidP="0060236F">
            <w:pPr>
              <w:spacing w:before="120" w:after="120"/>
              <w:jc w:val="center"/>
              <w:rPr>
                <w:rFonts w:ascii="Calibri" w:hAnsi="Calibri" w:cs="Calibri"/>
                <w:sz w:val="24"/>
                <w:szCs w:val="24"/>
              </w:rPr>
            </w:pPr>
            <w:r w:rsidRPr="00184AE4">
              <w:rPr>
                <w:rFonts w:ascii="Calibri" w:hAnsi="Calibri" w:cs="Calibri"/>
                <w:sz w:val="24"/>
                <w:szCs w:val="24"/>
              </w:rPr>
              <w:t>008</w:t>
            </w:r>
          </w:p>
        </w:tc>
        <w:tc>
          <w:tcPr>
            <w:tcW w:w="1170" w:type="dxa"/>
            <w:tcBorders>
              <w:top w:val="single" w:sz="4" w:space="0" w:color="auto"/>
              <w:left w:val="single" w:sz="4" w:space="0" w:color="auto"/>
              <w:bottom w:val="single" w:sz="4" w:space="0" w:color="auto"/>
              <w:right w:val="single" w:sz="4" w:space="0" w:color="auto"/>
            </w:tcBorders>
            <w:shd w:val="clear" w:color="auto" w:fill="auto"/>
            <w:tcPrChange w:id="19" w:author="Scott Pletzer" w:date="2012-11-01T14:31:00Z">
              <w:tcPr>
                <w:tcW w:w="1080" w:type="dxa"/>
                <w:tcBorders>
                  <w:top w:val="single" w:sz="4" w:space="0" w:color="auto"/>
                  <w:left w:val="single" w:sz="4" w:space="0" w:color="auto"/>
                  <w:bottom w:val="single" w:sz="4" w:space="0" w:color="auto"/>
                  <w:right w:val="single" w:sz="4" w:space="0" w:color="auto"/>
                </w:tcBorders>
                <w:shd w:val="clear" w:color="auto" w:fill="auto"/>
              </w:tcPr>
            </w:tcPrChange>
          </w:tcPr>
          <w:p w:rsidR="00184AE4" w:rsidRPr="00184AE4" w:rsidRDefault="00184AE4" w:rsidP="0060236F">
            <w:pPr>
              <w:spacing w:before="120" w:after="120"/>
              <w:rPr>
                <w:rFonts w:ascii="Calibri" w:hAnsi="Calibri" w:cs="Calibri"/>
                <w:sz w:val="24"/>
                <w:szCs w:val="24"/>
              </w:rPr>
            </w:pPr>
            <w:r w:rsidRPr="00184AE4">
              <w:rPr>
                <w:rFonts w:ascii="Calibri" w:hAnsi="Calibri" w:cs="Calibri"/>
                <w:sz w:val="24"/>
                <w:szCs w:val="24"/>
              </w:rPr>
              <w:t>06Sep12</w:t>
            </w:r>
          </w:p>
        </w:tc>
        <w:tc>
          <w:tcPr>
            <w:tcW w:w="5670" w:type="dxa"/>
            <w:tcBorders>
              <w:top w:val="single" w:sz="4" w:space="0" w:color="auto"/>
              <w:left w:val="single" w:sz="4" w:space="0" w:color="auto"/>
              <w:bottom w:val="single" w:sz="4" w:space="0" w:color="auto"/>
              <w:right w:val="single" w:sz="4" w:space="0" w:color="auto"/>
            </w:tcBorders>
            <w:shd w:val="clear" w:color="auto" w:fill="auto"/>
            <w:tcPrChange w:id="20" w:author="Scott Pletzer" w:date="2012-11-01T14:31:00Z">
              <w:tcPr>
                <w:tcW w:w="5760" w:type="dxa"/>
                <w:tcBorders>
                  <w:top w:val="single" w:sz="4" w:space="0" w:color="auto"/>
                  <w:left w:val="single" w:sz="4" w:space="0" w:color="auto"/>
                  <w:bottom w:val="single" w:sz="4" w:space="0" w:color="auto"/>
                  <w:right w:val="single" w:sz="4" w:space="0" w:color="auto"/>
                </w:tcBorders>
                <w:shd w:val="clear" w:color="auto" w:fill="auto"/>
              </w:tcPr>
            </w:tcPrChange>
          </w:tcPr>
          <w:p w:rsidR="00184AE4" w:rsidRPr="00184AE4" w:rsidRDefault="00184AE4" w:rsidP="00184AE4">
            <w:pPr>
              <w:rPr>
                <w:rFonts w:ascii="Calibri" w:hAnsi="Calibri" w:cs="Calibri"/>
                <w:sz w:val="24"/>
                <w:szCs w:val="24"/>
              </w:rPr>
            </w:pPr>
            <w:r w:rsidRPr="00184AE4">
              <w:rPr>
                <w:rFonts w:ascii="Calibri" w:hAnsi="Calibri" w:cs="Calibri"/>
                <w:sz w:val="24"/>
                <w:szCs w:val="24"/>
              </w:rPr>
              <w:t xml:space="preserve">Corrected minor red line changes made during validation of the CAMERA Functions protocol, </w:t>
            </w:r>
            <w:r w:rsidR="005E0861">
              <w:rPr>
                <w:rFonts w:ascii="Calibri" w:hAnsi="Calibri" w:cs="Calibri"/>
                <w:sz w:val="24"/>
                <w:szCs w:val="24"/>
              </w:rPr>
              <w:t>and added verbiage to sections 7.3.2.1 and 7</w:t>
            </w:r>
            <w:r w:rsidRPr="00184AE4">
              <w:rPr>
                <w:rFonts w:ascii="Calibri" w:hAnsi="Calibri" w:cs="Calibri"/>
                <w:sz w:val="24"/>
                <w:szCs w:val="24"/>
              </w:rPr>
              <w:t>.3.6 of the script that made the step by step directions more clear and concise.</w:t>
            </w:r>
          </w:p>
        </w:tc>
        <w:tc>
          <w:tcPr>
            <w:tcW w:w="1620" w:type="dxa"/>
            <w:tcBorders>
              <w:top w:val="single" w:sz="4" w:space="0" w:color="auto"/>
              <w:left w:val="single" w:sz="4" w:space="0" w:color="auto"/>
              <w:bottom w:val="single" w:sz="4" w:space="0" w:color="auto"/>
              <w:right w:val="single" w:sz="4" w:space="0" w:color="auto"/>
            </w:tcBorders>
            <w:shd w:val="clear" w:color="auto" w:fill="auto"/>
            <w:tcPrChange w:id="21" w:author="Scott Pletzer" w:date="2012-11-01T14:31:00Z">
              <w:tcPr>
                <w:tcW w:w="1620" w:type="dxa"/>
                <w:tcBorders>
                  <w:top w:val="single" w:sz="4" w:space="0" w:color="auto"/>
                  <w:left w:val="single" w:sz="4" w:space="0" w:color="auto"/>
                  <w:bottom w:val="single" w:sz="4" w:space="0" w:color="auto"/>
                  <w:right w:val="single" w:sz="4" w:space="0" w:color="auto"/>
                </w:tcBorders>
                <w:shd w:val="clear" w:color="auto" w:fill="auto"/>
              </w:tcPr>
            </w:tcPrChange>
          </w:tcPr>
          <w:p w:rsidR="00184AE4" w:rsidRPr="00184AE4" w:rsidRDefault="00184AE4" w:rsidP="0060236F">
            <w:pPr>
              <w:spacing w:before="120" w:after="120"/>
              <w:rPr>
                <w:rFonts w:ascii="Calibri" w:hAnsi="Calibri" w:cs="Calibri"/>
                <w:sz w:val="24"/>
                <w:szCs w:val="24"/>
              </w:rPr>
            </w:pPr>
            <w:r w:rsidRPr="00184AE4">
              <w:rPr>
                <w:rFonts w:ascii="Calibri" w:hAnsi="Calibri" w:cs="Calibri"/>
                <w:sz w:val="24"/>
                <w:szCs w:val="24"/>
              </w:rPr>
              <w:t>J. Sims</w:t>
            </w:r>
          </w:p>
        </w:tc>
      </w:tr>
      <w:tr w:rsidR="00F7657A" w:rsidRPr="00E12FFA" w:rsidTr="003A5014">
        <w:trPr>
          <w:cantSplit/>
          <w:trHeight w:val="845"/>
          <w:tblHeader/>
          <w:trPrChange w:id="22" w:author="Scott Pletzer" w:date="2012-11-01T14:31:00Z">
            <w:trPr>
              <w:cantSplit/>
              <w:trHeight w:val="845"/>
              <w:tblHeader/>
            </w:trPr>
          </w:trPrChange>
        </w:trPr>
        <w:tc>
          <w:tcPr>
            <w:tcW w:w="1080" w:type="dxa"/>
            <w:tcBorders>
              <w:top w:val="single" w:sz="4" w:space="0" w:color="auto"/>
              <w:left w:val="single" w:sz="4" w:space="0" w:color="auto"/>
              <w:bottom w:val="single" w:sz="4" w:space="0" w:color="auto"/>
              <w:right w:val="single" w:sz="4" w:space="0" w:color="auto"/>
            </w:tcBorders>
            <w:shd w:val="clear" w:color="auto" w:fill="auto"/>
            <w:tcPrChange w:id="23" w:author="Scott Pletzer" w:date="2012-11-01T14:31:00Z">
              <w:tcPr>
                <w:tcW w:w="1080" w:type="dxa"/>
                <w:tcBorders>
                  <w:top w:val="single" w:sz="4" w:space="0" w:color="auto"/>
                  <w:left w:val="single" w:sz="4" w:space="0" w:color="auto"/>
                  <w:bottom w:val="single" w:sz="4" w:space="0" w:color="auto"/>
                  <w:right w:val="single" w:sz="4" w:space="0" w:color="auto"/>
                </w:tcBorders>
                <w:shd w:val="clear" w:color="auto" w:fill="auto"/>
              </w:tcPr>
            </w:tcPrChange>
          </w:tcPr>
          <w:p w:rsidR="00F7657A" w:rsidRPr="00184AE4" w:rsidRDefault="00F7657A" w:rsidP="0060236F">
            <w:pPr>
              <w:spacing w:before="120" w:after="120"/>
              <w:jc w:val="center"/>
              <w:rPr>
                <w:rFonts w:ascii="Calibri" w:hAnsi="Calibri" w:cs="Calibri"/>
                <w:sz w:val="24"/>
                <w:szCs w:val="24"/>
              </w:rPr>
            </w:pPr>
            <w:r>
              <w:rPr>
                <w:rFonts w:ascii="Calibri" w:hAnsi="Calibri" w:cs="Calibri"/>
                <w:sz w:val="24"/>
                <w:szCs w:val="24"/>
              </w:rPr>
              <w:lastRenderedPageBreak/>
              <w:t>009</w:t>
            </w:r>
          </w:p>
        </w:tc>
        <w:tc>
          <w:tcPr>
            <w:tcW w:w="1170" w:type="dxa"/>
            <w:tcBorders>
              <w:top w:val="single" w:sz="4" w:space="0" w:color="auto"/>
              <w:left w:val="single" w:sz="4" w:space="0" w:color="auto"/>
              <w:bottom w:val="single" w:sz="4" w:space="0" w:color="auto"/>
              <w:right w:val="single" w:sz="4" w:space="0" w:color="auto"/>
            </w:tcBorders>
            <w:shd w:val="clear" w:color="auto" w:fill="auto"/>
            <w:tcPrChange w:id="24" w:author="Scott Pletzer" w:date="2012-11-01T14:31:00Z">
              <w:tcPr>
                <w:tcW w:w="1080" w:type="dxa"/>
                <w:tcBorders>
                  <w:top w:val="single" w:sz="4" w:space="0" w:color="auto"/>
                  <w:left w:val="single" w:sz="4" w:space="0" w:color="auto"/>
                  <w:bottom w:val="single" w:sz="4" w:space="0" w:color="auto"/>
                  <w:right w:val="single" w:sz="4" w:space="0" w:color="auto"/>
                </w:tcBorders>
                <w:shd w:val="clear" w:color="auto" w:fill="auto"/>
              </w:tcPr>
            </w:tcPrChange>
          </w:tcPr>
          <w:p w:rsidR="00F7657A" w:rsidRPr="00184AE4" w:rsidRDefault="000401B5">
            <w:pPr>
              <w:spacing w:before="120" w:after="120"/>
              <w:rPr>
                <w:rFonts w:ascii="Calibri" w:hAnsi="Calibri" w:cs="Calibri"/>
                <w:sz w:val="24"/>
                <w:szCs w:val="24"/>
              </w:rPr>
            </w:pPr>
            <w:r>
              <w:rPr>
                <w:rFonts w:ascii="Calibri" w:hAnsi="Calibri" w:cs="Calibri"/>
                <w:sz w:val="24"/>
                <w:szCs w:val="24"/>
              </w:rPr>
              <w:t>01Nov</w:t>
            </w:r>
            <w:r w:rsidR="00F7657A">
              <w:rPr>
                <w:rFonts w:ascii="Calibri" w:hAnsi="Calibri" w:cs="Calibri"/>
                <w:sz w:val="24"/>
                <w:szCs w:val="24"/>
              </w:rPr>
              <w:t>12</w:t>
            </w:r>
          </w:p>
        </w:tc>
        <w:tc>
          <w:tcPr>
            <w:tcW w:w="5670" w:type="dxa"/>
            <w:tcBorders>
              <w:top w:val="single" w:sz="4" w:space="0" w:color="auto"/>
              <w:left w:val="single" w:sz="4" w:space="0" w:color="auto"/>
              <w:bottom w:val="single" w:sz="4" w:space="0" w:color="auto"/>
              <w:right w:val="single" w:sz="4" w:space="0" w:color="auto"/>
            </w:tcBorders>
            <w:shd w:val="clear" w:color="auto" w:fill="auto"/>
            <w:tcPrChange w:id="25" w:author="Scott Pletzer" w:date="2012-11-01T14:31:00Z">
              <w:tcPr>
                <w:tcW w:w="5760" w:type="dxa"/>
                <w:tcBorders>
                  <w:top w:val="single" w:sz="4" w:space="0" w:color="auto"/>
                  <w:left w:val="single" w:sz="4" w:space="0" w:color="auto"/>
                  <w:bottom w:val="single" w:sz="4" w:space="0" w:color="auto"/>
                  <w:right w:val="single" w:sz="4" w:space="0" w:color="auto"/>
                </w:tcBorders>
                <w:shd w:val="clear" w:color="auto" w:fill="auto"/>
              </w:tcPr>
            </w:tcPrChange>
          </w:tcPr>
          <w:p w:rsidR="00F7657A" w:rsidRPr="00184AE4" w:rsidRDefault="00F7657A" w:rsidP="0060236F">
            <w:pPr>
              <w:rPr>
                <w:rFonts w:ascii="Calibri" w:hAnsi="Calibri" w:cs="Calibri"/>
                <w:sz w:val="24"/>
                <w:szCs w:val="24"/>
              </w:rPr>
            </w:pPr>
            <w:r w:rsidRPr="00184AE4">
              <w:rPr>
                <w:rFonts w:ascii="Calibri" w:hAnsi="Calibri" w:cs="Calibri"/>
                <w:sz w:val="24"/>
                <w:szCs w:val="24"/>
              </w:rPr>
              <w:t>Revised to accommodate the testing requirement</w:t>
            </w:r>
            <w:r>
              <w:rPr>
                <w:rFonts w:ascii="Calibri" w:hAnsi="Calibri" w:cs="Calibri"/>
                <w:sz w:val="24"/>
                <w:szCs w:val="24"/>
              </w:rPr>
              <w:t>s for the release of version 2.1</w:t>
            </w:r>
            <w:r w:rsidRPr="00184AE4">
              <w:rPr>
                <w:rFonts w:ascii="Calibri" w:hAnsi="Calibri" w:cs="Calibri"/>
                <w:sz w:val="24"/>
                <w:szCs w:val="24"/>
              </w:rPr>
              <w:t>.</w:t>
            </w:r>
          </w:p>
        </w:tc>
        <w:tc>
          <w:tcPr>
            <w:tcW w:w="1620" w:type="dxa"/>
            <w:tcBorders>
              <w:top w:val="single" w:sz="4" w:space="0" w:color="auto"/>
              <w:left w:val="single" w:sz="4" w:space="0" w:color="auto"/>
              <w:bottom w:val="single" w:sz="4" w:space="0" w:color="auto"/>
              <w:right w:val="single" w:sz="4" w:space="0" w:color="auto"/>
            </w:tcBorders>
            <w:shd w:val="clear" w:color="auto" w:fill="auto"/>
            <w:tcPrChange w:id="26" w:author="Scott Pletzer" w:date="2012-11-01T14:31:00Z">
              <w:tcPr>
                <w:tcW w:w="1620" w:type="dxa"/>
                <w:tcBorders>
                  <w:top w:val="single" w:sz="4" w:space="0" w:color="auto"/>
                  <w:left w:val="single" w:sz="4" w:space="0" w:color="auto"/>
                  <w:bottom w:val="single" w:sz="4" w:space="0" w:color="auto"/>
                  <w:right w:val="single" w:sz="4" w:space="0" w:color="auto"/>
                </w:tcBorders>
                <w:shd w:val="clear" w:color="auto" w:fill="auto"/>
              </w:tcPr>
            </w:tcPrChange>
          </w:tcPr>
          <w:p w:rsidR="00F7657A" w:rsidRPr="00184AE4" w:rsidRDefault="00F7657A" w:rsidP="0060236F">
            <w:pPr>
              <w:spacing w:before="120" w:after="120"/>
              <w:rPr>
                <w:rFonts w:ascii="Calibri" w:hAnsi="Calibri" w:cs="Calibri"/>
                <w:sz w:val="24"/>
                <w:szCs w:val="24"/>
              </w:rPr>
            </w:pPr>
            <w:r w:rsidRPr="00184AE4">
              <w:rPr>
                <w:rFonts w:ascii="Calibri" w:hAnsi="Calibri" w:cs="Calibri"/>
                <w:sz w:val="24"/>
                <w:szCs w:val="24"/>
              </w:rPr>
              <w:t>A. Mason</w:t>
            </w:r>
          </w:p>
        </w:tc>
      </w:tr>
    </w:tbl>
    <w:p w:rsidR="008B0CD9" w:rsidRPr="00D73B7B" w:rsidRDefault="008B0CD9">
      <w:pPr>
        <w:rPr>
          <w:rFonts w:cs="Times New Roman"/>
          <w:b/>
          <w:sz w:val="24"/>
          <w:szCs w:val="24"/>
        </w:rPr>
      </w:pPr>
    </w:p>
    <w:p w:rsidR="0033346B" w:rsidRPr="00D73B7B" w:rsidRDefault="008C5009" w:rsidP="00363152">
      <w:pPr>
        <w:pStyle w:val="ListParagraph"/>
        <w:numPr>
          <w:ilvl w:val="0"/>
          <w:numId w:val="5"/>
        </w:numPr>
        <w:rPr>
          <w:rFonts w:cs="Times New Roman"/>
          <w:b/>
          <w:sz w:val="24"/>
          <w:szCs w:val="24"/>
        </w:rPr>
      </w:pPr>
      <w:r w:rsidRPr="00D73B7B">
        <w:rPr>
          <w:rFonts w:cs="Times New Roman"/>
          <w:b/>
          <w:sz w:val="24"/>
          <w:szCs w:val="24"/>
        </w:rPr>
        <w:t>Purpose</w:t>
      </w:r>
    </w:p>
    <w:p w:rsidR="00BA50F7" w:rsidRDefault="0060236F">
      <w:pPr>
        <w:pStyle w:val="ListParagraph"/>
        <w:rPr>
          <w:rFonts w:cs="Times New Roman"/>
          <w:sz w:val="24"/>
          <w:szCs w:val="24"/>
        </w:rPr>
      </w:pPr>
      <w:r w:rsidRPr="00871A36">
        <w:rPr>
          <w:rFonts w:cstheme="minorHAnsi"/>
          <w:sz w:val="24"/>
          <w:szCs w:val="24"/>
        </w:rPr>
        <w:t>This document is intended to provide a protocol for use in validating the ClearView ™ software.  This protocol is intended to provide a method for conducting the testing as well as to be used as a formal record of the validation activities.</w:t>
      </w:r>
    </w:p>
    <w:p w:rsidR="00363152" w:rsidRPr="001A5F87" w:rsidRDefault="00BA50F7">
      <w:pPr>
        <w:pStyle w:val="ListParagraph"/>
      </w:pPr>
      <w:r>
        <w:rPr>
          <w:rFonts w:cs="Times New Roman"/>
          <w:sz w:val="24"/>
          <w:szCs w:val="24"/>
        </w:rPr>
        <w:t xml:space="preserve"> </w:t>
      </w:r>
      <w:r w:rsidR="00363152" w:rsidRPr="00D73B7B">
        <w:rPr>
          <w:rFonts w:cs="Times New Roman"/>
          <w:sz w:val="24"/>
          <w:szCs w:val="24"/>
        </w:rPr>
        <w:t xml:space="preserve">  </w:t>
      </w:r>
    </w:p>
    <w:p w:rsidR="00D9040F" w:rsidRPr="00D73B7B" w:rsidRDefault="008C5009" w:rsidP="00D9040F">
      <w:pPr>
        <w:pStyle w:val="ListParagraph"/>
        <w:numPr>
          <w:ilvl w:val="0"/>
          <w:numId w:val="5"/>
        </w:numPr>
        <w:rPr>
          <w:rFonts w:cs="Times New Roman"/>
          <w:b/>
          <w:sz w:val="24"/>
          <w:szCs w:val="24"/>
        </w:rPr>
      </w:pPr>
      <w:r w:rsidRPr="00D73B7B">
        <w:rPr>
          <w:rFonts w:cs="Times New Roman"/>
          <w:b/>
          <w:sz w:val="24"/>
          <w:szCs w:val="24"/>
        </w:rPr>
        <w:t>Scope</w:t>
      </w:r>
    </w:p>
    <w:p w:rsidR="0033346B" w:rsidRDefault="0060236F" w:rsidP="0033346B">
      <w:pPr>
        <w:pStyle w:val="ListParagraph"/>
        <w:rPr>
          <w:rFonts w:cs="Times New Roman"/>
          <w:sz w:val="24"/>
          <w:szCs w:val="24"/>
        </w:rPr>
      </w:pPr>
      <w:r w:rsidRPr="00871A36">
        <w:rPr>
          <w:rFonts w:cstheme="minorHAnsi"/>
          <w:sz w:val="24"/>
          <w:szCs w:val="24"/>
        </w:rPr>
        <w:t xml:space="preserve">This protocol is intended to be used to fully validate the </w:t>
      </w:r>
      <w:r>
        <w:rPr>
          <w:rFonts w:cstheme="minorHAnsi"/>
          <w:sz w:val="24"/>
          <w:szCs w:val="24"/>
        </w:rPr>
        <w:t>CAMERA</w:t>
      </w:r>
      <w:r w:rsidRPr="00871A36">
        <w:rPr>
          <w:rFonts w:cstheme="minorHAnsi"/>
          <w:sz w:val="24"/>
          <w:szCs w:val="24"/>
        </w:rPr>
        <w:t xml:space="preserve"> icon portion of the ClearView software for use.  The protocol can be executed in total or in part.  Any deviation from performing all sections of this validation must be resolved with appropriate written justifications prior to final approval of the validation report.</w:t>
      </w:r>
    </w:p>
    <w:p w:rsidR="00BA50F7" w:rsidRPr="00D73B7B" w:rsidRDefault="00BA50F7" w:rsidP="0033346B">
      <w:pPr>
        <w:pStyle w:val="ListParagraph"/>
        <w:rPr>
          <w:rFonts w:cs="Times New Roman"/>
          <w:sz w:val="24"/>
          <w:szCs w:val="24"/>
        </w:rPr>
      </w:pPr>
    </w:p>
    <w:p w:rsidR="001A5F87" w:rsidRDefault="001A5F87" w:rsidP="00D9040F">
      <w:pPr>
        <w:pStyle w:val="ListParagraph"/>
        <w:numPr>
          <w:ilvl w:val="0"/>
          <w:numId w:val="5"/>
        </w:numPr>
        <w:rPr>
          <w:rFonts w:cs="Times New Roman"/>
          <w:b/>
          <w:sz w:val="24"/>
          <w:szCs w:val="24"/>
        </w:rPr>
      </w:pPr>
      <w:r>
        <w:rPr>
          <w:rFonts w:cs="Times New Roman"/>
          <w:b/>
          <w:sz w:val="24"/>
          <w:szCs w:val="24"/>
        </w:rPr>
        <w:t>Background</w:t>
      </w:r>
    </w:p>
    <w:p w:rsidR="0044431C" w:rsidRPr="002D7968" w:rsidRDefault="0044431C" w:rsidP="002D7968">
      <w:pPr>
        <w:pStyle w:val="ListParagraph"/>
        <w:numPr>
          <w:ilvl w:val="2"/>
          <w:numId w:val="73"/>
        </w:numPr>
        <w:spacing w:after="0"/>
        <w:ind w:left="900" w:hanging="180"/>
        <w:rPr>
          <w:rFonts w:cstheme="minorHAnsi"/>
          <w:sz w:val="24"/>
          <w:szCs w:val="24"/>
        </w:rPr>
      </w:pPr>
      <w:r w:rsidRPr="002D7968">
        <w:rPr>
          <w:rFonts w:cstheme="minorHAnsi"/>
          <w:sz w:val="24"/>
          <w:szCs w:val="24"/>
        </w:rPr>
        <w:t>This protocol is intended to be updated for any changes made to the software such that the instructions provide a comprehensive test to demonstrate whether the software meets the intended use.  Validation of the technical analyses and mathematical computations are completed under a separate protocol.</w:t>
      </w:r>
    </w:p>
    <w:p w:rsidR="0044431C" w:rsidRPr="002D7968" w:rsidRDefault="0044431C" w:rsidP="002D7968">
      <w:pPr>
        <w:pStyle w:val="ListParagraph"/>
        <w:numPr>
          <w:ilvl w:val="2"/>
          <w:numId w:val="73"/>
        </w:numPr>
        <w:spacing w:after="0"/>
        <w:ind w:left="900" w:hanging="180"/>
        <w:rPr>
          <w:rFonts w:cstheme="minorHAnsi"/>
          <w:sz w:val="24"/>
          <w:szCs w:val="24"/>
        </w:rPr>
      </w:pPr>
      <w:r w:rsidRPr="002D7968">
        <w:rPr>
          <w:rFonts w:cstheme="minorHAnsi"/>
          <w:sz w:val="24"/>
          <w:szCs w:val="24"/>
        </w:rPr>
        <w:t xml:space="preserve">Follow the instructions provided within this protocol as written.   Any deviations from the written protocol will be recorded on Attachment A, Deviations from Protocol.  </w:t>
      </w:r>
    </w:p>
    <w:p w:rsidR="0044431C" w:rsidRPr="00F249C7" w:rsidRDefault="0044431C" w:rsidP="002D7968">
      <w:pPr>
        <w:pStyle w:val="ListParagraph"/>
        <w:numPr>
          <w:ilvl w:val="2"/>
          <w:numId w:val="68"/>
        </w:numPr>
        <w:spacing w:after="0"/>
        <w:ind w:left="900" w:hanging="180"/>
        <w:rPr>
          <w:rFonts w:cstheme="minorHAnsi"/>
          <w:sz w:val="24"/>
          <w:szCs w:val="24"/>
        </w:rPr>
      </w:pPr>
      <w:r w:rsidRPr="00F249C7">
        <w:rPr>
          <w:rFonts w:cstheme="minorHAnsi"/>
          <w:sz w:val="24"/>
          <w:szCs w:val="24"/>
        </w:rPr>
        <w:t xml:space="preserve">An individual will be assigned responsibility from the Validation Team to oversee the execution of the protocol.  This validation designee will review each deviation as documented prior to moving forward in the validation process.  </w:t>
      </w:r>
    </w:p>
    <w:p w:rsidR="0044431C" w:rsidRPr="00F249C7" w:rsidRDefault="0044431C" w:rsidP="002D7968">
      <w:pPr>
        <w:pStyle w:val="ListParagraph"/>
        <w:numPr>
          <w:ilvl w:val="2"/>
          <w:numId w:val="68"/>
        </w:numPr>
        <w:spacing w:after="0"/>
        <w:ind w:left="900" w:hanging="180"/>
        <w:rPr>
          <w:rFonts w:cstheme="minorHAnsi"/>
          <w:sz w:val="24"/>
          <w:szCs w:val="24"/>
        </w:rPr>
      </w:pPr>
      <w:r w:rsidRPr="00F249C7">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44431C" w:rsidRPr="00F249C7" w:rsidRDefault="0044431C" w:rsidP="002D7968">
      <w:pPr>
        <w:pStyle w:val="ListParagraph"/>
        <w:numPr>
          <w:ilvl w:val="2"/>
          <w:numId w:val="68"/>
        </w:numPr>
        <w:spacing w:after="0"/>
        <w:ind w:left="900" w:hanging="180"/>
        <w:rPr>
          <w:rFonts w:cstheme="minorHAnsi"/>
          <w:sz w:val="24"/>
          <w:szCs w:val="24"/>
        </w:rPr>
      </w:pPr>
      <w:r w:rsidRPr="00F249C7">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44431C" w:rsidRPr="00F249C7" w:rsidRDefault="0044431C" w:rsidP="002D7968">
      <w:pPr>
        <w:pStyle w:val="ListParagraph"/>
        <w:numPr>
          <w:ilvl w:val="2"/>
          <w:numId w:val="69"/>
        </w:numPr>
        <w:spacing w:after="0"/>
        <w:ind w:left="900" w:hanging="180"/>
        <w:rPr>
          <w:rFonts w:cstheme="minorHAnsi"/>
          <w:sz w:val="24"/>
          <w:szCs w:val="24"/>
        </w:rPr>
      </w:pPr>
      <w:r w:rsidRPr="00F249C7">
        <w:rPr>
          <w:rFonts w:cstheme="minorHAnsi"/>
          <w:sz w:val="24"/>
          <w:szCs w:val="24"/>
        </w:rPr>
        <w:t xml:space="preserve">The individual performing the validation protocol will complete each column of Attachment A for all deviations from the written protocol prior to moving forward.  The validation designee will review each deviation prior to moving forward in the validation process.  This review is indicated by documenting a signature and date in </w:t>
      </w:r>
      <w:r w:rsidRPr="00F249C7">
        <w:rPr>
          <w:rFonts w:cstheme="minorHAnsi"/>
          <w:sz w:val="24"/>
          <w:szCs w:val="24"/>
        </w:rPr>
        <w:lastRenderedPageBreak/>
        <w:t>the Review column of the Deviations from Protocol worksheet located in Attachment A.</w:t>
      </w:r>
    </w:p>
    <w:p w:rsidR="0044431C" w:rsidRDefault="0044431C" w:rsidP="002D7968">
      <w:pPr>
        <w:pStyle w:val="ListParagraph"/>
        <w:numPr>
          <w:ilvl w:val="2"/>
          <w:numId w:val="69"/>
        </w:numPr>
        <w:spacing w:after="0"/>
        <w:ind w:left="900" w:hanging="180"/>
        <w:rPr>
          <w:rFonts w:cstheme="minorHAnsi"/>
          <w:sz w:val="24"/>
          <w:szCs w:val="24"/>
        </w:rPr>
      </w:pPr>
      <w:r w:rsidRPr="00F249C7">
        <w:rPr>
          <w:rFonts w:cstheme="minorHAnsi"/>
          <w:sz w:val="24"/>
          <w:szCs w:val="24"/>
        </w:rPr>
        <w:t xml:space="preserve">If at any time a </w:t>
      </w:r>
      <w:r>
        <w:rPr>
          <w:rFonts w:cstheme="minorHAnsi"/>
          <w:sz w:val="24"/>
          <w:szCs w:val="24"/>
        </w:rPr>
        <w:t xml:space="preserve">relevant </w:t>
      </w:r>
      <w:r w:rsidRPr="00F249C7">
        <w:rPr>
          <w:rFonts w:cstheme="minorHAnsi"/>
          <w:sz w:val="24"/>
          <w:szCs w:val="24"/>
        </w:rPr>
        <w:t>portion of the software is identified as not being challenged</w:t>
      </w:r>
      <w:r>
        <w:rPr>
          <w:rFonts w:cstheme="minorHAnsi"/>
          <w:sz w:val="24"/>
          <w:szCs w:val="24"/>
        </w:rPr>
        <w:t>,</w:t>
      </w:r>
      <w:r w:rsidRPr="00F249C7">
        <w:rPr>
          <w:rFonts w:cstheme="minorHAnsi"/>
          <w:sz w:val="24"/>
          <w:szCs w:val="24"/>
        </w:rPr>
        <w:t xml:space="preserve"> notify the validation team immediately and document the omission on the non-conformances worksheet.</w:t>
      </w:r>
    </w:p>
    <w:p w:rsidR="0044431C" w:rsidRDefault="0044431C" w:rsidP="002D7968">
      <w:pPr>
        <w:pStyle w:val="ListParagraph"/>
        <w:numPr>
          <w:ilvl w:val="2"/>
          <w:numId w:val="69"/>
        </w:numPr>
        <w:spacing w:after="0"/>
        <w:ind w:left="900" w:hanging="180"/>
        <w:rPr>
          <w:rFonts w:cstheme="minorHAnsi"/>
          <w:sz w:val="24"/>
          <w:szCs w:val="24"/>
        </w:rPr>
      </w:pPr>
      <w:r w:rsidRPr="002D7968">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44431C" w:rsidRDefault="0044431C" w:rsidP="002D7968">
      <w:pPr>
        <w:pStyle w:val="ListParagraph"/>
        <w:numPr>
          <w:ilvl w:val="2"/>
          <w:numId w:val="69"/>
        </w:numPr>
        <w:spacing w:after="0"/>
        <w:ind w:left="900" w:hanging="180"/>
        <w:rPr>
          <w:rFonts w:cstheme="minorHAnsi"/>
          <w:sz w:val="24"/>
          <w:szCs w:val="24"/>
        </w:rPr>
      </w:pPr>
      <w:r w:rsidRPr="002D7968">
        <w:rPr>
          <w:rFonts w:cstheme="minorHAnsi"/>
          <w:sz w:val="24"/>
          <w:szCs w:val="24"/>
        </w:rPr>
        <w:t>Record the results of each validation step by initialing and dating in the space provided.  If the characteristic cannot be verified, record a reference number on the protocol and the Non-Conformances Worksheet (Attachment B) and describe the failure in a specific and complete manner by completing all columns on the Non-Conformance Worksheet.  Some validation steps ask the validation designee to record the results side-by-side.  In these cases, record initials and date on each side of the slash mark after validating each step as instructed.</w:t>
      </w:r>
    </w:p>
    <w:p w:rsidR="0044431C" w:rsidRPr="002D7968" w:rsidRDefault="0044431C" w:rsidP="002D7968">
      <w:pPr>
        <w:pStyle w:val="ListParagraph"/>
        <w:numPr>
          <w:ilvl w:val="2"/>
          <w:numId w:val="69"/>
        </w:numPr>
        <w:spacing w:after="0"/>
        <w:ind w:left="900" w:hanging="180"/>
        <w:rPr>
          <w:rFonts w:cstheme="minorHAnsi"/>
          <w:sz w:val="24"/>
          <w:szCs w:val="24"/>
        </w:rPr>
      </w:pPr>
      <w:r w:rsidRPr="002D7968">
        <w:rPr>
          <w:rFonts w:cs="Times New Roman"/>
          <w:sz w:val="24"/>
          <w:szCs w:val="24"/>
        </w:rPr>
        <w:t xml:space="preserve">ClearView Error Messages - The four acceptable error messages generated by the ClearView software are shown below.  If any other error message is displayed during the execution of this protocol, describe and record the error on the Non-Conformances Worksheet.  </w:t>
      </w:r>
    </w:p>
    <w:p w:rsidR="0044431C" w:rsidRDefault="0044431C" w:rsidP="002D7968">
      <w:pPr>
        <w:pStyle w:val="ListParagraph"/>
        <w:tabs>
          <w:tab w:val="left" w:pos="-360"/>
        </w:tabs>
        <w:ind w:left="900"/>
        <w:rPr>
          <w:rFonts w:cs="Times New Roman"/>
          <w:sz w:val="24"/>
          <w:szCs w:val="24"/>
        </w:rPr>
      </w:pPr>
      <w:r>
        <w:rPr>
          <w:rFonts w:cs="Times New Roman"/>
          <w:noProof/>
          <w:sz w:val="24"/>
          <w:szCs w:val="24"/>
        </w:rPr>
        <w:drawing>
          <wp:inline distT="0" distB="0" distL="0" distR="0" wp14:anchorId="4DC5FD2E" wp14:editId="3F8EA2AE">
            <wp:extent cx="2524540" cy="1027689"/>
            <wp:effectExtent l="0" t="0" r="0" b="127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2530311" cy="1030038"/>
                    </a:xfrm>
                    <a:prstGeom prst="rect">
                      <a:avLst/>
                    </a:prstGeom>
                  </pic:spPr>
                </pic:pic>
              </a:graphicData>
            </a:graphic>
          </wp:inline>
        </w:drawing>
      </w:r>
    </w:p>
    <w:p w:rsidR="0044431C" w:rsidRDefault="0044431C" w:rsidP="0094748F">
      <w:pPr>
        <w:pStyle w:val="ListParagraph"/>
        <w:tabs>
          <w:tab w:val="left" w:pos="-360"/>
        </w:tabs>
        <w:rPr>
          <w:rFonts w:cs="Times New Roman"/>
          <w:sz w:val="24"/>
          <w:szCs w:val="24"/>
        </w:rPr>
      </w:pPr>
    </w:p>
    <w:p w:rsidR="0044431C" w:rsidRDefault="0044431C" w:rsidP="002D7968">
      <w:pPr>
        <w:pStyle w:val="ListParagraph"/>
        <w:tabs>
          <w:tab w:val="left" w:pos="-360"/>
        </w:tabs>
        <w:ind w:left="900"/>
        <w:rPr>
          <w:rFonts w:cs="Times New Roman"/>
          <w:sz w:val="24"/>
          <w:szCs w:val="24"/>
        </w:rPr>
      </w:pPr>
      <w:r>
        <w:rPr>
          <w:rFonts w:cs="Times New Roman"/>
          <w:noProof/>
          <w:sz w:val="24"/>
          <w:szCs w:val="24"/>
        </w:rPr>
        <w:drawing>
          <wp:inline distT="0" distB="0" distL="0" distR="0" wp14:anchorId="5E03C64D" wp14:editId="51DB50B0">
            <wp:extent cx="2395132" cy="887608"/>
            <wp:effectExtent l="0" t="0" r="5715" b="8255"/>
            <wp:docPr id="6"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2400277" cy="889515"/>
                    </a:xfrm>
                    <a:prstGeom prst="rect">
                      <a:avLst/>
                    </a:prstGeom>
                  </pic:spPr>
                </pic:pic>
              </a:graphicData>
            </a:graphic>
          </wp:inline>
        </w:drawing>
      </w:r>
    </w:p>
    <w:p w:rsidR="0044431C" w:rsidRDefault="0044431C" w:rsidP="0094748F">
      <w:pPr>
        <w:pStyle w:val="ListParagraph"/>
        <w:tabs>
          <w:tab w:val="left" w:pos="-360"/>
        </w:tabs>
        <w:rPr>
          <w:rFonts w:cs="Times New Roman"/>
          <w:sz w:val="24"/>
          <w:szCs w:val="24"/>
        </w:rPr>
      </w:pPr>
    </w:p>
    <w:p w:rsidR="0044431C" w:rsidRDefault="0044431C" w:rsidP="002D7968">
      <w:pPr>
        <w:pStyle w:val="ListParagraph"/>
        <w:tabs>
          <w:tab w:val="left" w:pos="-360"/>
        </w:tabs>
        <w:ind w:left="900"/>
        <w:rPr>
          <w:rFonts w:cs="Times New Roman"/>
          <w:sz w:val="24"/>
          <w:szCs w:val="24"/>
        </w:rPr>
      </w:pPr>
      <w:r>
        <w:rPr>
          <w:rFonts w:cs="Times New Roman"/>
          <w:noProof/>
          <w:sz w:val="24"/>
          <w:szCs w:val="24"/>
        </w:rPr>
        <w:lastRenderedPageBreak/>
        <w:drawing>
          <wp:inline distT="0" distB="0" distL="0" distR="0" wp14:anchorId="65B34C2C" wp14:editId="2A7E24D4">
            <wp:extent cx="1813807" cy="896064"/>
            <wp:effectExtent l="0" t="0" r="0" b="0"/>
            <wp:docPr id="7"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1815252" cy="896778"/>
                    </a:xfrm>
                    <a:prstGeom prst="rect">
                      <a:avLst/>
                    </a:prstGeom>
                  </pic:spPr>
                </pic:pic>
              </a:graphicData>
            </a:graphic>
          </wp:inline>
        </w:drawing>
      </w:r>
    </w:p>
    <w:p w:rsidR="0044431C" w:rsidRDefault="0044431C" w:rsidP="0094748F">
      <w:pPr>
        <w:pStyle w:val="ListParagraph"/>
        <w:spacing w:after="0"/>
        <w:rPr>
          <w:rFonts w:cstheme="minorHAnsi"/>
          <w:sz w:val="24"/>
          <w:szCs w:val="24"/>
        </w:rPr>
      </w:pPr>
    </w:p>
    <w:p w:rsidR="0044431C" w:rsidRDefault="0044431C" w:rsidP="002D7968">
      <w:pPr>
        <w:pStyle w:val="ListParagraph"/>
        <w:spacing w:after="0"/>
        <w:ind w:left="900"/>
        <w:rPr>
          <w:rFonts w:cstheme="minorHAnsi"/>
          <w:sz w:val="24"/>
          <w:szCs w:val="24"/>
        </w:rPr>
      </w:pPr>
      <w:r>
        <w:rPr>
          <w:noProof/>
        </w:rPr>
        <w:drawing>
          <wp:inline distT="0" distB="0" distL="0" distR="0" wp14:anchorId="4457A19F" wp14:editId="70E02AF9">
            <wp:extent cx="1410789" cy="913724"/>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1416" cy="914130"/>
                    </a:xfrm>
                    <a:prstGeom prst="rect">
                      <a:avLst/>
                    </a:prstGeom>
                    <a:noFill/>
                    <a:ln>
                      <a:noFill/>
                    </a:ln>
                  </pic:spPr>
                </pic:pic>
              </a:graphicData>
            </a:graphic>
          </wp:inline>
        </w:drawing>
      </w:r>
    </w:p>
    <w:p w:rsidR="001A5F87" w:rsidRDefault="001A5F87" w:rsidP="00BA50F7">
      <w:pPr>
        <w:pStyle w:val="ListParagraph"/>
        <w:rPr>
          <w:rFonts w:cs="Times New Roman"/>
          <w:b/>
          <w:sz w:val="24"/>
          <w:szCs w:val="24"/>
        </w:rPr>
      </w:pPr>
    </w:p>
    <w:p w:rsidR="001A5F87" w:rsidRDefault="001A5F87" w:rsidP="00D9040F">
      <w:pPr>
        <w:pStyle w:val="ListParagraph"/>
        <w:numPr>
          <w:ilvl w:val="0"/>
          <w:numId w:val="5"/>
        </w:numPr>
        <w:rPr>
          <w:rFonts w:cs="Times New Roman"/>
          <w:b/>
          <w:sz w:val="24"/>
          <w:szCs w:val="24"/>
        </w:rPr>
      </w:pPr>
      <w:r>
        <w:rPr>
          <w:rFonts w:cs="Times New Roman"/>
          <w:b/>
          <w:sz w:val="24"/>
          <w:szCs w:val="24"/>
        </w:rPr>
        <w:t>Test Plan / Methodology</w:t>
      </w:r>
    </w:p>
    <w:p w:rsidR="001A5F87" w:rsidRDefault="00DC1350" w:rsidP="00BA50F7">
      <w:pPr>
        <w:pStyle w:val="ListParagraph"/>
        <w:rPr>
          <w:rFonts w:cs="Times New Roman"/>
          <w:sz w:val="24"/>
          <w:szCs w:val="24"/>
        </w:rPr>
      </w:pPr>
      <w:r w:rsidRPr="00DC1350">
        <w:rPr>
          <w:rFonts w:cs="Times New Roman"/>
          <w:sz w:val="24"/>
          <w:szCs w:val="24"/>
        </w:rPr>
        <w:t>This information is contained within the Data Collection section below.</w:t>
      </w:r>
    </w:p>
    <w:p w:rsidR="00391822" w:rsidRPr="00253E3E" w:rsidRDefault="00391822" w:rsidP="00BA50F7">
      <w:pPr>
        <w:pStyle w:val="ListParagraph"/>
        <w:rPr>
          <w:rFonts w:cs="Times New Roman"/>
          <w:sz w:val="24"/>
          <w:szCs w:val="24"/>
        </w:rPr>
      </w:pPr>
    </w:p>
    <w:p w:rsidR="001A5F87" w:rsidRDefault="001A5F87" w:rsidP="00D9040F">
      <w:pPr>
        <w:pStyle w:val="ListParagraph"/>
        <w:numPr>
          <w:ilvl w:val="0"/>
          <w:numId w:val="5"/>
        </w:numPr>
        <w:rPr>
          <w:rFonts w:cs="Times New Roman"/>
          <w:b/>
          <w:sz w:val="24"/>
          <w:szCs w:val="24"/>
        </w:rPr>
      </w:pPr>
      <w:r>
        <w:rPr>
          <w:rFonts w:cs="Times New Roman"/>
          <w:b/>
          <w:sz w:val="24"/>
          <w:szCs w:val="24"/>
        </w:rPr>
        <w:t>Sample Size / Test Frequency</w:t>
      </w:r>
    </w:p>
    <w:p w:rsidR="00F22D79" w:rsidRDefault="00DC1350" w:rsidP="00BA50F7">
      <w:pPr>
        <w:pStyle w:val="ListParagraph"/>
        <w:rPr>
          <w:rFonts w:cs="Times New Roman"/>
          <w:sz w:val="24"/>
          <w:szCs w:val="24"/>
        </w:rPr>
      </w:pPr>
      <w:r w:rsidRPr="00DC1350">
        <w:rPr>
          <w:rFonts w:cs="Times New Roman"/>
          <w:sz w:val="24"/>
          <w:szCs w:val="24"/>
        </w:rPr>
        <w:t>This information is contained within the Data Collection section below.</w:t>
      </w:r>
    </w:p>
    <w:p w:rsidR="00391822" w:rsidRPr="00391822" w:rsidRDefault="00A62CD9" w:rsidP="00BA50F7">
      <w:pPr>
        <w:pStyle w:val="ListParagraph"/>
        <w:rPr>
          <w:rFonts w:cs="Times New Roman"/>
          <w:sz w:val="24"/>
          <w:szCs w:val="24"/>
        </w:rPr>
      </w:pPr>
      <w:r>
        <w:rPr>
          <w:rFonts w:cs="Times New Roman"/>
          <w:sz w:val="24"/>
          <w:szCs w:val="24"/>
        </w:rPr>
        <w:tab/>
      </w:r>
    </w:p>
    <w:p w:rsidR="001A5F87" w:rsidRDefault="001A5F87">
      <w:pPr>
        <w:pStyle w:val="ListParagraph"/>
        <w:numPr>
          <w:ilvl w:val="0"/>
          <w:numId w:val="5"/>
        </w:numPr>
        <w:rPr>
          <w:rFonts w:cs="Times New Roman"/>
          <w:b/>
          <w:sz w:val="24"/>
          <w:szCs w:val="24"/>
        </w:rPr>
      </w:pPr>
      <w:r>
        <w:rPr>
          <w:rFonts w:cs="Times New Roman"/>
          <w:b/>
          <w:sz w:val="24"/>
          <w:szCs w:val="24"/>
        </w:rPr>
        <w:t>Materials / Equipment</w:t>
      </w:r>
    </w:p>
    <w:p w:rsidR="00996172" w:rsidRDefault="00986599" w:rsidP="00803521">
      <w:pPr>
        <w:pStyle w:val="ListParagraph"/>
        <w:rPr>
          <w:rFonts w:cs="Times New Roman"/>
          <w:sz w:val="24"/>
          <w:szCs w:val="24"/>
        </w:rPr>
      </w:pPr>
      <w:r w:rsidRPr="00DC1350">
        <w:rPr>
          <w:rFonts w:cs="Times New Roman"/>
          <w:sz w:val="24"/>
          <w:szCs w:val="24"/>
        </w:rPr>
        <w:t>This information is contained within the Data Collection section below.</w:t>
      </w:r>
    </w:p>
    <w:p w:rsidR="00E665E1" w:rsidRPr="000E67FA" w:rsidRDefault="00E665E1" w:rsidP="00803521">
      <w:pPr>
        <w:pStyle w:val="ListParagraph"/>
        <w:rPr>
          <w:rFonts w:cs="Times New Roman"/>
          <w:sz w:val="24"/>
          <w:szCs w:val="24"/>
        </w:rPr>
      </w:pPr>
    </w:p>
    <w:p w:rsidR="001A5F87" w:rsidRPr="00996172" w:rsidRDefault="001A5F87" w:rsidP="00996172">
      <w:pPr>
        <w:pStyle w:val="ListParagraph"/>
        <w:numPr>
          <w:ilvl w:val="0"/>
          <w:numId w:val="5"/>
        </w:numPr>
        <w:rPr>
          <w:rFonts w:cs="Times New Roman"/>
          <w:b/>
          <w:sz w:val="24"/>
          <w:szCs w:val="24"/>
        </w:rPr>
      </w:pPr>
      <w:r w:rsidRPr="00996172">
        <w:rPr>
          <w:rFonts w:cs="Times New Roman"/>
          <w:b/>
          <w:sz w:val="24"/>
          <w:szCs w:val="24"/>
        </w:rPr>
        <w:t>Data Collection</w:t>
      </w:r>
    </w:p>
    <w:p w:rsidR="007179D5" w:rsidRDefault="007179D5" w:rsidP="007179D5">
      <w:pPr>
        <w:pStyle w:val="ListParagraph"/>
        <w:numPr>
          <w:ilvl w:val="1"/>
          <w:numId w:val="5"/>
        </w:numPr>
        <w:spacing w:after="0"/>
        <w:ind w:left="1080"/>
        <w:rPr>
          <w:rFonts w:cstheme="minorHAnsi"/>
          <w:b/>
          <w:sz w:val="24"/>
          <w:szCs w:val="24"/>
        </w:rPr>
      </w:pPr>
      <w:r w:rsidRPr="00F249C7">
        <w:rPr>
          <w:rFonts w:cstheme="minorHAnsi"/>
          <w:b/>
          <w:sz w:val="24"/>
          <w:szCs w:val="24"/>
        </w:rPr>
        <w:t>Device Set Up</w:t>
      </w:r>
    </w:p>
    <w:p w:rsidR="007179D5" w:rsidRPr="00092BE6" w:rsidRDefault="007179D5" w:rsidP="007179D5">
      <w:pPr>
        <w:pStyle w:val="ListParagraph"/>
        <w:numPr>
          <w:ilvl w:val="2"/>
          <w:numId w:val="5"/>
        </w:numPr>
        <w:spacing w:after="0"/>
        <w:ind w:left="1440"/>
        <w:rPr>
          <w:rFonts w:cstheme="minorHAnsi"/>
          <w:b/>
          <w:sz w:val="24"/>
          <w:szCs w:val="24"/>
        </w:rPr>
      </w:pPr>
      <w:r>
        <w:rPr>
          <w:rFonts w:cstheme="minorHAnsi"/>
          <w:sz w:val="24"/>
          <w:szCs w:val="24"/>
        </w:rPr>
        <w:t xml:space="preserve">Start up the ClearView system with the USB cable to the scanner </w:t>
      </w:r>
      <w:r w:rsidRPr="00613501">
        <w:rPr>
          <w:rFonts w:cstheme="minorHAnsi"/>
          <w:b/>
          <w:sz w:val="24"/>
          <w:szCs w:val="24"/>
        </w:rPr>
        <w:t>disconnected</w:t>
      </w:r>
      <w:r>
        <w:rPr>
          <w:rFonts w:cstheme="minorHAnsi"/>
          <w:sz w:val="24"/>
          <w:szCs w:val="24"/>
        </w:rPr>
        <w:t>, log into the computer and wait 2 minutes for all drivers to load.</w:t>
      </w:r>
    </w:p>
    <w:p w:rsidR="007179D5" w:rsidRPr="00760BF1" w:rsidRDefault="007179D5" w:rsidP="007179D5">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7179D5" w:rsidRPr="00F249C7" w:rsidRDefault="007179D5" w:rsidP="007179D5">
      <w:pPr>
        <w:pStyle w:val="ListParagraph"/>
        <w:numPr>
          <w:ilvl w:val="2"/>
          <w:numId w:val="5"/>
        </w:numPr>
        <w:spacing w:after="0"/>
        <w:ind w:left="1440"/>
        <w:rPr>
          <w:rFonts w:cstheme="minorHAnsi"/>
          <w:sz w:val="24"/>
          <w:szCs w:val="24"/>
        </w:rPr>
      </w:pPr>
      <w:r w:rsidRPr="00F249C7">
        <w:rPr>
          <w:rFonts w:cstheme="minorHAnsi"/>
          <w:sz w:val="24"/>
          <w:szCs w:val="24"/>
        </w:rPr>
        <w:t>Clean the glass lens with isopropyl alcohol and the provided cloth.  Dry the glass lens completely with a separate dry cloth.</w:t>
      </w:r>
    </w:p>
    <w:p w:rsidR="007179D5" w:rsidRPr="00F249C7" w:rsidRDefault="007179D5" w:rsidP="007179D5">
      <w:pPr>
        <w:pStyle w:val="ListParagraph"/>
        <w:numPr>
          <w:ilvl w:val="2"/>
          <w:numId w:val="5"/>
        </w:numPr>
        <w:spacing w:after="0"/>
        <w:ind w:left="1440"/>
        <w:rPr>
          <w:rFonts w:cstheme="minorHAnsi"/>
          <w:sz w:val="24"/>
          <w:szCs w:val="24"/>
        </w:rPr>
      </w:pPr>
      <w:r w:rsidRPr="00F249C7">
        <w:rPr>
          <w:rFonts w:cstheme="minorHAnsi"/>
          <w:sz w:val="24"/>
          <w:szCs w:val="24"/>
        </w:rPr>
        <w:t>Place the calibration shroud over the lens cover.</w:t>
      </w:r>
    </w:p>
    <w:p w:rsidR="007179D5" w:rsidRPr="00F249C7" w:rsidRDefault="007179D5" w:rsidP="007179D5">
      <w:pPr>
        <w:pStyle w:val="ListParagraph"/>
        <w:numPr>
          <w:ilvl w:val="2"/>
          <w:numId w:val="5"/>
        </w:numPr>
        <w:spacing w:after="0"/>
        <w:ind w:left="1440"/>
        <w:rPr>
          <w:rFonts w:cstheme="minorHAnsi"/>
          <w:sz w:val="24"/>
          <w:szCs w:val="24"/>
        </w:rPr>
      </w:pPr>
      <w:r w:rsidRPr="00F249C7">
        <w:rPr>
          <w:rFonts w:cstheme="minorHAnsi"/>
          <w:sz w:val="24"/>
          <w:szCs w:val="24"/>
        </w:rPr>
        <w:t>Clean the metal cylinder of the calibration probe with isopropyl alcohol and the provided cloth.  Dry the calibration probe completely with a dry cloth.</w:t>
      </w:r>
    </w:p>
    <w:p w:rsidR="007179D5" w:rsidRPr="00F249C7" w:rsidRDefault="007179D5" w:rsidP="007179D5">
      <w:pPr>
        <w:pStyle w:val="ListParagraph"/>
        <w:numPr>
          <w:ilvl w:val="2"/>
          <w:numId w:val="5"/>
        </w:numPr>
        <w:spacing w:after="0"/>
        <w:ind w:left="1440"/>
        <w:rPr>
          <w:rFonts w:cstheme="minorHAnsi"/>
          <w:sz w:val="24"/>
          <w:szCs w:val="24"/>
        </w:rPr>
      </w:pPr>
      <w:r w:rsidRPr="00F249C7">
        <w:rPr>
          <w:rFonts w:cstheme="minorHAnsi"/>
          <w:sz w:val="24"/>
          <w:szCs w:val="24"/>
        </w:rPr>
        <w:t>Place the calibration probe, metal cylinder first, through the opening of the calibration shroud until the bottom of the probe sits flat on the glass lens.</w:t>
      </w:r>
    </w:p>
    <w:p w:rsidR="007179D5" w:rsidRDefault="007179D5" w:rsidP="007179D5">
      <w:pPr>
        <w:pStyle w:val="ListParagraph"/>
        <w:numPr>
          <w:ilvl w:val="2"/>
          <w:numId w:val="5"/>
        </w:numPr>
        <w:spacing w:after="0"/>
        <w:ind w:left="1440"/>
        <w:rPr>
          <w:rFonts w:cstheme="minorHAnsi"/>
          <w:sz w:val="24"/>
          <w:szCs w:val="24"/>
        </w:rPr>
      </w:pPr>
      <w:r w:rsidRPr="00092BE6">
        <w:rPr>
          <w:rFonts w:cstheme="minorHAnsi"/>
          <w:sz w:val="24"/>
          <w:szCs w:val="24"/>
        </w:rPr>
        <w:t>Connect the USB cable to the scanner.</w:t>
      </w:r>
    </w:p>
    <w:p w:rsidR="007179D5" w:rsidRPr="00F249C7" w:rsidRDefault="007179D5" w:rsidP="007179D5">
      <w:pPr>
        <w:pStyle w:val="ListParagraph"/>
        <w:numPr>
          <w:ilvl w:val="2"/>
          <w:numId w:val="5"/>
        </w:numPr>
        <w:spacing w:after="0"/>
        <w:ind w:left="1440"/>
        <w:rPr>
          <w:rFonts w:cstheme="minorHAnsi"/>
          <w:sz w:val="24"/>
          <w:szCs w:val="24"/>
        </w:rPr>
      </w:pPr>
      <w:r w:rsidRPr="00F249C7">
        <w:rPr>
          <w:rFonts w:cstheme="minorHAnsi"/>
          <w:sz w:val="24"/>
          <w:szCs w:val="24"/>
        </w:rPr>
        <w:t xml:space="preserve">Double click on the ClearView software icon located on the computer desktop.  This will open the ClearView software and present the “Login As” window.  </w:t>
      </w:r>
    </w:p>
    <w:p w:rsidR="007179D5" w:rsidRPr="00F249C7" w:rsidRDefault="007179D5" w:rsidP="007179D5">
      <w:pPr>
        <w:pStyle w:val="ListParagraph"/>
        <w:numPr>
          <w:ilvl w:val="2"/>
          <w:numId w:val="5"/>
        </w:numPr>
        <w:spacing w:after="0"/>
        <w:ind w:left="1440"/>
        <w:rPr>
          <w:rFonts w:cstheme="minorHAnsi"/>
          <w:sz w:val="24"/>
          <w:szCs w:val="24"/>
        </w:rPr>
      </w:pPr>
      <w:r w:rsidRPr="00F249C7">
        <w:rPr>
          <w:rFonts w:cstheme="minorHAnsi"/>
          <w:sz w:val="24"/>
          <w:szCs w:val="24"/>
        </w:rPr>
        <w:lastRenderedPageBreak/>
        <w:t>The version of the ClearView software is displayed across the top header of the software.  Record the software version being validated:</w:t>
      </w:r>
    </w:p>
    <w:p w:rsidR="007179D5" w:rsidRPr="00F249C7" w:rsidRDefault="007179D5" w:rsidP="007179D5">
      <w:pPr>
        <w:pStyle w:val="ListParagraph"/>
        <w:spacing w:after="0"/>
        <w:ind w:left="2340"/>
        <w:rPr>
          <w:rFonts w:cstheme="minorHAnsi"/>
          <w:sz w:val="24"/>
          <w:szCs w:val="24"/>
        </w:rPr>
      </w:pPr>
    </w:p>
    <w:p w:rsidR="007179D5" w:rsidRDefault="007179D5" w:rsidP="007179D5">
      <w:pPr>
        <w:pStyle w:val="ListParagraph"/>
        <w:spacing w:after="0"/>
        <w:ind w:left="2340"/>
        <w:rPr>
          <w:rFonts w:cstheme="minorHAnsi"/>
          <w:sz w:val="24"/>
          <w:szCs w:val="24"/>
        </w:rPr>
      </w:pPr>
      <w:r w:rsidRPr="00F249C7">
        <w:rPr>
          <w:rFonts w:cstheme="minorHAnsi"/>
          <w:sz w:val="24"/>
          <w:szCs w:val="24"/>
        </w:rPr>
        <w:t>_______________________________________________________</w:t>
      </w:r>
    </w:p>
    <w:p w:rsidR="007179D5" w:rsidRDefault="007179D5" w:rsidP="007179D5">
      <w:pPr>
        <w:pStyle w:val="ListParagraph"/>
        <w:spacing w:after="0"/>
        <w:ind w:left="2340"/>
        <w:rPr>
          <w:rFonts w:cstheme="minorHAnsi"/>
          <w:sz w:val="24"/>
          <w:szCs w:val="24"/>
        </w:rPr>
      </w:pPr>
    </w:p>
    <w:p w:rsidR="007179D5" w:rsidRPr="006067E9" w:rsidRDefault="007179D5" w:rsidP="007179D5">
      <w:pPr>
        <w:pStyle w:val="ListParagraph"/>
        <w:numPr>
          <w:ilvl w:val="2"/>
          <w:numId w:val="5"/>
        </w:numPr>
        <w:spacing w:after="0"/>
        <w:ind w:left="1440"/>
        <w:rPr>
          <w:rFonts w:cstheme="minorHAnsi"/>
          <w:sz w:val="24"/>
          <w:szCs w:val="24"/>
        </w:rPr>
      </w:pPr>
      <w:r w:rsidRPr="006067E9">
        <w:rPr>
          <w:rFonts w:cstheme="minorHAnsi"/>
          <w:sz w:val="24"/>
          <w:szCs w:val="24"/>
        </w:rPr>
        <w:t>Verify that the scanner status and camera status are “Available” at the bottom of the ClearView window.</w:t>
      </w:r>
    </w:p>
    <w:p w:rsidR="007179D5" w:rsidRPr="00F249C7" w:rsidRDefault="007179D5" w:rsidP="007179D5">
      <w:pPr>
        <w:pStyle w:val="ListParagraph"/>
        <w:spacing w:after="0"/>
        <w:ind w:left="2340"/>
        <w:rPr>
          <w:rFonts w:cstheme="minorHAnsi"/>
          <w:sz w:val="24"/>
          <w:szCs w:val="24"/>
        </w:rPr>
      </w:pPr>
    </w:p>
    <w:p w:rsidR="007179D5" w:rsidRPr="00F249C7" w:rsidRDefault="007179D5" w:rsidP="007179D5">
      <w:pPr>
        <w:pStyle w:val="ListParagraph"/>
        <w:numPr>
          <w:ilvl w:val="1"/>
          <w:numId w:val="5"/>
        </w:numPr>
        <w:spacing w:after="0"/>
        <w:ind w:left="1080"/>
        <w:rPr>
          <w:rFonts w:cstheme="minorHAnsi"/>
          <w:sz w:val="24"/>
          <w:szCs w:val="24"/>
        </w:rPr>
      </w:pPr>
      <w:r w:rsidRPr="00F249C7">
        <w:rPr>
          <w:rFonts w:cstheme="minorHAnsi"/>
          <w:b/>
          <w:sz w:val="24"/>
          <w:szCs w:val="24"/>
        </w:rPr>
        <w:t>“Login As” function</w:t>
      </w:r>
      <w:r w:rsidRPr="00F249C7">
        <w:rPr>
          <w:rFonts w:cstheme="minorHAnsi"/>
          <w:sz w:val="24"/>
          <w:szCs w:val="24"/>
        </w:rPr>
        <w:t xml:space="preserve">- This window provides the user a method to enter their user name and password in order to access the ClearView software application.  </w:t>
      </w:r>
    </w:p>
    <w:p w:rsidR="007179D5" w:rsidRPr="00F249C7" w:rsidRDefault="007179D5" w:rsidP="007179D5">
      <w:pPr>
        <w:pStyle w:val="ListParagraph"/>
        <w:spacing w:after="0"/>
        <w:ind w:left="1440"/>
        <w:rPr>
          <w:rFonts w:cstheme="minorHAnsi"/>
          <w:sz w:val="24"/>
          <w:szCs w:val="24"/>
        </w:rPr>
      </w:pPr>
    </w:p>
    <w:p w:rsidR="007179D5" w:rsidRPr="00F249C7" w:rsidRDefault="007179D5" w:rsidP="007179D5">
      <w:pPr>
        <w:pStyle w:val="ListParagraph"/>
        <w:spacing w:after="0"/>
        <w:ind w:left="1080"/>
        <w:outlineLvl w:val="0"/>
        <w:rPr>
          <w:rFonts w:cstheme="minorHAnsi"/>
          <w:sz w:val="24"/>
          <w:szCs w:val="24"/>
        </w:rPr>
      </w:pPr>
      <w:r w:rsidRPr="00F249C7">
        <w:rPr>
          <w:rFonts w:cstheme="minorHAnsi"/>
          <w:sz w:val="24"/>
          <w:szCs w:val="24"/>
        </w:rPr>
        <w:t>Double click on the ClearView software icon located on the computer desktop.  Verify that the Username and Password box are empty.</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28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Click in the Username box and enter “</w:t>
      </w:r>
      <w:proofErr w:type="spellStart"/>
      <w:r w:rsidRPr="00F249C7">
        <w:rPr>
          <w:rFonts w:cstheme="minorHAnsi"/>
          <w:sz w:val="24"/>
          <w:szCs w:val="24"/>
        </w:rPr>
        <w:t>EPICUser</w:t>
      </w:r>
      <w:proofErr w:type="spellEnd"/>
      <w:r w:rsidRPr="00F249C7">
        <w:rPr>
          <w:rFonts w:cstheme="minorHAnsi"/>
          <w:sz w:val="24"/>
          <w:szCs w:val="24"/>
        </w:rPr>
        <w:t>”.  Click in the password box and enter the password provided by the Network Administrator.  Click the Cancel button.  Verify that the “Login As” window and the ClearView software window close and returned to the computer desktop.</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sidRPr="00F249C7">
        <w:rPr>
          <w:rFonts w:cstheme="minorHAnsi"/>
          <w:sz w:val="24"/>
          <w:szCs w:val="24"/>
        </w:rPr>
        <w:t>Double click on the ClearView software icon located on the computer desktop.  Click in the Username box and enter “</w:t>
      </w:r>
      <w:proofErr w:type="spellStart"/>
      <w:r w:rsidRPr="00F249C7">
        <w:rPr>
          <w:rFonts w:cstheme="minorHAnsi"/>
          <w:sz w:val="24"/>
          <w:szCs w:val="24"/>
        </w:rPr>
        <w:t>EPICUser</w:t>
      </w:r>
      <w:proofErr w:type="spellEnd"/>
      <w:r w:rsidRPr="00F249C7">
        <w:rPr>
          <w:rFonts w:cstheme="minorHAnsi"/>
          <w:sz w:val="24"/>
          <w:szCs w:val="24"/>
        </w:rPr>
        <w:t>”.  Click in the password box and enter the password provided by the Network Administrator.  Click the Login button.  Verify that the “Login As” window is closed and EPIC ClearView main screen for the ClearView software is displayed.</w:t>
      </w:r>
    </w:p>
    <w:p w:rsidR="007179D5" w:rsidRPr="00F249C7" w:rsidRDefault="007179D5" w:rsidP="007179D5">
      <w:pPr>
        <w:pStyle w:val="ListParagraph"/>
        <w:spacing w:after="0"/>
        <w:ind w:left="1440"/>
        <w:rPr>
          <w:rFonts w:cstheme="minorHAnsi"/>
          <w:sz w:val="24"/>
          <w:szCs w:val="24"/>
        </w:rPr>
      </w:pPr>
    </w:p>
    <w:p w:rsidR="007179D5" w:rsidRPr="00F249C7" w:rsidRDefault="007179D5" w:rsidP="007179D5">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spacing w:after="0"/>
        <w:ind w:left="-450"/>
        <w:jc w:val="center"/>
        <w:rPr>
          <w:rFonts w:cstheme="minorHAnsi"/>
          <w:sz w:val="24"/>
          <w:szCs w:val="24"/>
        </w:rPr>
      </w:pPr>
    </w:p>
    <w:p w:rsidR="007179D5" w:rsidRDefault="007179D5" w:rsidP="007179D5">
      <w:pPr>
        <w:spacing w:after="0"/>
        <w:ind w:left="1080"/>
        <w:rPr>
          <w:rFonts w:cstheme="minorHAnsi"/>
          <w:sz w:val="24"/>
          <w:szCs w:val="24"/>
        </w:rPr>
      </w:pPr>
      <w:r w:rsidRPr="00F249C7">
        <w:rPr>
          <w:rFonts w:cstheme="minorHAnsi"/>
          <w:sz w:val="24"/>
          <w:szCs w:val="24"/>
        </w:rPr>
        <w:t>Click the Exit icon in the upper right hand corner of the screen. Verify that the EPIC ClearView is closed and the desktop now appears.</w:t>
      </w:r>
    </w:p>
    <w:p w:rsidR="007179D5" w:rsidRPr="00F249C7" w:rsidRDefault="007179D5" w:rsidP="007179D5">
      <w:pPr>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D6ADA" w:rsidRDefault="007179D5" w:rsidP="007179D5">
      <w:pPr>
        <w:spacing w:after="0"/>
        <w:rPr>
          <w:rFonts w:cstheme="minorHAnsi"/>
          <w:sz w:val="24"/>
          <w:szCs w:val="24"/>
        </w:rPr>
      </w:pPr>
    </w:p>
    <w:p w:rsidR="007179D5" w:rsidRPr="00F249C7" w:rsidRDefault="007179D5" w:rsidP="007179D5">
      <w:pPr>
        <w:pStyle w:val="ListParagraph"/>
        <w:numPr>
          <w:ilvl w:val="1"/>
          <w:numId w:val="5"/>
        </w:numPr>
        <w:spacing w:after="0"/>
        <w:ind w:left="1080"/>
        <w:rPr>
          <w:rFonts w:cstheme="minorHAnsi"/>
          <w:sz w:val="24"/>
          <w:szCs w:val="24"/>
        </w:rPr>
      </w:pPr>
      <w:r w:rsidRPr="00F249C7">
        <w:rPr>
          <w:rFonts w:cstheme="minorHAnsi"/>
          <w:b/>
          <w:sz w:val="24"/>
          <w:szCs w:val="24"/>
        </w:rPr>
        <w:lastRenderedPageBreak/>
        <w:t>Camera Calibration</w:t>
      </w:r>
      <w:r w:rsidRPr="00F249C7">
        <w:rPr>
          <w:rFonts w:cstheme="minorHAnsi"/>
          <w:sz w:val="24"/>
          <w:szCs w:val="24"/>
        </w:rPr>
        <w:t xml:space="preserve"> Icon</w:t>
      </w:r>
    </w:p>
    <w:p w:rsidR="007179D5" w:rsidRPr="00F249C7" w:rsidRDefault="007179D5" w:rsidP="007179D5">
      <w:pPr>
        <w:pStyle w:val="ListParagraph"/>
        <w:spacing w:after="0"/>
        <w:ind w:left="1080"/>
        <w:jc w:val="center"/>
        <w:rPr>
          <w:rFonts w:cstheme="minorHAnsi"/>
          <w:sz w:val="24"/>
          <w:szCs w:val="24"/>
        </w:rPr>
      </w:pPr>
    </w:p>
    <w:p w:rsidR="007179D5" w:rsidRPr="00F249C7" w:rsidRDefault="007179D5" w:rsidP="007179D5">
      <w:pPr>
        <w:spacing w:after="0"/>
        <w:ind w:left="1080"/>
        <w:rPr>
          <w:rFonts w:cstheme="minorHAnsi"/>
          <w:sz w:val="24"/>
          <w:szCs w:val="24"/>
        </w:rPr>
      </w:pPr>
      <w:r w:rsidRPr="00F249C7">
        <w:rPr>
          <w:rFonts w:cstheme="minorHAnsi"/>
          <w:sz w:val="24"/>
          <w:szCs w:val="24"/>
        </w:rPr>
        <w:t>Double click the EPIC ClearView icon on the desktop. Enter the user name as “Administrator” and enter the password provided by the Network Administrator.   Verify that the “Login As” window is closed and EPIC ClearView main screen for the ClearView software is displayed.</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tabs>
          <w:tab w:val="left" w:pos="990"/>
        </w:tabs>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spacing w:after="0"/>
        <w:ind w:left="1080"/>
        <w:outlineLvl w:val="0"/>
        <w:rPr>
          <w:rFonts w:cstheme="minorHAnsi"/>
          <w:sz w:val="24"/>
          <w:szCs w:val="24"/>
        </w:rPr>
      </w:pPr>
    </w:p>
    <w:p w:rsidR="007179D5" w:rsidRDefault="007179D5" w:rsidP="007179D5">
      <w:pPr>
        <w:pStyle w:val="ListParagraph"/>
        <w:spacing w:after="0"/>
        <w:ind w:left="1080"/>
        <w:rPr>
          <w:rFonts w:cstheme="minorHAnsi"/>
          <w:sz w:val="24"/>
          <w:szCs w:val="24"/>
        </w:rPr>
      </w:pPr>
      <w:r>
        <w:rPr>
          <w:rFonts w:cstheme="minorHAnsi"/>
          <w:sz w:val="24"/>
          <w:szCs w:val="24"/>
        </w:rPr>
        <w:t>Click on the Settings button in the Application toolbar.  Verify that the Device Settings tab opens.</w:t>
      </w:r>
    </w:p>
    <w:p w:rsidR="007179D5"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spacing w:after="0"/>
        <w:ind w:left="1080"/>
        <w:rPr>
          <w:ins w:id="27" w:author="Scott Pletzer" w:date="2012-11-01T12:44:00Z"/>
          <w:rFonts w:cstheme="minorHAnsi"/>
          <w:sz w:val="24"/>
          <w:szCs w:val="24"/>
        </w:rPr>
      </w:pPr>
    </w:p>
    <w:p w:rsidR="005227A9" w:rsidRDefault="00FB047B" w:rsidP="007179D5">
      <w:pPr>
        <w:pStyle w:val="ListParagraph"/>
        <w:spacing w:after="0"/>
        <w:ind w:left="1080"/>
        <w:rPr>
          <w:ins w:id="28" w:author="Scott Pletzer" w:date="2012-11-01T13:35:00Z"/>
          <w:rFonts w:cstheme="minorHAnsi"/>
          <w:sz w:val="24"/>
          <w:szCs w:val="24"/>
        </w:rPr>
      </w:pPr>
      <w:bookmarkStart w:id="29" w:name="_GoBack"/>
      <w:ins w:id="30" w:author="Scott Pletzer" w:date="2012-11-01T12:44:00Z">
        <w:r w:rsidRPr="00812732">
          <w:rPr>
            <w:rFonts w:cstheme="minorHAnsi"/>
            <w:sz w:val="24"/>
            <w:szCs w:val="24"/>
            <w:highlight w:val="yellow"/>
            <w:rPrChange w:id="31" w:author="Scott Pletzer" w:date="2012-11-01T13:20:00Z">
              <w:rPr>
                <w:rFonts w:cstheme="minorHAnsi"/>
                <w:sz w:val="24"/>
                <w:szCs w:val="24"/>
              </w:rPr>
            </w:rPrChange>
          </w:rPr>
          <w:t xml:space="preserve">Note:  For </w:t>
        </w:r>
      </w:ins>
      <w:ins w:id="32" w:author="Scott Pletzer" w:date="2012-11-01T14:00:00Z">
        <w:r w:rsidR="00767E34">
          <w:rPr>
            <w:rFonts w:cstheme="minorHAnsi"/>
            <w:sz w:val="24"/>
            <w:szCs w:val="24"/>
            <w:highlight w:val="yellow"/>
          </w:rPr>
          <w:t>test</w:t>
        </w:r>
      </w:ins>
      <w:ins w:id="33" w:author="Scott Pletzer" w:date="2012-11-01T12:44:00Z">
        <w:r w:rsidRPr="00812732">
          <w:rPr>
            <w:rFonts w:cstheme="minorHAnsi"/>
            <w:sz w:val="24"/>
            <w:szCs w:val="24"/>
            <w:highlight w:val="yellow"/>
            <w:rPrChange w:id="34" w:author="Scott Pletzer" w:date="2012-11-01T13:20:00Z">
              <w:rPr>
                <w:rFonts w:cstheme="minorHAnsi"/>
                <w:sz w:val="24"/>
                <w:szCs w:val="24"/>
              </w:rPr>
            </w:rPrChange>
          </w:rPr>
          <w:t xml:space="preserve"> scripts </w:t>
        </w:r>
      </w:ins>
      <w:ins w:id="35" w:author="Scott Pletzer" w:date="2012-11-01T13:56:00Z">
        <w:r w:rsidR="00D44892">
          <w:rPr>
            <w:rFonts w:cstheme="minorHAnsi"/>
            <w:sz w:val="24"/>
            <w:szCs w:val="24"/>
            <w:highlight w:val="yellow"/>
          </w:rPr>
          <w:t xml:space="preserve">containing </w:t>
        </w:r>
      </w:ins>
      <w:ins w:id="36" w:author="Scott Pletzer" w:date="2012-11-01T12:44:00Z">
        <w:r w:rsidRPr="00812732">
          <w:rPr>
            <w:rFonts w:cstheme="minorHAnsi"/>
            <w:sz w:val="24"/>
            <w:szCs w:val="24"/>
            <w:highlight w:val="yellow"/>
            <w:rPrChange w:id="37" w:author="Scott Pletzer" w:date="2012-11-01T13:20:00Z">
              <w:rPr>
                <w:rFonts w:cstheme="minorHAnsi"/>
                <w:sz w:val="24"/>
                <w:szCs w:val="24"/>
              </w:rPr>
            </w:rPrChange>
          </w:rPr>
          <w:t xml:space="preserve">configuration settings, the values are arbitrary and </w:t>
        </w:r>
      </w:ins>
      <w:ins w:id="38" w:author="Scott Pletzer" w:date="2012-11-01T12:49:00Z">
        <w:r w:rsidRPr="00812732">
          <w:rPr>
            <w:rFonts w:cstheme="minorHAnsi"/>
            <w:sz w:val="24"/>
            <w:szCs w:val="24"/>
            <w:highlight w:val="yellow"/>
            <w:rPrChange w:id="39" w:author="Scott Pletzer" w:date="2012-11-01T13:20:00Z">
              <w:rPr>
                <w:rFonts w:cstheme="minorHAnsi"/>
                <w:sz w:val="24"/>
                <w:szCs w:val="24"/>
              </w:rPr>
            </w:rPrChange>
          </w:rPr>
          <w:t xml:space="preserve">may </w:t>
        </w:r>
      </w:ins>
      <w:ins w:id="40" w:author="Scott Pletzer" w:date="2012-11-01T12:44:00Z">
        <w:r w:rsidRPr="00812732">
          <w:rPr>
            <w:rFonts w:cstheme="minorHAnsi"/>
            <w:sz w:val="24"/>
            <w:szCs w:val="24"/>
            <w:highlight w:val="yellow"/>
            <w:rPrChange w:id="41" w:author="Scott Pletzer" w:date="2012-11-01T13:20:00Z">
              <w:rPr>
                <w:rFonts w:cstheme="minorHAnsi"/>
                <w:sz w:val="24"/>
                <w:szCs w:val="24"/>
              </w:rPr>
            </w:rPrChange>
          </w:rPr>
          <w:t>represent current device</w:t>
        </w:r>
      </w:ins>
      <w:ins w:id="42" w:author="Scott Pletzer" w:date="2012-11-01T12:49:00Z">
        <w:r w:rsidRPr="00812732">
          <w:rPr>
            <w:rFonts w:cstheme="minorHAnsi"/>
            <w:sz w:val="24"/>
            <w:szCs w:val="24"/>
            <w:highlight w:val="yellow"/>
            <w:rPrChange w:id="43" w:author="Scott Pletzer" w:date="2012-11-01T13:20:00Z">
              <w:rPr>
                <w:rFonts w:cstheme="minorHAnsi"/>
                <w:sz w:val="24"/>
                <w:szCs w:val="24"/>
              </w:rPr>
            </w:rPrChange>
          </w:rPr>
          <w:t xml:space="preserve"> capabilities</w:t>
        </w:r>
      </w:ins>
      <w:ins w:id="44" w:author="Scott Pletzer" w:date="2012-11-01T13:01:00Z">
        <w:r w:rsidR="00767E34" w:rsidRPr="00767E34">
          <w:rPr>
            <w:rFonts w:cstheme="minorHAnsi"/>
            <w:sz w:val="24"/>
            <w:szCs w:val="24"/>
            <w:highlight w:val="yellow"/>
          </w:rPr>
          <w:t>.  The</w:t>
        </w:r>
      </w:ins>
      <w:ins w:id="45" w:author="Scott Pletzer" w:date="2012-11-01T14:01:00Z">
        <w:r w:rsidR="00767E34">
          <w:rPr>
            <w:rFonts w:cstheme="minorHAnsi"/>
            <w:sz w:val="24"/>
            <w:szCs w:val="24"/>
            <w:highlight w:val="yellow"/>
          </w:rPr>
          <w:t>se</w:t>
        </w:r>
      </w:ins>
      <w:ins w:id="46" w:author="Scott Pletzer" w:date="2012-11-01T13:01:00Z">
        <w:r w:rsidR="004C49AD" w:rsidRPr="00812732">
          <w:rPr>
            <w:rFonts w:cstheme="minorHAnsi"/>
            <w:sz w:val="24"/>
            <w:szCs w:val="24"/>
            <w:highlight w:val="yellow"/>
            <w:rPrChange w:id="47" w:author="Scott Pletzer" w:date="2012-11-01T13:20:00Z">
              <w:rPr>
                <w:rFonts w:cstheme="minorHAnsi"/>
                <w:sz w:val="24"/>
                <w:szCs w:val="24"/>
              </w:rPr>
            </w:rPrChange>
          </w:rPr>
          <w:t xml:space="preserve"> can be adjusted as necessary throughout the protocol to achieve desired results.  Actual device settings used will be derived </w:t>
        </w:r>
      </w:ins>
      <w:ins w:id="48" w:author="Scott Pletzer" w:date="2012-11-01T14:01:00Z">
        <w:r w:rsidR="00767E34">
          <w:rPr>
            <w:rFonts w:cstheme="minorHAnsi"/>
            <w:sz w:val="24"/>
            <w:szCs w:val="24"/>
            <w:highlight w:val="yellow"/>
          </w:rPr>
          <w:t xml:space="preserve">and evaluated </w:t>
        </w:r>
      </w:ins>
      <w:ins w:id="49" w:author="Scott Pletzer" w:date="2012-11-01T13:01:00Z">
        <w:r w:rsidR="004C49AD" w:rsidRPr="00812732">
          <w:rPr>
            <w:rFonts w:cstheme="minorHAnsi"/>
            <w:sz w:val="24"/>
            <w:szCs w:val="24"/>
            <w:highlight w:val="yellow"/>
            <w:rPrChange w:id="50" w:author="Scott Pletzer" w:date="2012-11-01T13:20:00Z">
              <w:rPr>
                <w:rFonts w:cstheme="minorHAnsi"/>
                <w:sz w:val="24"/>
                <w:szCs w:val="24"/>
              </w:rPr>
            </w:rPrChange>
          </w:rPr>
          <w:t>from additional testing</w:t>
        </w:r>
      </w:ins>
      <w:ins w:id="51" w:author="Scott Pletzer" w:date="2012-11-01T13:02:00Z">
        <w:r w:rsidR="004C49AD" w:rsidRPr="00812732">
          <w:rPr>
            <w:rFonts w:cstheme="minorHAnsi"/>
            <w:sz w:val="24"/>
            <w:szCs w:val="24"/>
            <w:highlight w:val="yellow"/>
            <w:rPrChange w:id="52" w:author="Scott Pletzer" w:date="2012-11-01T13:20:00Z">
              <w:rPr>
                <w:rFonts w:cstheme="minorHAnsi"/>
                <w:sz w:val="24"/>
                <w:szCs w:val="24"/>
              </w:rPr>
            </w:rPrChange>
          </w:rPr>
          <w:t xml:space="preserve"> via separate protocols</w:t>
        </w:r>
      </w:ins>
      <w:ins w:id="53" w:author="Scott Pletzer" w:date="2012-11-01T13:01:00Z">
        <w:r w:rsidR="004C49AD" w:rsidRPr="00812732">
          <w:rPr>
            <w:rFonts w:cstheme="minorHAnsi"/>
            <w:sz w:val="24"/>
            <w:szCs w:val="24"/>
            <w:highlight w:val="yellow"/>
            <w:rPrChange w:id="54" w:author="Scott Pletzer" w:date="2012-11-01T13:20:00Z">
              <w:rPr>
                <w:rFonts w:cstheme="minorHAnsi"/>
                <w:sz w:val="24"/>
                <w:szCs w:val="24"/>
              </w:rPr>
            </w:rPrChange>
          </w:rPr>
          <w:t>.</w:t>
        </w:r>
      </w:ins>
      <w:ins w:id="55" w:author="Scott Pletzer" w:date="2012-11-01T13:17:00Z">
        <w:r w:rsidR="00E62E1E" w:rsidRPr="00812732">
          <w:rPr>
            <w:rFonts w:cstheme="minorHAnsi"/>
            <w:sz w:val="24"/>
            <w:szCs w:val="24"/>
            <w:highlight w:val="yellow"/>
            <w:rPrChange w:id="56" w:author="Scott Pletzer" w:date="2012-11-01T13:20:00Z">
              <w:rPr>
                <w:rFonts w:cstheme="minorHAnsi"/>
                <w:sz w:val="24"/>
                <w:szCs w:val="24"/>
              </w:rPr>
            </w:rPrChange>
          </w:rPr>
          <w:t xml:space="preserve">  Certain values (i.e., </w:t>
        </w:r>
        <w:r w:rsidR="008E1A24" w:rsidRPr="008E1A24">
          <w:rPr>
            <w:rFonts w:cstheme="minorHAnsi"/>
            <w:sz w:val="24"/>
            <w:szCs w:val="24"/>
            <w:highlight w:val="yellow"/>
          </w:rPr>
          <w:t xml:space="preserve">Brightness, Gain, and Exposure </w:t>
        </w:r>
      </w:ins>
      <w:ins w:id="57" w:author="Scott Pletzer" w:date="2012-11-01T14:05:00Z">
        <w:r w:rsidR="008E1A24">
          <w:rPr>
            <w:rFonts w:cstheme="minorHAnsi"/>
            <w:sz w:val="24"/>
            <w:szCs w:val="24"/>
            <w:highlight w:val="yellow"/>
          </w:rPr>
          <w:t>D</w:t>
        </w:r>
      </w:ins>
      <w:ins w:id="58" w:author="Scott Pletzer" w:date="2012-11-01T13:17:00Z">
        <w:r w:rsidR="00E62E1E" w:rsidRPr="00812732">
          <w:rPr>
            <w:rFonts w:cstheme="minorHAnsi"/>
            <w:sz w:val="24"/>
            <w:szCs w:val="24"/>
            <w:highlight w:val="yellow"/>
            <w:rPrChange w:id="59" w:author="Scott Pletzer" w:date="2012-11-01T13:20:00Z">
              <w:rPr>
                <w:rFonts w:cstheme="minorHAnsi"/>
                <w:sz w:val="24"/>
                <w:szCs w:val="24"/>
              </w:rPr>
            </w:rPrChange>
          </w:rPr>
          <w:t xml:space="preserve">elay only) </w:t>
        </w:r>
      </w:ins>
      <w:ins w:id="60" w:author="Scott Pletzer" w:date="2012-11-01T14:07:00Z">
        <w:r w:rsidR="00BD3A0C">
          <w:rPr>
            <w:rFonts w:cstheme="minorHAnsi"/>
            <w:sz w:val="24"/>
            <w:szCs w:val="24"/>
            <w:highlight w:val="yellow"/>
          </w:rPr>
          <w:t>may</w:t>
        </w:r>
      </w:ins>
      <w:ins w:id="61" w:author="Scott Pletzer" w:date="2012-11-01T13:17:00Z">
        <w:r w:rsidR="00E62E1E" w:rsidRPr="00812732">
          <w:rPr>
            <w:rFonts w:cstheme="minorHAnsi"/>
            <w:sz w:val="24"/>
            <w:szCs w:val="24"/>
            <w:highlight w:val="yellow"/>
            <w:rPrChange w:id="62" w:author="Scott Pletzer" w:date="2012-11-01T13:20:00Z">
              <w:rPr>
                <w:rFonts w:cstheme="minorHAnsi"/>
                <w:sz w:val="24"/>
                <w:szCs w:val="24"/>
              </w:rPr>
            </w:rPrChange>
          </w:rPr>
          <w:t xml:space="preserve"> be adjusted as necessary to achieve desired test script outcome.  Desired outcome may be an anticipated passing or failing calibration </w:t>
        </w:r>
      </w:ins>
      <w:ins w:id="63" w:author="Scott Pletzer" w:date="2012-11-01T13:19:00Z">
        <w:r w:rsidR="00E62E1E" w:rsidRPr="00812732">
          <w:rPr>
            <w:rFonts w:cstheme="minorHAnsi"/>
            <w:sz w:val="24"/>
            <w:szCs w:val="24"/>
            <w:highlight w:val="yellow"/>
            <w:rPrChange w:id="64" w:author="Scott Pletzer" w:date="2012-11-01T13:20:00Z">
              <w:rPr>
                <w:rFonts w:cstheme="minorHAnsi"/>
                <w:sz w:val="24"/>
                <w:szCs w:val="24"/>
              </w:rPr>
            </w:rPrChange>
          </w:rPr>
          <w:t xml:space="preserve">result, which is intended </w:t>
        </w:r>
      </w:ins>
      <w:ins w:id="65" w:author="Scott Pletzer" w:date="2012-11-01T13:17:00Z">
        <w:r w:rsidR="00E62E1E" w:rsidRPr="00812732">
          <w:rPr>
            <w:rFonts w:cstheme="minorHAnsi"/>
            <w:sz w:val="24"/>
            <w:szCs w:val="24"/>
            <w:highlight w:val="yellow"/>
            <w:rPrChange w:id="66" w:author="Scott Pletzer" w:date="2012-11-01T13:20:00Z">
              <w:rPr>
                <w:rFonts w:cstheme="minorHAnsi"/>
                <w:sz w:val="24"/>
                <w:szCs w:val="24"/>
              </w:rPr>
            </w:rPrChange>
          </w:rPr>
          <w:t>to evaluate software functionality</w:t>
        </w:r>
      </w:ins>
      <w:ins w:id="67" w:author="Scott Pletzer" w:date="2012-11-01T13:19:00Z">
        <w:r w:rsidR="00E62E1E" w:rsidRPr="00812732">
          <w:rPr>
            <w:rFonts w:cstheme="minorHAnsi"/>
            <w:sz w:val="24"/>
            <w:szCs w:val="24"/>
            <w:highlight w:val="yellow"/>
            <w:rPrChange w:id="68" w:author="Scott Pletzer" w:date="2012-11-01T13:20:00Z">
              <w:rPr>
                <w:rFonts w:cstheme="minorHAnsi"/>
                <w:sz w:val="24"/>
                <w:szCs w:val="24"/>
              </w:rPr>
            </w:rPrChange>
          </w:rPr>
          <w:t xml:space="preserve"> only, not device performance</w:t>
        </w:r>
      </w:ins>
      <w:ins w:id="69" w:author="Scott Pletzer" w:date="2012-11-01T13:17:00Z">
        <w:r w:rsidR="00E62E1E" w:rsidRPr="00812732">
          <w:rPr>
            <w:rFonts w:cstheme="minorHAnsi"/>
            <w:sz w:val="24"/>
            <w:szCs w:val="24"/>
            <w:highlight w:val="yellow"/>
            <w:rPrChange w:id="70" w:author="Scott Pletzer" w:date="2012-11-01T13:20:00Z">
              <w:rPr>
                <w:rFonts w:cstheme="minorHAnsi"/>
                <w:sz w:val="24"/>
                <w:szCs w:val="24"/>
              </w:rPr>
            </w:rPrChange>
          </w:rPr>
          <w:t>.</w:t>
        </w:r>
      </w:ins>
    </w:p>
    <w:p w:rsidR="005227A9" w:rsidRDefault="005227A9" w:rsidP="007179D5">
      <w:pPr>
        <w:pStyle w:val="ListParagraph"/>
        <w:spacing w:after="0"/>
        <w:ind w:left="1080"/>
        <w:rPr>
          <w:ins w:id="71" w:author="Scott Pletzer" w:date="2012-11-01T13:35:00Z"/>
          <w:rFonts w:cstheme="minorHAnsi"/>
          <w:sz w:val="24"/>
          <w:szCs w:val="24"/>
        </w:rPr>
      </w:pPr>
    </w:p>
    <w:p w:rsidR="00FB047B" w:rsidRPr="005227A9" w:rsidRDefault="005227A9" w:rsidP="005227A9">
      <w:pPr>
        <w:pStyle w:val="ListParagraph"/>
        <w:spacing w:after="0"/>
        <w:ind w:left="1080"/>
        <w:rPr>
          <w:ins w:id="72" w:author="Scott Pletzer" w:date="2012-11-01T12:44:00Z"/>
          <w:rFonts w:cstheme="minorHAnsi"/>
          <w:sz w:val="24"/>
          <w:szCs w:val="24"/>
          <w:rPrChange w:id="73" w:author="Scott Pletzer" w:date="2012-11-01T13:36:00Z">
            <w:rPr>
              <w:ins w:id="74" w:author="Scott Pletzer" w:date="2012-11-01T12:44:00Z"/>
            </w:rPr>
          </w:rPrChange>
        </w:rPr>
      </w:pPr>
      <w:ins w:id="75" w:author="Scott Pletzer" w:date="2012-11-01T13:35:00Z">
        <w:r w:rsidRPr="000B1247">
          <w:rPr>
            <w:rFonts w:cstheme="minorHAnsi"/>
            <w:sz w:val="24"/>
            <w:szCs w:val="24"/>
            <w:highlight w:val="yellow"/>
            <w:rPrChange w:id="76" w:author="Scott Pletzer" w:date="2012-11-01T13:38:00Z">
              <w:rPr>
                <w:rFonts w:cstheme="minorHAnsi"/>
                <w:sz w:val="24"/>
                <w:szCs w:val="24"/>
              </w:rPr>
            </w:rPrChange>
          </w:rPr>
          <w:t xml:space="preserve">Note:  If during the execution of the protocol, the Brightness, Gain, or Exposure Delay is changed, it will be important to note the current user at the stage of the protocol </w:t>
        </w:r>
      </w:ins>
      <w:ins w:id="77" w:author="Scott Pletzer" w:date="2012-11-01T14:06:00Z">
        <w:r w:rsidR="008E1A24">
          <w:rPr>
            <w:rFonts w:cstheme="minorHAnsi"/>
            <w:sz w:val="24"/>
            <w:szCs w:val="24"/>
            <w:highlight w:val="yellow"/>
          </w:rPr>
          <w:t xml:space="preserve">when </w:t>
        </w:r>
      </w:ins>
      <w:ins w:id="78" w:author="Scott Pletzer" w:date="2012-11-01T13:35:00Z">
        <w:r w:rsidRPr="000B1247">
          <w:rPr>
            <w:rFonts w:cstheme="minorHAnsi"/>
            <w:sz w:val="24"/>
            <w:szCs w:val="24"/>
            <w:highlight w:val="yellow"/>
            <w:rPrChange w:id="79" w:author="Scott Pletzer" w:date="2012-11-01T13:38:00Z">
              <w:rPr>
                <w:rFonts w:cstheme="minorHAnsi"/>
                <w:sz w:val="24"/>
                <w:szCs w:val="24"/>
              </w:rPr>
            </w:rPrChange>
          </w:rPr>
          <w:t xml:space="preserve">that change is </w:t>
        </w:r>
      </w:ins>
      <w:ins w:id="80" w:author="Scott Pletzer" w:date="2012-11-01T14:06:00Z">
        <w:r w:rsidR="008E1A24">
          <w:rPr>
            <w:rFonts w:cstheme="minorHAnsi"/>
            <w:sz w:val="24"/>
            <w:szCs w:val="24"/>
            <w:highlight w:val="yellow"/>
          </w:rPr>
          <w:t>required</w:t>
        </w:r>
      </w:ins>
      <w:ins w:id="81" w:author="Scott Pletzer" w:date="2012-11-01T13:35:00Z">
        <w:r w:rsidRPr="000B1247">
          <w:rPr>
            <w:rFonts w:cstheme="minorHAnsi"/>
            <w:sz w:val="24"/>
            <w:szCs w:val="24"/>
            <w:highlight w:val="yellow"/>
            <w:rPrChange w:id="82" w:author="Scott Pletzer" w:date="2012-11-01T13:38:00Z">
              <w:rPr>
                <w:rFonts w:cstheme="minorHAnsi"/>
                <w:sz w:val="24"/>
                <w:szCs w:val="24"/>
              </w:rPr>
            </w:rPrChange>
          </w:rPr>
          <w:t>.</w:t>
        </w:r>
      </w:ins>
      <w:ins w:id="83" w:author="Scott Pletzer" w:date="2012-11-01T13:36:00Z">
        <w:r w:rsidRPr="000B1247">
          <w:rPr>
            <w:rFonts w:cstheme="minorHAnsi"/>
            <w:sz w:val="24"/>
            <w:szCs w:val="24"/>
            <w:highlight w:val="yellow"/>
            <w:rPrChange w:id="84" w:author="Scott Pletzer" w:date="2012-11-01T13:38:00Z">
              <w:rPr>
                <w:rFonts w:cstheme="minorHAnsi"/>
                <w:sz w:val="24"/>
                <w:szCs w:val="24"/>
              </w:rPr>
            </w:rPrChange>
          </w:rPr>
          <w:t xml:space="preserve">  Settings can only be changed when using the “Administrator” login</w:t>
        </w:r>
      </w:ins>
      <w:ins w:id="85" w:author="Scott Pletzer" w:date="2012-11-01T14:02:00Z">
        <w:r w:rsidR="00767E34">
          <w:rPr>
            <w:rFonts w:cstheme="minorHAnsi"/>
            <w:sz w:val="24"/>
            <w:szCs w:val="24"/>
            <w:highlight w:val="yellow"/>
          </w:rPr>
          <w:t>.  I</w:t>
        </w:r>
      </w:ins>
      <w:ins w:id="86" w:author="Scott Pletzer" w:date="2012-11-01T13:36:00Z">
        <w:r w:rsidRPr="000B1247">
          <w:rPr>
            <w:rFonts w:cstheme="minorHAnsi"/>
            <w:sz w:val="24"/>
            <w:szCs w:val="24"/>
            <w:highlight w:val="yellow"/>
            <w:rPrChange w:id="87" w:author="Scott Pletzer" w:date="2012-11-01T13:38:00Z">
              <w:rPr>
                <w:rFonts w:cstheme="minorHAnsi"/>
                <w:sz w:val="24"/>
                <w:szCs w:val="24"/>
              </w:rPr>
            </w:rPrChange>
          </w:rPr>
          <w:t>f the script has the user in a different login, the login must be changed to adjust the settings.  Once the setting(s) is changed, it is important to log</w:t>
        </w:r>
      </w:ins>
      <w:ins w:id="88" w:author="Scott Pletzer" w:date="2012-11-01T14:02:00Z">
        <w:r w:rsidR="00767E34">
          <w:rPr>
            <w:rFonts w:cstheme="minorHAnsi"/>
            <w:sz w:val="24"/>
            <w:szCs w:val="24"/>
            <w:highlight w:val="yellow"/>
          </w:rPr>
          <w:t xml:space="preserve"> back </w:t>
        </w:r>
      </w:ins>
      <w:ins w:id="89" w:author="Scott Pletzer" w:date="2012-11-01T13:36:00Z">
        <w:r w:rsidRPr="000B1247">
          <w:rPr>
            <w:rFonts w:cstheme="minorHAnsi"/>
            <w:sz w:val="24"/>
            <w:szCs w:val="24"/>
            <w:highlight w:val="yellow"/>
            <w:rPrChange w:id="90" w:author="Scott Pletzer" w:date="2012-11-01T13:38:00Z">
              <w:rPr>
                <w:rFonts w:cstheme="minorHAnsi"/>
                <w:sz w:val="24"/>
                <w:szCs w:val="24"/>
              </w:rPr>
            </w:rPrChange>
          </w:rPr>
          <w:t xml:space="preserve">in as the </w:t>
        </w:r>
      </w:ins>
      <w:ins w:id="91" w:author="Scott Pletzer" w:date="2012-11-01T14:02:00Z">
        <w:r w:rsidR="00767E34">
          <w:rPr>
            <w:rFonts w:cstheme="minorHAnsi"/>
            <w:sz w:val="24"/>
            <w:szCs w:val="24"/>
            <w:highlight w:val="yellow"/>
          </w:rPr>
          <w:t>requir</w:t>
        </w:r>
      </w:ins>
      <w:ins w:id="92" w:author="Scott Pletzer" w:date="2012-11-01T13:36:00Z">
        <w:r w:rsidRPr="000B1247">
          <w:rPr>
            <w:rFonts w:cstheme="minorHAnsi"/>
            <w:sz w:val="24"/>
            <w:szCs w:val="24"/>
            <w:highlight w:val="yellow"/>
            <w:rPrChange w:id="93" w:author="Scott Pletzer" w:date="2012-11-01T13:38:00Z">
              <w:rPr>
                <w:rFonts w:cstheme="minorHAnsi"/>
                <w:sz w:val="24"/>
                <w:szCs w:val="24"/>
              </w:rPr>
            </w:rPrChange>
          </w:rPr>
          <w:t>ed test script user.</w:t>
        </w:r>
      </w:ins>
      <w:ins w:id="94" w:author="Scott Pletzer" w:date="2012-11-01T12:44:00Z">
        <w:r w:rsidR="00FB047B" w:rsidRPr="005227A9">
          <w:rPr>
            <w:rFonts w:cstheme="minorHAnsi"/>
            <w:sz w:val="24"/>
            <w:szCs w:val="24"/>
            <w:rPrChange w:id="95" w:author="Scott Pletzer" w:date="2012-11-01T13:36:00Z">
              <w:rPr/>
            </w:rPrChange>
          </w:rPr>
          <w:t xml:space="preserve"> </w:t>
        </w:r>
      </w:ins>
    </w:p>
    <w:bookmarkEnd w:id="29"/>
    <w:p w:rsidR="00FB047B" w:rsidRDefault="00FB047B" w:rsidP="007179D5">
      <w:pPr>
        <w:pStyle w:val="ListParagraph"/>
        <w:spacing w:after="0"/>
        <w:ind w:left="1080"/>
        <w:rPr>
          <w:rFonts w:cstheme="minorHAnsi"/>
          <w:sz w:val="24"/>
          <w:szCs w:val="24"/>
        </w:rPr>
      </w:pPr>
    </w:p>
    <w:p w:rsidR="007179D5" w:rsidRPr="00F24579" w:rsidRDefault="007179D5" w:rsidP="007179D5">
      <w:pPr>
        <w:pStyle w:val="ListParagraph"/>
        <w:spacing w:after="0"/>
        <w:ind w:left="1080"/>
        <w:rPr>
          <w:rFonts w:cstheme="minorHAnsi"/>
          <w:sz w:val="24"/>
          <w:szCs w:val="24"/>
        </w:rPr>
      </w:pPr>
      <w:r w:rsidRPr="009064E4">
        <w:rPr>
          <w:rFonts w:cstheme="minorHAnsi"/>
          <w:sz w:val="24"/>
          <w:szCs w:val="24"/>
        </w:rPr>
        <w:t xml:space="preserve">In the Settings box, adjust the </w:t>
      </w:r>
      <w:r w:rsidRPr="00F24579">
        <w:rPr>
          <w:rFonts w:cstheme="minorHAnsi"/>
          <w:sz w:val="24"/>
          <w:szCs w:val="24"/>
        </w:rPr>
        <w:t xml:space="preserve">“Configuration 1” Brightness to </w:t>
      </w:r>
      <w:ins w:id="96" w:author="Scott Pletzer" w:date="2012-10-29T14:43:00Z">
        <w:r w:rsidR="00E60040">
          <w:rPr>
            <w:rFonts w:cstheme="minorHAnsi"/>
            <w:sz w:val="24"/>
            <w:szCs w:val="24"/>
          </w:rPr>
          <w:t>80</w:t>
        </w:r>
      </w:ins>
      <w:del w:id="97" w:author="Scott Pletzer" w:date="2012-10-29T14:43:00Z">
        <w:r w:rsidRPr="00F24579" w:rsidDel="00E60040">
          <w:rPr>
            <w:rFonts w:cstheme="minorHAnsi"/>
            <w:sz w:val="24"/>
            <w:szCs w:val="24"/>
          </w:rPr>
          <w:delText>65</w:delText>
        </w:r>
      </w:del>
      <w:r w:rsidRPr="00F24579">
        <w:rPr>
          <w:rFonts w:cstheme="minorHAnsi"/>
          <w:sz w:val="24"/>
          <w:szCs w:val="24"/>
        </w:rPr>
        <w:t>, Gain to 5</w:t>
      </w:r>
      <w:ins w:id="98" w:author="Scott Pletzer" w:date="2012-10-29T14:43:00Z">
        <w:r w:rsidR="00E60040">
          <w:rPr>
            <w:rFonts w:cstheme="minorHAnsi"/>
            <w:sz w:val="24"/>
            <w:szCs w:val="24"/>
          </w:rPr>
          <w:t>6</w:t>
        </w:r>
      </w:ins>
      <w:del w:id="99" w:author="Scott Pletzer" w:date="2012-10-29T14:43:00Z">
        <w:r w:rsidRPr="00F24579" w:rsidDel="00E60040">
          <w:rPr>
            <w:rFonts w:cstheme="minorHAnsi"/>
            <w:sz w:val="24"/>
            <w:szCs w:val="24"/>
          </w:rPr>
          <w:delText>0</w:delText>
        </w:r>
      </w:del>
      <w:r w:rsidRPr="00F24579">
        <w:rPr>
          <w:rFonts w:cstheme="minorHAnsi"/>
          <w:sz w:val="24"/>
          <w:szCs w:val="24"/>
        </w:rPr>
        <w:t xml:space="preserve">, Exposure Delay to </w:t>
      </w:r>
      <w:ins w:id="100" w:author="Scott Pletzer" w:date="2012-10-29T14:44:00Z">
        <w:r w:rsidR="00E60040">
          <w:rPr>
            <w:rFonts w:cstheme="minorHAnsi"/>
            <w:sz w:val="24"/>
            <w:szCs w:val="24"/>
          </w:rPr>
          <w:t>32</w:t>
        </w:r>
      </w:ins>
      <w:del w:id="101" w:author="Scott Pletzer" w:date="2012-10-29T14:44:00Z">
        <w:r w:rsidRPr="00F24579" w:rsidDel="00E60040">
          <w:rPr>
            <w:rFonts w:cstheme="minorHAnsi"/>
            <w:sz w:val="24"/>
            <w:szCs w:val="24"/>
          </w:rPr>
          <w:delText>20</w:delText>
        </w:r>
      </w:del>
      <w:r w:rsidRPr="00F24579">
        <w:rPr>
          <w:rFonts w:cstheme="minorHAnsi"/>
          <w:sz w:val="24"/>
          <w:szCs w:val="24"/>
        </w:rPr>
        <w:t>0, and Boost Voltage to 110%.  Make sure the “Default” radio button for “Configuration 1” is checked.  Click on the Apply Settings button.  Verify that the Scanner Setting tab closes and the screen returns to the ClearView main screen.</w:t>
      </w:r>
    </w:p>
    <w:p w:rsidR="007179D5" w:rsidRPr="00F24579" w:rsidRDefault="007179D5" w:rsidP="007179D5">
      <w:pPr>
        <w:pStyle w:val="ListParagraph"/>
        <w:spacing w:after="0"/>
        <w:ind w:left="1080"/>
        <w:outlineLvl w:val="0"/>
        <w:rPr>
          <w:rFonts w:cstheme="minorHAnsi"/>
          <w:sz w:val="24"/>
          <w:szCs w:val="24"/>
        </w:rPr>
      </w:pPr>
    </w:p>
    <w:p w:rsidR="007179D5" w:rsidRPr="00F24579" w:rsidRDefault="007179D5" w:rsidP="007179D5">
      <w:pPr>
        <w:pStyle w:val="ListParagraph"/>
        <w:spacing w:after="0"/>
        <w:ind w:left="1080"/>
        <w:rPr>
          <w:rFonts w:cstheme="minorHAnsi"/>
          <w:b/>
          <w:sz w:val="24"/>
          <w:szCs w:val="24"/>
          <w:u w:val="single"/>
        </w:rPr>
      </w:pPr>
      <w:r w:rsidRPr="00F24579">
        <w:rPr>
          <w:rFonts w:cstheme="minorHAnsi"/>
          <w:b/>
          <w:sz w:val="24"/>
          <w:szCs w:val="24"/>
          <w:u w:val="single"/>
        </w:rPr>
        <w:lastRenderedPageBreak/>
        <w:tab/>
      </w:r>
      <w:r w:rsidRPr="00F24579">
        <w:rPr>
          <w:rFonts w:cstheme="minorHAnsi"/>
          <w:b/>
          <w:sz w:val="24"/>
          <w:szCs w:val="24"/>
          <w:u w:val="single"/>
        </w:rPr>
        <w:tab/>
      </w:r>
      <w:r w:rsidRPr="00F24579">
        <w:rPr>
          <w:rFonts w:cstheme="minorHAnsi"/>
          <w:b/>
          <w:sz w:val="24"/>
          <w:szCs w:val="24"/>
        </w:rPr>
        <w:t xml:space="preserve"> Verified</w:t>
      </w:r>
      <w:r w:rsidRPr="00F24579">
        <w:rPr>
          <w:rFonts w:cstheme="minorHAnsi"/>
          <w:b/>
          <w:sz w:val="24"/>
          <w:szCs w:val="24"/>
        </w:rPr>
        <w:tab/>
      </w:r>
      <w:r w:rsidRPr="00F24579">
        <w:rPr>
          <w:rFonts w:cstheme="minorHAnsi"/>
          <w:b/>
          <w:sz w:val="24"/>
          <w:szCs w:val="24"/>
          <w:u w:val="single"/>
        </w:rPr>
        <w:tab/>
      </w:r>
      <w:r w:rsidRPr="00F24579">
        <w:rPr>
          <w:rFonts w:cstheme="minorHAnsi"/>
          <w:b/>
          <w:sz w:val="24"/>
          <w:szCs w:val="24"/>
        </w:rPr>
        <w:t xml:space="preserve"> Not Verified</w:t>
      </w:r>
      <w:r w:rsidRPr="00F24579">
        <w:rPr>
          <w:rFonts w:cstheme="minorHAnsi"/>
          <w:b/>
          <w:sz w:val="24"/>
          <w:szCs w:val="24"/>
        </w:rPr>
        <w:tab/>
        <w:t xml:space="preserve">Non-Conformance Ref. No. </w:t>
      </w:r>
      <w:r w:rsidRPr="00F24579">
        <w:rPr>
          <w:rFonts w:cstheme="minorHAnsi"/>
          <w:b/>
          <w:sz w:val="24"/>
          <w:szCs w:val="24"/>
          <w:u w:val="single"/>
        </w:rPr>
        <w:tab/>
      </w:r>
      <w:r w:rsidRPr="00F24579">
        <w:rPr>
          <w:rFonts w:cstheme="minorHAnsi"/>
          <w:b/>
          <w:sz w:val="24"/>
          <w:szCs w:val="24"/>
          <w:u w:val="single"/>
        </w:rPr>
        <w:tab/>
      </w:r>
    </w:p>
    <w:p w:rsidR="007179D5" w:rsidRPr="00F24579" w:rsidRDefault="007179D5" w:rsidP="007179D5">
      <w:pPr>
        <w:pStyle w:val="ListParagraph"/>
        <w:spacing w:after="0"/>
        <w:ind w:left="1080"/>
        <w:outlineLvl w:val="0"/>
        <w:rPr>
          <w:rFonts w:cstheme="minorHAnsi"/>
          <w:sz w:val="24"/>
          <w:szCs w:val="24"/>
        </w:rPr>
      </w:pPr>
    </w:p>
    <w:p w:rsidR="007179D5" w:rsidRPr="00F24579" w:rsidRDefault="007179D5" w:rsidP="007179D5">
      <w:pPr>
        <w:pStyle w:val="ListParagraph"/>
        <w:spacing w:after="0"/>
        <w:ind w:left="1080"/>
        <w:rPr>
          <w:rFonts w:cstheme="minorHAnsi"/>
          <w:sz w:val="24"/>
          <w:szCs w:val="24"/>
        </w:rPr>
      </w:pPr>
      <w:r w:rsidRPr="00F24579">
        <w:rPr>
          <w:rFonts w:cstheme="minorHAnsi"/>
          <w:sz w:val="24"/>
          <w:szCs w:val="24"/>
        </w:rPr>
        <w:t xml:space="preserve">Click on the Settings button in the Application toolbar.  Verify that the Brightness is set to </w:t>
      </w:r>
      <w:del w:id="102" w:author="Scott Pletzer" w:date="2012-10-29T14:44:00Z">
        <w:r w:rsidRPr="00F24579" w:rsidDel="00E60040">
          <w:rPr>
            <w:rFonts w:cstheme="minorHAnsi"/>
            <w:sz w:val="24"/>
            <w:szCs w:val="24"/>
          </w:rPr>
          <w:delText>65</w:delText>
        </w:r>
      </w:del>
      <w:ins w:id="103" w:author="Scott Pletzer" w:date="2012-10-29T14:44:00Z">
        <w:r w:rsidR="00E60040">
          <w:rPr>
            <w:rFonts w:cstheme="minorHAnsi"/>
            <w:sz w:val="24"/>
            <w:szCs w:val="24"/>
          </w:rPr>
          <w:t>80</w:t>
        </w:r>
      </w:ins>
      <w:r w:rsidRPr="00F24579">
        <w:rPr>
          <w:rFonts w:cstheme="minorHAnsi"/>
          <w:sz w:val="24"/>
          <w:szCs w:val="24"/>
        </w:rPr>
        <w:t>, Gain 5</w:t>
      </w:r>
      <w:ins w:id="104" w:author="Scott Pletzer" w:date="2012-10-29T14:44:00Z">
        <w:r w:rsidR="00E60040">
          <w:rPr>
            <w:rFonts w:cstheme="minorHAnsi"/>
            <w:sz w:val="24"/>
            <w:szCs w:val="24"/>
          </w:rPr>
          <w:t>6</w:t>
        </w:r>
      </w:ins>
      <w:del w:id="105" w:author="Scott Pletzer" w:date="2012-10-29T14:44:00Z">
        <w:r w:rsidRPr="00F24579" w:rsidDel="00E60040">
          <w:rPr>
            <w:rFonts w:cstheme="minorHAnsi"/>
            <w:sz w:val="24"/>
            <w:szCs w:val="24"/>
          </w:rPr>
          <w:delText>0</w:delText>
        </w:r>
      </w:del>
      <w:r w:rsidRPr="00F24579">
        <w:rPr>
          <w:rFonts w:cstheme="minorHAnsi"/>
          <w:sz w:val="24"/>
          <w:szCs w:val="24"/>
        </w:rPr>
        <w:t xml:space="preserve">, Exposure Delay </w:t>
      </w:r>
      <w:ins w:id="106" w:author="Scott Pletzer" w:date="2012-10-29T14:44:00Z">
        <w:r w:rsidR="00E60040">
          <w:rPr>
            <w:rFonts w:cstheme="minorHAnsi"/>
            <w:sz w:val="24"/>
            <w:szCs w:val="24"/>
          </w:rPr>
          <w:t>32</w:t>
        </w:r>
      </w:ins>
      <w:del w:id="107" w:author="Scott Pletzer" w:date="2012-10-29T14:44:00Z">
        <w:r w:rsidRPr="00F24579" w:rsidDel="00E60040">
          <w:rPr>
            <w:rFonts w:cstheme="minorHAnsi"/>
            <w:sz w:val="24"/>
            <w:szCs w:val="24"/>
          </w:rPr>
          <w:delText>20</w:delText>
        </w:r>
      </w:del>
      <w:r w:rsidRPr="00F24579">
        <w:rPr>
          <w:rFonts w:cstheme="minorHAnsi"/>
          <w:sz w:val="24"/>
          <w:szCs w:val="24"/>
        </w:rPr>
        <w:t xml:space="preserve">0, Boost Voltage 110%.  Confirm that “Configuration 1” is set as the default.  </w:t>
      </w:r>
    </w:p>
    <w:p w:rsidR="007179D5" w:rsidRPr="00F24579" w:rsidRDefault="007179D5" w:rsidP="007179D5">
      <w:pPr>
        <w:pStyle w:val="ListParagraph"/>
        <w:spacing w:after="0"/>
        <w:ind w:left="1080"/>
        <w:rPr>
          <w:rFonts w:cstheme="minorHAnsi"/>
          <w:sz w:val="24"/>
          <w:szCs w:val="24"/>
        </w:rPr>
      </w:pPr>
    </w:p>
    <w:p w:rsidR="007179D5" w:rsidRPr="00F24579" w:rsidRDefault="007179D5" w:rsidP="007179D5">
      <w:pPr>
        <w:pStyle w:val="ListParagraph"/>
        <w:spacing w:after="0"/>
        <w:ind w:left="1080"/>
        <w:rPr>
          <w:rFonts w:cstheme="minorHAnsi"/>
          <w:b/>
          <w:sz w:val="24"/>
          <w:szCs w:val="24"/>
          <w:u w:val="single"/>
        </w:rPr>
      </w:pPr>
      <w:r w:rsidRPr="00F24579">
        <w:rPr>
          <w:rFonts w:cstheme="minorHAnsi"/>
          <w:b/>
          <w:sz w:val="24"/>
          <w:szCs w:val="24"/>
          <w:u w:val="single"/>
        </w:rPr>
        <w:tab/>
      </w:r>
      <w:r w:rsidRPr="00F24579">
        <w:rPr>
          <w:rFonts w:cstheme="minorHAnsi"/>
          <w:b/>
          <w:sz w:val="24"/>
          <w:szCs w:val="24"/>
          <w:u w:val="single"/>
        </w:rPr>
        <w:tab/>
      </w:r>
      <w:r w:rsidRPr="00F24579">
        <w:rPr>
          <w:rFonts w:cstheme="minorHAnsi"/>
          <w:b/>
          <w:sz w:val="24"/>
          <w:szCs w:val="24"/>
        </w:rPr>
        <w:t xml:space="preserve"> Verified</w:t>
      </w:r>
      <w:r w:rsidRPr="00F24579">
        <w:rPr>
          <w:rFonts w:cstheme="minorHAnsi"/>
          <w:b/>
          <w:sz w:val="24"/>
          <w:szCs w:val="24"/>
        </w:rPr>
        <w:tab/>
      </w:r>
      <w:r w:rsidRPr="00F24579">
        <w:rPr>
          <w:rFonts w:cstheme="minorHAnsi"/>
          <w:b/>
          <w:sz w:val="24"/>
          <w:szCs w:val="24"/>
          <w:u w:val="single"/>
        </w:rPr>
        <w:tab/>
      </w:r>
      <w:r w:rsidRPr="00F24579">
        <w:rPr>
          <w:rFonts w:cstheme="minorHAnsi"/>
          <w:b/>
          <w:sz w:val="24"/>
          <w:szCs w:val="24"/>
        </w:rPr>
        <w:t xml:space="preserve"> Not Verified</w:t>
      </w:r>
      <w:r w:rsidRPr="00F24579">
        <w:rPr>
          <w:rFonts w:cstheme="minorHAnsi"/>
          <w:b/>
          <w:sz w:val="24"/>
          <w:szCs w:val="24"/>
        </w:rPr>
        <w:tab/>
        <w:t xml:space="preserve">Non-Conformance Ref. No. </w:t>
      </w:r>
      <w:r w:rsidRPr="00F24579">
        <w:rPr>
          <w:rFonts w:cstheme="minorHAnsi"/>
          <w:b/>
          <w:sz w:val="24"/>
          <w:szCs w:val="24"/>
          <w:u w:val="single"/>
        </w:rPr>
        <w:tab/>
      </w:r>
      <w:r w:rsidRPr="00F24579">
        <w:rPr>
          <w:rFonts w:cstheme="minorHAnsi"/>
          <w:b/>
          <w:sz w:val="24"/>
          <w:szCs w:val="24"/>
          <w:u w:val="single"/>
        </w:rPr>
        <w:tab/>
      </w:r>
    </w:p>
    <w:p w:rsidR="007179D5" w:rsidRPr="00F24579" w:rsidRDefault="007179D5" w:rsidP="007179D5">
      <w:pPr>
        <w:pStyle w:val="ListParagraph"/>
        <w:spacing w:after="0"/>
        <w:ind w:left="1080"/>
        <w:rPr>
          <w:rFonts w:cstheme="minorHAnsi"/>
          <w:sz w:val="24"/>
          <w:szCs w:val="24"/>
        </w:rPr>
      </w:pPr>
    </w:p>
    <w:p w:rsidR="007179D5" w:rsidRDefault="007179D5" w:rsidP="007179D5">
      <w:pPr>
        <w:pStyle w:val="ListParagraph"/>
        <w:spacing w:after="0"/>
        <w:ind w:left="1080"/>
        <w:rPr>
          <w:rFonts w:cstheme="minorHAnsi"/>
          <w:sz w:val="24"/>
          <w:szCs w:val="24"/>
        </w:rPr>
      </w:pPr>
      <w:r w:rsidRPr="00F24579">
        <w:rPr>
          <w:rFonts w:cstheme="minorHAnsi"/>
          <w:sz w:val="24"/>
          <w:szCs w:val="24"/>
        </w:rPr>
        <w:t>Click on the Settings icon.  In the Settings box, adjust the “Configuration 2” Brightness to 8</w:t>
      </w:r>
      <w:ins w:id="108" w:author="Scott Pletzer" w:date="2012-10-29T14:46:00Z">
        <w:r w:rsidR="0019008F">
          <w:rPr>
            <w:rFonts w:cstheme="minorHAnsi"/>
            <w:sz w:val="24"/>
            <w:szCs w:val="24"/>
          </w:rPr>
          <w:t>5</w:t>
        </w:r>
      </w:ins>
      <w:del w:id="109" w:author="Scott Pletzer" w:date="2012-10-29T14:46:00Z">
        <w:r w:rsidRPr="00F24579" w:rsidDel="0019008F">
          <w:rPr>
            <w:rFonts w:cstheme="minorHAnsi"/>
            <w:sz w:val="24"/>
            <w:szCs w:val="24"/>
          </w:rPr>
          <w:delText>0</w:delText>
        </w:r>
      </w:del>
      <w:r w:rsidRPr="00F24579">
        <w:rPr>
          <w:rFonts w:cstheme="minorHAnsi"/>
          <w:sz w:val="24"/>
          <w:szCs w:val="24"/>
        </w:rPr>
        <w:t xml:space="preserve">, Gain to </w:t>
      </w:r>
      <w:ins w:id="110" w:author="Scott Pletzer" w:date="2012-10-29T14:46:00Z">
        <w:r w:rsidR="0019008F">
          <w:rPr>
            <w:rFonts w:cstheme="minorHAnsi"/>
            <w:sz w:val="24"/>
            <w:szCs w:val="24"/>
          </w:rPr>
          <w:t>59</w:t>
        </w:r>
      </w:ins>
      <w:del w:id="111" w:author="Scott Pletzer" w:date="2012-10-29T14:46:00Z">
        <w:r w:rsidRPr="00F24579" w:rsidDel="0019008F">
          <w:rPr>
            <w:rFonts w:cstheme="minorHAnsi"/>
            <w:sz w:val="24"/>
            <w:szCs w:val="24"/>
          </w:rPr>
          <w:delText>60</w:delText>
        </w:r>
      </w:del>
      <w:r w:rsidRPr="00F24579">
        <w:rPr>
          <w:rFonts w:cstheme="minorHAnsi"/>
          <w:sz w:val="24"/>
          <w:szCs w:val="24"/>
        </w:rPr>
        <w:t xml:space="preserve">, Exposure Delay to 320, </w:t>
      </w:r>
      <w:proofErr w:type="gramStart"/>
      <w:r w:rsidRPr="00F24579">
        <w:rPr>
          <w:rFonts w:cstheme="minorHAnsi"/>
          <w:sz w:val="24"/>
          <w:szCs w:val="24"/>
        </w:rPr>
        <w:t>Boost</w:t>
      </w:r>
      <w:proofErr w:type="gramEnd"/>
      <w:r w:rsidRPr="00F24579">
        <w:rPr>
          <w:rFonts w:cstheme="minorHAnsi"/>
          <w:sz w:val="24"/>
          <w:szCs w:val="24"/>
        </w:rPr>
        <w:t xml:space="preserve"> Voltage to 110%.  Make</w:t>
      </w:r>
      <w:r>
        <w:rPr>
          <w:rFonts w:cstheme="minorHAnsi"/>
          <w:sz w:val="24"/>
          <w:szCs w:val="24"/>
        </w:rPr>
        <w:t xml:space="preserve"> sure the “Default” radio button for “Configuration 2” is checked.</w:t>
      </w:r>
      <w:r w:rsidRPr="009064E4">
        <w:rPr>
          <w:rFonts w:cstheme="minorHAnsi"/>
          <w:sz w:val="24"/>
          <w:szCs w:val="24"/>
        </w:rPr>
        <w:t xml:space="preserve">  Click on the Apply Settings button.  </w:t>
      </w:r>
      <w:r>
        <w:rPr>
          <w:rFonts w:cstheme="minorHAnsi"/>
          <w:sz w:val="24"/>
          <w:szCs w:val="24"/>
        </w:rPr>
        <w:t>V</w:t>
      </w:r>
      <w:r w:rsidRPr="009064E4">
        <w:rPr>
          <w:rFonts w:cstheme="minorHAnsi"/>
          <w:sz w:val="24"/>
          <w:szCs w:val="24"/>
        </w:rPr>
        <w:t xml:space="preserve">erify that the </w:t>
      </w:r>
      <w:r>
        <w:rPr>
          <w:rFonts w:cstheme="minorHAnsi"/>
          <w:sz w:val="24"/>
          <w:szCs w:val="24"/>
        </w:rPr>
        <w:t>Settings tab closes and the screen returns to the ClearView main screen.</w:t>
      </w:r>
    </w:p>
    <w:p w:rsidR="007179D5" w:rsidRDefault="007179D5" w:rsidP="007179D5">
      <w:pPr>
        <w:pStyle w:val="ListParagraph"/>
        <w:spacing w:after="0"/>
        <w:ind w:left="1080"/>
        <w:outlineLvl w:val="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spacing w:after="0"/>
        <w:ind w:left="1080"/>
        <w:rPr>
          <w:rFonts w:cstheme="minorHAnsi"/>
          <w:sz w:val="24"/>
          <w:szCs w:val="24"/>
        </w:rPr>
      </w:pPr>
    </w:p>
    <w:p w:rsidR="007179D5" w:rsidRPr="00F24579" w:rsidRDefault="007179D5" w:rsidP="007179D5">
      <w:pPr>
        <w:pStyle w:val="ListParagraph"/>
        <w:spacing w:after="0"/>
        <w:ind w:left="1080"/>
        <w:rPr>
          <w:rFonts w:cstheme="minorHAnsi"/>
          <w:sz w:val="24"/>
          <w:szCs w:val="24"/>
        </w:rPr>
      </w:pPr>
      <w:r w:rsidRPr="009064E4">
        <w:rPr>
          <w:rFonts w:cstheme="minorHAnsi"/>
          <w:sz w:val="24"/>
          <w:szCs w:val="24"/>
        </w:rPr>
        <w:t xml:space="preserve">In the Settings box, adjust the </w:t>
      </w:r>
      <w:r>
        <w:rPr>
          <w:rFonts w:cstheme="minorHAnsi"/>
          <w:sz w:val="24"/>
          <w:szCs w:val="24"/>
        </w:rPr>
        <w:t>“Configuration 3</w:t>
      </w:r>
      <w:r w:rsidRPr="00F24579">
        <w:rPr>
          <w:rFonts w:cstheme="minorHAnsi"/>
          <w:sz w:val="24"/>
          <w:szCs w:val="24"/>
        </w:rPr>
        <w:t xml:space="preserve">” Brightness to </w:t>
      </w:r>
      <w:del w:id="112" w:author="Scott Pletzer" w:date="2012-10-29T14:47:00Z">
        <w:r w:rsidRPr="00F24579" w:rsidDel="0019008F">
          <w:rPr>
            <w:rFonts w:cstheme="minorHAnsi"/>
            <w:sz w:val="24"/>
            <w:szCs w:val="24"/>
          </w:rPr>
          <w:delText>1</w:delText>
        </w:r>
      </w:del>
      <w:ins w:id="113" w:author="Scott Pletzer" w:date="2012-10-29T14:47:00Z">
        <w:r w:rsidR="0019008F">
          <w:rPr>
            <w:rFonts w:cstheme="minorHAnsi"/>
            <w:sz w:val="24"/>
            <w:szCs w:val="24"/>
          </w:rPr>
          <w:t>95</w:t>
        </w:r>
      </w:ins>
      <w:del w:id="114" w:author="Scott Pletzer" w:date="2012-10-29T14:47:00Z">
        <w:r w:rsidRPr="00F24579" w:rsidDel="0019008F">
          <w:rPr>
            <w:rFonts w:cstheme="minorHAnsi"/>
            <w:sz w:val="24"/>
            <w:szCs w:val="24"/>
          </w:rPr>
          <w:delText>15</w:delText>
        </w:r>
      </w:del>
      <w:r w:rsidRPr="00F24579">
        <w:rPr>
          <w:rFonts w:cstheme="minorHAnsi"/>
          <w:sz w:val="24"/>
          <w:szCs w:val="24"/>
        </w:rPr>
        <w:t xml:space="preserve">, Gain to </w:t>
      </w:r>
      <w:ins w:id="115" w:author="Scott Pletzer" w:date="2012-10-29T14:47:00Z">
        <w:r w:rsidR="0019008F">
          <w:rPr>
            <w:rFonts w:cstheme="minorHAnsi"/>
            <w:sz w:val="24"/>
            <w:szCs w:val="24"/>
          </w:rPr>
          <w:t>55</w:t>
        </w:r>
      </w:ins>
      <w:del w:id="116" w:author="Scott Pletzer" w:date="2012-10-29T14:47:00Z">
        <w:r w:rsidRPr="00F24579" w:rsidDel="0019008F">
          <w:rPr>
            <w:rFonts w:cstheme="minorHAnsi"/>
            <w:sz w:val="24"/>
            <w:szCs w:val="24"/>
          </w:rPr>
          <w:delText>63</w:delText>
        </w:r>
      </w:del>
      <w:r w:rsidRPr="00F24579">
        <w:rPr>
          <w:rFonts w:cstheme="minorHAnsi"/>
          <w:sz w:val="24"/>
          <w:szCs w:val="24"/>
        </w:rPr>
        <w:t xml:space="preserve">, Exposure Delay to </w:t>
      </w:r>
      <w:ins w:id="117" w:author="Scott Pletzer" w:date="2012-10-29T14:47:00Z">
        <w:r w:rsidR="0019008F">
          <w:rPr>
            <w:rFonts w:cstheme="minorHAnsi"/>
            <w:sz w:val="24"/>
            <w:szCs w:val="24"/>
          </w:rPr>
          <w:t>3</w:t>
        </w:r>
      </w:ins>
      <w:del w:id="118" w:author="Scott Pletzer" w:date="2012-10-29T14:47:00Z">
        <w:r w:rsidRPr="00F24579" w:rsidDel="0019008F">
          <w:rPr>
            <w:rFonts w:cstheme="minorHAnsi"/>
            <w:sz w:val="24"/>
            <w:szCs w:val="24"/>
          </w:rPr>
          <w:delText>1</w:delText>
        </w:r>
      </w:del>
      <w:r w:rsidRPr="00F24579">
        <w:rPr>
          <w:rFonts w:cstheme="minorHAnsi"/>
          <w:sz w:val="24"/>
          <w:szCs w:val="24"/>
        </w:rPr>
        <w:t>20, Boost Voltage to 110%.  Make sure the “Default” radio button for “Configuration 3” is unchecked.  Click on the Apply Settings button.  Verify that the Settings tab closes and the screen returns to the ClearView main screen.</w:t>
      </w:r>
    </w:p>
    <w:p w:rsidR="007179D5" w:rsidRPr="00F24579" w:rsidRDefault="007179D5" w:rsidP="007179D5">
      <w:pPr>
        <w:pStyle w:val="ListParagraph"/>
        <w:spacing w:after="0"/>
        <w:ind w:left="1080"/>
        <w:outlineLvl w:val="0"/>
        <w:rPr>
          <w:rFonts w:cstheme="minorHAnsi"/>
          <w:sz w:val="24"/>
          <w:szCs w:val="24"/>
        </w:rPr>
      </w:pPr>
    </w:p>
    <w:p w:rsidR="007179D5" w:rsidRPr="00F24579" w:rsidRDefault="007179D5" w:rsidP="007179D5">
      <w:pPr>
        <w:pStyle w:val="ListParagraph"/>
        <w:spacing w:after="0"/>
        <w:ind w:left="1080"/>
        <w:rPr>
          <w:rFonts w:cstheme="minorHAnsi"/>
          <w:b/>
          <w:sz w:val="24"/>
          <w:szCs w:val="24"/>
          <w:u w:val="single"/>
        </w:rPr>
      </w:pPr>
      <w:r w:rsidRPr="00F24579">
        <w:rPr>
          <w:rFonts w:cstheme="minorHAnsi"/>
          <w:b/>
          <w:sz w:val="24"/>
          <w:szCs w:val="24"/>
          <w:u w:val="single"/>
        </w:rPr>
        <w:tab/>
      </w:r>
      <w:r w:rsidRPr="00F24579">
        <w:rPr>
          <w:rFonts w:cstheme="minorHAnsi"/>
          <w:b/>
          <w:sz w:val="24"/>
          <w:szCs w:val="24"/>
          <w:u w:val="single"/>
        </w:rPr>
        <w:tab/>
      </w:r>
      <w:r w:rsidRPr="00F24579">
        <w:rPr>
          <w:rFonts w:cstheme="minorHAnsi"/>
          <w:b/>
          <w:sz w:val="24"/>
          <w:szCs w:val="24"/>
        </w:rPr>
        <w:t xml:space="preserve"> Verified</w:t>
      </w:r>
      <w:r w:rsidRPr="00F24579">
        <w:rPr>
          <w:rFonts w:cstheme="minorHAnsi"/>
          <w:b/>
          <w:sz w:val="24"/>
          <w:szCs w:val="24"/>
        </w:rPr>
        <w:tab/>
      </w:r>
      <w:r w:rsidRPr="00F24579">
        <w:rPr>
          <w:rFonts w:cstheme="minorHAnsi"/>
          <w:b/>
          <w:sz w:val="24"/>
          <w:szCs w:val="24"/>
          <w:u w:val="single"/>
        </w:rPr>
        <w:tab/>
      </w:r>
      <w:r w:rsidRPr="00F24579">
        <w:rPr>
          <w:rFonts w:cstheme="minorHAnsi"/>
          <w:b/>
          <w:sz w:val="24"/>
          <w:szCs w:val="24"/>
        </w:rPr>
        <w:t xml:space="preserve"> Not Verified</w:t>
      </w:r>
      <w:r w:rsidRPr="00F24579">
        <w:rPr>
          <w:rFonts w:cstheme="minorHAnsi"/>
          <w:b/>
          <w:sz w:val="24"/>
          <w:szCs w:val="24"/>
        </w:rPr>
        <w:tab/>
        <w:t xml:space="preserve">Non-Conformance Ref. No. </w:t>
      </w:r>
      <w:r w:rsidRPr="00F24579">
        <w:rPr>
          <w:rFonts w:cstheme="minorHAnsi"/>
          <w:b/>
          <w:sz w:val="24"/>
          <w:szCs w:val="24"/>
          <w:u w:val="single"/>
        </w:rPr>
        <w:tab/>
      </w:r>
      <w:r w:rsidRPr="00F24579">
        <w:rPr>
          <w:rFonts w:cstheme="minorHAnsi"/>
          <w:b/>
          <w:sz w:val="24"/>
          <w:szCs w:val="24"/>
          <w:u w:val="single"/>
        </w:rPr>
        <w:tab/>
      </w:r>
    </w:p>
    <w:p w:rsidR="007179D5" w:rsidRPr="00F24579" w:rsidRDefault="007179D5" w:rsidP="007179D5">
      <w:pPr>
        <w:spacing w:after="0"/>
        <w:ind w:left="1080"/>
        <w:rPr>
          <w:rFonts w:cstheme="minorHAnsi"/>
          <w:sz w:val="24"/>
          <w:szCs w:val="24"/>
        </w:rPr>
      </w:pPr>
    </w:p>
    <w:p w:rsidR="007556CC" w:rsidRDefault="007556CC" w:rsidP="007556CC">
      <w:pPr>
        <w:pStyle w:val="ListParagraph"/>
        <w:spacing w:after="0"/>
        <w:ind w:left="1080"/>
        <w:rPr>
          <w:rFonts w:cstheme="minorHAnsi"/>
          <w:sz w:val="24"/>
          <w:szCs w:val="24"/>
        </w:rPr>
      </w:pPr>
      <w:r w:rsidRPr="00F24579">
        <w:rPr>
          <w:rFonts w:cstheme="minorHAnsi"/>
          <w:sz w:val="24"/>
          <w:szCs w:val="24"/>
        </w:rPr>
        <w:t xml:space="preserve">In the Settings box, adjust the “Configuration 4” Brightness to </w:t>
      </w:r>
      <w:del w:id="119" w:author="Scott Pletzer" w:date="2012-10-29T14:47:00Z">
        <w:r w:rsidRPr="00F24579" w:rsidDel="0019008F">
          <w:rPr>
            <w:rFonts w:cstheme="minorHAnsi"/>
            <w:sz w:val="24"/>
            <w:szCs w:val="24"/>
          </w:rPr>
          <w:delText>115</w:delText>
        </w:r>
      </w:del>
      <w:ins w:id="120" w:author="Scott Pletzer" w:date="2012-10-29T14:47:00Z">
        <w:r w:rsidR="0019008F">
          <w:rPr>
            <w:rFonts w:cstheme="minorHAnsi"/>
            <w:sz w:val="24"/>
            <w:szCs w:val="24"/>
          </w:rPr>
          <w:t>90</w:t>
        </w:r>
      </w:ins>
      <w:r w:rsidRPr="00F24579">
        <w:rPr>
          <w:rFonts w:cstheme="minorHAnsi"/>
          <w:sz w:val="24"/>
          <w:szCs w:val="24"/>
        </w:rPr>
        <w:t>, Gain to 6</w:t>
      </w:r>
      <w:ins w:id="121" w:author="Scott Pletzer" w:date="2012-10-29T14:47:00Z">
        <w:r w:rsidR="0019008F">
          <w:rPr>
            <w:rFonts w:cstheme="minorHAnsi"/>
            <w:sz w:val="24"/>
            <w:szCs w:val="24"/>
          </w:rPr>
          <w:t>0</w:t>
        </w:r>
      </w:ins>
      <w:del w:id="122" w:author="Scott Pletzer" w:date="2012-10-29T14:47:00Z">
        <w:r w:rsidRPr="00F24579" w:rsidDel="0019008F">
          <w:rPr>
            <w:rFonts w:cstheme="minorHAnsi"/>
            <w:sz w:val="24"/>
            <w:szCs w:val="24"/>
          </w:rPr>
          <w:delText>3</w:delText>
        </w:r>
      </w:del>
      <w:r w:rsidRPr="00F24579">
        <w:rPr>
          <w:rFonts w:cstheme="minorHAnsi"/>
          <w:sz w:val="24"/>
          <w:szCs w:val="24"/>
        </w:rPr>
        <w:t xml:space="preserve">, Exposure Delay to </w:t>
      </w:r>
      <w:ins w:id="123" w:author="Scott Pletzer" w:date="2012-10-29T14:47:00Z">
        <w:r w:rsidR="0019008F">
          <w:rPr>
            <w:rFonts w:cstheme="minorHAnsi"/>
            <w:sz w:val="24"/>
            <w:szCs w:val="24"/>
          </w:rPr>
          <w:t>3</w:t>
        </w:r>
      </w:ins>
      <w:del w:id="124" w:author="Scott Pletzer" w:date="2012-10-29T14:47:00Z">
        <w:r w:rsidRPr="00F24579" w:rsidDel="0019008F">
          <w:rPr>
            <w:rFonts w:cstheme="minorHAnsi"/>
            <w:sz w:val="24"/>
            <w:szCs w:val="24"/>
          </w:rPr>
          <w:delText>1</w:delText>
        </w:r>
      </w:del>
      <w:r w:rsidRPr="00F24579">
        <w:rPr>
          <w:rFonts w:cstheme="minorHAnsi"/>
          <w:sz w:val="24"/>
          <w:szCs w:val="24"/>
        </w:rPr>
        <w:t>20, Boost Voltage to 110%.  Make sure</w:t>
      </w:r>
      <w:r>
        <w:rPr>
          <w:rFonts w:cstheme="minorHAnsi"/>
          <w:sz w:val="24"/>
          <w:szCs w:val="24"/>
        </w:rPr>
        <w:t xml:space="preserve"> the “Default” radio button for “Configuration 4” is unchecked.</w:t>
      </w:r>
      <w:r w:rsidRPr="009064E4">
        <w:rPr>
          <w:rFonts w:cstheme="minorHAnsi"/>
          <w:sz w:val="24"/>
          <w:szCs w:val="24"/>
        </w:rPr>
        <w:t xml:space="preserve">  Click on the Apply Settings button.  </w:t>
      </w:r>
      <w:r>
        <w:rPr>
          <w:rFonts w:cstheme="minorHAnsi"/>
          <w:sz w:val="24"/>
          <w:szCs w:val="24"/>
        </w:rPr>
        <w:t>V</w:t>
      </w:r>
      <w:r w:rsidRPr="009064E4">
        <w:rPr>
          <w:rFonts w:cstheme="minorHAnsi"/>
          <w:sz w:val="24"/>
          <w:szCs w:val="24"/>
        </w:rPr>
        <w:t xml:space="preserve">erify that the </w:t>
      </w:r>
      <w:r>
        <w:rPr>
          <w:rFonts w:cstheme="minorHAnsi"/>
          <w:sz w:val="24"/>
          <w:szCs w:val="24"/>
        </w:rPr>
        <w:t>Settings tab closes and the screen returns to the ClearView main screen.</w:t>
      </w:r>
    </w:p>
    <w:p w:rsidR="007556CC" w:rsidRDefault="007556CC" w:rsidP="007556CC">
      <w:pPr>
        <w:pStyle w:val="ListParagraph"/>
        <w:spacing w:after="0"/>
        <w:ind w:left="1080"/>
        <w:outlineLvl w:val="0"/>
        <w:rPr>
          <w:rFonts w:cstheme="minorHAnsi"/>
          <w:sz w:val="24"/>
          <w:szCs w:val="24"/>
        </w:rPr>
      </w:pPr>
    </w:p>
    <w:p w:rsidR="007556CC" w:rsidRPr="00F249C7" w:rsidRDefault="007556CC" w:rsidP="007556CC">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spacing w:after="0"/>
        <w:rPr>
          <w:rFonts w:cstheme="minorHAnsi"/>
          <w:sz w:val="24"/>
          <w:szCs w:val="24"/>
        </w:rPr>
      </w:pPr>
    </w:p>
    <w:p w:rsidR="00922B45" w:rsidRDefault="00922B45" w:rsidP="00922B45">
      <w:pPr>
        <w:pStyle w:val="ListParagraph"/>
        <w:spacing w:after="0"/>
        <w:ind w:left="1080"/>
        <w:rPr>
          <w:rFonts w:cstheme="minorHAnsi"/>
          <w:sz w:val="24"/>
          <w:szCs w:val="24"/>
        </w:rPr>
      </w:pPr>
      <w:r>
        <w:rPr>
          <w:rFonts w:cstheme="minorHAnsi"/>
          <w:sz w:val="24"/>
          <w:szCs w:val="24"/>
        </w:rPr>
        <w:t xml:space="preserve">Click on the “Calibration” button so the calibration </w:t>
      </w:r>
      <w:r w:rsidR="00182C94">
        <w:rPr>
          <w:rFonts w:cstheme="minorHAnsi"/>
          <w:sz w:val="24"/>
          <w:szCs w:val="24"/>
        </w:rPr>
        <w:t xml:space="preserve">dialog </w:t>
      </w:r>
      <w:r>
        <w:rPr>
          <w:rFonts w:cstheme="minorHAnsi"/>
          <w:sz w:val="24"/>
          <w:szCs w:val="24"/>
        </w:rPr>
        <w:t xml:space="preserve">appears.  In the calibration dialog verify the “Configuration 2” radio button is selected and the </w:t>
      </w:r>
      <w:r w:rsidR="00182C94">
        <w:rPr>
          <w:rFonts w:cstheme="minorHAnsi"/>
          <w:sz w:val="24"/>
          <w:szCs w:val="24"/>
        </w:rPr>
        <w:t xml:space="preserve">Brightness, Gain, and Boost Voltage settings that appear </w:t>
      </w:r>
      <w:r>
        <w:rPr>
          <w:rFonts w:cstheme="minorHAnsi"/>
          <w:sz w:val="24"/>
          <w:szCs w:val="24"/>
        </w:rPr>
        <w:t xml:space="preserve">below the </w:t>
      </w:r>
      <w:r w:rsidR="00182C94">
        <w:rPr>
          <w:rFonts w:cstheme="minorHAnsi"/>
          <w:sz w:val="24"/>
          <w:szCs w:val="24"/>
        </w:rPr>
        <w:t>Image Preview window match the values established previously for “Configuration 2”.</w:t>
      </w:r>
    </w:p>
    <w:p w:rsidR="00922B45" w:rsidRDefault="00922B45" w:rsidP="00922B45">
      <w:pPr>
        <w:pStyle w:val="ListParagraph"/>
        <w:spacing w:after="0"/>
        <w:ind w:left="1080"/>
        <w:outlineLvl w:val="0"/>
        <w:rPr>
          <w:rFonts w:cstheme="minorHAnsi"/>
          <w:sz w:val="24"/>
          <w:szCs w:val="24"/>
        </w:rPr>
      </w:pPr>
    </w:p>
    <w:p w:rsidR="00922B45" w:rsidRPr="00F249C7" w:rsidRDefault="00922B45" w:rsidP="00922B4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2B45" w:rsidRDefault="00922B45" w:rsidP="007556CC">
      <w:pPr>
        <w:pStyle w:val="ListParagraph"/>
        <w:spacing w:after="0"/>
        <w:ind w:left="1080"/>
        <w:rPr>
          <w:rFonts w:cstheme="minorHAnsi"/>
          <w:sz w:val="24"/>
          <w:szCs w:val="24"/>
        </w:rPr>
      </w:pPr>
    </w:p>
    <w:p w:rsidR="00182C94" w:rsidRDefault="00182C94" w:rsidP="00182C94">
      <w:pPr>
        <w:pStyle w:val="ListParagraph"/>
        <w:spacing w:after="0"/>
        <w:ind w:left="1080"/>
        <w:rPr>
          <w:rFonts w:cstheme="minorHAnsi"/>
          <w:sz w:val="24"/>
          <w:szCs w:val="24"/>
        </w:rPr>
      </w:pPr>
      <w:r>
        <w:rPr>
          <w:rFonts w:cstheme="minorHAnsi"/>
          <w:sz w:val="24"/>
          <w:szCs w:val="24"/>
        </w:rPr>
        <w:t>Click on the “Calibration 1”, “Calibration 3” then “Calibration 4” radio buttons, each time verifying the Brightness, Gain, and Boost Voltage settings that appear below the Image Preview window match the values established previously for the respective configuration.</w:t>
      </w:r>
    </w:p>
    <w:p w:rsidR="00182C94" w:rsidRDefault="00182C94" w:rsidP="00182C94">
      <w:pPr>
        <w:pStyle w:val="ListParagraph"/>
        <w:spacing w:after="0"/>
        <w:ind w:left="1080"/>
        <w:outlineLvl w:val="0"/>
        <w:rPr>
          <w:rFonts w:cstheme="minorHAnsi"/>
          <w:sz w:val="24"/>
          <w:szCs w:val="24"/>
        </w:rPr>
      </w:pPr>
    </w:p>
    <w:p w:rsidR="00182C94" w:rsidRPr="00F249C7" w:rsidRDefault="00182C94" w:rsidP="00182C94">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2B45" w:rsidRDefault="00922B45" w:rsidP="007556CC">
      <w:pPr>
        <w:pStyle w:val="ListParagraph"/>
        <w:spacing w:after="0"/>
        <w:ind w:left="1080"/>
        <w:rPr>
          <w:rFonts w:cstheme="minorHAnsi"/>
          <w:sz w:val="24"/>
          <w:szCs w:val="24"/>
        </w:rPr>
      </w:pPr>
    </w:p>
    <w:p w:rsidR="007556CC" w:rsidRDefault="007556CC" w:rsidP="007556CC">
      <w:pPr>
        <w:pStyle w:val="ListParagraph"/>
        <w:spacing w:after="0"/>
        <w:ind w:left="1080"/>
        <w:rPr>
          <w:rFonts w:cstheme="minorHAnsi"/>
          <w:sz w:val="24"/>
          <w:szCs w:val="24"/>
        </w:rPr>
      </w:pPr>
      <w:r>
        <w:rPr>
          <w:rFonts w:cstheme="minorHAnsi"/>
          <w:sz w:val="24"/>
          <w:szCs w:val="24"/>
        </w:rPr>
        <w:t>Click on the “Settings” button to display the settings dialog.  In the calibration settings section of the dialog,</w:t>
      </w:r>
      <w:r w:rsidR="00FA04FD">
        <w:rPr>
          <w:rFonts w:cstheme="minorHAnsi"/>
          <w:sz w:val="24"/>
          <w:szCs w:val="24"/>
        </w:rPr>
        <w:t xml:space="preserve"> alter all of the values to a value of</w:t>
      </w:r>
      <w:r>
        <w:rPr>
          <w:rFonts w:cstheme="minorHAnsi"/>
          <w:sz w:val="24"/>
          <w:szCs w:val="24"/>
        </w:rPr>
        <w:t xml:space="preserve"> “4”.  Click the “Apply Settings” button and verify the dialog closes.  </w:t>
      </w:r>
    </w:p>
    <w:p w:rsidR="007556CC" w:rsidRDefault="007556CC" w:rsidP="007556CC">
      <w:pPr>
        <w:pStyle w:val="ListParagraph"/>
        <w:spacing w:after="0"/>
        <w:ind w:left="1080"/>
        <w:outlineLvl w:val="0"/>
        <w:rPr>
          <w:rFonts w:cstheme="minorHAnsi"/>
          <w:sz w:val="24"/>
          <w:szCs w:val="24"/>
        </w:rPr>
      </w:pPr>
    </w:p>
    <w:p w:rsidR="007556CC" w:rsidRPr="00F249C7" w:rsidRDefault="007556CC" w:rsidP="007556CC">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556CC" w:rsidRDefault="007556CC" w:rsidP="007179D5">
      <w:pPr>
        <w:spacing w:after="0"/>
        <w:rPr>
          <w:rFonts w:cstheme="minorHAnsi"/>
          <w:sz w:val="24"/>
          <w:szCs w:val="24"/>
        </w:rPr>
      </w:pPr>
    </w:p>
    <w:p w:rsidR="007556CC" w:rsidRDefault="007556CC" w:rsidP="007556CC">
      <w:pPr>
        <w:pStyle w:val="ListParagraph"/>
        <w:spacing w:after="0"/>
        <w:ind w:left="1080"/>
        <w:rPr>
          <w:rFonts w:cstheme="minorHAnsi"/>
          <w:sz w:val="24"/>
          <w:szCs w:val="24"/>
        </w:rPr>
      </w:pPr>
      <w:r>
        <w:rPr>
          <w:rFonts w:cstheme="minorHAnsi"/>
          <w:sz w:val="24"/>
          <w:szCs w:val="24"/>
        </w:rPr>
        <w:t xml:space="preserve">Click on the “Settings” button to display the settings dialog.  </w:t>
      </w:r>
      <w:r w:rsidR="0064163B">
        <w:rPr>
          <w:rFonts w:cstheme="minorHAnsi"/>
          <w:sz w:val="24"/>
          <w:szCs w:val="24"/>
        </w:rPr>
        <w:t xml:space="preserve">Verify that all entries have the </w:t>
      </w:r>
      <w:r w:rsidR="00FA04FD">
        <w:rPr>
          <w:rFonts w:cstheme="minorHAnsi"/>
          <w:sz w:val="24"/>
          <w:szCs w:val="24"/>
        </w:rPr>
        <w:t>value of</w:t>
      </w:r>
      <w:r w:rsidR="0064163B">
        <w:rPr>
          <w:rFonts w:cstheme="minorHAnsi"/>
          <w:sz w:val="24"/>
          <w:szCs w:val="24"/>
        </w:rPr>
        <w:t xml:space="preserve"> “4” in the </w:t>
      </w:r>
      <w:r>
        <w:rPr>
          <w:rFonts w:cstheme="minorHAnsi"/>
          <w:sz w:val="24"/>
          <w:szCs w:val="24"/>
        </w:rPr>
        <w:t xml:space="preserve">calibration settings section of the dialog.  </w:t>
      </w:r>
    </w:p>
    <w:p w:rsidR="007556CC" w:rsidRDefault="007556CC" w:rsidP="007556CC">
      <w:pPr>
        <w:pStyle w:val="ListParagraph"/>
        <w:spacing w:after="0"/>
        <w:ind w:left="1080"/>
        <w:outlineLvl w:val="0"/>
        <w:rPr>
          <w:rFonts w:cstheme="minorHAnsi"/>
          <w:sz w:val="24"/>
          <w:szCs w:val="24"/>
        </w:rPr>
      </w:pPr>
    </w:p>
    <w:p w:rsidR="007556CC" w:rsidRPr="00F249C7" w:rsidRDefault="007556CC" w:rsidP="007556CC">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64163B" w:rsidRDefault="0064163B" w:rsidP="007179D5">
      <w:pPr>
        <w:spacing w:after="0"/>
        <w:rPr>
          <w:rFonts w:cstheme="minorHAnsi"/>
          <w:sz w:val="24"/>
          <w:szCs w:val="24"/>
        </w:rPr>
      </w:pPr>
    </w:p>
    <w:p w:rsidR="00B65625" w:rsidRDefault="00B65625" w:rsidP="00B65625">
      <w:pPr>
        <w:pStyle w:val="ListParagraph"/>
        <w:spacing w:after="0"/>
        <w:ind w:left="1080"/>
        <w:rPr>
          <w:rFonts w:cstheme="minorHAnsi"/>
          <w:sz w:val="24"/>
          <w:szCs w:val="24"/>
        </w:rPr>
      </w:pPr>
      <w:r>
        <w:rPr>
          <w:rFonts w:cstheme="minorHAnsi"/>
          <w:sz w:val="24"/>
          <w:szCs w:val="24"/>
        </w:rPr>
        <w:t xml:space="preserve">Change the calibration settings back to those shown below in Figure 1.  Click the “Apply Settings” button and verify the dialog closes.  </w:t>
      </w:r>
    </w:p>
    <w:p w:rsidR="00B65625" w:rsidRDefault="00B65625" w:rsidP="00B65625">
      <w:pPr>
        <w:pStyle w:val="ListParagraph"/>
        <w:spacing w:after="0"/>
        <w:ind w:left="1080"/>
        <w:rPr>
          <w:rFonts w:cstheme="minorHAnsi"/>
          <w:sz w:val="24"/>
          <w:szCs w:val="24"/>
        </w:rPr>
      </w:pPr>
    </w:p>
    <w:p w:rsidR="00B65625" w:rsidRDefault="00B65625" w:rsidP="005308B1">
      <w:pPr>
        <w:pStyle w:val="ListParagraph"/>
        <w:spacing w:after="0"/>
        <w:ind w:left="1080"/>
        <w:jc w:val="center"/>
        <w:rPr>
          <w:rFonts w:cstheme="minorHAnsi"/>
          <w:sz w:val="24"/>
          <w:szCs w:val="24"/>
        </w:rPr>
      </w:pPr>
      <w:r>
        <w:rPr>
          <w:noProof/>
        </w:rPr>
        <w:drawing>
          <wp:inline distT="0" distB="0" distL="0" distR="0">
            <wp:extent cx="3014330" cy="1209765"/>
            <wp:effectExtent l="0" t="0" r="0" b="0"/>
            <wp:docPr id="10" name="Picture 10" descr="O:\Scott\CalibrationSetting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cott\CalibrationSettings.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5503" cy="1210236"/>
                    </a:xfrm>
                    <a:prstGeom prst="rect">
                      <a:avLst/>
                    </a:prstGeom>
                    <a:noFill/>
                    <a:ln>
                      <a:noFill/>
                    </a:ln>
                  </pic:spPr>
                </pic:pic>
              </a:graphicData>
            </a:graphic>
          </wp:inline>
        </w:drawing>
      </w:r>
    </w:p>
    <w:p w:rsidR="00B65625" w:rsidRPr="005308B1" w:rsidRDefault="00B65625" w:rsidP="005308B1">
      <w:pPr>
        <w:spacing w:after="120"/>
        <w:ind w:firstLine="720"/>
        <w:jc w:val="center"/>
        <w:outlineLvl w:val="0"/>
        <w:rPr>
          <w:rFonts w:cstheme="minorHAnsi"/>
          <w:sz w:val="16"/>
          <w:szCs w:val="16"/>
        </w:rPr>
      </w:pPr>
      <w:r w:rsidRPr="005308B1">
        <w:rPr>
          <w:rFonts w:cstheme="minorHAnsi"/>
          <w:sz w:val="16"/>
          <w:szCs w:val="16"/>
        </w:rPr>
        <w:t>FIGURE 1</w:t>
      </w:r>
    </w:p>
    <w:p w:rsidR="00B65625" w:rsidRPr="00F249C7" w:rsidRDefault="00B65625" w:rsidP="00B6562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A04FD" w:rsidRDefault="00FA04FD" w:rsidP="007179D5">
      <w:pPr>
        <w:spacing w:after="0"/>
        <w:rPr>
          <w:rFonts w:cstheme="minorHAnsi"/>
          <w:sz w:val="24"/>
          <w:szCs w:val="24"/>
        </w:rPr>
      </w:pPr>
    </w:p>
    <w:p w:rsidR="00B65625" w:rsidRDefault="00B65625" w:rsidP="00B65625">
      <w:pPr>
        <w:pStyle w:val="ListParagraph"/>
        <w:spacing w:after="0"/>
        <w:ind w:left="1080"/>
        <w:rPr>
          <w:rFonts w:cstheme="minorHAnsi"/>
          <w:sz w:val="24"/>
          <w:szCs w:val="24"/>
        </w:rPr>
      </w:pPr>
      <w:r>
        <w:rPr>
          <w:rFonts w:cstheme="minorHAnsi"/>
          <w:sz w:val="24"/>
          <w:szCs w:val="24"/>
        </w:rPr>
        <w:t xml:space="preserve">Click on the “Settings” button to display the settings dialog.  Verify that all calibration settings match those in Figure 1 above.  </w:t>
      </w:r>
    </w:p>
    <w:p w:rsidR="00B65625" w:rsidRDefault="00B65625" w:rsidP="00B65625">
      <w:pPr>
        <w:pStyle w:val="ListParagraph"/>
        <w:spacing w:after="0"/>
        <w:ind w:left="1080"/>
        <w:outlineLvl w:val="0"/>
        <w:rPr>
          <w:rFonts w:cstheme="minorHAnsi"/>
          <w:sz w:val="24"/>
          <w:szCs w:val="24"/>
        </w:rPr>
      </w:pPr>
    </w:p>
    <w:p w:rsidR="00B65625" w:rsidRPr="00F249C7" w:rsidRDefault="00B65625" w:rsidP="00B6562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B65625" w:rsidRDefault="00B65625" w:rsidP="007179D5">
      <w:pPr>
        <w:spacing w:after="0"/>
        <w:rPr>
          <w:rFonts w:cstheme="minorHAnsi"/>
          <w:sz w:val="24"/>
          <w:szCs w:val="24"/>
        </w:rPr>
      </w:pPr>
    </w:p>
    <w:p w:rsidR="007179D5" w:rsidRDefault="007179D5" w:rsidP="007179D5">
      <w:pPr>
        <w:spacing w:after="0"/>
        <w:ind w:left="1080"/>
        <w:rPr>
          <w:rFonts w:cstheme="minorHAnsi"/>
          <w:sz w:val="24"/>
          <w:szCs w:val="24"/>
        </w:rPr>
      </w:pPr>
      <w:r w:rsidRPr="00F249C7">
        <w:rPr>
          <w:rFonts w:cstheme="minorHAnsi"/>
          <w:sz w:val="24"/>
          <w:szCs w:val="24"/>
        </w:rPr>
        <w:t>Click the Exit icon in the upper right hand corner of the screen. Verify that the EPIC ClearView is closed and the desktop now appears.</w:t>
      </w:r>
    </w:p>
    <w:p w:rsidR="007179D5" w:rsidRPr="00F249C7" w:rsidRDefault="007179D5" w:rsidP="007179D5">
      <w:pPr>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spacing w:after="0"/>
        <w:ind w:left="1080"/>
        <w:outlineLvl w:val="0"/>
        <w:rPr>
          <w:rFonts w:cstheme="minorHAnsi"/>
          <w:sz w:val="24"/>
          <w:szCs w:val="24"/>
        </w:rPr>
      </w:pPr>
    </w:p>
    <w:p w:rsidR="007179D5" w:rsidRPr="00F249C7" w:rsidRDefault="007179D5" w:rsidP="007179D5">
      <w:pPr>
        <w:spacing w:after="0"/>
        <w:ind w:left="1080"/>
        <w:rPr>
          <w:rFonts w:cstheme="minorHAnsi"/>
          <w:sz w:val="24"/>
          <w:szCs w:val="24"/>
        </w:rPr>
      </w:pPr>
      <w:r w:rsidRPr="00F249C7">
        <w:rPr>
          <w:rFonts w:cstheme="minorHAnsi"/>
          <w:sz w:val="24"/>
          <w:szCs w:val="24"/>
        </w:rPr>
        <w:t>Double click on the ClearView software icon located on the computer desktop.  Click in the Username box and enter “</w:t>
      </w:r>
      <w:proofErr w:type="spellStart"/>
      <w:r w:rsidRPr="00F249C7">
        <w:rPr>
          <w:rFonts w:cstheme="minorHAnsi"/>
          <w:sz w:val="24"/>
          <w:szCs w:val="24"/>
        </w:rPr>
        <w:t>EPICUser</w:t>
      </w:r>
      <w:proofErr w:type="spellEnd"/>
      <w:r w:rsidRPr="00F249C7">
        <w:rPr>
          <w:rFonts w:cstheme="minorHAnsi"/>
          <w:sz w:val="24"/>
          <w:szCs w:val="24"/>
        </w:rPr>
        <w:t>”.  Click in the password box and enter the password provided by the Network Administrator.  Click the Login button.  Verify that the “Login As” window is closed and EPIC ClearView main screen for the ClearView software is displayed.</w:t>
      </w:r>
    </w:p>
    <w:p w:rsidR="007179D5" w:rsidRPr="00F249C7" w:rsidRDefault="007179D5" w:rsidP="007179D5">
      <w:pPr>
        <w:pStyle w:val="ListParagraph"/>
        <w:spacing w:after="0"/>
        <w:ind w:left="1440"/>
        <w:rPr>
          <w:rFonts w:cstheme="minorHAnsi"/>
          <w:sz w:val="24"/>
          <w:szCs w:val="24"/>
        </w:rPr>
      </w:pPr>
    </w:p>
    <w:p w:rsidR="007179D5" w:rsidRPr="00F249C7" w:rsidRDefault="007179D5" w:rsidP="007179D5">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spacing w:after="0"/>
        <w:ind w:left="1080"/>
        <w:outlineLvl w:val="0"/>
        <w:rPr>
          <w:rFonts w:cstheme="minorHAnsi"/>
          <w:sz w:val="24"/>
          <w:szCs w:val="24"/>
        </w:rPr>
      </w:pPr>
    </w:p>
    <w:p w:rsidR="007179D5" w:rsidRPr="00F249C7" w:rsidRDefault="007179D5" w:rsidP="007179D5">
      <w:pPr>
        <w:pStyle w:val="ListParagraph"/>
        <w:spacing w:after="0"/>
        <w:ind w:left="1080"/>
        <w:outlineLvl w:val="0"/>
        <w:rPr>
          <w:rFonts w:cstheme="minorHAnsi"/>
          <w:sz w:val="24"/>
          <w:szCs w:val="24"/>
        </w:rPr>
      </w:pPr>
      <w:r w:rsidRPr="00F249C7">
        <w:rPr>
          <w:rFonts w:cstheme="minorHAnsi"/>
          <w:sz w:val="24"/>
          <w:szCs w:val="24"/>
        </w:rPr>
        <w:t>Click on the Camera Calibration button.  Verify that the Scanner Calibration window is displayed, with two large boxes labeled Captured Image and Image Preview, and a row of ten thumbnail boxes labeled Calibration Image #1 through #10</w:t>
      </w:r>
      <w:r>
        <w:rPr>
          <w:rFonts w:cstheme="minorHAnsi"/>
          <w:sz w:val="24"/>
          <w:szCs w:val="24"/>
        </w:rPr>
        <w:t xml:space="preserve"> appear.  There should also be a Calibration Settings group box in between the Captured Image and Image Preview windows.  The radio button next to “Configuration 2” should be set</w:t>
      </w:r>
      <w:r w:rsidRPr="00F249C7">
        <w:rPr>
          <w:rFonts w:cstheme="minorHAnsi"/>
          <w:sz w:val="24"/>
          <w:szCs w:val="24"/>
        </w:rPr>
        <w:t>.  Verify that two buttons are in the lower right corner of the window labeled Close and Auto Calibration</w:t>
      </w:r>
      <w:r>
        <w:rPr>
          <w:rFonts w:cstheme="minorHAnsi"/>
          <w:sz w:val="24"/>
          <w:szCs w:val="24"/>
        </w:rPr>
        <w:t xml:space="preserve"> and that no other buttons are displayed</w:t>
      </w:r>
      <w:r w:rsidRPr="00F249C7">
        <w:rPr>
          <w:rFonts w:cstheme="minorHAnsi"/>
          <w:sz w:val="24"/>
          <w:szCs w:val="24"/>
        </w:rPr>
        <w:t>.</w:t>
      </w:r>
    </w:p>
    <w:p w:rsidR="007179D5" w:rsidRPr="00F249C7" w:rsidRDefault="007179D5" w:rsidP="007179D5">
      <w:pPr>
        <w:pStyle w:val="ListParagraph"/>
        <w:spacing w:after="0"/>
        <w:ind w:left="1080"/>
        <w:rPr>
          <w:rFonts w:cstheme="minorHAnsi"/>
          <w:sz w:val="24"/>
          <w:szCs w:val="24"/>
        </w:rPr>
      </w:pPr>
    </w:p>
    <w:p w:rsidR="007179D5" w:rsidRDefault="007179D5" w:rsidP="007179D5">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7179D5" w:rsidRDefault="007179D5" w:rsidP="007179D5">
      <w:pPr>
        <w:spacing w:after="0"/>
        <w:ind w:left="1080"/>
        <w:rPr>
          <w:rFonts w:cstheme="minorHAnsi"/>
          <w:b/>
          <w:sz w:val="24"/>
          <w:szCs w:val="24"/>
          <w:u w:val="single"/>
        </w:rPr>
      </w:pPr>
    </w:p>
    <w:p w:rsidR="007179D5" w:rsidRPr="00F249C7" w:rsidRDefault="007179D5" w:rsidP="007179D5">
      <w:pPr>
        <w:pStyle w:val="ListParagraph"/>
        <w:spacing w:after="0"/>
        <w:ind w:left="1080"/>
        <w:outlineLvl w:val="0"/>
        <w:rPr>
          <w:rFonts w:cstheme="minorHAnsi"/>
          <w:sz w:val="24"/>
          <w:szCs w:val="24"/>
        </w:rPr>
      </w:pPr>
      <w:r>
        <w:rPr>
          <w:rFonts w:cstheme="minorHAnsi"/>
          <w:sz w:val="24"/>
          <w:szCs w:val="24"/>
        </w:rPr>
        <w:t>Bring up the Philips Camera Settings dialog by right-clicking on the icon in the icon tray and select ‘Launch’</w:t>
      </w:r>
      <w:r w:rsidRPr="00F249C7">
        <w:rPr>
          <w:rFonts w:cstheme="minorHAnsi"/>
          <w:sz w:val="24"/>
          <w:szCs w:val="24"/>
        </w:rPr>
        <w:t>.</w:t>
      </w:r>
      <w:r>
        <w:rPr>
          <w:rFonts w:cstheme="minorHAnsi"/>
          <w:sz w:val="24"/>
          <w:szCs w:val="24"/>
        </w:rPr>
        <w:t xml:space="preserve">  </w:t>
      </w:r>
      <w:proofErr w:type="gramStart"/>
      <w:r>
        <w:rPr>
          <w:rFonts w:cstheme="minorHAnsi"/>
          <w:sz w:val="24"/>
          <w:szCs w:val="24"/>
        </w:rPr>
        <w:t>Click on the Picture tab.</w:t>
      </w:r>
      <w:proofErr w:type="gramEnd"/>
      <w:r>
        <w:rPr>
          <w:rFonts w:cstheme="minorHAnsi"/>
          <w:sz w:val="24"/>
          <w:szCs w:val="24"/>
        </w:rPr>
        <w:t xml:space="preserve">  Verify that the Gain slider is not all the way to the right (as far as it can go). It should be just a little bit off the edge.  Click OK.</w:t>
      </w:r>
    </w:p>
    <w:p w:rsidR="007179D5" w:rsidRPr="00F249C7" w:rsidRDefault="007179D5" w:rsidP="007179D5">
      <w:pPr>
        <w:pStyle w:val="ListParagraph"/>
        <w:spacing w:after="0"/>
        <w:ind w:left="1080"/>
        <w:rPr>
          <w:rFonts w:cstheme="minorHAnsi"/>
          <w:sz w:val="24"/>
          <w:szCs w:val="24"/>
        </w:rPr>
      </w:pPr>
    </w:p>
    <w:p w:rsidR="007179D5" w:rsidRPr="00FD6ADA" w:rsidRDefault="007179D5" w:rsidP="007179D5">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7179D5" w:rsidRPr="00FD6ADA" w:rsidDel="00451751" w:rsidRDefault="007179D5" w:rsidP="007179D5">
      <w:pPr>
        <w:spacing w:after="0"/>
        <w:ind w:left="1080"/>
        <w:rPr>
          <w:del w:id="125" w:author="Scott Pletzer" w:date="2012-11-01T14:20:00Z"/>
          <w:rFonts w:cstheme="minorHAnsi"/>
          <w:b/>
          <w:sz w:val="24"/>
          <w:szCs w:val="24"/>
          <w:u w:val="single"/>
        </w:rPr>
      </w:pPr>
    </w:p>
    <w:p w:rsidR="007179D5" w:rsidRPr="00F249C7" w:rsidRDefault="007179D5" w:rsidP="007179D5">
      <w:pPr>
        <w:pStyle w:val="ListParagraph"/>
        <w:spacing w:after="0"/>
        <w:ind w:left="1440"/>
        <w:jc w:val="center"/>
        <w:rPr>
          <w:rFonts w:cstheme="minorHAnsi"/>
          <w:sz w:val="24"/>
          <w:szCs w:val="24"/>
        </w:rPr>
      </w:pPr>
    </w:p>
    <w:p w:rsidR="007179D5" w:rsidRDefault="007179D5" w:rsidP="007179D5">
      <w:pPr>
        <w:pStyle w:val="ListParagraph"/>
        <w:numPr>
          <w:ilvl w:val="2"/>
          <w:numId w:val="5"/>
        </w:numPr>
        <w:spacing w:after="0"/>
        <w:ind w:left="1440"/>
        <w:rPr>
          <w:rFonts w:cstheme="minorHAnsi"/>
          <w:b/>
          <w:sz w:val="24"/>
          <w:szCs w:val="24"/>
        </w:rPr>
      </w:pPr>
      <w:r>
        <w:rPr>
          <w:rFonts w:cstheme="minorHAnsi"/>
          <w:b/>
          <w:sz w:val="24"/>
          <w:szCs w:val="24"/>
        </w:rPr>
        <w:t>Close Button</w:t>
      </w:r>
    </w:p>
    <w:p w:rsidR="007179D5" w:rsidRDefault="007179D5" w:rsidP="007179D5">
      <w:pPr>
        <w:pStyle w:val="ListParagraph"/>
        <w:spacing w:after="0"/>
        <w:ind w:left="1080"/>
        <w:rPr>
          <w:rFonts w:cstheme="minorHAnsi"/>
          <w:b/>
          <w:sz w:val="24"/>
          <w:szCs w:val="24"/>
        </w:rPr>
      </w:pPr>
    </w:p>
    <w:p w:rsidR="007179D5" w:rsidRDefault="007179D5" w:rsidP="007179D5">
      <w:pPr>
        <w:pStyle w:val="ListParagraph"/>
        <w:spacing w:after="0"/>
        <w:ind w:left="1080"/>
        <w:rPr>
          <w:rFonts w:cstheme="minorHAnsi"/>
          <w:sz w:val="24"/>
          <w:szCs w:val="24"/>
        </w:rPr>
      </w:pPr>
      <w:r>
        <w:rPr>
          <w:rFonts w:cstheme="minorHAnsi"/>
          <w:sz w:val="24"/>
          <w:szCs w:val="24"/>
        </w:rPr>
        <w:t xml:space="preserve">Click the close button.  Verify that the Scanner Calibration window closes and the ClearView main screen appears.  </w:t>
      </w:r>
    </w:p>
    <w:p w:rsidR="007179D5" w:rsidRDefault="007179D5" w:rsidP="007179D5">
      <w:pPr>
        <w:pStyle w:val="ListParagraph"/>
        <w:spacing w:after="0"/>
        <w:ind w:left="1080"/>
        <w:rPr>
          <w:rFonts w:cstheme="minorHAnsi"/>
          <w:sz w:val="24"/>
          <w:szCs w:val="24"/>
        </w:rPr>
      </w:pPr>
    </w:p>
    <w:p w:rsidR="007179D5" w:rsidRPr="00FD6ADA" w:rsidRDefault="007179D5" w:rsidP="007179D5">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7179D5"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outlineLvl w:val="0"/>
        <w:rPr>
          <w:rFonts w:cstheme="minorHAnsi"/>
          <w:sz w:val="24"/>
          <w:szCs w:val="24"/>
        </w:rPr>
      </w:pPr>
      <w:r w:rsidRPr="00F249C7">
        <w:rPr>
          <w:rFonts w:cstheme="minorHAnsi"/>
          <w:sz w:val="24"/>
          <w:szCs w:val="24"/>
        </w:rPr>
        <w:t>Click on the Camera Calibration button.  Verify that the Scanner Calibration window is displayed, with two large boxes labeled Captured Image and Image Preview, and a row of ten thumbnail boxes labeled Calibration Image #1 through #10</w:t>
      </w:r>
      <w:r>
        <w:rPr>
          <w:rFonts w:cstheme="minorHAnsi"/>
          <w:sz w:val="24"/>
          <w:szCs w:val="24"/>
        </w:rPr>
        <w:t xml:space="preserve"> appear</w:t>
      </w:r>
      <w:r w:rsidRPr="00F249C7">
        <w:rPr>
          <w:rFonts w:cstheme="minorHAnsi"/>
          <w:sz w:val="24"/>
          <w:szCs w:val="24"/>
        </w:rPr>
        <w:t xml:space="preserve">.  </w:t>
      </w:r>
      <w:r>
        <w:rPr>
          <w:rFonts w:cstheme="minorHAnsi"/>
          <w:sz w:val="24"/>
          <w:szCs w:val="24"/>
        </w:rPr>
        <w:t>.  There should also be a Calibration Settings group box in between the Captured Image and Image Preview windows.  The radio button next to “Configuration 2” should be set</w:t>
      </w:r>
      <w:r w:rsidRPr="00F249C7">
        <w:rPr>
          <w:rFonts w:cstheme="minorHAnsi"/>
          <w:sz w:val="24"/>
          <w:szCs w:val="24"/>
        </w:rPr>
        <w:t>.</w:t>
      </w:r>
      <w:r>
        <w:rPr>
          <w:rFonts w:cstheme="minorHAnsi"/>
          <w:sz w:val="24"/>
          <w:szCs w:val="24"/>
        </w:rPr>
        <w:t xml:space="preserve">  </w:t>
      </w:r>
      <w:r w:rsidRPr="00F249C7">
        <w:rPr>
          <w:rFonts w:cstheme="minorHAnsi"/>
          <w:sz w:val="24"/>
          <w:szCs w:val="24"/>
        </w:rPr>
        <w:t>Verify that two buttons are in the lower right corner of the window labeled Close and Auto Calibration</w:t>
      </w:r>
      <w:r>
        <w:rPr>
          <w:rFonts w:cstheme="minorHAnsi"/>
          <w:sz w:val="24"/>
          <w:szCs w:val="24"/>
        </w:rPr>
        <w:t xml:space="preserve"> and that no other buttons are displayed</w:t>
      </w:r>
      <w:r w:rsidRPr="00F249C7">
        <w:rPr>
          <w:rFonts w:cstheme="minorHAnsi"/>
          <w:sz w:val="24"/>
          <w:szCs w:val="24"/>
        </w:rPr>
        <w:t>.</w:t>
      </w:r>
    </w:p>
    <w:p w:rsidR="007179D5" w:rsidRPr="00F249C7" w:rsidRDefault="007179D5" w:rsidP="007179D5">
      <w:pPr>
        <w:pStyle w:val="ListParagraph"/>
        <w:spacing w:after="0"/>
        <w:ind w:left="1080"/>
        <w:rPr>
          <w:rFonts w:cstheme="minorHAnsi"/>
          <w:sz w:val="24"/>
          <w:szCs w:val="24"/>
        </w:rPr>
      </w:pPr>
    </w:p>
    <w:p w:rsidR="007179D5" w:rsidRPr="00FD6ADA" w:rsidRDefault="007179D5" w:rsidP="007179D5">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7179D5" w:rsidRDefault="007179D5" w:rsidP="007179D5">
      <w:pPr>
        <w:pStyle w:val="ListParagraph"/>
        <w:spacing w:after="0"/>
        <w:ind w:left="1080"/>
        <w:rPr>
          <w:rFonts w:cstheme="minorHAnsi"/>
          <w:b/>
          <w:sz w:val="24"/>
          <w:szCs w:val="24"/>
        </w:rPr>
      </w:pPr>
    </w:p>
    <w:p w:rsidR="007179D5" w:rsidRPr="00F249C7" w:rsidRDefault="007179D5" w:rsidP="007179D5">
      <w:pPr>
        <w:pStyle w:val="ListParagraph"/>
        <w:numPr>
          <w:ilvl w:val="2"/>
          <w:numId w:val="5"/>
        </w:numPr>
        <w:spacing w:after="0"/>
        <w:ind w:left="1440"/>
        <w:rPr>
          <w:rFonts w:cstheme="minorHAnsi"/>
          <w:b/>
          <w:sz w:val="24"/>
          <w:szCs w:val="24"/>
        </w:rPr>
      </w:pPr>
      <w:r w:rsidRPr="00F249C7">
        <w:rPr>
          <w:rFonts w:cstheme="minorHAnsi"/>
          <w:b/>
          <w:sz w:val="24"/>
          <w:szCs w:val="24"/>
        </w:rPr>
        <w:t>Auto Calibration button</w:t>
      </w:r>
    </w:p>
    <w:p w:rsidR="007179D5" w:rsidRPr="00F249C7" w:rsidRDefault="007179D5" w:rsidP="007179D5">
      <w:pPr>
        <w:pStyle w:val="ListParagraph"/>
        <w:spacing w:after="0"/>
        <w:ind w:left="1440"/>
        <w:rPr>
          <w:rFonts w:cstheme="minorHAnsi"/>
          <w:b/>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below the Scanner Calibration header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p>
    <w:p w:rsidR="007179D5" w:rsidRPr="00F249C7"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194058">
        <w:rPr>
          <w:rFonts w:cstheme="minorHAnsi"/>
          <w:sz w:val="24"/>
          <w:szCs w:val="24"/>
        </w:rPr>
        <w:t>Ca</w:t>
      </w:r>
      <w:r>
        <w:rPr>
          <w:rFonts w:cstheme="minorHAnsi"/>
          <w:sz w:val="24"/>
          <w:szCs w:val="24"/>
        </w:rPr>
        <w:t xml:space="preserve">libration Success window closes and the screen returns to the ClearView main screen.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Pr="00773842" w:rsidRDefault="007179D5" w:rsidP="007179D5">
      <w:pPr>
        <w:pStyle w:val="ListParagraph"/>
        <w:numPr>
          <w:ilvl w:val="3"/>
          <w:numId w:val="5"/>
        </w:numPr>
        <w:spacing w:after="0"/>
        <w:ind w:left="2160"/>
        <w:rPr>
          <w:rFonts w:cstheme="minorHAnsi"/>
          <w:b/>
          <w:sz w:val="24"/>
          <w:szCs w:val="24"/>
        </w:rPr>
      </w:pPr>
      <w:r>
        <w:rPr>
          <w:rFonts w:cstheme="minorHAnsi"/>
          <w:b/>
          <w:sz w:val="24"/>
          <w:szCs w:val="24"/>
        </w:rPr>
        <w:t>Unable to verify</w:t>
      </w:r>
      <w:r w:rsidRPr="00773842">
        <w:rPr>
          <w:rFonts w:cstheme="minorHAnsi"/>
          <w:b/>
          <w:sz w:val="24"/>
          <w:szCs w:val="24"/>
        </w:rPr>
        <w:t xml:space="preserve"> </w:t>
      </w:r>
      <w:r>
        <w:rPr>
          <w:rFonts w:cstheme="minorHAnsi"/>
          <w:b/>
          <w:sz w:val="24"/>
          <w:szCs w:val="24"/>
        </w:rPr>
        <w:t>c</w:t>
      </w:r>
      <w:r w:rsidRPr="00773842">
        <w:rPr>
          <w:rFonts w:cstheme="minorHAnsi"/>
          <w:b/>
          <w:sz w:val="24"/>
          <w:szCs w:val="24"/>
        </w:rPr>
        <w:t>alibration</w:t>
      </w:r>
    </w:p>
    <w:p w:rsidR="007179D5" w:rsidRDefault="007179D5" w:rsidP="007179D5">
      <w:pPr>
        <w:spacing w:after="0"/>
        <w:ind w:left="1440"/>
        <w:rPr>
          <w:rFonts w:cstheme="minorHAnsi"/>
          <w:sz w:val="24"/>
          <w:szCs w:val="24"/>
        </w:rPr>
      </w:pPr>
    </w:p>
    <w:p w:rsidR="007179D5" w:rsidRDefault="007179D5" w:rsidP="007179D5">
      <w:pPr>
        <w:spacing w:after="0"/>
        <w:ind w:left="1440"/>
        <w:rPr>
          <w:rFonts w:cstheme="minorHAnsi"/>
          <w:sz w:val="24"/>
          <w:szCs w:val="24"/>
        </w:rPr>
      </w:pPr>
      <w:proofErr w:type="gramStart"/>
      <w:r>
        <w:rPr>
          <w:rFonts w:cstheme="minorHAnsi"/>
          <w:sz w:val="24"/>
          <w:szCs w:val="24"/>
        </w:rPr>
        <w:t>Click on the Calibration Icon.</w:t>
      </w:r>
      <w:proofErr w:type="gramEnd"/>
    </w:p>
    <w:p w:rsidR="007179D5" w:rsidRPr="00773842" w:rsidRDefault="007179D5" w:rsidP="007179D5">
      <w:pPr>
        <w:spacing w:after="0"/>
        <w:ind w:left="1440"/>
        <w:rPr>
          <w:rFonts w:cstheme="minorHAnsi"/>
          <w:sz w:val="24"/>
          <w:szCs w:val="24"/>
        </w:rPr>
      </w:pPr>
      <w:r w:rsidRPr="00773842">
        <w:rPr>
          <w:rFonts w:cstheme="minorHAnsi"/>
          <w:sz w:val="24"/>
          <w:szCs w:val="24"/>
        </w:rPr>
        <w:lastRenderedPageBreak/>
        <w:t xml:space="preserve">If calibration was successful, </w:t>
      </w:r>
      <w:r>
        <w:rPr>
          <w:rFonts w:cstheme="minorHAnsi"/>
          <w:sz w:val="24"/>
          <w:szCs w:val="24"/>
        </w:rPr>
        <w:t xml:space="preserve">introduce a calibration error by skewing the probe slightly.  This can be accomplished by pushing the calibration probe connector against the edge of the shroud/electrode cover.  If the probe is improperly seated, the energized image will contain light in the inner circle of the image that is typically black.  Contact the validation coordinator for instructions for proper probe placement.  </w:t>
      </w:r>
      <w:r w:rsidRPr="00F249C7">
        <w:rPr>
          <w:rFonts w:cstheme="minorHAnsi"/>
          <w:sz w:val="24"/>
          <w:szCs w:val="24"/>
        </w:rPr>
        <w:t xml:space="preserve">Click on the Auto Calibration button in the lower right corner of the Scanner Calibration window.  </w:t>
      </w:r>
      <w:r>
        <w:rPr>
          <w:rFonts w:cstheme="minorHAnsi"/>
          <w:sz w:val="24"/>
          <w:szCs w:val="24"/>
        </w:rPr>
        <w:t xml:space="preserve">Verify </w:t>
      </w:r>
      <w:r w:rsidRPr="00773842">
        <w:rPr>
          <w:rFonts w:cstheme="minorHAnsi"/>
          <w:sz w:val="24"/>
          <w:szCs w:val="24"/>
        </w:rPr>
        <w:t>that the Calibration Failure dialog box opens with the message “Unable to verify calibration images.  Please, repeat calibration process.”</w:t>
      </w:r>
      <w:r>
        <w:rPr>
          <w:rFonts w:cstheme="minorHAnsi"/>
          <w:sz w:val="24"/>
          <w:szCs w:val="24"/>
        </w:rPr>
        <w:t xml:space="preserve"> after the capture of the first image after the 5 warm-up images.</w:t>
      </w:r>
    </w:p>
    <w:p w:rsidR="007179D5" w:rsidRPr="00F249C7" w:rsidRDefault="007179D5" w:rsidP="007179D5">
      <w:pPr>
        <w:pStyle w:val="ListParagraph"/>
        <w:spacing w:after="0"/>
        <w:ind w:left="2160"/>
        <w:rPr>
          <w:rFonts w:cstheme="minorHAnsi"/>
          <w:sz w:val="24"/>
          <w:szCs w:val="24"/>
        </w:rPr>
      </w:pPr>
    </w:p>
    <w:p w:rsidR="007179D5" w:rsidRPr="00F249C7" w:rsidRDefault="007179D5" w:rsidP="007179D5">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Del="00451751" w:rsidRDefault="007179D5" w:rsidP="007179D5">
      <w:pPr>
        <w:pStyle w:val="ListParagraph"/>
        <w:spacing w:after="0"/>
        <w:ind w:left="2160"/>
        <w:rPr>
          <w:del w:id="126" w:author="Scott Pletzer" w:date="2012-11-01T14:20:00Z"/>
          <w:rFonts w:cstheme="minorHAnsi"/>
          <w:sz w:val="24"/>
          <w:szCs w:val="24"/>
        </w:rPr>
      </w:pPr>
    </w:p>
    <w:p w:rsidR="007179D5" w:rsidDel="00451751" w:rsidRDefault="007179D5" w:rsidP="007179D5">
      <w:pPr>
        <w:pStyle w:val="ListParagraph"/>
        <w:keepNext/>
        <w:tabs>
          <w:tab w:val="left" w:pos="0"/>
        </w:tabs>
        <w:spacing w:after="0"/>
        <w:ind w:left="0"/>
        <w:jc w:val="center"/>
        <w:rPr>
          <w:del w:id="127" w:author="Scott Pletzer" w:date="2012-11-01T14:20:00Z"/>
        </w:rPr>
      </w:pPr>
    </w:p>
    <w:p w:rsidR="007179D5" w:rsidRDefault="007179D5" w:rsidP="007179D5">
      <w:pPr>
        <w:pStyle w:val="ListParagraph"/>
        <w:tabs>
          <w:tab w:val="left" w:pos="0"/>
        </w:tabs>
        <w:spacing w:after="0"/>
        <w:ind w:left="1440"/>
        <w:rPr>
          <w:rFonts w:cstheme="minorHAnsi"/>
          <w:sz w:val="24"/>
          <w:szCs w:val="24"/>
        </w:rPr>
      </w:pPr>
    </w:p>
    <w:p w:rsidR="007179D5" w:rsidRPr="00F249C7" w:rsidRDefault="007179D5" w:rsidP="007179D5">
      <w:pPr>
        <w:pStyle w:val="ListParagraph"/>
        <w:tabs>
          <w:tab w:val="left" w:pos="0"/>
        </w:tabs>
        <w:spacing w:after="0"/>
        <w:ind w:left="1440"/>
        <w:rPr>
          <w:rFonts w:cstheme="minorHAnsi"/>
          <w:sz w:val="24"/>
          <w:szCs w:val="24"/>
        </w:rPr>
      </w:pPr>
      <w:r w:rsidRPr="00F249C7">
        <w:rPr>
          <w:rFonts w:cstheme="minorHAnsi"/>
          <w:sz w:val="24"/>
          <w:szCs w:val="24"/>
        </w:rPr>
        <w:t xml:space="preserve">Verify that the Alert box </w:t>
      </w:r>
      <w:r>
        <w:rPr>
          <w:rFonts w:cstheme="minorHAnsi"/>
          <w:sz w:val="24"/>
          <w:szCs w:val="24"/>
        </w:rPr>
        <w:t xml:space="preserve">(located at the top of the screen) </w:t>
      </w:r>
      <w:r w:rsidRPr="00F249C7">
        <w:rPr>
          <w:rFonts w:cstheme="minorHAnsi"/>
          <w:sz w:val="24"/>
          <w:szCs w:val="24"/>
        </w:rPr>
        <w:t>appears highlighted in red with the message “Calibration validation failed”.</w:t>
      </w:r>
    </w:p>
    <w:p w:rsidR="007179D5" w:rsidRPr="00F249C7" w:rsidRDefault="007179D5" w:rsidP="007179D5">
      <w:pPr>
        <w:pStyle w:val="ListParagraph"/>
        <w:tabs>
          <w:tab w:val="left" w:pos="0"/>
        </w:tabs>
        <w:spacing w:after="0"/>
        <w:ind w:left="2160"/>
        <w:rPr>
          <w:rFonts w:cstheme="minorHAnsi"/>
          <w:sz w:val="24"/>
          <w:szCs w:val="24"/>
        </w:rPr>
      </w:pPr>
    </w:p>
    <w:p w:rsidR="007179D5" w:rsidRPr="00F249C7" w:rsidRDefault="007179D5" w:rsidP="007179D5">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tabs>
          <w:tab w:val="left" w:pos="0"/>
        </w:tabs>
        <w:spacing w:after="0"/>
        <w:ind w:left="2160"/>
        <w:rPr>
          <w:rFonts w:cstheme="minorHAnsi"/>
          <w:sz w:val="24"/>
          <w:szCs w:val="24"/>
        </w:rPr>
      </w:pPr>
    </w:p>
    <w:p w:rsidR="007179D5" w:rsidRDefault="007179D5" w:rsidP="007179D5">
      <w:pPr>
        <w:pStyle w:val="ListParagraph"/>
        <w:tabs>
          <w:tab w:val="left" w:pos="0"/>
        </w:tabs>
        <w:spacing w:after="0"/>
        <w:ind w:left="1440"/>
        <w:rPr>
          <w:rFonts w:cstheme="minorHAnsi"/>
          <w:sz w:val="24"/>
          <w:szCs w:val="24"/>
        </w:rPr>
      </w:pPr>
      <w:r w:rsidRPr="00F249C7">
        <w:rPr>
          <w:rFonts w:cstheme="minorHAnsi"/>
          <w:sz w:val="24"/>
          <w:szCs w:val="24"/>
        </w:rPr>
        <w:t xml:space="preserve">Move the cursor into the Alert box and verify that the red highlight turns off.  </w:t>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tabs>
          <w:tab w:val="left" w:pos="0"/>
        </w:tabs>
        <w:spacing w:after="0"/>
        <w:ind w:left="1440"/>
        <w:rPr>
          <w:rFonts w:cstheme="minorHAnsi"/>
          <w:sz w:val="24"/>
          <w:szCs w:val="24"/>
        </w:rPr>
      </w:pPr>
      <w:r w:rsidRPr="00F249C7">
        <w:rPr>
          <w:rFonts w:cstheme="minorHAnsi"/>
          <w:sz w:val="24"/>
          <w:szCs w:val="24"/>
        </w:rPr>
        <w:t xml:space="preserve">Click on the View Selected icon.  Verify that a list appears with columns for Time, Type, Title, and Message, with entries under each and a list of image numbers that failed and the number of bad pixels.  </w:t>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tabs>
          <w:tab w:val="left" w:pos="0"/>
        </w:tabs>
        <w:spacing w:after="0"/>
        <w:ind w:left="1440"/>
        <w:rPr>
          <w:rFonts w:cstheme="minorHAnsi"/>
          <w:sz w:val="24"/>
          <w:szCs w:val="24"/>
        </w:rPr>
      </w:pPr>
      <w:r w:rsidRPr="00F249C7">
        <w:rPr>
          <w:rFonts w:cstheme="minorHAnsi"/>
          <w:sz w:val="24"/>
          <w:szCs w:val="24"/>
        </w:rPr>
        <w:t xml:space="preserve">Verify that the View Alerts tab appears in the upper left corner of the screen.  </w:t>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tabs>
          <w:tab w:val="left" w:pos="0"/>
        </w:tabs>
        <w:spacing w:after="0"/>
        <w:ind w:left="1440"/>
        <w:rPr>
          <w:rFonts w:cstheme="minorHAnsi"/>
          <w:sz w:val="24"/>
          <w:szCs w:val="24"/>
        </w:rPr>
      </w:pPr>
      <w:r>
        <w:rPr>
          <w:rFonts w:cstheme="minorHAnsi"/>
          <w:sz w:val="24"/>
          <w:szCs w:val="24"/>
        </w:rPr>
        <w:t>Verify that the calibration image numbers recorded above match the calibration image numbers listed on the View Alerts tab.</w:t>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Pr="0072092D" w:rsidRDefault="007179D5" w:rsidP="007179D5">
      <w:pPr>
        <w:pStyle w:val="ListParagraph"/>
        <w:tabs>
          <w:tab w:val="left" w:pos="0"/>
        </w:tabs>
        <w:spacing w:after="0"/>
        <w:ind w:left="1440"/>
        <w:rPr>
          <w:rFonts w:cstheme="minorHAnsi"/>
          <w:sz w:val="24"/>
          <w:szCs w:val="24"/>
        </w:rPr>
      </w:pPr>
      <w:r w:rsidRPr="00F249C7">
        <w:rPr>
          <w:rFonts w:cstheme="minorHAnsi"/>
          <w:sz w:val="24"/>
          <w:szCs w:val="24"/>
        </w:rPr>
        <w:t>Print</w:t>
      </w:r>
      <w:r>
        <w:rPr>
          <w:rFonts w:cstheme="minorHAnsi"/>
          <w:sz w:val="24"/>
          <w:szCs w:val="24"/>
        </w:rPr>
        <w:t xml:space="preserve"> the</w:t>
      </w:r>
      <w:r w:rsidRPr="00F249C7">
        <w:rPr>
          <w:rFonts w:cstheme="minorHAnsi"/>
          <w:sz w:val="24"/>
          <w:szCs w:val="24"/>
        </w:rPr>
        <w:t xml:space="preserve"> screen and label it </w:t>
      </w:r>
      <w:r w:rsidRPr="0072092D">
        <w:rPr>
          <w:rFonts w:cstheme="minorHAnsi"/>
          <w:sz w:val="24"/>
          <w:szCs w:val="24"/>
        </w:rPr>
        <w:t>“</w:t>
      </w:r>
      <w:proofErr w:type="spellStart"/>
      <w:r w:rsidRPr="0072092D">
        <w:rPr>
          <w:rFonts w:cstheme="minorHAnsi"/>
          <w:sz w:val="24"/>
          <w:szCs w:val="24"/>
        </w:rPr>
        <w:t>UserCal</w:t>
      </w:r>
      <w:proofErr w:type="spellEnd"/>
      <w:r w:rsidRPr="0072092D">
        <w:rPr>
          <w:rFonts w:cstheme="minorHAnsi"/>
          <w:sz w:val="24"/>
          <w:szCs w:val="24"/>
        </w:rPr>
        <w:t xml:space="preserve"> #1”</w:t>
      </w:r>
      <w:r>
        <w:rPr>
          <w:rFonts w:cstheme="minorHAnsi"/>
          <w:sz w:val="24"/>
          <w:szCs w:val="24"/>
        </w:rPr>
        <w:t xml:space="preserve"> and initial and date</w:t>
      </w:r>
      <w:r w:rsidRPr="0072092D">
        <w:rPr>
          <w:rFonts w:cstheme="minorHAnsi"/>
          <w:sz w:val="24"/>
          <w:szCs w:val="24"/>
        </w:rPr>
        <w:t xml:space="preserve">.  Click the “X” in the upper right corner of the View Alerts screen.  Verify that the View Alerts tab closes and the screen returns to the </w:t>
      </w:r>
      <w:r>
        <w:rPr>
          <w:rFonts w:cstheme="minorHAnsi"/>
          <w:sz w:val="24"/>
          <w:szCs w:val="24"/>
        </w:rPr>
        <w:t>Calibration</w:t>
      </w:r>
      <w:r w:rsidRPr="0072092D">
        <w:rPr>
          <w:rFonts w:cstheme="minorHAnsi"/>
          <w:sz w:val="24"/>
          <w:szCs w:val="24"/>
        </w:rPr>
        <w:t xml:space="preserve"> screen.</w:t>
      </w:r>
    </w:p>
    <w:p w:rsidR="007179D5" w:rsidRPr="0072092D" w:rsidRDefault="007179D5" w:rsidP="007179D5">
      <w:pPr>
        <w:pStyle w:val="ListParagraph"/>
        <w:tabs>
          <w:tab w:val="left" w:pos="0"/>
        </w:tabs>
        <w:spacing w:after="0"/>
        <w:ind w:left="2160"/>
        <w:rPr>
          <w:rFonts w:cstheme="minorHAnsi"/>
          <w:sz w:val="24"/>
          <w:szCs w:val="24"/>
        </w:rPr>
      </w:pPr>
    </w:p>
    <w:p w:rsidR="007179D5" w:rsidRPr="0072092D" w:rsidRDefault="007179D5" w:rsidP="007179D5">
      <w:pPr>
        <w:pStyle w:val="ListParagraph"/>
        <w:spacing w:after="0"/>
        <w:ind w:left="1440"/>
        <w:rPr>
          <w:rFonts w:cstheme="minorHAnsi"/>
          <w:b/>
          <w:sz w:val="24"/>
          <w:szCs w:val="24"/>
          <w:u w:val="single"/>
        </w:rPr>
      </w:pPr>
      <w:r w:rsidRPr="0072092D">
        <w:rPr>
          <w:rFonts w:cstheme="minorHAnsi"/>
          <w:b/>
          <w:sz w:val="24"/>
          <w:szCs w:val="24"/>
          <w:u w:val="single"/>
        </w:rPr>
        <w:tab/>
      </w:r>
      <w:r w:rsidRPr="0072092D">
        <w:rPr>
          <w:rFonts w:cstheme="minorHAnsi"/>
          <w:b/>
          <w:sz w:val="24"/>
          <w:szCs w:val="24"/>
        </w:rPr>
        <w:t xml:space="preserve"> Verified</w:t>
      </w:r>
      <w:r w:rsidRPr="0072092D">
        <w:rPr>
          <w:rFonts w:cstheme="minorHAnsi"/>
          <w:b/>
          <w:sz w:val="24"/>
          <w:szCs w:val="24"/>
        </w:rPr>
        <w:tab/>
      </w:r>
      <w:r w:rsidRPr="0072092D">
        <w:rPr>
          <w:rFonts w:cstheme="minorHAnsi"/>
          <w:b/>
          <w:sz w:val="24"/>
          <w:szCs w:val="24"/>
          <w:u w:val="single"/>
        </w:rPr>
        <w:tab/>
      </w:r>
      <w:r w:rsidRPr="0072092D">
        <w:rPr>
          <w:rFonts w:cstheme="minorHAnsi"/>
          <w:b/>
          <w:sz w:val="24"/>
          <w:szCs w:val="24"/>
        </w:rPr>
        <w:t xml:space="preserve"> Not Verified</w:t>
      </w:r>
      <w:r w:rsidRPr="0072092D">
        <w:rPr>
          <w:rFonts w:cstheme="minorHAnsi"/>
          <w:b/>
          <w:sz w:val="24"/>
          <w:szCs w:val="24"/>
        </w:rPr>
        <w:tab/>
        <w:t xml:space="preserve">Non-Conformance Ref. No. </w:t>
      </w:r>
      <w:r w:rsidRPr="0072092D">
        <w:rPr>
          <w:rFonts w:cstheme="minorHAnsi"/>
          <w:b/>
          <w:sz w:val="24"/>
          <w:szCs w:val="24"/>
          <w:u w:val="single"/>
        </w:rPr>
        <w:tab/>
      </w:r>
      <w:r w:rsidRPr="0072092D">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Pr="00F249C7" w:rsidRDefault="007179D5" w:rsidP="007179D5">
      <w:pPr>
        <w:pStyle w:val="ListParagraph"/>
        <w:spacing w:after="0"/>
        <w:ind w:left="1080"/>
        <w:rPr>
          <w:rFonts w:cstheme="minorHAnsi"/>
          <w:sz w:val="24"/>
          <w:szCs w:val="24"/>
        </w:rPr>
      </w:pPr>
      <w:r>
        <w:rPr>
          <w:rFonts w:cstheme="minorHAnsi"/>
          <w:sz w:val="24"/>
          <w:szCs w:val="24"/>
        </w:rPr>
        <w:t xml:space="preserve">Clean the calibration </w:t>
      </w:r>
      <w:proofErr w:type="gramStart"/>
      <w:r>
        <w:rPr>
          <w:rFonts w:cstheme="minorHAnsi"/>
          <w:sz w:val="24"/>
          <w:szCs w:val="24"/>
        </w:rPr>
        <w:t>probe, then reset it appropriately, and click</w:t>
      </w:r>
      <w:proofErr w:type="gramEnd"/>
      <w:r>
        <w:rPr>
          <w:rFonts w:cstheme="minorHAnsi"/>
          <w:sz w:val="24"/>
          <w:szCs w:val="24"/>
        </w:rPr>
        <w:t xml:space="preserve"> the Auto Calibration button.  </w:t>
      </w:r>
      <w:r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below the Scanner Calibration header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p>
    <w:p w:rsidR="007179D5" w:rsidRPr="00F249C7"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194058">
        <w:rPr>
          <w:rFonts w:cstheme="minorHAnsi"/>
          <w:sz w:val="24"/>
          <w:szCs w:val="24"/>
        </w:rPr>
        <w:t>Ca</w:t>
      </w:r>
      <w:r>
        <w:rPr>
          <w:rFonts w:cstheme="minorHAnsi"/>
          <w:sz w:val="24"/>
          <w:szCs w:val="24"/>
        </w:rPr>
        <w:t xml:space="preserve">libration Success window closes and the screen returns to the ClearView main screen.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outlineLvl w:val="0"/>
        <w:rPr>
          <w:rFonts w:cstheme="minorHAnsi"/>
          <w:sz w:val="24"/>
          <w:szCs w:val="24"/>
        </w:rPr>
      </w:pPr>
      <w:r w:rsidRPr="0072092D">
        <w:rPr>
          <w:rFonts w:cstheme="minorHAnsi"/>
          <w:sz w:val="24"/>
          <w:szCs w:val="24"/>
        </w:rPr>
        <w:t>Click on the Camera Calibration button.  Verify that the Scanner Calibration window opens.  Attempt to right click on each of the 10 thumbnail boxes and verify there is no response (such as an Open file dialog box opens).</w:t>
      </w:r>
    </w:p>
    <w:p w:rsidR="007179D5" w:rsidRPr="00F249C7" w:rsidRDefault="007179D5" w:rsidP="007179D5">
      <w:pPr>
        <w:pStyle w:val="ListParagraph"/>
        <w:spacing w:after="0"/>
        <w:ind w:left="900"/>
        <w:outlineLvl w:val="0"/>
        <w:rPr>
          <w:rFonts w:cstheme="minorHAnsi"/>
          <w:sz w:val="24"/>
          <w:szCs w:val="24"/>
        </w:rPr>
      </w:pPr>
      <w:r w:rsidRPr="00F249C7">
        <w:rPr>
          <w:rFonts w:cstheme="minorHAnsi"/>
          <w:sz w:val="24"/>
          <w:szCs w:val="24"/>
        </w:rPr>
        <w:t xml:space="preserve"> </w:t>
      </w: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lastRenderedPageBreak/>
        <w:t>Click the Close button in the lower right corner of the Scanner Calibration window.  Verify that the Scanner Calibration window closes and the system returns to the EPIC ClearView main screen.</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tabs>
          <w:tab w:val="left" w:pos="0"/>
        </w:tabs>
        <w:spacing w:after="0"/>
        <w:ind w:left="900"/>
        <w:rPr>
          <w:rFonts w:cstheme="minorHAnsi"/>
          <w:sz w:val="24"/>
          <w:szCs w:val="24"/>
        </w:rPr>
      </w:pPr>
    </w:p>
    <w:p w:rsidR="007179D5" w:rsidRPr="00F249C7" w:rsidRDefault="007179D5" w:rsidP="007179D5">
      <w:pPr>
        <w:pStyle w:val="ListParagraph"/>
        <w:numPr>
          <w:ilvl w:val="2"/>
          <w:numId w:val="5"/>
        </w:numPr>
        <w:spacing w:after="0"/>
        <w:ind w:left="1440"/>
        <w:rPr>
          <w:rFonts w:cstheme="minorHAnsi"/>
          <w:b/>
          <w:sz w:val="24"/>
          <w:szCs w:val="24"/>
        </w:rPr>
      </w:pPr>
      <w:r w:rsidRPr="00F249C7">
        <w:rPr>
          <w:rFonts w:cstheme="minorHAnsi"/>
          <w:b/>
          <w:sz w:val="24"/>
          <w:szCs w:val="24"/>
        </w:rPr>
        <w:t>EPIC Admin</w:t>
      </w:r>
      <w:r>
        <w:rPr>
          <w:rFonts w:cstheme="minorHAnsi"/>
          <w:b/>
          <w:sz w:val="24"/>
          <w:szCs w:val="24"/>
        </w:rPr>
        <w:t>istrator</w:t>
      </w:r>
      <w:r w:rsidRPr="00F249C7">
        <w:rPr>
          <w:rFonts w:cstheme="minorHAnsi"/>
          <w:b/>
          <w:sz w:val="24"/>
          <w:szCs w:val="24"/>
        </w:rPr>
        <w:t xml:space="preserve"> mode </w:t>
      </w:r>
    </w:p>
    <w:p w:rsidR="007179D5" w:rsidRDefault="007179D5" w:rsidP="007179D5">
      <w:pPr>
        <w:spacing w:after="0"/>
        <w:ind w:left="1440"/>
        <w:rPr>
          <w:rFonts w:cstheme="minorHAnsi"/>
          <w:sz w:val="24"/>
          <w:szCs w:val="24"/>
        </w:rPr>
      </w:pPr>
    </w:p>
    <w:p w:rsidR="007179D5" w:rsidRDefault="007179D5" w:rsidP="007179D5">
      <w:pPr>
        <w:spacing w:after="0"/>
        <w:ind w:left="1080"/>
        <w:rPr>
          <w:rFonts w:cstheme="minorHAnsi"/>
          <w:sz w:val="24"/>
          <w:szCs w:val="24"/>
        </w:rPr>
      </w:pPr>
      <w:r w:rsidRPr="00F249C7">
        <w:rPr>
          <w:rFonts w:cstheme="minorHAnsi"/>
          <w:sz w:val="24"/>
          <w:szCs w:val="24"/>
        </w:rPr>
        <w:t xml:space="preserve">Click the Exit icon in the upper right hand corner of the screen. </w:t>
      </w:r>
      <w:r>
        <w:rPr>
          <w:rFonts w:cstheme="minorHAnsi"/>
          <w:sz w:val="24"/>
          <w:szCs w:val="24"/>
        </w:rPr>
        <w:t xml:space="preserve"> </w:t>
      </w:r>
      <w:r w:rsidRPr="00F249C7">
        <w:rPr>
          <w:rFonts w:cstheme="minorHAnsi"/>
          <w:sz w:val="24"/>
          <w:szCs w:val="24"/>
        </w:rPr>
        <w:t>Verify that the EPIC ClearView is closed and the desktop now appears.</w:t>
      </w:r>
    </w:p>
    <w:p w:rsidR="007179D5" w:rsidRPr="00F249C7" w:rsidRDefault="007179D5" w:rsidP="007179D5">
      <w:pPr>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sidRPr="00F249C7">
        <w:rPr>
          <w:rFonts w:cstheme="minorHAnsi"/>
          <w:sz w:val="24"/>
          <w:szCs w:val="24"/>
        </w:rPr>
        <w:t xml:space="preserve"> Double click the EPIC ClearView icon on the desktop. Enter the user name as “Administrator” and enter the password provided by the Network Administrator.   Verify that the “Login As” window is closed and EPIC ClearView main screen for the ClearView software is displayed.</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spacing w:after="0"/>
        <w:ind w:left="1080"/>
        <w:rPr>
          <w:rFonts w:cstheme="minorHAnsi"/>
          <w:sz w:val="24"/>
          <w:szCs w:val="24"/>
        </w:rPr>
      </w:pPr>
    </w:p>
    <w:p w:rsidR="007179D5" w:rsidRPr="00F249C7" w:rsidRDefault="007179D5" w:rsidP="007179D5">
      <w:pPr>
        <w:pStyle w:val="ListParagraph"/>
        <w:spacing w:after="0"/>
        <w:ind w:left="1080"/>
        <w:outlineLvl w:val="0"/>
        <w:rPr>
          <w:rFonts w:cstheme="minorHAnsi"/>
          <w:sz w:val="24"/>
          <w:szCs w:val="24"/>
        </w:rPr>
      </w:pPr>
      <w:r w:rsidRPr="00F249C7">
        <w:rPr>
          <w:rFonts w:cstheme="minorHAnsi"/>
          <w:sz w:val="24"/>
          <w:szCs w:val="24"/>
        </w:rPr>
        <w:t>Click on the Camera Calibration button.  Verify that the Scanner Calibration window is displayed, with a tab labeled Calibration in the upper left corner, and two large boxes labeled Captured Image and Image Preview, and a row of ten thumbnail boxes labeled Calibration Image #1 through #10.  Verify that three buttons are in the lower right corner of the window labeled Reset Images, Close and Auto Calibration.  Verify that the Start Duty Cycle Testing button appears in the lower left corner of the window.  Verify that the message line below the Scanner Calibration header reads “Ready to calibrate the scanner”.</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b/>
          <w:sz w:val="24"/>
          <w:szCs w:val="24"/>
          <w:u w:val="single"/>
        </w:rPr>
      </w:pPr>
    </w:p>
    <w:p w:rsidR="007179D5" w:rsidRDefault="007179D5" w:rsidP="007179D5">
      <w:pPr>
        <w:pStyle w:val="ListParagraph"/>
        <w:numPr>
          <w:ilvl w:val="2"/>
          <w:numId w:val="5"/>
        </w:numPr>
        <w:spacing w:after="0"/>
        <w:ind w:left="1440"/>
        <w:rPr>
          <w:rFonts w:cstheme="minorHAnsi"/>
          <w:b/>
          <w:sz w:val="24"/>
          <w:szCs w:val="24"/>
        </w:rPr>
      </w:pPr>
      <w:r>
        <w:rPr>
          <w:rFonts w:cstheme="minorHAnsi"/>
          <w:b/>
          <w:sz w:val="24"/>
          <w:szCs w:val="24"/>
        </w:rPr>
        <w:t>Close Button</w:t>
      </w:r>
    </w:p>
    <w:p w:rsidR="007179D5" w:rsidRDefault="007179D5" w:rsidP="007179D5">
      <w:pPr>
        <w:pStyle w:val="ListParagraph"/>
        <w:spacing w:after="0"/>
        <w:ind w:left="1080"/>
        <w:rPr>
          <w:rFonts w:cstheme="minorHAnsi"/>
          <w:b/>
          <w:sz w:val="24"/>
          <w:szCs w:val="24"/>
        </w:rPr>
      </w:pPr>
    </w:p>
    <w:p w:rsidR="007179D5" w:rsidRDefault="007179D5" w:rsidP="007179D5">
      <w:pPr>
        <w:pStyle w:val="ListParagraph"/>
        <w:spacing w:after="0"/>
        <w:ind w:left="1080"/>
        <w:rPr>
          <w:rFonts w:cstheme="minorHAnsi"/>
          <w:sz w:val="24"/>
          <w:szCs w:val="24"/>
        </w:rPr>
      </w:pPr>
      <w:r>
        <w:rPr>
          <w:rFonts w:cstheme="minorHAnsi"/>
          <w:sz w:val="24"/>
          <w:szCs w:val="24"/>
        </w:rPr>
        <w:t xml:space="preserve">Click the close button.  Verify that the Scanner Calibration window closes and the ClearView main screen appears.  </w:t>
      </w:r>
    </w:p>
    <w:p w:rsidR="007179D5" w:rsidRDefault="007179D5" w:rsidP="007179D5">
      <w:pPr>
        <w:pStyle w:val="ListParagraph"/>
        <w:spacing w:after="0"/>
        <w:ind w:left="1080"/>
        <w:rPr>
          <w:rFonts w:cstheme="minorHAnsi"/>
          <w:sz w:val="24"/>
          <w:szCs w:val="24"/>
        </w:rPr>
      </w:pPr>
    </w:p>
    <w:p w:rsidR="007179D5" w:rsidRPr="00FD6ADA" w:rsidRDefault="007179D5" w:rsidP="007179D5">
      <w:pPr>
        <w:spacing w:after="0"/>
        <w:ind w:left="1080"/>
        <w:rPr>
          <w:rFonts w:cstheme="minorHAnsi"/>
          <w:b/>
          <w:sz w:val="24"/>
          <w:szCs w:val="24"/>
          <w:u w:val="single"/>
        </w:rPr>
      </w:pPr>
      <w:r>
        <w:rPr>
          <w:rFonts w:cstheme="minorHAnsi"/>
          <w:b/>
          <w:sz w:val="24"/>
          <w:szCs w:val="24"/>
          <w:u w:val="single"/>
        </w:rPr>
        <w:lastRenderedPageBreak/>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7179D5"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button.  Verify that the Scanner Calibration window is displayed, with two large boxes labeled Captured Image and Image Preview, and a row of ten thumbnail boxes labeled Calibration Image #1 through #10.  </w:t>
      </w:r>
    </w:p>
    <w:p w:rsidR="007179D5" w:rsidRPr="00F249C7" w:rsidRDefault="007179D5" w:rsidP="007179D5">
      <w:pPr>
        <w:pStyle w:val="ListParagraph"/>
        <w:spacing w:after="0"/>
        <w:ind w:left="1080"/>
        <w:rPr>
          <w:rFonts w:cstheme="minorHAnsi"/>
          <w:sz w:val="24"/>
          <w:szCs w:val="24"/>
        </w:rPr>
      </w:pPr>
    </w:p>
    <w:p w:rsidR="007179D5" w:rsidRDefault="007179D5" w:rsidP="007179D5">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7179D5" w:rsidRPr="00FD6ADA" w:rsidRDefault="007179D5" w:rsidP="007179D5">
      <w:pPr>
        <w:spacing w:after="0"/>
        <w:ind w:left="1080"/>
        <w:rPr>
          <w:rFonts w:cstheme="minorHAnsi"/>
          <w:b/>
          <w:sz w:val="24"/>
          <w:szCs w:val="24"/>
          <w:u w:val="single"/>
        </w:rPr>
      </w:pPr>
    </w:p>
    <w:p w:rsidR="007179D5" w:rsidRPr="00F249C7" w:rsidRDefault="007179D5" w:rsidP="007179D5">
      <w:pPr>
        <w:pStyle w:val="ListParagraph"/>
        <w:numPr>
          <w:ilvl w:val="2"/>
          <w:numId w:val="5"/>
        </w:numPr>
        <w:spacing w:after="0"/>
        <w:ind w:left="1440"/>
        <w:rPr>
          <w:rFonts w:cstheme="minorHAnsi"/>
          <w:b/>
          <w:sz w:val="24"/>
          <w:szCs w:val="24"/>
        </w:rPr>
      </w:pPr>
      <w:r w:rsidRPr="00F249C7">
        <w:rPr>
          <w:rFonts w:cstheme="minorHAnsi"/>
          <w:b/>
          <w:sz w:val="24"/>
          <w:szCs w:val="24"/>
        </w:rPr>
        <w:t>Auto Calibration button</w:t>
      </w:r>
    </w:p>
    <w:p w:rsidR="007179D5" w:rsidRPr="00F249C7" w:rsidRDefault="007179D5" w:rsidP="007179D5">
      <w:pPr>
        <w:pStyle w:val="ListParagraph"/>
        <w:spacing w:after="0"/>
        <w:ind w:left="1440"/>
        <w:rPr>
          <w:rFonts w:cstheme="minorHAnsi"/>
          <w:b/>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below the Scanner Calibration header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r>
      <w:r w:rsidRPr="0057080E">
        <w:rPr>
          <w:rFonts w:cstheme="minorHAnsi"/>
          <w:sz w:val="24"/>
          <w:szCs w:val="24"/>
        </w:rPr>
        <w:t xml:space="preserve">(Proceed to section </w:t>
      </w:r>
      <w:r w:rsidR="00F24579">
        <w:rPr>
          <w:rFonts w:cstheme="minorHAnsi"/>
          <w:b/>
          <w:sz w:val="24"/>
          <w:szCs w:val="24"/>
        </w:rPr>
        <w:t>7</w:t>
      </w:r>
      <w:r w:rsidRPr="0057080E">
        <w:rPr>
          <w:rFonts w:cstheme="minorHAnsi"/>
          <w:b/>
          <w:sz w:val="24"/>
          <w:szCs w:val="24"/>
        </w:rPr>
        <w:t>.3.5.1</w:t>
      </w:r>
      <w:r w:rsidRPr="0057080E">
        <w:rPr>
          <w:rFonts w:cstheme="minorHAnsi"/>
          <w:sz w:val="24"/>
          <w:szCs w:val="24"/>
        </w:rPr>
        <w:t>)</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Pr>
          <w:rFonts w:cstheme="minorHAnsi"/>
          <w:sz w:val="24"/>
          <w:szCs w:val="24"/>
        </w:rPr>
        <w:t xml:space="preserve"> and that the Question dialog box opens with the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del w:id="128" w:author="Scott Pletzer" w:date="2012-11-01T14:10:00Z">
        <w:r w:rsidRPr="00DA1482" w:rsidDel="00562651">
          <w:rPr>
            <w:rFonts w:cs="Times New Roman"/>
            <w:sz w:val="24"/>
            <w:szCs w:val="24"/>
          </w:rPr>
          <w:delText>\</w:delText>
        </w:r>
        <w:r w:rsidDel="00562651">
          <w:rPr>
            <w:rFonts w:cs="Times New Roman"/>
            <w:sz w:val="24"/>
            <w:szCs w:val="24"/>
          </w:rPr>
          <w:delText>ClearView</w:delText>
        </w:r>
        <w:r w:rsidRPr="00DA1482" w:rsidDel="00562651">
          <w:rPr>
            <w:rFonts w:cs="Times New Roman"/>
            <w:sz w:val="24"/>
            <w:szCs w:val="24"/>
          </w:rPr>
          <w:delText>_Validation</w:delText>
        </w:r>
        <w:r w:rsidDel="00562651">
          <w:rPr>
            <w:rFonts w:cs="Times New Roman"/>
            <w:sz w:val="24"/>
            <w:szCs w:val="24"/>
          </w:rPr>
          <w:delText>\</w:delText>
        </w:r>
      </w:del>
      <w:ins w:id="129" w:author="Scott Pletzer" w:date="2012-11-01T14:10:00Z">
        <w:r w:rsidR="00562651">
          <w:rPr>
            <w:rFonts w:cs="Times New Roman"/>
            <w:sz w:val="24"/>
            <w:szCs w:val="24"/>
          </w:rPr>
          <w:t>\CV_Validation\</w:t>
        </w:r>
      </w:ins>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w:t>
      </w:r>
      <w:r w:rsidRPr="00CC4215">
        <w:rPr>
          <w:rFonts w:cs="Times New Roman"/>
          <w:sz w:val="24"/>
          <w:szCs w:val="24"/>
        </w:rPr>
        <w:t>to CalPass1</w:t>
      </w:r>
      <w:r>
        <w:rPr>
          <w:rFonts w:cs="Times New Roman"/>
          <w:sz w:val="24"/>
          <w:szCs w:val="24"/>
        </w:rPr>
        <w:t>.  Highlight CalPass1 and click the OK button.  Verify that the Browse for Folder window closes and the screen returns to the ClearView main screen.</w:t>
      </w:r>
    </w:p>
    <w:p w:rsidR="007179D5" w:rsidRDefault="007179D5" w:rsidP="007179D5">
      <w:pPr>
        <w:pStyle w:val="ListParagraph"/>
        <w:tabs>
          <w:tab w:val="left" w:pos="0"/>
        </w:tabs>
        <w:spacing w:after="0"/>
        <w:ind w:left="1080"/>
        <w:rPr>
          <w:rFonts w:cs="Times New Roman"/>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imes New Roman"/>
          <w:sz w:val="24"/>
          <w:szCs w:val="24"/>
        </w:rPr>
      </w:pPr>
    </w:p>
    <w:p w:rsidR="007179D5" w:rsidRDefault="007179D5" w:rsidP="007179D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del w:id="130" w:author="Scott Pletzer" w:date="2012-11-01T14:10:00Z">
        <w:r w:rsidRPr="002607E3" w:rsidDel="00562651">
          <w:rPr>
            <w:rFonts w:cs="Times New Roman"/>
            <w:sz w:val="24"/>
            <w:szCs w:val="24"/>
          </w:rPr>
          <w:delText>\</w:delText>
        </w:r>
        <w:r w:rsidDel="00562651">
          <w:rPr>
            <w:rFonts w:cs="Times New Roman"/>
            <w:sz w:val="24"/>
            <w:szCs w:val="24"/>
          </w:rPr>
          <w:delText>ClearView</w:delText>
        </w:r>
        <w:r w:rsidRPr="002607E3" w:rsidDel="00562651">
          <w:rPr>
            <w:rFonts w:cs="Times New Roman"/>
            <w:sz w:val="24"/>
            <w:szCs w:val="24"/>
          </w:rPr>
          <w:delText>_Validation\</w:delText>
        </w:r>
      </w:del>
      <w:ins w:id="131" w:author="Scott Pletzer" w:date="2012-11-01T14:10:00Z">
        <w:r w:rsidR="00562651">
          <w:rPr>
            <w:rFonts w:cs="Times New Roman"/>
            <w:sz w:val="24"/>
            <w:szCs w:val="24"/>
          </w:rPr>
          <w:t>\CV_Validation\</w:t>
        </w:r>
      </w:ins>
      <w:r>
        <w:rPr>
          <w:rFonts w:cs="Times New Roman"/>
          <w:sz w:val="24"/>
          <w:szCs w:val="24"/>
        </w:rPr>
        <w:t>CalibrationImages\CalPass1</w:t>
      </w:r>
      <w:r w:rsidRPr="002607E3">
        <w:rPr>
          <w:rFonts w:cs="Times New Roman"/>
          <w:sz w:val="24"/>
          <w:szCs w:val="24"/>
        </w:rPr>
        <w:t xml:space="preserve">.  Verify that there are </w:t>
      </w:r>
      <w:r>
        <w:rPr>
          <w:rFonts w:cs="Times New Roman"/>
          <w:sz w:val="24"/>
          <w:szCs w:val="24"/>
        </w:rPr>
        <w:t>10 calibration images in the folder in the following format:</w:t>
      </w:r>
    </w:p>
    <w:p w:rsidR="007179D5" w:rsidRDefault="007179D5" w:rsidP="007179D5">
      <w:pPr>
        <w:pStyle w:val="ListParagraph"/>
        <w:ind w:left="1080"/>
        <w:rPr>
          <w:rFonts w:cs="Times New Roman"/>
          <w:sz w:val="24"/>
          <w:szCs w:val="24"/>
        </w:rPr>
      </w:pPr>
    </w:p>
    <w:p w:rsidR="007179D5" w:rsidRDefault="007179D5" w:rsidP="007179D5">
      <w:pPr>
        <w:pStyle w:val="ListParagraph"/>
        <w:ind w:left="1080"/>
        <w:rPr>
          <w:rFonts w:cs="Times New Roman"/>
          <w:sz w:val="24"/>
          <w:szCs w:val="24"/>
        </w:rPr>
      </w:pPr>
      <w:r>
        <w:rPr>
          <w:rFonts w:cs="Times New Roman"/>
          <w:sz w:val="24"/>
          <w:szCs w:val="24"/>
        </w:rPr>
        <w:t>1L_CalibrationImage#6.bmp</w:t>
      </w:r>
    </w:p>
    <w:p w:rsidR="007179D5" w:rsidRDefault="007179D5" w:rsidP="007179D5">
      <w:pPr>
        <w:pStyle w:val="ListParagraph"/>
        <w:ind w:left="1080"/>
        <w:rPr>
          <w:rFonts w:cs="Times New Roman"/>
          <w:sz w:val="24"/>
          <w:szCs w:val="24"/>
        </w:rPr>
      </w:pPr>
      <w:r w:rsidRPr="00E16E55">
        <w:rPr>
          <w:rFonts w:cs="Times New Roman"/>
          <w:sz w:val="24"/>
          <w:szCs w:val="24"/>
        </w:rPr>
        <w:t>1R_CalibrationImage#1.bmp</w:t>
      </w:r>
    </w:p>
    <w:p w:rsidR="007179D5" w:rsidRDefault="007179D5" w:rsidP="007179D5">
      <w:pPr>
        <w:pStyle w:val="ListParagraph"/>
        <w:ind w:left="1080"/>
        <w:rPr>
          <w:rFonts w:cs="Times New Roman"/>
          <w:sz w:val="24"/>
          <w:szCs w:val="24"/>
        </w:rPr>
      </w:pPr>
      <w:r>
        <w:rPr>
          <w:rFonts w:cs="Times New Roman"/>
          <w:sz w:val="24"/>
          <w:szCs w:val="24"/>
        </w:rPr>
        <w:t>2L_CalibrationImage#7.bmp</w:t>
      </w:r>
    </w:p>
    <w:p w:rsidR="007179D5" w:rsidRDefault="007179D5" w:rsidP="007179D5">
      <w:pPr>
        <w:pStyle w:val="ListParagraph"/>
        <w:ind w:left="1080"/>
        <w:rPr>
          <w:rFonts w:cs="Times New Roman"/>
          <w:sz w:val="24"/>
          <w:szCs w:val="24"/>
        </w:rPr>
      </w:pPr>
      <w:r>
        <w:rPr>
          <w:rFonts w:cs="Times New Roman"/>
          <w:sz w:val="24"/>
          <w:szCs w:val="24"/>
        </w:rPr>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7179D5" w:rsidRDefault="007179D5" w:rsidP="007179D5">
      <w:pPr>
        <w:pStyle w:val="ListParagraph"/>
        <w:ind w:left="1080"/>
        <w:rPr>
          <w:rFonts w:cs="Times New Roman"/>
          <w:sz w:val="24"/>
          <w:szCs w:val="24"/>
        </w:rPr>
      </w:pPr>
      <w:r>
        <w:rPr>
          <w:rFonts w:cs="Times New Roman"/>
          <w:sz w:val="24"/>
          <w:szCs w:val="24"/>
        </w:rPr>
        <w:t>3L_CalibrationImage#8.bmp</w:t>
      </w:r>
    </w:p>
    <w:p w:rsidR="007179D5" w:rsidRDefault="007179D5" w:rsidP="007179D5">
      <w:pPr>
        <w:pStyle w:val="ListParagraph"/>
        <w:ind w:left="108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7179D5" w:rsidRDefault="007179D5" w:rsidP="007179D5">
      <w:pPr>
        <w:pStyle w:val="ListParagraph"/>
        <w:ind w:left="1080"/>
        <w:rPr>
          <w:rFonts w:cs="Times New Roman"/>
          <w:sz w:val="24"/>
          <w:szCs w:val="24"/>
        </w:rPr>
      </w:pPr>
      <w:r>
        <w:rPr>
          <w:rFonts w:cs="Times New Roman"/>
          <w:sz w:val="24"/>
          <w:szCs w:val="24"/>
        </w:rPr>
        <w:t>4L_CalibrationImage#9.bmp</w:t>
      </w:r>
    </w:p>
    <w:p w:rsidR="007179D5" w:rsidRDefault="007179D5" w:rsidP="007179D5">
      <w:pPr>
        <w:pStyle w:val="ListParagraph"/>
        <w:ind w:left="108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7179D5" w:rsidRDefault="007179D5" w:rsidP="007179D5">
      <w:pPr>
        <w:pStyle w:val="ListParagraph"/>
        <w:ind w:left="1080"/>
        <w:rPr>
          <w:rFonts w:cs="Times New Roman"/>
          <w:sz w:val="24"/>
          <w:szCs w:val="24"/>
        </w:rPr>
      </w:pPr>
      <w:r>
        <w:rPr>
          <w:rFonts w:cs="Times New Roman"/>
          <w:sz w:val="24"/>
          <w:szCs w:val="24"/>
        </w:rPr>
        <w:t>5L_CalibrationImage#10.bmp</w:t>
      </w:r>
    </w:p>
    <w:p w:rsidR="007179D5" w:rsidRPr="002607E3" w:rsidRDefault="007179D5" w:rsidP="007179D5">
      <w:pPr>
        <w:pStyle w:val="ListParagraph"/>
        <w:ind w:left="1080"/>
        <w:rPr>
          <w:rFonts w:cs="Times New Roman"/>
          <w:sz w:val="24"/>
          <w:szCs w:val="24"/>
        </w:rPr>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7179D5" w:rsidRPr="002607E3"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Pr="00F249C7" w:rsidRDefault="007179D5" w:rsidP="007179D5">
      <w:pPr>
        <w:pStyle w:val="ListParagraph"/>
        <w:tabs>
          <w:tab w:val="left" w:pos="0"/>
        </w:tabs>
        <w:spacing w:after="0"/>
        <w:ind w:left="1440"/>
        <w:rPr>
          <w:rFonts w:cstheme="minorHAnsi"/>
          <w:sz w:val="24"/>
          <w:szCs w:val="24"/>
        </w:rPr>
      </w:pPr>
    </w:p>
    <w:p w:rsidR="007179D5" w:rsidRPr="00F249C7" w:rsidRDefault="007179D5" w:rsidP="007179D5">
      <w:pPr>
        <w:pStyle w:val="ListParagraph"/>
        <w:numPr>
          <w:ilvl w:val="3"/>
          <w:numId w:val="5"/>
        </w:numPr>
        <w:spacing w:after="0"/>
        <w:ind w:left="2160"/>
        <w:rPr>
          <w:rFonts w:cstheme="minorHAnsi"/>
          <w:sz w:val="24"/>
          <w:szCs w:val="24"/>
        </w:rPr>
      </w:pPr>
      <w:r>
        <w:rPr>
          <w:rFonts w:cstheme="minorHAnsi"/>
          <w:sz w:val="24"/>
          <w:szCs w:val="24"/>
        </w:rPr>
        <w:t xml:space="preserve">If calibration was successful, skip this section and proceed to step </w:t>
      </w:r>
      <w:r w:rsidR="00F24579">
        <w:rPr>
          <w:rFonts w:cstheme="minorHAnsi"/>
          <w:sz w:val="24"/>
          <w:szCs w:val="24"/>
        </w:rPr>
        <w:t>7</w:t>
      </w:r>
      <w:r w:rsidRPr="00342FAE">
        <w:rPr>
          <w:rFonts w:cstheme="minorHAnsi"/>
          <w:sz w:val="24"/>
          <w:szCs w:val="24"/>
        </w:rPr>
        <w:t>.3.</w:t>
      </w:r>
      <w:r>
        <w:rPr>
          <w:rFonts w:cstheme="minorHAnsi"/>
          <w:sz w:val="24"/>
          <w:szCs w:val="24"/>
        </w:rPr>
        <w:t>6</w:t>
      </w:r>
      <w:r w:rsidRPr="00CC4215">
        <w:rPr>
          <w:rFonts w:cstheme="minorHAnsi"/>
          <w:sz w:val="24"/>
          <w:szCs w:val="24"/>
        </w:rPr>
        <w:t>.</w:t>
      </w:r>
      <w:r>
        <w:rPr>
          <w:rFonts w:cstheme="minorHAnsi"/>
          <w:sz w:val="24"/>
          <w:szCs w:val="24"/>
        </w:rPr>
        <w:t xml:space="preserve">  </w:t>
      </w:r>
      <w:r w:rsidRPr="00F249C7">
        <w:rPr>
          <w:rFonts w:cstheme="minorHAnsi"/>
          <w:sz w:val="24"/>
          <w:szCs w:val="24"/>
        </w:rPr>
        <w:t>If calibration was not successful, verify that the Calibration Failure dialog box opens with the message “Unable to verify calibration images.  Please, repeat calibration process.”</w:t>
      </w:r>
    </w:p>
    <w:p w:rsidR="007179D5" w:rsidRPr="00F249C7" w:rsidRDefault="007179D5" w:rsidP="007179D5">
      <w:pPr>
        <w:pStyle w:val="ListParagraph"/>
        <w:spacing w:after="0"/>
        <w:ind w:left="2160"/>
        <w:rPr>
          <w:rFonts w:cstheme="minorHAnsi"/>
          <w:sz w:val="24"/>
          <w:szCs w:val="24"/>
        </w:rPr>
      </w:pPr>
    </w:p>
    <w:p w:rsidR="007179D5" w:rsidRPr="00F249C7" w:rsidRDefault="007179D5" w:rsidP="007179D5">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2160"/>
        <w:rPr>
          <w:rFonts w:cstheme="minorHAnsi"/>
          <w:sz w:val="24"/>
          <w:szCs w:val="24"/>
        </w:rPr>
      </w:pPr>
    </w:p>
    <w:p w:rsidR="007179D5" w:rsidRPr="00F249C7" w:rsidRDefault="007179D5" w:rsidP="007179D5">
      <w:pPr>
        <w:pStyle w:val="ListParagraph"/>
        <w:tabs>
          <w:tab w:val="left" w:pos="0"/>
        </w:tabs>
        <w:spacing w:after="0"/>
        <w:ind w:left="1440"/>
        <w:rPr>
          <w:rFonts w:cstheme="minorHAnsi"/>
          <w:sz w:val="24"/>
          <w:szCs w:val="24"/>
        </w:rPr>
      </w:pPr>
      <w:r w:rsidRPr="00F249C7">
        <w:rPr>
          <w:rFonts w:cstheme="minorHAnsi"/>
          <w:sz w:val="24"/>
          <w:szCs w:val="24"/>
        </w:rPr>
        <w:t xml:space="preserve">Click the OK button in the Calibration Failure window.  Verify that the </w:t>
      </w:r>
      <w:r>
        <w:rPr>
          <w:rFonts w:cstheme="minorHAnsi"/>
          <w:sz w:val="24"/>
          <w:szCs w:val="24"/>
        </w:rPr>
        <w:t>Calibration Failure window closes and</w:t>
      </w:r>
      <w:r w:rsidRPr="003316B9">
        <w:rPr>
          <w:rFonts w:cstheme="minorHAnsi"/>
          <w:sz w:val="24"/>
          <w:szCs w:val="24"/>
        </w:rPr>
        <w:t xml:space="preserve">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1440"/>
        <w:rPr>
          <w:rFonts w:cstheme="minorHAnsi"/>
          <w:sz w:val="24"/>
          <w:szCs w:val="24"/>
        </w:rPr>
      </w:pPr>
    </w:p>
    <w:p w:rsidR="007179D5" w:rsidRPr="00F249C7" w:rsidRDefault="007179D5" w:rsidP="007179D5">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tabs>
          <w:tab w:val="left" w:pos="0"/>
        </w:tabs>
        <w:spacing w:after="0"/>
        <w:ind w:left="1440"/>
        <w:rPr>
          <w:rFonts w:cstheme="minorHAnsi"/>
          <w:sz w:val="24"/>
          <w:szCs w:val="24"/>
        </w:rPr>
      </w:pPr>
      <w:r>
        <w:rPr>
          <w:rFonts w:cstheme="minorHAnsi"/>
          <w:sz w:val="24"/>
          <w:szCs w:val="24"/>
        </w:rPr>
        <w:lastRenderedPageBreak/>
        <w:t>Click Yes.  Verify that the Browse for Folder window opens.</w:t>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tabs>
          <w:tab w:val="left" w:pos="0"/>
        </w:tabs>
        <w:spacing w:after="0"/>
        <w:ind w:left="1440"/>
        <w:rPr>
          <w:rFonts w:cstheme="minorHAnsi"/>
          <w:sz w:val="24"/>
          <w:szCs w:val="24"/>
        </w:rPr>
      </w:pPr>
    </w:p>
    <w:p w:rsidR="007179D5" w:rsidRDefault="007179D5" w:rsidP="007179D5">
      <w:pPr>
        <w:pStyle w:val="ListParagraph"/>
        <w:tabs>
          <w:tab w:val="left" w:pos="0"/>
        </w:tabs>
        <w:spacing w:after="0"/>
        <w:ind w:left="1440"/>
        <w:rPr>
          <w:rFonts w:cs="Times New Roman"/>
          <w:sz w:val="24"/>
          <w:szCs w:val="24"/>
        </w:rPr>
      </w:pPr>
      <w:r>
        <w:rPr>
          <w:rFonts w:cstheme="minorHAnsi"/>
          <w:sz w:val="24"/>
          <w:szCs w:val="24"/>
        </w:rPr>
        <w:t xml:space="preserve">Locate and highlight folder </w:t>
      </w:r>
      <w:r w:rsidRPr="00DA1482">
        <w:rPr>
          <w:rFonts w:cs="Times New Roman"/>
          <w:sz w:val="24"/>
          <w:szCs w:val="24"/>
        </w:rPr>
        <w:t>O:\QualitySystems\Quality_System_Documents\Non-quality_system_records</w:t>
      </w:r>
      <w:del w:id="132" w:author="Scott Pletzer" w:date="2012-11-01T14:10:00Z">
        <w:r w:rsidRPr="00DA1482" w:rsidDel="00562651">
          <w:rPr>
            <w:rFonts w:cs="Times New Roman"/>
            <w:sz w:val="24"/>
            <w:szCs w:val="24"/>
          </w:rPr>
          <w:delText>\</w:delText>
        </w:r>
        <w:r w:rsidDel="00562651">
          <w:rPr>
            <w:rFonts w:cs="Times New Roman"/>
            <w:sz w:val="24"/>
            <w:szCs w:val="24"/>
          </w:rPr>
          <w:delText>ClearView</w:delText>
        </w:r>
        <w:r w:rsidRPr="00DA1482" w:rsidDel="00562651">
          <w:rPr>
            <w:rFonts w:cs="Times New Roman"/>
            <w:sz w:val="24"/>
            <w:szCs w:val="24"/>
          </w:rPr>
          <w:delText>_Validation</w:delText>
        </w:r>
        <w:r w:rsidDel="00562651">
          <w:rPr>
            <w:rFonts w:cs="Times New Roman"/>
            <w:sz w:val="24"/>
            <w:szCs w:val="24"/>
          </w:rPr>
          <w:delText>\</w:delText>
        </w:r>
      </w:del>
      <w:ins w:id="133" w:author="Scott Pletzer" w:date="2012-11-01T14:10:00Z">
        <w:r w:rsidR="00562651">
          <w:rPr>
            <w:rFonts w:cs="Times New Roman"/>
            <w:sz w:val="24"/>
            <w:szCs w:val="24"/>
          </w:rPr>
          <w:t>\CV_Validation\</w:t>
        </w:r>
      </w:ins>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and name or rename the New Folder to CalFail1.  Highlight </w:t>
      </w:r>
      <w:r w:rsidRPr="00CC4215">
        <w:rPr>
          <w:rFonts w:cs="Times New Roman"/>
          <w:sz w:val="24"/>
          <w:szCs w:val="24"/>
        </w:rPr>
        <w:t>CalFail1</w:t>
      </w:r>
      <w:r>
        <w:rPr>
          <w:rFonts w:cs="Times New Roman"/>
          <w:sz w:val="24"/>
          <w:szCs w:val="24"/>
        </w:rPr>
        <w:t xml:space="preserve"> and click the OK button.  Verify that the Browse for Folder window closes and the screen returns to the Scanner Calibration screen.</w:t>
      </w:r>
    </w:p>
    <w:p w:rsidR="007179D5" w:rsidRDefault="007179D5" w:rsidP="007179D5">
      <w:pPr>
        <w:pStyle w:val="ListParagraph"/>
        <w:tabs>
          <w:tab w:val="left" w:pos="0"/>
        </w:tabs>
        <w:spacing w:after="0"/>
        <w:ind w:left="1440"/>
        <w:rPr>
          <w:rFonts w:cs="Times New Roman"/>
          <w:sz w:val="24"/>
          <w:szCs w:val="24"/>
        </w:rPr>
      </w:pPr>
    </w:p>
    <w:p w:rsidR="007179D5" w:rsidRPr="00F249C7" w:rsidRDefault="007179D5" w:rsidP="007179D5">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440"/>
        <w:rPr>
          <w:rFonts w:cs="Times New Roman"/>
          <w:sz w:val="24"/>
          <w:szCs w:val="24"/>
        </w:rPr>
      </w:pPr>
    </w:p>
    <w:p w:rsidR="007179D5" w:rsidRDefault="007179D5" w:rsidP="007179D5">
      <w:pPr>
        <w:pStyle w:val="ListParagraph"/>
        <w:ind w:left="144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7179D5" w:rsidRDefault="007179D5" w:rsidP="007179D5">
      <w:pPr>
        <w:pStyle w:val="ListParagraph"/>
        <w:ind w:left="1440"/>
        <w:rPr>
          <w:rFonts w:cs="Times New Roman"/>
          <w:sz w:val="24"/>
          <w:szCs w:val="24"/>
        </w:rPr>
      </w:pPr>
    </w:p>
    <w:p w:rsidR="007179D5" w:rsidRDefault="007179D5" w:rsidP="007179D5">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ind w:left="1440"/>
        <w:rPr>
          <w:rFonts w:cs="Times New Roman"/>
          <w:sz w:val="24"/>
          <w:szCs w:val="24"/>
        </w:rPr>
      </w:pPr>
    </w:p>
    <w:p w:rsidR="007179D5" w:rsidRPr="002607E3" w:rsidRDefault="007179D5" w:rsidP="007179D5">
      <w:pPr>
        <w:pStyle w:val="ListParagraph"/>
        <w:ind w:left="144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del w:id="134" w:author="Scott Pletzer" w:date="2012-11-01T14:10:00Z">
        <w:r w:rsidRPr="002607E3" w:rsidDel="00562651">
          <w:rPr>
            <w:rFonts w:cs="Times New Roman"/>
            <w:sz w:val="24"/>
            <w:szCs w:val="24"/>
          </w:rPr>
          <w:delText>\</w:delText>
        </w:r>
        <w:r w:rsidDel="00562651">
          <w:rPr>
            <w:rFonts w:cs="Times New Roman"/>
            <w:sz w:val="24"/>
            <w:szCs w:val="24"/>
          </w:rPr>
          <w:delText>ClearView</w:delText>
        </w:r>
        <w:r w:rsidRPr="002607E3" w:rsidDel="00562651">
          <w:rPr>
            <w:rFonts w:cs="Times New Roman"/>
            <w:sz w:val="24"/>
            <w:szCs w:val="24"/>
          </w:rPr>
          <w:delText>_Validation\</w:delText>
        </w:r>
      </w:del>
      <w:ins w:id="135" w:author="Scott Pletzer" w:date="2012-11-01T14:10:00Z">
        <w:r w:rsidR="00562651">
          <w:rPr>
            <w:rFonts w:cs="Times New Roman"/>
            <w:sz w:val="24"/>
            <w:szCs w:val="24"/>
          </w:rPr>
          <w:t>\CV_Validation\</w:t>
        </w:r>
      </w:ins>
      <w:r>
        <w:rPr>
          <w:rFonts w:cs="Times New Roman"/>
          <w:sz w:val="24"/>
          <w:szCs w:val="24"/>
        </w:rPr>
        <w:t>CalibrationImages\CalFail1</w:t>
      </w:r>
      <w:r w:rsidRPr="002607E3">
        <w:rPr>
          <w:rFonts w:cs="Times New Roman"/>
          <w:sz w:val="24"/>
          <w:szCs w:val="24"/>
        </w:rPr>
        <w:t xml:space="preserve">.  </w:t>
      </w:r>
      <w:r>
        <w:rPr>
          <w:rFonts w:cs="Times New Roman"/>
          <w:sz w:val="24"/>
          <w:szCs w:val="24"/>
        </w:rPr>
        <w:t>Note:  Only the images that were captured will be saved, not necessarily all 10 images, in the following format:</w:t>
      </w:r>
    </w:p>
    <w:p w:rsidR="007179D5" w:rsidRDefault="007179D5" w:rsidP="007179D5">
      <w:pPr>
        <w:pStyle w:val="ListParagraph"/>
        <w:ind w:left="1440"/>
        <w:rPr>
          <w:rFonts w:cs="Times New Roman"/>
          <w:sz w:val="24"/>
          <w:szCs w:val="24"/>
        </w:rPr>
      </w:pPr>
    </w:p>
    <w:p w:rsidR="007179D5" w:rsidRDefault="007179D5" w:rsidP="007179D5">
      <w:pPr>
        <w:pStyle w:val="ListParagraph"/>
        <w:ind w:left="1080"/>
        <w:rPr>
          <w:rFonts w:cs="Times New Roman"/>
          <w:sz w:val="24"/>
          <w:szCs w:val="24"/>
        </w:rPr>
      </w:pPr>
      <w:r>
        <w:rPr>
          <w:rFonts w:cs="Times New Roman"/>
          <w:sz w:val="24"/>
          <w:szCs w:val="24"/>
        </w:rPr>
        <w:t>1L_CalibrationImage#6.bmp</w:t>
      </w:r>
    </w:p>
    <w:p w:rsidR="007179D5" w:rsidRDefault="007179D5" w:rsidP="007179D5">
      <w:pPr>
        <w:pStyle w:val="ListParagraph"/>
        <w:ind w:left="1080"/>
        <w:rPr>
          <w:rFonts w:cs="Times New Roman"/>
          <w:sz w:val="24"/>
          <w:szCs w:val="24"/>
        </w:rPr>
      </w:pPr>
      <w:r w:rsidRPr="00E16E55">
        <w:rPr>
          <w:rFonts w:cs="Times New Roman"/>
          <w:sz w:val="24"/>
          <w:szCs w:val="24"/>
        </w:rPr>
        <w:t>1R_CalibrationImage#1.bmp</w:t>
      </w:r>
    </w:p>
    <w:p w:rsidR="007179D5" w:rsidRDefault="007179D5" w:rsidP="007179D5">
      <w:pPr>
        <w:pStyle w:val="ListParagraph"/>
        <w:ind w:left="1080"/>
        <w:rPr>
          <w:rFonts w:cs="Times New Roman"/>
          <w:sz w:val="24"/>
          <w:szCs w:val="24"/>
        </w:rPr>
      </w:pPr>
      <w:r>
        <w:rPr>
          <w:rFonts w:cs="Times New Roman"/>
          <w:sz w:val="24"/>
          <w:szCs w:val="24"/>
        </w:rPr>
        <w:t>2L_CalibrationImage#7.bmp</w:t>
      </w:r>
    </w:p>
    <w:p w:rsidR="007179D5" w:rsidRDefault="007179D5" w:rsidP="007179D5">
      <w:pPr>
        <w:pStyle w:val="ListParagraph"/>
        <w:ind w:left="1080"/>
        <w:rPr>
          <w:rFonts w:cs="Times New Roman"/>
          <w:sz w:val="24"/>
          <w:szCs w:val="24"/>
        </w:rPr>
      </w:pPr>
      <w:r>
        <w:rPr>
          <w:rFonts w:cs="Times New Roman"/>
          <w:sz w:val="24"/>
          <w:szCs w:val="24"/>
        </w:rPr>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7179D5" w:rsidRDefault="007179D5" w:rsidP="007179D5">
      <w:pPr>
        <w:pStyle w:val="ListParagraph"/>
        <w:ind w:left="1080"/>
        <w:rPr>
          <w:rFonts w:cs="Times New Roman"/>
          <w:sz w:val="24"/>
          <w:szCs w:val="24"/>
        </w:rPr>
      </w:pPr>
      <w:r>
        <w:rPr>
          <w:rFonts w:cs="Times New Roman"/>
          <w:sz w:val="24"/>
          <w:szCs w:val="24"/>
        </w:rPr>
        <w:t>3L_CalibrationImage#8.bmp</w:t>
      </w:r>
    </w:p>
    <w:p w:rsidR="007179D5" w:rsidRDefault="007179D5" w:rsidP="007179D5">
      <w:pPr>
        <w:pStyle w:val="ListParagraph"/>
        <w:ind w:left="108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7179D5" w:rsidRDefault="007179D5" w:rsidP="007179D5">
      <w:pPr>
        <w:pStyle w:val="ListParagraph"/>
        <w:ind w:left="1080"/>
        <w:rPr>
          <w:rFonts w:cs="Times New Roman"/>
          <w:sz w:val="24"/>
          <w:szCs w:val="24"/>
        </w:rPr>
      </w:pPr>
      <w:r>
        <w:rPr>
          <w:rFonts w:cs="Times New Roman"/>
          <w:sz w:val="24"/>
          <w:szCs w:val="24"/>
        </w:rPr>
        <w:t>4L_CalibrationImage#9.bmp</w:t>
      </w:r>
    </w:p>
    <w:p w:rsidR="007179D5" w:rsidRDefault="007179D5" w:rsidP="007179D5">
      <w:pPr>
        <w:pStyle w:val="ListParagraph"/>
        <w:ind w:left="108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7179D5" w:rsidRDefault="007179D5" w:rsidP="007179D5">
      <w:pPr>
        <w:pStyle w:val="ListParagraph"/>
        <w:ind w:left="1080"/>
        <w:rPr>
          <w:rFonts w:cs="Times New Roman"/>
          <w:sz w:val="24"/>
          <w:szCs w:val="24"/>
        </w:rPr>
      </w:pPr>
      <w:r>
        <w:rPr>
          <w:rFonts w:cs="Times New Roman"/>
          <w:sz w:val="24"/>
          <w:szCs w:val="24"/>
        </w:rPr>
        <w:t>5L_CalibrationImage#10.bmp</w:t>
      </w:r>
    </w:p>
    <w:p w:rsidR="007179D5" w:rsidRPr="00487209" w:rsidRDefault="007179D5" w:rsidP="007179D5">
      <w:pPr>
        <w:pStyle w:val="ListParagraph"/>
        <w:ind w:left="1080"/>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7179D5" w:rsidRDefault="007179D5" w:rsidP="007179D5">
      <w:pPr>
        <w:pStyle w:val="ListParagraph"/>
        <w:ind w:left="1440"/>
        <w:rPr>
          <w:b/>
          <w:sz w:val="24"/>
          <w:szCs w:val="24"/>
          <w:u w:val="single"/>
        </w:rPr>
      </w:pPr>
    </w:p>
    <w:p w:rsidR="007179D5" w:rsidRPr="002607E3" w:rsidRDefault="007179D5" w:rsidP="007179D5">
      <w:pPr>
        <w:pStyle w:val="ListParagraph"/>
        <w:ind w:left="1440"/>
        <w:rPr>
          <w:rFonts w:cs="Times New Roman"/>
          <w:sz w:val="24"/>
          <w:szCs w:val="24"/>
        </w:rPr>
      </w:pP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Default="007179D5" w:rsidP="007179D5">
      <w:pPr>
        <w:pStyle w:val="ListParagraph"/>
        <w:spacing w:after="0"/>
        <w:ind w:left="1440"/>
        <w:rPr>
          <w:rFonts w:cstheme="minorHAnsi"/>
          <w:sz w:val="24"/>
          <w:szCs w:val="24"/>
        </w:rPr>
      </w:pPr>
    </w:p>
    <w:p w:rsidR="007179D5" w:rsidRPr="00F249C7" w:rsidRDefault="007179D5" w:rsidP="007179D5">
      <w:pPr>
        <w:pStyle w:val="ListParagraph"/>
        <w:numPr>
          <w:ilvl w:val="2"/>
          <w:numId w:val="5"/>
        </w:numPr>
        <w:spacing w:after="0"/>
        <w:ind w:left="1440"/>
        <w:rPr>
          <w:rFonts w:cstheme="minorHAnsi"/>
          <w:b/>
          <w:sz w:val="24"/>
          <w:szCs w:val="24"/>
        </w:rPr>
      </w:pPr>
      <w:r>
        <w:rPr>
          <w:rFonts w:cstheme="minorHAnsi"/>
          <w:b/>
          <w:sz w:val="24"/>
          <w:szCs w:val="24"/>
        </w:rPr>
        <w:t>Failure Detection</w:t>
      </w:r>
    </w:p>
    <w:p w:rsidR="007179D5" w:rsidRDefault="007179D5" w:rsidP="007179D5">
      <w:pPr>
        <w:pStyle w:val="ListParagraph"/>
        <w:spacing w:after="0"/>
        <w:ind w:left="1440"/>
        <w:rPr>
          <w:rFonts w:cstheme="minorHAnsi"/>
          <w:sz w:val="24"/>
          <w:szCs w:val="24"/>
          <w:highlight w:val="yellow"/>
        </w:rPr>
      </w:pPr>
    </w:p>
    <w:p w:rsidR="007179D5" w:rsidRPr="00416E3C" w:rsidRDefault="007179D5" w:rsidP="007179D5">
      <w:pPr>
        <w:spacing w:after="0"/>
        <w:ind w:left="1080"/>
        <w:rPr>
          <w:rFonts w:cstheme="minorHAnsi"/>
          <w:sz w:val="24"/>
          <w:szCs w:val="24"/>
        </w:rPr>
      </w:pPr>
      <w:r w:rsidRPr="00416E3C">
        <w:rPr>
          <w:rFonts w:cstheme="minorHAnsi"/>
          <w:sz w:val="24"/>
          <w:szCs w:val="24"/>
        </w:rPr>
        <w:t>Click on the taskbar to maximize ClearView.  Verify that the ClearView main screen appears.</w:t>
      </w:r>
    </w:p>
    <w:p w:rsidR="007179D5" w:rsidRPr="00F249C7" w:rsidRDefault="007179D5" w:rsidP="007179D5">
      <w:pPr>
        <w:pStyle w:val="ListParagraph"/>
        <w:spacing w:after="0"/>
        <w:ind w:left="1080"/>
        <w:rPr>
          <w:rFonts w:cstheme="minorHAnsi"/>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Pr>
          <w:rFonts w:cstheme="minorHAnsi"/>
          <w:sz w:val="24"/>
          <w:szCs w:val="24"/>
        </w:rPr>
        <w:t xml:space="preserve">Improperly seat the calibration probe at an angle to the glass electrode.  This can be accomplished by pushing the calibration probe connector against the edge of the shroud/electrode cover.  If the probe is improperly seated, the energized image will contain light in the inner circle of the image that is typically black.  Contact the validation coordinator for instructions for proper probe placement.  </w:t>
      </w:r>
      <w:r w:rsidRPr="00F249C7">
        <w:rPr>
          <w:rFonts w:cstheme="minorHAnsi"/>
          <w:sz w:val="24"/>
          <w:szCs w:val="24"/>
        </w:rPr>
        <w:t xml:space="preserve">Click on the Camera Calibration button.  Verify that the Scanner Calibration window </w:t>
      </w:r>
      <w:r>
        <w:rPr>
          <w:rFonts w:cstheme="minorHAnsi"/>
          <w:sz w:val="24"/>
          <w:szCs w:val="24"/>
        </w:rPr>
        <w:t xml:space="preserve">opens.  </w:t>
      </w:r>
      <w:r w:rsidRPr="00F249C7">
        <w:rPr>
          <w:rFonts w:cstheme="minorHAnsi"/>
          <w:sz w:val="24"/>
          <w:szCs w:val="24"/>
        </w:rPr>
        <w:t>Click on the Auto Calibration button in the lower right corner of the Scanner Calibration window.  Verify that 5 warm-up images are taken followed by 1</w:t>
      </w:r>
      <w:r w:rsidR="0037313A">
        <w:rPr>
          <w:rFonts w:cstheme="minorHAnsi"/>
          <w:sz w:val="24"/>
          <w:szCs w:val="24"/>
        </w:rPr>
        <w:t>0</w:t>
      </w:r>
      <w:r w:rsidRPr="00F249C7">
        <w:rPr>
          <w:rFonts w:cstheme="minorHAnsi"/>
          <w:sz w:val="24"/>
          <w:szCs w:val="24"/>
        </w:rPr>
        <w:t xml:space="preserve"> image</w:t>
      </w:r>
      <w:r w:rsidR="0037313A">
        <w:rPr>
          <w:rFonts w:cstheme="minorHAnsi"/>
          <w:sz w:val="24"/>
          <w:szCs w:val="24"/>
        </w:rPr>
        <w:t>s</w:t>
      </w:r>
      <w:r>
        <w:rPr>
          <w:rFonts w:cstheme="minorHAnsi"/>
          <w:sz w:val="24"/>
          <w:szCs w:val="24"/>
        </w:rPr>
        <w:t xml:space="preserve"> before the failure dialog appears.</w:t>
      </w:r>
      <w:r w:rsidRPr="00F249C7">
        <w:rPr>
          <w:rFonts w:cstheme="minorHAnsi"/>
          <w:sz w:val="24"/>
          <w:szCs w:val="24"/>
        </w:rPr>
        <w:t xml:space="preserve">  Verify that the message appears below the Scanner Calibration header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Pr>
          <w:rFonts w:cstheme="minorHAnsi"/>
          <w:sz w:val="24"/>
          <w:szCs w:val="24"/>
        </w:rPr>
        <w:t>V</w:t>
      </w:r>
      <w:r w:rsidRPr="00F249C7">
        <w:rPr>
          <w:rFonts w:cstheme="minorHAnsi"/>
          <w:sz w:val="24"/>
          <w:szCs w:val="24"/>
        </w:rPr>
        <w:t>erify that the Calibration Failure dialog box opens with the message “Unable to verify calibration images.  Please, repeat calibration process.”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heme="minorHAnsi"/>
          <w:sz w:val="24"/>
          <w:szCs w:val="24"/>
        </w:rPr>
      </w:pPr>
      <w:r>
        <w:rPr>
          <w:rFonts w:cstheme="minorHAnsi"/>
          <w:sz w:val="24"/>
          <w:szCs w:val="24"/>
        </w:rPr>
        <w:t xml:space="preserve">Click Yes.  Verify that the Browse for Folder window opens.  </w:t>
      </w:r>
    </w:p>
    <w:p w:rsidR="007179D5" w:rsidRDefault="007179D5" w:rsidP="007179D5">
      <w:pPr>
        <w:pStyle w:val="ListParagraph"/>
        <w:tabs>
          <w:tab w:val="left" w:pos="0"/>
        </w:tabs>
        <w:spacing w:after="0"/>
        <w:ind w:left="1080"/>
        <w:rPr>
          <w:rFonts w:cstheme="minorHAnsi"/>
          <w:sz w:val="24"/>
          <w:szCs w:val="24"/>
        </w:rPr>
      </w:pPr>
    </w:p>
    <w:p w:rsidR="007179D5" w:rsidRPr="00F76861" w:rsidRDefault="007179D5" w:rsidP="007179D5">
      <w:pPr>
        <w:spacing w:after="0"/>
        <w:ind w:left="1080"/>
        <w:rPr>
          <w:rFonts w:cstheme="minorHAnsi"/>
          <w:b/>
          <w:sz w:val="24"/>
          <w:szCs w:val="24"/>
          <w:u w:val="single"/>
        </w:rPr>
      </w:pPr>
      <w:r>
        <w:rPr>
          <w:rFonts w:cstheme="minorHAnsi"/>
          <w:b/>
          <w:sz w:val="24"/>
          <w:szCs w:val="24"/>
          <w:u w:val="single"/>
        </w:rPr>
        <w:tab/>
      </w:r>
      <w:r w:rsidRPr="00F76861">
        <w:rPr>
          <w:rFonts w:cstheme="minorHAnsi"/>
          <w:b/>
          <w:sz w:val="24"/>
          <w:szCs w:val="24"/>
          <w:u w:val="single"/>
        </w:rPr>
        <w:tab/>
      </w:r>
      <w:r w:rsidRPr="00F76861">
        <w:rPr>
          <w:rFonts w:cstheme="minorHAnsi"/>
          <w:b/>
          <w:sz w:val="24"/>
          <w:szCs w:val="24"/>
        </w:rPr>
        <w:t xml:space="preserve"> Verified</w:t>
      </w:r>
      <w:r w:rsidRPr="00F76861">
        <w:rPr>
          <w:rFonts w:cstheme="minorHAnsi"/>
          <w:b/>
          <w:sz w:val="24"/>
          <w:szCs w:val="24"/>
        </w:rPr>
        <w:tab/>
      </w:r>
      <w:r w:rsidRPr="00F76861">
        <w:rPr>
          <w:rFonts w:cstheme="minorHAnsi"/>
          <w:b/>
          <w:sz w:val="24"/>
          <w:szCs w:val="24"/>
          <w:u w:val="single"/>
        </w:rPr>
        <w:tab/>
      </w:r>
      <w:r w:rsidRPr="00F76861">
        <w:rPr>
          <w:rFonts w:cstheme="minorHAnsi"/>
          <w:b/>
          <w:sz w:val="24"/>
          <w:szCs w:val="24"/>
        </w:rPr>
        <w:t xml:space="preserve"> Not Verified</w:t>
      </w:r>
      <w:r w:rsidRPr="00F76861">
        <w:rPr>
          <w:rFonts w:cstheme="minorHAnsi"/>
          <w:b/>
          <w:sz w:val="24"/>
          <w:szCs w:val="24"/>
        </w:rPr>
        <w:tab/>
        <w:t xml:space="preserve">Non-Conformance Ref. No. </w:t>
      </w:r>
      <w:r w:rsidRPr="00F76861">
        <w:rPr>
          <w:rFonts w:cstheme="minorHAnsi"/>
          <w:b/>
          <w:sz w:val="24"/>
          <w:szCs w:val="24"/>
          <w:u w:val="single"/>
        </w:rPr>
        <w:tab/>
      </w:r>
      <w:r w:rsidRPr="00F76861">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imes New Roman"/>
          <w:sz w:val="24"/>
          <w:szCs w:val="24"/>
        </w:rPr>
      </w:pPr>
      <w:r>
        <w:rPr>
          <w:rFonts w:cstheme="minorHAnsi"/>
          <w:sz w:val="24"/>
          <w:szCs w:val="24"/>
        </w:rPr>
        <w:t xml:space="preserve">Locate and highlight folder </w:t>
      </w:r>
      <w:r w:rsidRPr="00DA1482">
        <w:rPr>
          <w:rFonts w:cs="Times New Roman"/>
          <w:sz w:val="24"/>
          <w:szCs w:val="24"/>
        </w:rPr>
        <w:t>O:\QualitySystems\Quality_System_Documents\Non-quality_system_records</w:t>
      </w:r>
      <w:del w:id="136" w:author="Scott Pletzer" w:date="2012-11-01T14:10:00Z">
        <w:r w:rsidRPr="00DA1482" w:rsidDel="00562651">
          <w:rPr>
            <w:rFonts w:cs="Times New Roman"/>
            <w:sz w:val="24"/>
            <w:szCs w:val="24"/>
          </w:rPr>
          <w:delText>\</w:delText>
        </w:r>
        <w:r w:rsidDel="00562651">
          <w:rPr>
            <w:rFonts w:cs="Times New Roman"/>
            <w:sz w:val="24"/>
            <w:szCs w:val="24"/>
          </w:rPr>
          <w:delText>ClearView</w:delText>
        </w:r>
        <w:r w:rsidRPr="00DA1482" w:rsidDel="00562651">
          <w:rPr>
            <w:rFonts w:cs="Times New Roman"/>
            <w:sz w:val="24"/>
            <w:szCs w:val="24"/>
          </w:rPr>
          <w:delText>_Validation</w:delText>
        </w:r>
        <w:r w:rsidDel="00562651">
          <w:rPr>
            <w:rFonts w:cs="Times New Roman"/>
            <w:sz w:val="24"/>
            <w:szCs w:val="24"/>
          </w:rPr>
          <w:delText>\</w:delText>
        </w:r>
      </w:del>
      <w:ins w:id="137" w:author="Scott Pletzer" w:date="2012-11-01T14:10:00Z">
        <w:r w:rsidR="00562651">
          <w:rPr>
            <w:rFonts w:cs="Times New Roman"/>
            <w:sz w:val="24"/>
            <w:szCs w:val="24"/>
          </w:rPr>
          <w:t>\CV_Validation\</w:t>
        </w:r>
      </w:ins>
      <w:r>
        <w:rPr>
          <w:rFonts w:cs="Times New Roman"/>
          <w:sz w:val="24"/>
          <w:szCs w:val="24"/>
        </w:rPr>
        <w:t>CalibrationImages.  Click the Make New Folder button and name or rename the New Folder to CalFail2.  Highlight and click the OK button.  Verify that the Browse for Folder window closes and the screen returns to the Scanner Calibration window.  Note:  Only the images that were captured will be saved, not necessarily all 10 images.</w:t>
      </w:r>
    </w:p>
    <w:p w:rsidR="007179D5" w:rsidRDefault="007179D5" w:rsidP="007179D5">
      <w:pPr>
        <w:pStyle w:val="ListParagraph"/>
        <w:tabs>
          <w:tab w:val="left" w:pos="0"/>
        </w:tabs>
        <w:spacing w:after="0"/>
        <w:ind w:left="1080"/>
        <w:rPr>
          <w:rFonts w:cs="Times New Roman"/>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imes New Roman"/>
          <w:sz w:val="24"/>
          <w:szCs w:val="24"/>
        </w:rPr>
      </w:pPr>
    </w:p>
    <w:p w:rsidR="007179D5" w:rsidRDefault="007179D5" w:rsidP="007179D5">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7179D5" w:rsidRDefault="007179D5" w:rsidP="007179D5">
      <w:pPr>
        <w:pStyle w:val="ListParagraph"/>
        <w:ind w:left="1080"/>
        <w:rPr>
          <w:rFonts w:cs="Times New Roman"/>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del w:id="138" w:author="Scott Pletzer" w:date="2012-11-01T14:10:00Z">
        <w:r w:rsidRPr="002607E3" w:rsidDel="00562651">
          <w:rPr>
            <w:rFonts w:cs="Times New Roman"/>
            <w:sz w:val="24"/>
            <w:szCs w:val="24"/>
          </w:rPr>
          <w:delText>\</w:delText>
        </w:r>
        <w:r w:rsidDel="00562651">
          <w:rPr>
            <w:rFonts w:cs="Times New Roman"/>
            <w:sz w:val="24"/>
            <w:szCs w:val="24"/>
          </w:rPr>
          <w:delText>ClearView</w:delText>
        </w:r>
        <w:r w:rsidRPr="002607E3" w:rsidDel="00562651">
          <w:rPr>
            <w:rFonts w:cs="Times New Roman"/>
            <w:sz w:val="24"/>
            <w:szCs w:val="24"/>
          </w:rPr>
          <w:delText>_Validation\</w:delText>
        </w:r>
      </w:del>
      <w:ins w:id="139" w:author="Scott Pletzer" w:date="2012-11-01T14:10:00Z">
        <w:r w:rsidR="00562651">
          <w:rPr>
            <w:rFonts w:cs="Times New Roman"/>
            <w:sz w:val="24"/>
            <w:szCs w:val="24"/>
          </w:rPr>
          <w:t>\CV_Validation\</w:t>
        </w:r>
      </w:ins>
      <w:r>
        <w:rPr>
          <w:rFonts w:cs="Times New Roman"/>
          <w:sz w:val="24"/>
          <w:szCs w:val="24"/>
        </w:rPr>
        <w:t>CalibrationImages\CalFail2</w:t>
      </w:r>
      <w:r w:rsidRPr="002607E3">
        <w:rPr>
          <w:rFonts w:cs="Times New Roman"/>
          <w:sz w:val="24"/>
          <w:szCs w:val="24"/>
        </w:rPr>
        <w:t xml:space="preserve">.  Verify that there are </w:t>
      </w:r>
      <w:r>
        <w:rPr>
          <w:rFonts w:cs="Times New Roman"/>
          <w:sz w:val="24"/>
          <w:szCs w:val="24"/>
        </w:rPr>
        <w:t>“X” calibration</w:t>
      </w:r>
      <w:r w:rsidRPr="002607E3">
        <w:rPr>
          <w:rFonts w:cs="Times New Roman"/>
          <w:sz w:val="24"/>
          <w:szCs w:val="24"/>
        </w:rPr>
        <w:t xml:space="preserve"> images in the folder.</w:t>
      </w:r>
      <w:r>
        <w:rPr>
          <w:rFonts w:cs="Times New Roman"/>
          <w:sz w:val="24"/>
          <w:szCs w:val="24"/>
        </w:rPr>
        <w:t xml:space="preserve">  Note:  This will be the same number of images captured when the failure occurred.</w:t>
      </w:r>
    </w:p>
    <w:p w:rsidR="007179D5" w:rsidRPr="002607E3"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Pr>
          <w:rFonts w:cstheme="minorHAnsi"/>
          <w:sz w:val="24"/>
          <w:szCs w:val="24"/>
        </w:rPr>
        <w:t>Click on the taskbar to maximize ClearView.  Verify that the ClearView main screen appears.</w:t>
      </w:r>
    </w:p>
    <w:p w:rsidR="007179D5" w:rsidRPr="00F249C7" w:rsidRDefault="007179D5" w:rsidP="007179D5">
      <w:pPr>
        <w:pStyle w:val="ListParagraph"/>
        <w:spacing w:after="0"/>
        <w:ind w:left="1080"/>
        <w:rPr>
          <w:rFonts w:cstheme="minorHAnsi"/>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Move the cursor into the Alert box and verify that the red highlight turns off.  Click on the View Selected icon.  Verify that a list appears with columns for Time, Type, Title, and Message, with entries under each and a list of image numbers that failed and the number of bad pixels.  Verify that the View Alerts tab appears in the upper left corner of the screen.  Print screen and label it “</w:t>
      </w:r>
      <w:r w:rsidRPr="00CC4215">
        <w:rPr>
          <w:rFonts w:cstheme="minorHAnsi"/>
          <w:sz w:val="24"/>
          <w:szCs w:val="24"/>
        </w:rPr>
        <w:t>Cal #2</w:t>
      </w:r>
      <w:r w:rsidRPr="00F249C7">
        <w:rPr>
          <w:rFonts w:cstheme="minorHAnsi"/>
          <w:sz w:val="24"/>
          <w:szCs w:val="24"/>
        </w:rPr>
        <w:t>”</w:t>
      </w:r>
      <w:r>
        <w:rPr>
          <w:rFonts w:cstheme="minorHAnsi"/>
          <w:sz w:val="24"/>
          <w:szCs w:val="24"/>
        </w:rPr>
        <w:t xml:space="preserve"> and initial and date</w:t>
      </w:r>
      <w:r w:rsidRPr="00F249C7">
        <w:rPr>
          <w:rFonts w:cstheme="minorHAnsi"/>
          <w:sz w:val="24"/>
          <w:szCs w:val="24"/>
        </w:rPr>
        <w:t>.</w:t>
      </w:r>
    </w:p>
    <w:p w:rsidR="007179D5" w:rsidRPr="00F249C7"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lastRenderedPageBreak/>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spacing w:after="0"/>
        <w:ind w:left="1080"/>
        <w:rPr>
          <w:rFonts w:cstheme="minorHAnsi"/>
          <w:sz w:val="24"/>
          <w:szCs w:val="24"/>
          <w:highlight w:val="yellow"/>
        </w:rPr>
      </w:pPr>
    </w:p>
    <w:p w:rsidR="007179D5" w:rsidRDefault="007179D5" w:rsidP="007179D5">
      <w:pPr>
        <w:pStyle w:val="ListParagraph"/>
        <w:spacing w:after="0"/>
        <w:ind w:left="1080"/>
        <w:rPr>
          <w:rFonts w:cstheme="minorHAnsi"/>
          <w:sz w:val="24"/>
          <w:szCs w:val="24"/>
          <w:highlight w:val="yellow"/>
        </w:rPr>
      </w:pPr>
      <w:r>
        <w:rPr>
          <w:rFonts w:cstheme="minorHAnsi"/>
          <w:sz w:val="24"/>
          <w:szCs w:val="24"/>
          <w:highlight w:val="yellow"/>
        </w:rPr>
        <w:t>Properly seat the calibration probe back on the glass.</w:t>
      </w:r>
    </w:p>
    <w:p w:rsidR="007179D5" w:rsidRDefault="007179D5" w:rsidP="007179D5">
      <w:pPr>
        <w:pStyle w:val="ListParagraph"/>
        <w:spacing w:after="0"/>
        <w:ind w:left="1440"/>
        <w:rPr>
          <w:rFonts w:cstheme="minorHAnsi"/>
          <w:sz w:val="24"/>
          <w:szCs w:val="24"/>
          <w:highlight w:val="yellow"/>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Click on the Camera Calibration button.  </w:t>
      </w:r>
      <w:r>
        <w:rPr>
          <w:rFonts w:cstheme="minorHAnsi"/>
          <w:sz w:val="24"/>
          <w:szCs w:val="24"/>
        </w:rPr>
        <w:t xml:space="preserve">Select “Configuration 1” in the “Calibration Settings” group box.  This will set the Brightness to 65 and the Gain to 50, taking approximately 10 seconds.  </w:t>
      </w:r>
      <w:r w:rsidRPr="00F249C7">
        <w:rPr>
          <w:rFonts w:cstheme="minorHAnsi"/>
          <w:sz w:val="24"/>
          <w:szCs w:val="24"/>
        </w:rPr>
        <w:t>Click on the Auto Calibration button in the lower right corner of the Scanner Calibration window.  Verify that 5 warm-up images are taken followed by 1</w:t>
      </w:r>
      <w:r w:rsidR="00F24579">
        <w:rPr>
          <w:rFonts w:cstheme="minorHAnsi"/>
          <w:sz w:val="24"/>
          <w:szCs w:val="24"/>
        </w:rPr>
        <w:t>0</w:t>
      </w:r>
      <w:r w:rsidRPr="00F249C7">
        <w:rPr>
          <w:rFonts w:cstheme="minorHAnsi"/>
          <w:sz w:val="24"/>
          <w:szCs w:val="24"/>
        </w:rPr>
        <w:t xml:space="preserve"> image</w:t>
      </w:r>
      <w:r w:rsidR="00F24579">
        <w:rPr>
          <w:rFonts w:cstheme="minorHAnsi"/>
          <w:sz w:val="24"/>
          <w:szCs w:val="24"/>
        </w:rPr>
        <w:t>s</w:t>
      </w:r>
      <w:r w:rsidRPr="00F249C7">
        <w:rPr>
          <w:rFonts w:cstheme="minorHAnsi"/>
          <w:sz w:val="24"/>
          <w:szCs w:val="24"/>
        </w:rPr>
        <w:t xml:space="preserve"> that </w:t>
      </w:r>
      <w:r w:rsidR="00F24579">
        <w:rPr>
          <w:rFonts w:cstheme="minorHAnsi"/>
          <w:sz w:val="24"/>
          <w:szCs w:val="24"/>
        </w:rPr>
        <w:t>are</w:t>
      </w:r>
      <w:r w:rsidRPr="00F249C7">
        <w:rPr>
          <w:rFonts w:cstheme="minorHAnsi"/>
          <w:sz w:val="24"/>
          <w:szCs w:val="24"/>
        </w:rPr>
        <w:t xml:space="preserve"> displayed in the thumbnail boxes</w:t>
      </w:r>
      <w:r>
        <w:rPr>
          <w:rFonts w:cstheme="minorHAnsi"/>
          <w:sz w:val="24"/>
          <w:szCs w:val="24"/>
        </w:rPr>
        <w:t xml:space="preserve"> before the process fails</w:t>
      </w:r>
      <w:r w:rsidRPr="00F249C7">
        <w:rPr>
          <w:rFonts w:cstheme="minorHAnsi"/>
          <w:sz w:val="24"/>
          <w:szCs w:val="24"/>
        </w:rPr>
        <w:t xml:space="preserve">.  </w:t>
      </w:r>
      <w:r>
        <w:rPr>
          <w:rFonts w:cstheme="minorHAnsi"/>
          <w:sz w:val="24"/>
          <w:szCs w:val="24"/>
        </w:rPr>
        <w:t xml:space="preserve">Images may be faint or blank.  </w:t>
      </w:r>
      <w:r w:rsidRPr="00F249C7">
        <w:rPr>
          <w:rFonts w:cstheme="minorHAnsi"/>
          <w:sz w:val="24"/>
          <w:szCs w:val="24"/>
        </w:rPr>
        <w:t>During processing the message line below the Scanner Calibration header will display the progress</w:t>
      </w:r>
      <w:r>
        <w:rPr>
          <w:rFonts w:cstheme="minorHAnsi"/>
          <w:sz w:val="24"/>
          <w:szCs w:val="24"/>
        </w:rPr>
        <w:t>.</w:t>
      </w:r>
      <w:r w:rsidRPr="00F249C7">
        <w:rPr>
          <w:rFonts w:cstheme="minorHAnsi"/>
          <w:sz w:val="24"/>
          <w:szCs w:val="24"/>
        </w:rPr>
        <w:t xml:space="preserve">  Verify that the message appears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Pr>
          <w:rFonts w:cstheme="minorHAnsi"/>
          <w:sz w:val="24"/>
          <w:szCs w:val="24"/>
        </w:rPr>
        <w:t>V</w:t>
      </w:r>
      <w:r w:rsidRPr="00F249C7">
        <w:rPr>
          <w:rFonts w:cstheme="minorHAnsi"/>
          <w:sz w:val="24"/>
          <w:szCs w:val="24"/>
        </w:rPr>
        <w:t>erify that the Calibration Failure dialog box opens with the message “Unable to verify calibration images.  Please, repeat calibration process.”</w:t>
      </w:r>
    </w:p>
    <w:p w:rsidR="007179D5" w:rsidRPr="00F249C7" w:rsidRDefault="007179D5" w:rsidP="007179D5">
      <w:pPr>
        <w:pStyle w:val="ListParagraph"/>
        <w:spacing w:after="0"/>
        <w:ind w:left="1080"/>
        <w:rPr>
          <w:rFonts w:cstheme="minorHAnsi"/>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del w:id="140" w:author="Scott Pletzer" w:date="2012-11-01T14:10:00Z">
        <w:r w:rsidRPr="00DA1482" w:rsidDel="00562651">
          <w:rPr>
            <w:rFonts w:cs="Times New Roman"/>
            <w:sz w:val="24"/>
            <w:szCs w:val="24"/>
          </w:rPr>
          <w:delText>\</w:delText>
        </w:r>
        <w:r w:rsidDel="00562651">
          <w:rPr>
            <w:rFonts w:cs="Times New Roman"/>
            <w:sz w:val="24"/>
            <w:szCs w:val="24"/>
          </w:rPr>
          <w:delText>ClearView</w:delText>
        </w:r>
        <w:r w:rsidRPr="00DA1482" w:rsidDel="00562651">
          <w:rPr>
            <w:rFonts w:cs="Times New Roman"/>
            <w:sz w:val="24"/>
            <w:szCs w:val="24"/>
          </w:rPr>
          <w:delText>_Validation</w:delText>
        </w:r>
        <w:r w:rsidDel="00562651">
          <w:rPr>
            <w:rFonts w:cs="Times New Roman"/>
            <w:sz w:val="24"/>
            <w:szCs w:val="24"/>
          </w:rPr>
          <w:delText>\</w:delText>
        </w:r>
      </w:del>
      <w:ins w:id="141" w:author="Scott Pletzer" w:date="2012-11-01T14:10:00Z">
        <w:r w:rsidR="00562651">
          <w:rPr>
            <w:rFonts w:cs="Times New Roman"/>
            <w:sz w:val="24"/>
            <w:szCs w:val="24"/>
          </w:rPr>
          <w:t>\CV_Validation\</w:t>
        </w:r>
      </w:ins>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CalFail3.  Highlight </w:t>
      </w:r>
      <w:r w:rsidRPr="004C3FAB">
        <w:rPr>
          <w:rFonts w:cs="Times New Roman"/>
          <w:sz w:val="24"/>
          <w:szCs w:val="24"/>
        </w:rPr>
        <w:t>CalFail3 a</w:t>
      </w:r>
      <w:r>
        <w:rPr>
          <w:rFonts w:cs="Times New Roman"/>
          <w:sz w:val="24"/>
          <w:szCs w:val="24"/>
        </w:rPr>
        <w:t xml:space="preserve">nd click the OK button.  Verify that the Browse for Folder window closes and the screen returns to the Scanner Calibration window.  </w:t>
      </w:r>
    </w:p>
    <w:p w:rsidR="007179D5" w:rsidRDefault="007179D5" w:rsidP="007179D5">
      <w:pPr>
        <w:pStyle w:val="ListParagraph"/>
        <w:tabs>
          <w:tab w:val="left" w:pos="0"/>
        </w:tabs>
        <w:spacing w:after="0"/>
        <w:ind w:left="1080"/>
        <w:rPr>
          <w:rFonts w:cs="Times New Roman"/>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tabs>
          <w:tab w:val="left" w:pos="0"/>
        </w:tabs>
        <w:spacing w:after="0"/>
        <w:ind w:left="1080"/>
        <w:rPr>
          <w:rFonts w:cs="Times New Roman"/>
          <w:sz w:val="24"/>
          <w:szCs w:val="24"/>
        </w:rPr>
      </w:pPr>
    </w:p>
    <w:p w:rsidR="007179D5" w:rsidRDefault="007179D5" w:rsidP="007179D5">
      <w:pPr>
        <w:pStyle w:val="ListParagraph"/>
        <w:ind w:left="1080"/>
        <w:rPr>
          <w:rFonts w:cs="Times New Roman"/>
          <w:sz w:val="24"/>
          <w:szCs w:val="24"/>
        </w:rPr>
      </w:pPr>
      <w:r>
        <w:rPr>
          <w:rFonts w:cs="Times New Roman"/>
          <w:sz w:val="24"/>
          <w:szCs w:val="24"/>
        </w:rPr>
        <w:lastRenderedPageBreak/>
        <w:t>Click the Close button on the lower right corner of the Scanner Calibration window.  Verify that the Scanner Calibration window closes and the screen is returned to the ClearView main screen.</w:t>
      </w:r>
    </w:p>
    <w:p w:rsidR="007179D5" w:rsidRDefault="007179D5" w:rsidP="007179D5">
      <w:pPr>
        <w:pStyle w:val="ListParagraph"/>
        <w:ind w:left="1080"/>
        <w:rPr>
          <w:rFonts w:cs="Times New Roman"/>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del w:id="142" w:author="Scott Pletzer" w:date="2012-11-01T14:10:00Z">
        <w:r w:rsidRPr="002607E3" w:rsidDel="00562651">
          <w:rPr>
            <w:rFonts w:cs="Times New Roman"/>
            <w:sz w:val="24"/>
            <w:szCs w:val="24"/>
          </w:rPr>
          <w:delText>\</w:delText>
        </w:r>
        <w:r w:rsidDel="00562651">
          <w:rPr>
            <w:rFonts w:cs="Times New Roman"/>
            <w:sz w:val="24"/>
            <w:szCs w:val="24"/>
          </w:rPr>
          <w:delText>ClearView</w:delText>
        </w:r>
        <w:r w:rsidRPr="002607E3" w:rsidDel="00562651">
          <w:rPr>
            <w:rFonts w:cs="Times New Roman"/>
            <w:sz w:val="24"/>
            <w:szCs w:val="24"/>
          </w:rPr>
          <w:delText>_Validation\</w:delText>
        </w:r>
      </w:del>
      <w:ins w:id="143" w:author="Scott Pletzer" w:date="2012-11-01T14:10:00Z">
        <w:r w:rsidR="00562651">
          <w:rPr>
            <w:rFonts w:cs="Times New Roman"/>
            <w:sz w:val="24"/>
            <w:szCs w:val="24"/>
          </w:rPr>
          <w:t>\CV_Validation\</w:t>
        </w:r>
      </w:ins>
      <w:r>
        <w:rPr>
          <w:rFonts w:cs="Times New Roman"/>
          <w:sz w:val="24"/>
          <w:szCs w:val="24"/>
        </w:rPr>
        <w:t>CalibrationImages\CalFail3</w:t>
      </w:r>
      <w:r w:rsidRPr="002607E3">
        <w:rPr>
          <w:rFonts w:cs="Times New Roman"/>
          <w:sz w:val="24"/>
          <w:szCs w:val="24"/>
        </w:rPr>
        <w:t xml:space="preserve">.  Verify that there are </w:t>
      </w:r>
      <w:r>
        <w:rPr>
          <w:rFonts w:cs="Times New Roman"/>
          <w:sz w:val="24"/>
          <w:szCs w:val="24"/>
        </w:rPr>
        <w:t>“X” calibration</w:t>
      </w:r>
      <w:r w:rsidRPr="002607E3">
        <w:rPr>
          <w:rFonts w:cs="Times New Roman"/>
          <w:sz w:val="24"/>
          <w:szCs w:val="24"/>
        </w:rPr>
        <w:t xml:space="preserve"> images in the folder.</w:t>
      </w:r>
      <w:r>
        <w:rPr>
          <w:rFonts w:cs="Times New Roman"/>
          <w:sz w:val="24"/>
          <w:szCs w:val="24"/>
        </w:rPr>
        <w:t xml:space="preserve">  Note:  This will be the same number of images captured when the failure occurred.</w:t>
      </w:r>
    </w:p>
    <w:p w:rsidR="007179D5" w:rsidRPr="002607E3"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Pr="00F249C7" w:rsidRDefault="007179D5" w:rsidP="007179D5">
      <w:pPr>
        <w:pStyle w:val="ListParagraph"/>
        <w:spacing w:after="0"/>
        <w:ind w:left="2160"/>
        <w:rPr>
          <w:rFonts w:cstheme="minorHAnsi"/>
          <w:sz w:val="24"/>
          <w:szCs w:val="24"/>
        </w:rPr>
      </w:pPr>
    </w:p>
    <w:p w:rsidR="007179D5" w:rsidRPr="00F249C7" w:rsidRDefault="007179D5" w:rsidP="007179D5">
      <w:pPr>
        <w:spacing w:after="0"/>
        <w:ind w:left="1080"/>
        <w:rPr>
          <w:rFonts w:cstheme="minorHAnsi"/>
          <w:sz w:val="24"/>
          <w:szCs w:val="24"/>
        </w:rPr>
      </w:pPr>
      <w:r>
        <w:rPr>
          <w:rFonts w:cstheme="minorHAnsi"/>
          <w:sz w:val="24"/>
          <w:szCs w:val="24"/>
        </w:rPr>
        <w:t>Click on the taskbar to maximize ClearView.  Verify that the ClearView main screen appears.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Pr>
          <w:rFonts w:cstheme="minorHAnsi"/>
          <w:sz w:val="24"/>
          <w:szCs w:val="24"/>
        </w:rPr>
        <w:t xml:space="preserve">two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4C3FAB">
        <w:rPr>
          <w:rFonts w:cstheme="minorHAnsi"/>
          <w:sz w:val="24"/>
          <w:szCs w:val="24"/>
        </w:rPr>
        <w:t>Cal #3”</w:t>
      </w:r>
      <w:r>
        <w:rPr>
          <w:rFonts w:cstheme="minorHAnsi"/>
          <w:sz w:val="24"/>
          <w:szCs w:val="24"/>
        </w:rPr>
        <w:t xml:space="preserve"> and initial and date</w:t>
      </w:r>
      <w:r w:rsidRPr="004C3FAB">
        <w:rPr>
          <w:rFonts w:cstheme="minorHAnsi"/>
          <w:sz w:val="24"/>
          <w:szCs w:val="24"/>
        </w:rPr>
        <w:t>.  Verify that the pixel counts have changes from Cal #2 to Cal #3</w:t>
      </w:r>
      <w:r>
        <w:rPr>
          <w:rFonts w:cstheme="minorHAnsi"/>
          <w:sz w:val="24"/>
          <w:szCs w:val="24"/>
        </w:rPr>
        <w:t xml:space="preserve">, if </w:t>
      </w:r>
      <w:proofErr w:type="gramStart"/>
      <w:r>
        <w:rPr>
          <w:rFonts w:cstheme="minorHAnsi"/>
          <w:sz w:val="24"/>
          <w:szCs w:val="24"/>
        </w:rPr>
        <w:t>a pixel count exist</w:t>
      </w:r>
      <w:proofErr w:type="gramEnd"/>
      <w:r>
        <w:rPr>
          <w:rFonts w:cstheme="minorHAnsi"/>
          <w:sz w:val="24"/>
          <w:szCs w:val="24"/>
        </w:rPr>
        <w:t>.  Note:  The text may not contain a pixel count if the image could not be processed.</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Click the Camera Calibration button.  Verify that the Scanner Calibration window opens and the Calibration tab appears in the upper left corner next to the View Alerts tab.  Click on the View Alerts tab.  Verify that the View Alerts screen opens with the list from the previous step.  Click on the Calibration tab to return to the Scanner Calibration screen.</w:t>
      </w:r>
      <w:r>
        <w:rPr>
          <w:rFonts w:cstheme="minorHAnsi"/>
          <w:sz w:val="24"/>
          <w:szCs w:val="24"/>
        </w:rPr>
        <w:t xml:space="preserve">  Click “X” in the upper right corner of both windows.</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spacing w:after="0"/>
        <w:ind w:left="1440"/>
        <w:rPr>
          <w:rFonts w:cstheme="minorHAnsi"/>
          <w:sz w:val="24"/>
          <w:szCs w:val="24"/>
          <w:highlight w:val="yellow"/>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Click on the Camera Calibration button.  Verify that the Scanner Calibration window </w:t>
      </w:r>
      <w:r>
        <w:rPr>
          <w:rFonts w:cstheme="minorHAnsi"/>
          <w:sz w:val="24"/>
          <w:szCs w:val="24"/>
        </w:rPr>
        <w:t xml:space="preserve">opens.  Select “Configuration 3” in the “Calibration Settings” group box.  This will set the Brightness to 115 and the Gain to 63, taking approximately 10 seconds.  </w:t>
      </w:r>
      <w:r w:rsidRPr="00F249C7">
        <w:rPr>
          <w:rFonts w:cstheme="minorHAnsi"/>
          <w:sz w:val="24"/>
          <w:szCs w:val="24"/>
        </w:rPr>
        <w:t>Click on the Auto Calibration button in the lower right corner of the Scanner Calibration window.  Verify that 5 warm-up images are taken followed by 1</w:t>
      </w:r>
      <w:r w:rsidR="00F24579">
        <w:rPr>
          <w:rFonts w:cstheme="minorHAnsi"/>
          <w:sz w:val="24"/>
          <w:szCs w:val="24"/>
        </w:rPr>
        <w:t>0</w:t>
      </w:r>
      <w:r w:rsidRPr="00F249C7">
        <w:rPr>
          <w:rFonts w:cstheme="minorHAnsi"/>
          <w:sz w:val="24"/>
          <w:szCs w:val="24"/>
        </w:rPr>
        <w:t xml:space="preserve"> image</w:t>
      </w:r>
      <w:r w:rsidR="00F24579">
        <w:rPr>
          <w:rFonts w:cstheme="minorHAnsi"/>
          <w:sz w:val="24"/>
          <w:szCs w:val="24"/>
        </w:rPr>
        <w:t>s</w:t>
      </w:r>
      <w:r w:rsidRPr="00F249C7">
        <w:rPr>
          <w:rFonts w:cstheme="minorHAnsi"/>
          <w:sz w:val="24"/>
          <w:szCs w:val="24"/>
        </w:rPr>
        <w:t xml:space="preserve"> that are displayed in the thumbnail boxes</w:t>
      </w:r>
      <w:r>
        <w:rPr>
          <w:rFonts w:cstheme="minorHAnsi"/>
          <w:sz w:val="24"/>
          <w:szCs w:val="24"/>
        </w:rPr>
        <w:t xml:space="preserve"> before the process fails</w:t>
      </w:r>
      <w:r w:rsidRPr="00F249C7">
        <w:rPr>
          <w:rFonts w:cstheme="minorHAnsi"/>
          <w:sz w:val="24"/>
          <w:szCs w:val="24"/>
        </w:rPr>
        <w:t xml:space="preserve">.  Verify that the message appears below the Scanner Calibration header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Pr>
          <w:rFonts w:cstheme="minorHAnsi"/>
          <w:sz w:val="24"/>
          <w:szCs w:val="24"/>
        </w:rPr>
        <w:t>V</w:t>
      </w:r>
      <w:r w:rsidRPr="00F249C7">
        <w:rPr>
          <w:rFonts w:cstheme="minorHAnsi"/>
          <w:sz w:val="24"/>
          <w:szCs w:val="24"/>
        </w:rPr>
        <w:t>erify that the Calibration Failure dialog box opens with the message “Unable to verify calibration images.  Please, repeat calibration process.”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del w:id="144" w:author="Scott Pletzer" w:date="2012-11-01T14:10:00Z">
        <w:r w:rsidRPr="00DA1482" w:rsidDel="00562651">
          <w:rPr>
            <w:rFonts w:cs="Times New Roman"/>
            <w:sz w:val="24"/>
            <w:szCs w:val="24"/>
          </w:rPr>
          <w:delText>\</w:delText>
        </w:r>
        <w:r w:rsidDel="00562651">
          <w:rPr>
            <w:rFonts w:cs="Times New Roman"/>
            <w:sz w:val="24"/>
            <w:szCs w:val="24"/>
          </w:rPr>
          <w:delText>ClearView</w:delText>
        </w:r>
        <w:r w:rsidRPr="00DA1482" w:rsidDel="00562651">
          <w:rPr>
            <w:rFonts w:cs="Times New Roman"/>
            <w:sz w:val="24"/>
            <w:szCs w:val="24"/>
          </w:rPr>
          <w:delText>_Validation</w:delText>
        </w:r>
        <w:r w:rsidDel="00562651">
          <w:rPr>
            <w:rFonts w:cs="Times New Roman"/>
            <w:sz w:val="24"/>
            <w:szCs w:val="24"/>
          </w:rPr>
          <w:delText>\</w:delText>
        </w:r>
      </w:del>
      <w:ins w:id="145" w:author="Scott Pletzer" w:date="2012-11-01T14:10:00Z">
        <w:r w:rsidR="00562651">
          <w:rPr>
            <w:rFonts w:cs="Times New Roman"/>
            <w:sz w:val="24"/>
            <w:szCs w:val="24"/>
          </w:rPr>
          <w:t>\CV_Validation\</w:t>
        </w:r>
      </w:ins>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CalFail4.  Highlight </w:t>
      </w:r>
      <w:r w:rsidRPr="004C3FAB">
        <w:rPr>
          <w:rFonts w:cs="Times New Roman"/>
          <w:sz w:val="24"/>
          <w:szCs w:val="24"/>
        </w:rPr>
        <w:t>CalFail4</w:t>
      </w:r>
      <w:r>
        <w:rPr>
          <w:rFonts w:cs="Times New Roman"/>
          <w:sz w:val="24"/>
          <w:szCs w:val="24"/>
        </w:rPr>
        <w:t xml:space="preserve"> and click the OK button.  Verify that the Browse for Folder window closes and the screen returns to the Scanner Calibration window.</w:t>
      </w:r>
    </w:p>
    <w:p w:rsidR="007179D5" w:rsidRDefault="007179D5" w:rsidP="007179D5">
      <w:pPr>
        <w:pStyle w:val="ListParagraph"/>
        <w:tabs>
          <w:tab w:val="left" w:pos="0"/>
        </w:tabs>
        <w:spacing w:after="0"/>
        <w:ind w:left="1080"/>
        <w:rPr>
          <w:rFonts w:cs="Times New Roman"/>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imes New Roman"/>
          <w:sz w:val="24"/>
          <w:szCs w:val="24"/>
        </w:rPr>
      </w:pPr>
    </w:p>
    <w:p w:rsidR="007179D5" w:rsidRDefault="007179D5" w:rsidP="007179D5">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7179D5" w:rsidRDefault="007179D5" w:rsidP="007179D5">
      <w:pPr>
        <w:pStyle w:val="ListParagraph"/>
        <w:ind w:left="1080"/>
        <w:rPr>
          <w:rFonts w:cs="Times New Roman"/>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lastRenderedPageBreak/>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del w:id="146" w:author="Scott Pletzer" w:date="2012-11-01T14:10:00Z">
        <w:r w:rsidRPr="002607E3" w:rsidDel="00562651">
          <w:rPr>
            <w:rFonts w:cs="Times New Roman"/>
            <w:sz w:val="24"/>
            <w:szCs w:val="24"/>
          </w:rPr>
          <w:delText>\</w:delText>
        </w:r>
        <w:r w:rsidDel="00562651">
          <w:rPr>
            <w:rFonts w:cs="Times New Roman"/>
            <w:sz w:val="24"/>
            <w:szCs w:val="24"/>
          </w:rPr>
          <w:delText>ClearView</w:delText>
        </w:r>
        <w:r w:rsidRPr="002607E3" w:rsidDel="00562651">
          <w:rPr>
            <w:rFonts w:cs="Times New Roman"/>
            <w:sz w:val="24"/>
            <w:szCs w:val="24"/>
          </w:rPr>
          <w:delText>_Validation\</w:delText>
        </w:r>
      </w:del>
      <w:ins w:id="147" w:author="Scott Pletzer" w:date="2012-11-01T14:10:00Z">
        <w:r w:rsidR="00562651">
          <w:rPr>
            <w:rFonts w:cs="Times New Roman"/>
            <w:sz w:val="24"/>
            <w:szCs w:val="24"/>
          </w:rPr>
          <w:t>\CV_Validation\</w:t>
        </w:r>
      </w:ins>
      <w:r>
        <w:rPr>
          <w:rFonts w:cs="Times New Roman"/>
          <w:sz w:val="24"/>
          <w:szCs w:val="24"/>
        </w:rPr>
        <w:t>CalibrationImages\CalFail4</w:t>
      </w:r>
      <w:r w:rsidRPr="002607E3">
        <w:rPr>
          <w:rFonts w:cs="Times New Roman"/>
          <w:sz w:val="24"/>
          <w:szCs w:val="24"/>
        </w:rPr>
        <w:t xml:space="preserve">.  Verify that there are </w:t>
      </w:r>
      <w:r>
        <w:rPr>
          <w:rFonts w:cs="Times New Roman"/>
          <w:sz w:val="24"/>
          <w:szCs w:val="24"/>
        </w:rPr>
        <w:t>“X” calibration</w:t>
      </w:r>
      <w:r w:rsidRPr="002607E3">
        <w:rPr>
          <w:rFonts w:cs="Times New Roman"/>
          <w:sz w:val="24"/>
          <w:szCs w:val="24"/>
        </w:rPr>
        <w:t xml:space="preserve"> images in the folder.</w:t>
      </w:r>
      <w:r w:rsidRPr="004E36C3">
        <w:rPr>
          <w:rFonts w:cs="Times New Roman"/>
          <w:sz w:val="24"/>
          <w:szCs w:val="24"/>
        </w:rPr>
        <w:t xml:space="preserve"> </w:t>
      </w:r>
      <w:r>
        <w:rPr>
          <w:rFonts w:cs="Times New Roman"/>
          <w:sz w:val="24"/>
          <w:szCs w:val="24"/>
        </w:rPr>
        <w:t xml:space="preserve"> Note:  This will be the same number of images captured when the failure occurred.</w:t>
      </w:r>
    </w:p>
    <w:p w:rsidR="007179D5" w:rsidRPr="002607E3"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Pr="00F249C7" w:rsidRDefault="007179D5" w:rsidP="007179D5">
      <w:pPr>
        <w:pStyle w:val="ListParagraph"/>
        <w:spacing w:after="0"/>
        <w:ind w:left="2160"/>
        <w:rPr>
          <w:rFonts w:cstheme="minorHAnsi"/>
          <w:sz w:val="24"/>
          <w:szCs w:val="24"/>
        </w:rPr>
      </w:pPr>
    </w:p>
    <w:p w:rsidR="007179D5" w:rsidRPr="00F249C7" w:rsidRDefault="007179D5" w:rsidP="007179D5">
      <w:pPr>
        <w:spacing w:after="0"/>
        <w:ind w:left="990"/>
        <w:rPr>
          <w:rFonts w:cstheme="minorHAnsi"/>
          <w:sz w:val="24"/>
          <w:szCs w:val="24"/>
        </w:rPr>
      </w:pPr>
      <w:r>
        <w:rPr>
          <w:rFonts w:cstheme="minorHAnsi"/>
          <w:sz w:val="24"/>
          <w:szCs w:val="24"/>
        </w:rPr>
        <w:t>Click on the taskbar to maximize ClearView.  Verify that the ClearView main screen appears.</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Pr>
          <w:rFonts w:cstheme="minorHAnsi"/>
          <w:sz w:val="24"/>
          <w:szCs w:val="24"/>
        </w:rPr>
        <w:t xml:space="preserve">three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4C3FAB">
        <w:rPr>
          <w:rFonts w:cstheme="minorHAnsi"/>
          <w:sz w:val="24"/>
          <w:szCs w:val="24"/>
        </w:rPr>
        <w:t>Cal #4”</w:t>
      </w:r>
      <w:r>
        <w:rPr>
          <w:rFonts w:cstheme="minorHAnsi"/>
          <w:sz w:val="24"/>
          <w:szCs w:val="24"/>
        </w:rPr>
        <w:t xml:space="preserve"> and initial and date</w:t>
      </w:r>
      <w:r w:rsidRPr="004C3FAB">
        <w:rPr>
          <w:rFonts w:cstheme="minorHAnsi"/>
          <w:sz w:val="24"/>
          <w:szCs w:val="24"/>
        </w:rPr>
        <w:t>.</w:t>
      </w:r>
      <w:r>
        <w:rPr>
          <w:rFonts w:cstheme="minorHAnsi"/>
          <w:sz w:val="24"/>
          <w:szCs w:val="24"/>
        </w:rPr>
        <w:t xml:space="preserve">  Verify that the pixel counts have changes from Cal #2 to Cal #3 to Cal #4.  Note:  The text may not contain a pixel count if the image could not be processed.</w:t>
      </w:r>
    </w:p>
    <w:p w:rsidR="007179D5" w:rsidRPr="00F249C7"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Pr="00F249C7" w:rsidRDefault="007179D5" w:rsidP="007179D5">
      <w:pPr>
        <w:tabs>
          <w:tab w:val="left" w:pos="0"/>
        </w:tabs>
        <w:spacing w:after="0"/>
        <w:ind w:left="990"/>
        <w:rPr>
          <w:rFonts w:cstheme="minorHAnsi"/>
          <w:sz w:val="24"/>
          <w:szCs w:val="24"/>
        </w:rPr>
      </w:pPr>
      <w:r w:rsidRPr="00F249C7">
        <w:rPr>
          <w:rFonts w:cstheme="minorHAnsi"/>
          <w:sz w:val="24"/>
          <w:szCs w:val="24"/>
        </w:rPr>
        <w:t xml:space="preserve">Attach sheets </w:t>
      </w:r>
      <w:r>
        <w:rPr>
          <w:rFonts w:cstheme="minorHAnsi"/>
          <w:sz w:val="24"/>
          <w:szCs w:val="24"/>
        </w:rPr>
        <w:t xml:space="preserve">Cal #2, </w:t>
      </w:r>
      <w:r w:rsidRPr="00F249C7">
        <w:rPr>
          <w:rFonts w:cstheme="minorHAnsi"/>
          <w:sz w:val="24"/>
          <w:szCs w:val="24"/>
        </w:rPr>
        <w:t xml:space="preserve">Cal </w:t>
      </w:r>
      <w:r>
        <w:rPr>
          <w:rFonts w:cstheme="minorHAnsi"/>
          <w:sz w:val="24"/>
          <w:szCs w:val="24"/>
        </w:rPr>
        <w:t>#3</w:t>
      </w:r>
      <w:r w:rsidRPr="00F249C7">
        <w:rPr>
          <w:rFonts w:cstheme="minorHAnsi"/>
          <w:sz w:val="24"/>
          <w:szCs w:val="24"/>
        </w:rPr>
        <w:t xml:space="preserve">, Cal </w:t>
      </w:r>
      <w:r>
        <w:rPr>
          <w:rFonts w:cstheme="minorHAnsi"/>
          <w:sz w:val="24"/>
          <w:szCs w:val="24"/>
        </w:rPr>
        <w:t>#4</w:t>
      </w:r>
      <w:r w:rsidRPr="00F249C7">
        <w:rPr>
          <w:rFonts w:cstheme="minorHAnsi"/>
          <w:sz w:val="24"/>
          <w:szCs w:val="24"/>
        </w:rPr>
        <w:t xml:space="preserve"> to the final protocol.</w:t>
      </w:r>
      <w:r>
        <w:rPr>
          <w:rFonts w:cstheme="minorHAnsi"/>
          <w:sz w:val="24"/>
          <w:szCs w:val="24"/>
        </w:rPr>
        <w:t xml:space="preserve">  </w:t>
      </w:r>
      <w:r w:rsidRPr="00F249C7">
        <w:rPr>
          <w:rFonts w:cstheme="minorHAnsi"/>
          <w:sz w:val="24"/>
          <w:szCs w:val="24"/>
        </w:rPr>
        <w:t>Click the “X” in the upper right corner of the View Alerts tab.  Verify that the screen returns to the ClearView main screen.  Click on the View All icon in the Alerts box.  Verify that the View Alerts screen opens and the t</w:t>
      </w:r>
      <w:r>
        <w:rPr>
          <w:rFonts w:cstheme="minorHAnsi"/>
          <w:sz w:val="24"/>
          <w:szCs w:val="24"/>
        </w:rPr>
        <w:t xml:space="preserve">hree </w:t>
      </w:r>
      <w:r w:rsidRPr="00F249C7">
        <w:rPr>
          <w:rFonts w:cstheme="minorHAnsi"/>
          <w:sz w:val="24"/>
          <w:szCs w:val="24"/>
        </w:rPr>
        <w:t>alerts are displayed.  Click on the Exit icon in the Application box.  Verify that the EPIC ClearView is closed and the desktop now appears.</w:t>
      </w:r>
    </w:p>
    <w:p w:rsidR="007179D5" w:rsidRPr="00F249C7" w:rsidRDefault="007179D5" w:rsidP="007179D5">
      <w:pPr>
        <w:spacing w:after="0"/>
        <w:ind w:left="990"/>
        <w:rPr>
          <w:rFonts w:cstheme="minorHAnsi"/>
          <w:sz w:val="24"/>
          <w:szCs w:val="24"/>
        </w:rPr>
      </w:pPr>
    </w:p>
    <w:p w:rsidR="007179D5" w:rsidRDefault="007179D5" w:rsidP="007179D5">
      <w:pPr>
        <w:pStyle w:val="ListParagraph"/>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990"/>
        <w:rPr>
          <w:rFonts w:cstheme="minorHAnsi"/>
          <w:b/>
          <w:sz w:val="24"/>
          <w:szCs w:val="24"/>
          <w:u w:val="single"/>
        </w:rPr>
      </w:pPr>
    </w:p>
    <w:p w:rsidR="007179D5" w:rsidRPr="00F249C7" w:rsidRDefault="007179D5" w:rsidP="007179D5">
      <w:pPr>
        <w:spacing w:after="0"/>
        <w:ind w:left="990"/>
        <w:rPr>
          <w:rFonts w:cstheme="minorHAnsi"/>
          <w:sz w:val="24"/>
          <w:szCs w:val="24"/>
        </w:rPr>
      </w:pPr>
      <w:r w:rsidRPr="00F249C7">
        <w:rPr>
          <w:rFonts w:cstheme="minorHAnsi"/>
          <w:sz w:val="24"/>
          <w:szCs w:val="24"/>
        </w:rPr>
        <w:t xml:space="preserve">Double click the EPIC ClearView icon on the desktop. Enter the user name as “Administrator” and enter the password provided by the Network Administrator.   </w:t>
      </w:r>
      <w:r w:rsidRPr="00F249C7">
        <w:rPr>
          <w:rFonts w:cstheme="minorHAnsi"/>
          <w:sz w:val="24"/>
          <w:szCs w:val="24"/>
        </w:rPr>
        <w:lastRenderedPageBreak/>
        <w:t>Verify that the “Login As” window is closed and EPIC ClearView main screen for the ClearView software is displayed.</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0"/>
        </w:tabs>
        <w:spacing w:after="0"/>
        <w:ind w:left="990"/>
        <w:rPr>
          <w:rFonts w:cstheme="minorHAnsi"/>
          <w:sz w:val="24"/>
          <w:szCs w:val="24"/>
        </w:rPr>
      </w:pPr>
      <w:r w:rsidRPr="00F249C7">
        <w:rPr>
          <w:rFonts w:cstheme="minorHAnsi"/>
          <w:sz w:val="24"/>
          <w:szCs w:val="24"/>
        </w:rPr>
        <w:t>Click the Camera Calibration button.  Verify that the Scanner Calibration window opens.  In the Alerts box, click on the down arrow and verify there are no alerts.</w:t>
      </w:r>
    </w:p>
    <w:p w:rsidR="007179D5" w:rsidRPr="00F249C7"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0"/>
        </w:tabs>
        <w:spacing w:after="0"/>
        <w:ind w:left="990"/>
        <w:rPr>
          <w:rFonts w:cstheme="minorHAnsi"/>
          <w:sz w:val="24"/>
          <w:szCs w:val="24"/>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0"/>
        </w:tabs>
        <w:spacing w:after="0"/>
        <w:ind w:left="99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7179D5" w:rsidRPr="00F249C7" w:rsidRDefault="007179D5" w:rsidP="007179D5">
      <w:pPr>
        <w:pStyle w:val="ListParagraph"/>
        <w:tabs>
          <w:tab w:val="left" w:pos="0"/>
        </w:tabs>
        <w:spacing w:after="0"/>
        <w:ind w:left="990"/>
        <w:rPr>
          <w:rFonts w:cstheme="minorHAnsi"/>
          <w:sz w:val="24"/>
          <w:szCs w:val="24"/>
        </w:rPr>
      </w:pPr>
    </w:p>
    <w:p w:rsidR="007179D5" w:rsidRDefault="007179D5" w:rsidP="007179D5">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990"/>
        </w:tabs>
        <w:spacing w:after="0"/>
        <w:ind w:left="990"/>
        <w:rPr>
          <w:rFonts w:cstheme="minorHAnsi"/>
          <w:b/>
          <w:sz w:val="24"/>
          <w:szCs w:val="24"/>
          <w:u w:val="single"/>
        </w:rPr>
      </w:pPr>
    </w:p>
    <w:p w:rsidR="007179D5" w:rsidRDefault="007179D5" w:rsidP="007179D5">
      <w:pPr>
        <w:pStyle w:val="ListParagraph"/>
        <w:numPr>
          <w:ilvl w:val="2"/>
          <w:numId w:val="5"/>
        </w:numPr>
        <w:spacing w:after="0"/>
        <w:ind w:left="990"/>
        <w:rPr>
          <w:rFonts w:cstheme="minorHAnsi"/>
          <w:b/>
          <w:sz w:val="24"/>
          <w:szCs w:val="24"/>
        </w:rPr>
      </w:pPr>
      <w:r>
        <w:rPr>
          <w:rFonts w:cstheme="minorHAnsi"/>
          <w:b/>
          <w:sz w:val="24"/>
          <w:szCs w:val="24"/>
        </w:rPr>
        <w:t>Load Calibration Images</w:t>
      </w:r>
    </w:p>
    <w:p w:rsidR="007179D5" w:rsidRPr="00F249C7" w:rsidRDefault="007179D5" w:rsidP="007179D5">
      <w:pPr>
        <w:pStyle w:val="ListParagraph"/>
        <w:spacing w:after="0"/>
        <w:ind w:left="1440"/>
        <w:rPr>
          <w:rFonts w:cstheme="minorHAnsi"/>
          <w:b/>
          <w:sz w:val="24"/>
          <w:szCs w:val="24"/>
        </w:rPr>
      </w:pPr>
    </w:p>
    <w:p w:rsidR="007179D5" w:rsidRPr="00F249C7" w:rsidRDefault="007179D5" w:rsidP="007179D5">
      <w:pPr>
        <w:pStyle w:val="ListParagraph"/>
        <w:spacing w:after="0"/>
        <w:ind w:left="990"/>
        <w:rPr>
          <w:rFonts w:cstheme="minorHAnsi"/>
          <w:sz w:val="24"/>
          <w:szCs w:val="24"/>
        </w:rPr>
      </w:pPr>
      <w:r>
        <w:rPr>
          <w:rFonts w:cstheme="minorHAnsi"/>
          <w:sz w:val="24"/>
          <w:szCs w:val="24"/>
        </w:rPr>
        <w:t xml:space="preserve">Click the Camera Calibration button.  </w:t>
      </w:r>
      <w:r w:rsidRPr="00F249C7">
        <w:rPr>
          <w:rFonts w:cstheme="minorHAnsi"/>
          <w:sz w:val="24"/>
          <w:szCs w:val="24"/>
        </w:rPr>
        <w:t>Right click on the Calibration Image #1 box and verify that the Open dialog box opens.  Locate the I:\Calibration_Testing\APR2011\NewCal_Images\Validation Images folder.  Enter *.* in the File name box and click on the Open button.  Click on filename SN09_21_1L.bmp and click the Open button.  Verify that the Open dialog box closes and an image appears in the Calibration Images #1 box.  Verify that the button in the lower right corner of the Scanner Calibration window changes from Auto Calibration to Submit Calibration.</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sidRPr="00F249C7">
        <w:rPr>
          <w:rFonts w:cstheme="minorHAnsi"/>
          <w:sz w:val="24"/>
          <w:szCs w:val="24"/>
        </w:rPr>
        <w:t>Repeat the above step for each Calibration Image box and File name (#2 = SN09_22, #3 = SN09_23 … #10 = SN09_30) so that all Calibration Image boxes have images.</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sidRPr="00F249C7">
        <w:rPr>
          <w:rFonts w:cstheme="minorHAnsi"/>
          <w:sz w:val="24"/>
          <w:szCs w:val="24"/>
        </w:rPr>
        <w:t xml:space="preserve">Click on the Submit Calibration button in the lower right corner of the Scanner Calibration window.  During processing the message line below the Scanner </w:t>
      </w:r>
      <w:r w:rsidRPr="00F249C7">
        <w:rPr>
          <w:rFonts w:cstheme="minorHAnsi"/>
          <w:sz w:val="24"/>
          <w:szCs w:val="24"/>
        </w:rPr>
        <w:lastRenderedPageBreak/>
        <w:t>Calibration header will display the</w:t>
      </w:r>
      <w:r>
        <w:rPr>
          <w:rFonts w:cstheme="minorHAnsi"/>
          <w:sz w:val="24"/>
          <w:szCs w:val="24"/>
        </w:rPr>
        <w:t xml:space="preserve"> progress</w:t>
      </w:r>
      <w:r w:rsidRPr="00F249C7">
        <w:rPr>
          <w:rFonts w:cstheme="minorHAnsi"/>
          <w:sz w:val="24"/>
          <w:szCs w:val="24"/>
        </w:rPr>
        <w:t xml:space="preserve">. </w:t>
      </w:r>
      <w:r>
        <w:rPr>
          <w:rFonts w:cstheme="minorHAnsi"/>
          <w:sz w:val="24"/>
          <w:szCs w:val="24"/>
        </w:rPr>
        <w:t xml:space="preserve"> </w:t>
      </w:r>
      <w:r w:rsidRPr="00F249C7">
        <w:rPr>
          <w:rFonts w:cstheme="minorHAnsi"/>
          <w:sz w:val="24"/>
          <w:szCs w:val="24"/>
        </w:rPr>
        <w:t>Verify that the Calibration Success dialog box opens with the message “The calibration was successful.  Close this message to finalize the calibration data.”</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tabs>
          <w:tab w:val="left" w:pos="0"/>
        </w:tabs>
        <w:spacing w:after="0"/>
        <w:ind w:left="99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Pr="00F249C7">
        <w:rPr>
          <w:rFonts w:cstheme="minorHAnsi"/>
          <w:sz w:val="24"/>
          <w:szCs w:val="24"/>
        </w:rPr>
        <w:t xml:space="preserve">  </w:t>
      </w:r>
      <w:r>
        <w:rPr>
          <w:rFonts w:cstheme="minorHAnsi"/>
          <w:sz w:val="24"/>
          <w:szCs w:val="24"/>
        </w:rPr>
        <w:t>Verify that the Question dialog box opens with the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Default="007179D5" w:rsidP="007179D5">
      <w:pPr>
        <w:pStyle w:val="ListParagraph"/>
        <w:tabs>
          <w:tab w:val="left" w:pos="0"/>
        </w:tabs>
        <w:spacing w:after="0"/>
        <w:ind w:left="99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del w:id="148" w:author="Scott Pletzer" w:date="2012-11-01T14:10:00Z">
        <w:r w:rsidRPr="00DA1482" w:rsidDel="00562651">
          <w:rPr>
            <w:rFonts w:cs="Times New Roman"/>
            <w:sz w:val="24"/>
            <w:szCs w:val="24"/>
          </w:rPr>
          <w:delText>\</w:delText>
        </w:r>
        <w:r w:rsidDel="00562651">
          <w:rPr>
            <w:rFonts w:cs="Times New Roman"/>
            <w:sz w:val="24"/>
            <w:szCs w:val="24"/>
          </w:rPr>
          <w:delText>ClearView</w:delText>
        </w:r>
        <w:r w:rsidRPr="00DA1482" w:rsidDel="00562651">
          <w:rPr>
            <w:rFonts w:cs="Times New Roman"/>
            <w:sz w:val="24"/>
            <w:szCs w:val="24"/>
          </w:rPr>
          <w:delText>_Validation</w:delText>
        </w:r>
        <w:r w:rsidDel="00562651">
          <w:rPr>
            <w:rFonts w:cs="Times New Roman"/>
            <w:sz w:val="24"/>
            <w:szCs w:val="24"/>
          </w:rPr>
          <w:delText>\</w:delText>
        </w:r>
      </w:del>
      <w:ins w:id="149" w:author="Scott Pletzer" w:date="2012-11-01T14:10:00Z">
        <w:r w:rsidR="00562651">
          <w:rPr>
            <w:rFonts w:cs="Times New Roman"/>
            <w:sz w:val="24"/>
            <w:szCs w:val="24"/>
          </w:rPr>
          <w:t>\CV_Validation\</w:t>
        </w:r>
      </w:ins>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w:t>
      </w:r>
      <w:r w:rsidRPr="00120C17">
        <w:rPr>
          <w:rFonts w:cs="Times New Roman"/>
          <w:sz w:val="24"/>
          <w:szCs w:val="24"/>
        </w:rPr>
        <w:t>CalPass5</w:t>
      </w:r>
      <w:r>
        <w:rPr>
          <w:rFonts w:cs="Times New Roman"/>
          <w:sz w:val="24"/>
          <w:szCs w:val="24"/>
        </w:rPr>
        <w:t>.  Highlight CalPass5 and click the OK button.  Verify that the Scanner Calibration window closes and the screen is returned to the ClearView main screen.</w:t>
      </w:r>
    </w:p>
    <w:p w:rsidR="007179D5" w:rsidRDefault="007179D5" w:rsidP="007179D5">
      <w:pPr>
        <w:pStyle w:val="ListParagraph"/>
        <w:ind w:left="990"/>
        <w:rPr>
          <w:rFonts w:cs="Times New Roman"/>
          <w:sz w:val="24"/>
          <w:szCs w:val="24"/>
        </w:rPr>
      </w:pPr>
    </w:p>
    <w:p w:rsidR="007179D5" w:rsidRDefault="007179D5" w:rsidP="007179D5">
      <w:pPr>
        <w:pStyle w:val="ListParagraph"/>
        <w:spacing w:after="0"/>
        <w:ind w:left="99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ind w:left="990"/>
        <w:rPr>
          <w:rFonts w:cs="Times New Roman"/>
          <w:sz w:val="24"/>
          <w:szCs w:val="24"/>
        </w:rPr>
      </w:pPr>
    </w:p>
    <w:p w:rsidR="007179D5" w:rsidRPr="002607E3" w:rsidRDefault="007179D5" w:rsidP="007179D5">
      <w:pPr>
        <w:pStyle w:val="ListParagraph"/>
        <w:ind w:left="99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del w:id="150" w:author="Scott Pletzer" w:date="2012-11-01T14:10:00Z">
        <w:r w:rsidRPr="002607E3" w:rsidDel="00562651">
          <w:rPr>
            <w:rFonts w:cs="Times New Roman"/>
            <w:sz w:val="24"/>
            <w:szCs w:val="24"/>
          </w:rPr>
          <w:delText>\</w:delText>
        </w:r>
        <w:r w:rsidDel="00562651">
          <w:rPr>
            <w:rFonts w:cs="Times New Roman"/>
            <w:sz w:val="24"/>
            <w:szCs w:val="24"/>
          </w:rPr>
          <w:delText>ClearView</w:delText>
        </w:r>
        <w:r w:rsidRPr="002607E3" w:rsidDel="00562651">
          <w:rPr>
            <w:rFonts w:cs="Times New Roman"/>
            <w:sz w:val="24"/>
            <w:szCs w:val="24"/>
          </w:rPr>
          <w:delText>_Validation\</w:delText>
        </w:r>
      </w:del>
      <w:ins w:id="151" w:author="Scott Pletzer" w:date="2012-11-01T14:10:00Z">
        <w:r w:rsidR="00562651">
          <w:rPr>
            <w:rFonts w:cs="Times New Roman"/>
            <w:sz w:val="24"/>
            <w:szCs w:val="24"/>
          </w:rPr>
          <w:t>\CV_Validation\</w:t>
        </w:r>
      </w:ins>
      <w:r>
        <w:rPr>
          <w:rFonts w:cs="Times New Roman"/>
          <w:sz w:val="24"/>
          <w:szCs w:val="24"/>
        </w:rPr>
        <w:t>CalibrationImages\CalPass5</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7179D5" w:rsidRPr="002607E3" w:rsidRDefault="007179D5" w:rsidP="007179D5">
      <w:pPr>
        <w:pStyle w:val="ListParagraph"/>
        <w:ind w:left="1080"/>
        <w:rPr>
          <w:rFonts w:cs="Times New Roman"/>
          <w:sz w:val="24"/>
          <w:szCs w:val="24"/>
        </w:rPr>
      </w:pPr>
    </w:p>
    <w:p w:rsidR="007179D5" w:rsidRDefault="007179D5" w:rsidP="007179D5">
      <w:pPr>
        <w:pStyle w:val="ListParagraph"/>
        <w:tabs>
          <w:tab w:val="left" w:pos="0"/>
        </w:tabs>
        <w:spacing w:after="0"/>
        <w:ind w:left="990"/>
        <w:rPr>
          <w:rFonts w:cstheme="minorHAnsi"/>
          <w:sz w:val="24"/>
          <w:szCs w:val="24"/>
        </w:rPr>
      </w:pPr>
      <w:r>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Pr="00F249C7" w:rsidRDefault="007179D5" w:rsidP="007179D5">
      <w:pPr>
        <w:spacing w:after="0"/>
        <w:ind w:left="990"/>
        <w:rPr>
          <w:rFonts w:cstheme="minorHAnsi"/>
          <w:sz w:val="24"/>
          <w:szCs w:val="24"/>
        </w:rPr>
      </w:pPr>
      <w:r>
        <w:rPr>
          <w:rFonts w:cstheme="minorHAnsi"/>
          <w:sz w:val="24"/>
          <w:szCs w:val="24"/>
        </w:rPr>
        <w:t>Click on the taskbar to maximize ClearView.  Verify that the ClearView main screen appears.</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Pr>
          <w:rFonts w:cstheme="minorHAnsi"/>
          <w:sz w:val="24"/>
          <w:szCs w:val="24"/>
        </w:rPr>
        <w:lastRenderedPageBreak/>
        <w:t xml:space="preserve">Click the Camera Calibration button.  </w:t>
      </w:r>
      <w:r w:rsidRPr="00F249C7">
        <w:rPr>
          <w:rFonts w:cstheme="minorHAnsi"/>
          <w:sz w:val="24"/>
          <w:szCs w:val="24"/>
        </w:rPr>
        <w:t>Right click on the Calibration Image #1 box and verify that the Open dialog box opens.  Locate the I:\Calibration_Testing\APR2011\NewCal_Images\Validation Images folder.  Enter *.* in the File name box and click on the Open button.  Click on filename SN09_21_1L.bmp and click the Open button.  Verify that the Open dialog box closes and an image appears in the Calibration Images #1 box.  Verify that the button in the lower right corner of the Scanner Calibration window changes from Auto Calibration to Submit Calibration.</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sidRPr="00F249C7">
        <w:rPr>
          <w:rFonts w:cstheme="minorHAnsi"/>
          <w:sz w:val="24"/>
          <w:szCs w:val="24"/>
        </w:rPr>
        <w:t>Repeat the above step for each Calibration Image box and File name (#2 = SN09_22, #3 = SN09_23 … #10 = SN09_30) so that all Calibration Image boxes have images.</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0"/>
        </w:tabs>
        <w:spacing w:after="0"/>
        <w:ind w:left="990"/>
        <w:rPr>
          <w:rFonts w:cstheme="minorHAnsi"/>
          <w:sz w:val="24"/>
          <w:szCs w:val="24"/>
        </w:rPr>
      </w:pPr>
      <w:r w:rsidRPr="00F249C7">
        <w:rPr>
          <w:rFonts w:cstheme="minorHAnsi"/>
          <w:sz w:val="24"/>
          <w:szCs w:val="24"/>
        </w:rPr>
        <w:t xml:space="preserve">Click the Reset Images button in the lower right corner of the Scanner Calibration window.  Verify that the Captured Image box and the thumbnail boxes clear the images.  </w:t>
      </w:r>
    </w:p>
    <w:p w:rsidR="007179D5" w:rsidRPr="00F249C7" w:rsidRDefault="007179D5" w:rsidP="007179D5">
      <w:pPr>
        <w:pStyle w:val="ListParagraph"/>
        <w:tabs>
          <w:tab w:val="left" w:pos="0"/>
        </w:tabs>
        <w:spacing w:after="0"/>
        <w:ind w:left="990"/>
        <w:rPr>
          <w:rFonts w:cstheme="minorHAnsi"/>
          <w:sz w:val="24"/>
          <w:szCs w:val="24"/>
        </w:rPr>
      </w:pPr>
    </w:p>
    <w:p w:rsidR="007179D5" w:rsidRDefault="007179D5" w:rsidP="007179D5">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tabs>
          <w:tab w:val="left" w:pos="990"/>
        </w:tabs>
        <w:spacing w:after="0"/>
        <w:ind w:left="990"/>
        <w:rPr>
          <w:rFonts w:cstheme="minorHAnsi"/>
          <w:b/>
          <w:sz w:val="24"/>
          <w:szCs w:val="24"/>
          <w:u w:val="single"/>
        </w:rPr>
      </w:pPr>
    </w:p>
    <w:p w:rsidR="007179D5" w:rsidRPr="00F249C7" w:rsidRDefault="007179D5" w:rsidP="007179D5">
      <w:pPr>
        <w:pStyle w:val="ListParagraph"/>
        <w:tabs>
          <w:tab w:val="left" w:pos="0"/>
        </w:tabs>
        <w:spacing w:after="0"/>
        <w:ind w:left="99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7179D5" w:rsidRPr="00F249C7"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spacing w:after="0"/>
        <w:ind w:left="990"/>
        <w:rPr>
          <w:rFonts w:cstheme="minorHAnsi"/>
          <w:sz w:val="24"/>
          <w:szCs w:val="24"/>
        </w:rPr>
      </w:pPr>
    </w:p>
    <w:p w:rsidR="007179D5" w:rsidRDefault="007179D5" w:rsidP="007179D5">
      <w:pPr>
        <w:spacing w:after="0"/>
        <w:ind w:left="990"/>
        <w:rPr>
          <w:rFonts w:cstheme="minorHAnsi"/>
          <w:sz w:val="24"/>
          <w:szCs w:val="24"/>
        </w:rPr>
      </w:pPr>
      <w:r w:rsidRPr="00F249C7">
        <w:rPr>
          <w:rFonts w:cstheme="minorHAnsi"/>
          <w:sz w:val="24"/>
          <w:szCs w:val="24"/>
        </w:rPr>
        <w:t xml:space="preserve">Click the Camera Calibration button to open the Scanner Calibration window.  Click the Start Duty Cycle Testing Button in the lower left corner of the window.  Verify that the scanner takes images </w:t>
      </w:r>
      <w:r>
        <w:rPr>
          <w:rFonts w:cstheme="minorHAnsi"/>
          <w:sz w:val="24"/>
          <w:szCs w:val="24"/>
        </w:rPr>
        <w:t>in sequential order</w:t>
      </w:r>
      <w:r w:rsidRPr="00F249C7">
        <w:rPr>
          <w:rFonts w:cstheme="minorHAnsi"/>
          <w:sz w:val="24"/>
          <w:szCs w:val="24"/>
        </w:rPr>
        <w:t xml:space="preserve"> and fills the boxes in the row of Calibration Images with each image.  Verify that the button in the lower left corner of the window now reads Stop Duty Cycle Testing and a message appears with each scan that reads “Duty cycle testing, capturing image #1”, and #2, #3, etc.  </w:t>
      </w:r>
    </w:p>
    <w:p w:rsidR="007179D5" w:rsidRPr="00F249C7" w:rsidRDefault="007179D5" w:rsidP="007179D5">
      <w:pPr>
        <w:spacing w:after="0"/>
        <w:ind w:left="990"/>
        <w:rPr>
          <w:rFonts w:cstheme="minorHAnsi"/>
          <w:sz w:val="24"/>
          <w:szCs w:val="24"/>
        </w:rPr>
      </w:pPr>
    </w:p>
    <w:p w:rsidR="007179D5" w:rsidRPr="00F249C7" w:rsidRDefault="007179D5" w:rsidP="007179D5">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sidRPr="00F249C7">
        <w:rPr>
          <w:rFonts w:cstheme="minorHAnsi"/>
          <w:sz w:val="24"/>
          <w:szCs w:val="24"/>
        </w:rPr>
        <w:t>Click the Stop Duty Cycle Testing button.  Verify that the scanner stops taking images.</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990"/>
        <w:rPr>
          <w:rFonts w:cstheme="minorHAnsi"/>
          <w:sz w:val="24"/>
          <w:szCs w:val="24"/>
        </w:rPr>
      </w:pPr>
    </w:p>
    <w:p w:rsidR="007179D5" w:rsidRDefault="007179D5" w:rsidP="007179D5">
      <w:pPr>
        <w:pStyle w:val="ListParagraph"/>
        <w:tabs>
          <w:tab w:val="left" w:pos="0"/>
        </w:tabs>
        <w:spacing w:after="0"/>
        <w:ind w:left="990"/>
        <w:rPr>
          <w:rFonts w:cstheme="minorHAnsi"/>
          <w:sz w:val="24"/>
          <w:szCs w:val="24"/>
        </w:rPr>
      </w:pPr>
      <w:r>
        <w:rPr>
          <w:rFonts w:cstheme="minorHAnsi"/>
          <w:sz w:val="24"/>
          <w:szCs w:val="24"/>
        </w:rPr>
        <w:t xml:space="preserve">Click the Reset Images button.  Verify that the Calibration Image boxes #1 through #10 are blank.  </w:t>
      </w:r>
    </w:p>
    <w:p w:rsidR="007179D5"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Default="007179D5" w:rsidP="007179D5">
      <w:pPr>
        <w:spacing w:after="0"/>
        <w:ind w:left="990"/>
        <w:rPr>
          <w:rFonts w:cstheme="minorHAnsi"/>
          <w:sz w:val="24"/>
          <w:szCs w:val="24"/>
        </w:rPr>
      </w:pPr>
      <w:r w:rsidRPr="00F249C7">
        <w:rPr>
          <w:rFonts w:cstheme="minorHAnsi"/>
          <w:sz w:val="24"/>
          <w:szCs w:val="24"/>
        </w:rPr>
        <w:t xml:space="preserve">Click the Start Duty Cycle Testing Button in the lower left corner of the window.  Verify that the scanner takes images </w:t>
      </w:r>
      <w:r>
        <w:rPr>
          <w:rFonts w:cstheme="minorHAnsi"/>
          <w:sz w:val="24"/>
          <w:szCs w:val="24"/>
        </w:rPr>
        <w:t>in sequential order</w:t>
      </w:r>
      <w:r w:rsidRPr="00F249C7">
        <w:rPr>
          <w:rFonts w:cstheme="minorHAnsi"/>
          <w:sz w:val="24"/>
          <w:szCs w:val="24"/>
        </w:rPr>
        <w:t xml:space="preserve"> and fills the boxes in the row of Calibration Images with each image.  Verify that the button in the lower left corner of the window now reads Stop Duty Cycle Testing and a message appears with each scan that reads “Duty cycle testing, capturing image #1”, and #2, #3, etc.  </w:t>
      </w:r>
    </w:p>
    <w:p w:rsidR="007179D5" w:rsidRPr="00F249C7" w:rsidRDefault="007179D5" w:rsidP="007179D5">
      <w:pPr>
        <w:spacing w:after="0"/>
        <w:ind w:left="990"/>
        <w:rPr>
          <w:rFonts w:cstheme="minorHAnsi"/>
          <w:sz w:val="24"/>
          <w:szCs w:val="24"/>
        </w:rPr>
      </w:pPr>
    </w:p>
    <w:p w:rsidR="007179D5" w:rsidRPr="00F249C7" w:rsidRDefault="007179D5" w:rsidP="007179D5">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spacing w:after="0"/>
        <w:ind w:left="990"/>
        <w:rPr>
          <w:rFonts w:cstheme="minorHAnsi"/>
          <w:sz w:val="24"/>
          <w:szCs w:val="24"/>
        </w:rPr>
      </w:pPr>
      <w:r w:rsidRPr="00F249C7">
        <w:rPr>
          <w:rFonts w:cstheme="minorHAnsi"/>
          <w:sz w:val="24"/>
          <w:szCs w:val="24"/>
        </w:rPr>
        <w:t>Click the Stop Duty Cycle Testing button.  Verify that the scanner stops taking images.</w:t>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0"/>
        </w:tabs>
        <w:spacing w:after="0"/>
        <w:ind w:left="99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7179D5" w:rsidRPr="00F249C7" w:rsidRDefault="007179D5" w:rsidP="007179D5">
      <w:pPr>
        <w:pStyle w:val="ListParagraph"/>
        <w:tabs>
          <w:tab w:val="left" w:pos="0"/>
        </w:tabs>
        <w:spacing w:after="0"/>
        <w:ind w:left="990"/>
        <w:rPr>
          <w:rFonts w:cstheme="minorHAnsi"/>
          <w:sz w:val="24"/>
          <w:szCs w:val="24"/>
        </w:rPr>
      </w:pPr>
    </w:p>
    <w:p w:rsidR="007179D5" w:rsidRPr="00F249C7" w:rsidRDefault="007179D5" w:rsidP="007179D5">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990"/>
        <w:rPr>
          <w:rFonts w:cstheme="minorHAnsi"/>
          <w:sz w:val="24"/>
          <w:szCs w:val="24"/>
        </w:rPr>
      </w:pPr>
    </w:p>
    <w:p w:rsidR="007179D5" w:rsidRPr="00F249C7" w:rsidRDefault="007179D5" w:rsidP="007179D5">
      <w:pPr>
        <w:pStyle w:val="ListParagraph"/>
        <w:numPr>
          <w:ilvl w:val="1"/>
          <w:numId w:val="5"/>
        </w:numPr>
        <w:spacing w:after="0"/>
        <w:ind w:left="1080"/>
        <w:rPr>
          <w:rFonts w:cstheme="minorHAnsi"/>
          <w:b/>
          <w:sz w:val="24"/>
          <w:szCs w:val="24"/>
        </w:rPr>
      </w:pPr>
      <w:r w:rsidRPr="00F249C7">
        <w:rPr>
          <w:rFonts w:cstheme="minorHAnsi"/>
          <w:b/>
          <w:sz w:val="24"/>
          <w:szCs w:val="24"/>
        </w:rPr>
        <w:t>EPIC Administrator Challenges- Calibration Load Images Option</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Pr>
          <w:rFonts w:cstheme="minorHAnsi"/>
          <w:sz w:val="24"/>
          <w:szCs w:val="24"/>
        </w:rPr>
        <w:lastRenderedPageBreak/>
        <w:t>L</w:t>
      </w:r>
      <w:r w:rsidRPr="00F249C7">
        <w:rPr>
          <w:rFonts w:cstheme="minorHAnsi"/>
          <w:sz w:val="24"/>
          <w:szCs w:val="24"/>
        </w:rPr>
        <w:t xml:space="preserve">ocate the </w:t>
      </w:r>
      <w:r w:rsidRPr="00DA1482">
        <w:rPr>
          <w:rFonts w:cs="Times New Roman"/>
          <w:sz w:val="24"/>
          <w:szCs w:val="24"/>
        </w:rPr>
        <w:t>O:\QualitySystems\Quality_System_Documents\Non-quality_system_records</w:t>
      </w:r>
      <w:del w:id="152" w:author="Scott Pletzer" w:date="2012-11-01T14:10:00Z">
        <w:r w:rsidRPr="00DA1482" w:rsidDel="00562651">
          <w:rPr>
            <w:rFonts w:cs="Times New Roman"/>
            <w:sz w:val="24"/>
            <w:szCs w:val="24"/>
          </w:rPr>
          <w:delText>\</w:delText>
        </w:r>
        <w:r w:rsidDel="00562651">
          <w:rPr>
            <w:rFonts w:cs="Times New Roman"/>
            <w:sz w:val="24"/>
            <w:szCs w:val="24"/>
          </w:rPr>
          <w:delText>ClearView</w:delText>
        </w:r>
        <w:r w:rsidRPr="00DA1482" w:rsidDel="00562651">
          <w:rPr>
            <w:rFonts w:cs="Times New Roman"/>
            <w:sz w:val="24"/>
            <w:szCs w:val="24"/>
          </w:rPr>
          <w:delText>_Validation</w:delText>
        </w:r>
        <w:r w:rsidDel="00562651">
          <w:rPr>
            <w:rFonts w:cs="Times New Roman"/>
            <w:sz w:val="24"/>
            <w:szCs w:val="24"/>
          </w:rPr>
          <w:delText>\</w:delText>
        </w:r>
      </w:del>
      <w:ins w:id="153" w:author="Scott Pletzer" w:date="2012-11-01T14:10:00Z">
        <w:r w:rsidR="00562651">
          <w:rPr>
            <w:rFonts w:cs="Times New Roman"/>
            <w:sz w:val="24"/>
            <w:szCs w:val="24"/>
          </w:rPr>
          <w:t>\CV_Validation\</w:t>
        </w:r>
      </w:ins>
      <w:r>
        <w:rPr>
          <w:rFonts w:cs="Times New Roman"/>
          <w:sz w:val="24"/>
          <w:szCs w:val="24"/>
        </w:rPr>
        <w:t>CalibrationImages\Expected6</w:t>
      </w:r>
      <w:r w:rsidRPr="00F249C7" w:rsidDel="002A2507">
        <w:rPr>
          <w:rFonts w:cstheme="minorHAnsi"/>
          <w:sz w:val="24"/>
          <w:szCs w:val="24"/>
        </w:rPr>
        <w:t xml:space="preserve"> </w:t>
      </w:r>
      <w:r w:rsidRPr="00F249C7">
        <w:rPr>
          <w:rFonts w:cstheme="minorHAnsi"/>
          <w:sz w:val="24"/>
          <w:szCs w:val="24"/>
        </w:rPr>
        <w:t xml:space="preserve">folder.  </w:t>
      </w:r>
      <w:r>
        <w:rPr>
          <w:rFonts w:cstheme="minorHAnsi"/>
          <w:sz w:val="24"/>
          <w:szCs w:val="24"/>
        </w:rPr>
        <w:t xml:space="preserve">Verify that an image names 1R_CalibrationImage#1.bmp appears in the dialog.  </w:t>
      </w:r>
      <w:r w:rsidRPr="00F249C7">
        <w:rPr>
          <w:rFonts w:cstheme="minorHAnsi"/>
          <w:sz w:val="24"/>
          <w:szCs w:val="24"/>
        </w:rPr>
        <w:t xml:space="preserve">Click to highlight </w:t>
      </w:r>
      <w:proofErr w:type="gramStart"/>
      <w:r w:rsidRPr="00F249C7">
        <w:rPr>
          <w:rFonts w:cstheme="minorHAnsi"/>
          <w:sz w:val="24"/>
          <w:szCs w:val="24"/>
        </w:rPr>
        <w:t>the  image</w:t>
      </w:r>
      <w:proofErr w:type="gramEnd"/>
      <w:r w:rsidRPr="00F249C7">
        <w:rPr>
          <w:rFonts w:cstheme="minorHAnsi"/>
          <w:sz w:val="24"/>
          <w:szCs w:val="24"/>
        </w:rPr>
        <w:t xml:space="preserve"> and click Open.  Verify that the image is displayed in the Capture Image box and the Calibration #1 image box.</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2R</w:t>
      </w:r>
      <w:r w:rsidRPr="00F249C7">
        <w:rPr>
          <w:rFonts w:cstheme="minorHAnsi"/>
          <w:sz w:val="24"/>
          <w:szCs w:val="24"/>
        </w:rPr>
        <w:t xml:space="preserve">, </w:t>
      </w:r>
      <w:r>
        <w:rPr>
          <w:rFonts w:cstheme="minorHAnsi"/>
          <w:sz w:val="24"/>
          <w:szCs w:val="24"/>
        </w:rPr>
        <w:t>3R</w:t>
      </w:r>
      <w:r w:rsidRPr="00F249C7">
        <w:rPr>
          <w:rFonts w:cstheme="minorHAnsi"/>
          <w:sz w:val="24"/>
          <w:szCs w:val="24"/>
        </w:rPr>
        <w:t>, etc.).  Record the verification results below by placing initials in the appropriate box:</w:t>
      </w:r>
    </w:p>
    <w:p w:rsidR="007179D5" w:rsidRPr="00F249C7" w:rsidRDefault="007179D5" w:rsidP="007179D5">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7179D5" w:rsidRPr="00F249C7" w:rsidTr="00C23748">
        <w:tc>
          <w:tcPr>
            <w:tcW w:w="1548" w:type="dxa"/>
          </w:tcPr>
          <w:p w:rsidR="007179D5" w:rsidRPr="00F249C7" w:rsidRDefault="007179D5" w:rsidP="00C23748">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Verified?</w:t>
            </w:r>
          </w:p>
        </w:tc>
        <w:tc>
          <w:tcPr>
            <w:tcW w:w="1620"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Not Verified?</w:t>
            </w:r>
          </w:p>
        </w:tc>
        <w:tc>
          <w:tcPr>
            <w:tcW w:w="3618"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Non-Conformance Ref. No.</w:t>
            </w: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_2R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_3R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_4R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sidRPr="00F249C7">
              <w:rPr>
                <w:rFonts w:cstheme="minorHAnsi"/>
                <w:sz w:val="24"/>
                <w:szCs w:val="24"/>
              </w:rPr>
              <w:t>_</w:t>
            </w:r>
            <w:r>
              <w:rPr>
                <w:rFonts w:cstheme="minorHAnsi"/>
                <w:sz w:val="24"/>
                <w:szCs w:val="24"/>
              </w:rPr>
              <w:t>5R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sidRPr="00F249C7">
              <w:rPr>
                <w:rFonts w:cstheme="minorHAnsi"/>
                <w:sz w:val="24"/>
                <w:szCs w:val="24"/>
              </w:rPr>
              <w:t>_</w:t>
            </w:r>
            <w:r>
              <w:rPr>
                <w:rFonts w:cstheme="minorHAnsi"/>
                <w:sz w:val="24"/>
                <w:szCs w:val="24"/>
              </w:rPr>
              <w:t>1L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_2L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_3L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_4L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_5L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bl>
    <w:p w:rsidR="007179D5" w:rsidRPr="00F249C7" w:rsidRDefault="007179D5" w:rsidP="007179D5">
      <w:pPr>
        <w:pStyle w:val="ListParagraph"/>
        <w:spacing w:after="0"/>
        <w:ind w:left="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7179D5" w:rsidRPr="00F249C7" w:rsidRDefault="007179D5" w:rsidP="007179D5">
      <w:pPr>
        <w:pStyle w:val="ListParagraph"/>
        <w:tabs>
          <w:tab w:val="left" w:pos="0"/>
        </w:tabs>
        <w:spacing w:after="0"/>
        <w:ind w:left="144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Pr>
          <w:rFonts w:cstheme="minorHAnsi"/>
          <w:sz w:val="24"/>
          <w:szCs w:val="24"/>
        </w:rPr>
        <w:t>L</w:t>
      </w:r>
      <w:r w:rsidRPr="00F249C7">
        <w:rPr>
          <w:rFonts w:cstheme="minorHAnsi"/>
          <w:sz w:val="24"/>
          <w:szCs w:val="24"/>
        </w:rPr>
        <w:t xml:space="preserve">ocate the </w:t>
      </w:r>
      <w:r w:rsidRPr="00DA1482">
        <w:rPr>
          <w:rFonts w:cs="Times New Roman"/>
          <w:sz w:val="24"/>
          <w:szCs w:val="24"/>
        </w:rPr>
        <w:t>O:\QualitySystems\Quality_System_Documents\Non-quality_system_records</w:t>
      </w:r>
      <w:del w:id="154" w:author="Scott Pletzer" w:date="2012-11-01T14:10:00Z">
        <w:r w:rsidRPr="00DA1482" w:rsidDel="00562651">
          <w:rPr>
            <w:rFonts w:cs="Times New Roman"/>
            <w:sz w:val="24"/>
            <w:szCs w:val="24"/>
          </w:rPr>
          <w:delText>\</w:delText>
        </w:r>
        <w:r w:rsidDel="00562651">
          <w:rPr>
            <w:rFonts w:cs="Times New Roman"/>
            <w:sz w:val="24"/>
            <w:szCs w:val="24"/>
          </w:rPr>
          <w:delText>ClearView</w:delText>
        </w:r>
        <w:r w:rsidRPr="00DA1482" w:rsidDel="00562651">
          <w:rPr>
            <w:rFonts w:cs="Times New Roman"/>
            <w:sz w:val="24"/>
            <w:szCs w:val="24"/>
          </w:rPr>
          <w:delText>_Validation</w:delText>
        </w:r>
        <w:r w:rsidDel="00562651">
          <w:rPr>
            <w:rFonts w:cs="Times New Roman"/>
            <w:sz w:val="24"/>
            <w:szCs w:val="24"/>
          </w:rPr>
          <w:delText>\</w:delText>
        </w:r>
      </w:del>
      <w:ins w:id="155" w:author="Scott Pletzer" w:date="2012-11-01T14:10:00Z">
        <w:r w:rsidR="00562651">
          <w:rPr>
            <w:rFonts w:cs="Times New Roman"/>
            <w:sz w:val="24"/>
            <w:szCs w:val="24"/>
          </w:rPr>
          <w:t>\CV_Validation\</w:t>
        </w:r>
      </w:ins>
      <w:r>
        <w:rPr>
          <w:rFonts w:cs="Times New Roman"/>
          <w:sz w:val="24"/>
          <w:szCs w:val="24"/>
        </w:rPr>
        <w:t>CalibrationImages\Expected6</w:t>
      </w:r>
      <w:r w:rsidRPr="00F249C7">
        <w:rPr>
          <w:rFonts w:cstheme="minorHAnsi"/>
          <w:sz w:val="24"/>
          <w:szCs w:val="24"/>
        </w:rPr>
        <w:t xml:space="preserve"> folder.  </w:t>
      </w:r>
      <w:r>
        <w:rPr>
          <w:rFonts w:cstheme="minorHAnsi"/>
          <w:sz w:val="24"/>
          <w:szCs w:val="24"/>
        </w:rPr>
        <w:t xml:space="preserve">Verify that an image names 1R_CalibrationImage#1.bmp appears in </w:t>
      </w:r>
      <w:r>
        <w:rPr>
          <w:rFonts w:cstheme="minorHAnsi"/>
          <w:sz w:val="24"/>
          <w:szCs w:val="24"/>
        </w:rPr>
        <w:lastRenderedPageBreak/>
        <w:t xml:space="preserve">the dialog.  </w:t>
      </w:r>
      <w:r w:rsidRPr="00F249C7">
        <w:rPr>
          <w:rFonts w:cstheme="minorHAnsi"/>
          <w:sz w:val="24"/>
          <w:szCs w:val="24"/>
        </w:rPr>
        <w:t xml:space="preserve">Click to highlight </w:t>
      </w:r>
      <w:proofErr w:type="gramStart"/>
      <w:r w:rsidRPr="00F249C7">
        <w:rPr>
          <w:rFonts w:cstheme="minorHAnsi"/>
          <w:sz w:val="24"/>
          <w:szCs w:val="24"/>
        </w:rPr>
        <w:t>the  image</w:t>
      </w:r>
      <w:proofErr w:type="gramEnd"/>
      <w:r w:rsidRPr="00F249C7">
        <w:rPr>
          <w:rFonts w:cstheme="minorHAnsi"/>
          <w:sz w:val="24"/>
          <w:szCs w:val="24"/>
        </w:rPr>
        <w:t xml:space="preserve"> and click Open.  Verify that the image is displayed in the Capture Image box and the Calibration #1 image box.</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2R</w:t>
      </w:r>
      <w:r w:rsidRPr="00F249C7">
        <w:rPr>
          <w:rFonts w:cstheme="minorHAnsi"/>
          <w:sz w:val="24"/>
          <w:szCs w:val="24"/>
        </w:rPr>
        <w:t xml:space="preserve">, </w:t>
      </w:r>
      <w:r>
        <w:rPr>
          <w:rFonts w:cstheme="minorHAnsi"/>
          <w:sz w:val="24"/>
          <w:szCs w:val="24"/>
        </w:rPr>
        <w:t>3R</w:t>
      </w:r>
      <w:r w:rsidRPr="00F249C7">
        <w:rPr>
          <w:rFonts w:cstheme="minorHAnsi"/>
          <w:sz w:val="24"/>
          <w:szCs w:val="24"/>
        </w:rPr>
        <w:t>, etc.).  Record the verification results below by placing initials in the appropriate box:</w:t>
      </w:r>
    </w:p>
    <w:p w:rsidR="007179D5" w:rsidRPr="00F249C7" w:rsidRDefault="007179D5" w:rsidP="007179D5">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7179D5" w:rsidRPr="00F249C7" w:rsidTr="00C23748">
        <w:tc>
          <w:tcPr>
            <w:tcW w:w="1548" w:type="dxa"/>
          </w:tcPr>
          <w:p w:rsidR="007179D5" w:rsidRPr="00F249C7" w:rsidRDefault="007179D5" w:rsidP="00C23748">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Verified?</w:t>
            </w:r>
          </w:p>
        </w:tc>
        <w:tc>
          <w:tcPr>
            <w:tcW w:w="1620"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Not Verified?</w:t>
            </w:r>
          </w:p>
        </w:tc>
        <w:tc>
          <w:tcPr>
            <w:tcW w:w="3618"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Non-Conformance Ref. No.</w:t>
            </w: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_2R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_3R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_4R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sidRPr="00F249C7">
              <w:rPr>
                <w:rFonts w:cstheme="minorHAnsi"/>
                <w:sz w:val="24"/>
                <w:szCs w:val="24"/>
              </w:rPr>
              <w:t>_</w:t>
            </w:r>
            <w:r>
              <w:rPr>
                <w:rFonts w:cstheme="minorHAnsi"/>
                <w:sz w:val="24"/>
                <w:szCs w:val="24"/>
              </w:rPr>
              <w:t>5R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sidRPr="00F249C7">
              <w:rPr>
                <w:rFonts w:cstheme="minorHAnsi"/>
                <w:sz w:val="24"/>
                <w:szCs w:val="24"/>
              </w:rPr>
              <w:t>_</w:t>
            </w:r>
            <w:r>
              <w:rPr>
                <w:rFonts w:cstheme="minorHAnsi"/>
                <w:sz w:val="24"/>
                <w:szCs w:val="24"/>
              </w:rPr>
              <w:t>1L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_2L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_3L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_4L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_5L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bl>
    <w:p w:rsidR="007179D5" w:rsidRPr="00F249C7" w:rsidRDefault="007179D5" w:rsidP="007179D5">
      <w:pPr>
        <w:pStyle w:val="ListParagraph"/>
        <w:spacing w:after="0"/>
        <w:ind w:left="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below the Scanner Calibration header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Pr="00F263CA"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w:t>
      </w:r>
      <w:r w:rsidRPr="00F263CA">
        <w:rPr>
          <w:rFonts w:cstheme="minorHAnsi"/>
          <w:b/>
          <w:sz w:val="24"/>
          <w:szCs w:val="24"/>
        </w:rPr>
        <w:t>Verified</w:t>
      </w:r>
      <w:r w:rsidRPr="00F263CA">
        <w:rPr>
          <w:rFonts w:cstheme="minorHAnsi"/>
          <w:b/>
          <w:sz w:val="24"/>
          <w:szCs w:val="24"/>
        </w:rPr>
        <w:tab/>
      </w:r>
      <w:r w:rsidRPr="00F263CA">
        <w:rPr>
          <w:rFonts w:cstheme="minorHAnsi"/>
          <w:b/>
          <w:sz w:val="24"/>
          <w:szCs w:val="24"/>
          <w:u w:val="single"/>
        </w:rPr>
        <w:tab/>
      </w:r>
      <w:r w:rsidRPr="00F263CA">
        <w:rPr>
          <w:rFonts w:cstheme="minorHAnsi"/>
          <w:b/>
          <w:sz w:val="24"/>
          <w:szCs w:val="24"/>
        </w:rPr>
        <w:t xml:space="preserve"> Not Verified</w:t>
      </w:r>
      <w:r w:rsidRPr="00F263CA">
        <w:rPr>
          <w:rFonts w:cstheme="minorHAnsi"/>
          <w:b/>
          <w:sz w:val="24"/>
          <w:szCs w:val="24"/>
        </w:rPr>
        <w:tab/>
        <w:t xml:space="preserve">Non-Conformance Ref. No. </w:t>
      </w:r>
      <w:r w:rsidRPr="00F263CA">
        <w:rPr>
          <w:rFonts w:cstheme="minorHAnsi"/>
          <w:b/>
          <w:sz w:val="24"/>
          <w:szCs w:val="24"/>
          <w:u w:val="single"/>
        </w:rPr>
        <w:tab/>
      </w:r>
      <w:r w:rsidRPr="00F263CA">
        <w:rPr>
          <w:rFonts w:cstheme="minorHAnsi"/>
          <w:b/>
          <w:sz w:val="24"/>
          <w:szCs w:val="24"/>
          <w:u w:val="single"/>
        </w:rPr>
        <w:tab/>
      </w:r>
    </w:p>
    <w:p w:rsidR="007179D5" w:rsidRPr="00F263CA" w:rsidRDefault="007179D5" w:rsidP="007179D5">
      <w:pPr>
        <w:pStyle w:val="ListParagraph"/>
        <w:spacing w:after="0"/>
        <w:ind w:left="1080"/>
        <w:rPr>
          <w:rFonts w:cstheme="minorHAnsi"/>
          <w:sz w:val="24"/>
          <w:szCs w:val="24"/>
        </w:rPr>
      </w:pPr>
    </w:p>
    <w:p w:rsidR="007179D5" w:rsidRPr="007B6041" w:rsidRDefault="007179D5" w:rsidP="007179D5">
      <w:pPr>
        <w:spacing w:after="0"/>
        <w:ind w:left="1080"/>
        <w:rPr>
          <w:rFonts w:cstheme="minorHAnsi"/>
          <w:sz w:val="24"/>
          <w:szCs w:val="24"/>
        </w:rPr>
      </w:pPr>
      <w:r w:rsidRPr="00F263CA">
        <w:rPr>
          <w:rFonts w:cstheme="minorHAnsi"/>
          <w:sz w:val="24"/>
          <w:szCs w:val="24"/>
        </w:rPr>
        <w:t>Verify that the Calibration Failure dialog box opens with the message “Unable to verify calibration images</w:t>
      </w:r>
      <w:r w:rsidRPr="007B6041">
        <w:rPr>
          <w:rFonts w:cstheme="minorHAnsi"/>
          <w:sz w:val="24"/>
          <w:szCs w:val="24"/>
        </w:rPr>
        <w:t>.  Please, repeat calibration process.”</w:t>
      </w:r>
      <w:r>
        <w:rPr>
          <w:rFonts w:cstheme="minorHAnsi"/>
          <w:sz w:val="24"/>
          <w:szCs w:val="24"/>
        </w:rPr>
        <w:t xml:space="preserve"> appears after processing of the first image.</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imes New Roman"/>
          <w:sz w:val="24"/>
          <w:szCs w:val="24"/>
        </w:rPr>
      </w:pPr>
      <w:r>
        <w:rPr>
          <w:rFonts w:cstheme="minorHAnsi"/>
          <w:sz w:val="24"/>
          <w:szCs w:val="24"/>
        </w:rPr>
        <w:lastRenderedPageBreak/>
        <w:t xml:space="preserve">Click Yes.  Verify that the Browse for Folder window opens.  Locate and highlight folder </w:t>
      </w:r>
      <w:r w:rsidRPr="00DA1482">
        <w:rPr>
          <w:rFonts w:cs="Times New Roman"/>
          <w:sz w:val="24"/>
          <w:szCs w:val="24"/>
        </w:rPr>
        <w:t>O:\QualitySystems\Quality_System_Documents\Non-quality_system_records</w:t>
      </w:r>
      <w:del w:id="156" w:author="Scott Pletzer" w:date="2012-11-01T14:10:00Z">
        <w:r w:rsidRPr="00DA1482" w:rsidDel="00562651">
          <w:rPr>
            <w:rFonts w:cs="Times New Roman"/>
            <w:sz w:val="24"/>
            <w:szCs w:val="24"/>
          </w:rPr>
          <w:delText>\</w:delText>
        </w:r>
        <w:r w:rsidDel="00562651">
          <w:rPr>
            <w:rFonts w:cs="Times New Roman"/>
            <w:sz w:val="24"/>
            <w:szCs w:val="24"/>
          </w:rPr>
          <w:delText>ClearView</w:delText>
        </w:r>
        <w:r w:rsidRPr="00DA1482" w:rsidDel="00562651">
          <w:rPr>
            <w:rFonts w:cs="Times New Roman"/>
            <w:sz w:val="24"/>
            <w:szCs w:val="24"/>
          </w:rPr>
          <w:delText>_Validation</w:delText>
        </w:r>
        <w:r w:rsidDel="00562651">
          <w:rPr>
            <w:rFonts w:cs="Times New Roman"/>
            <w:sz w:val="24"/>
            <w:szCs w:val="24"/>
          </w:rPr>
          <w:delText>\</w:delText>
        </w:r>
      </w:del>
      <w:ins w:id="157" w:author="Scott Pletzer" w:date="2012-11-01T14:10:00Z">
        <w:r w:rsidR="00562651">
          <w:rPr>
            <w:rFonts w:cs="Times New Roman"/>
            <w:sz w:val="24"/>
            <w:szCs w:val="24"/>
          </w:rPr>
          <w:t>\CV_Validation\</w:t>
        </w:r>
      </w:ins>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CalFail6.  Highlight </w:t>
      </w:r>
      <w:r w:rsidRPr="009528FC">
        <w:rPr>
          <w:rFonts w:cs="Times New Roman"/>
          <w:sz w:val="24"/>
          <w:szCs w:val="24"/>
        </w:rPr>
        <w:t>CalFail6</w:t>
      </w:r>
      <w:r>
        <w:rPr>
          <w:rFonts w:cs="Times New Roman"/>
          <w:sz w:val="24"/>
          <w:szCs w:val="24"/>
        </w:rPr>
        <w:t xml:space="preserve"> and click the OK button.  Verify that the Browse for Folder window closes and the screen returns to the Scanner Calibration window.</w:t>
      </w:r>
    </w:p>
    <w:p w:rsidR="007179D5" w:rsidRDefault="007179D5" w:rsidP="007179D5">
      <w:pPr>
        <w:pStyle w:val="ListParagraph"/>
        <w:tabs>
          <w:tab w:val="left" w:pos="0"/>
        </w:tabs>
        <w:spacing w:after="0"/>
        <w:ind w:left="1080"/>
        <w:rPr>
          <w:rFonts w:cs="Times New Roman"/>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imes New Roman"/>
          <w:sz w:val="24"/>
          <w:szCs w:val="24"/>
        </w:rPr>
      </w:pPr>
    </w:p>
    <w:p w:rsidR="007179D5" w:rsidRDefault="007179D5" w:rsidP="007179D5">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7179D5" w:rsidRDefault="007179D5" w:rsidP="007179D5">
      <w:pPr>
        <w:pStyle w:val="ListParagraph"/>
        <w:ind w:left="1080"/>
        <w:rPr>
          <w:rFonts w:cs="Times New Roman"/>
          <w:sz w:val="24"/>
          <w:szCs w:val="24"/>
        </w:rPr>
      </w:pPr>
    </w:p>
    <w:p w:rsidR="007179D5" w:rsidRDefault="007179D5" w:rsidP="007179D5">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7179D5"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del w:id="158" w:author="Scott Pletzer" w:date="2012-11-01T14:10:00Z">
        <w:r w:rsidRPr="002607E3" w:rsidDel="00562651">
          <w:rPr>
            <w:rFonts w:cs="Times New Roman"/>
            <w:sz w:val="24"/>
            <w:szCs w:val="24"/>
          </w:rPr>
          <w:delText>\</w:delText>
        </w:r>
        <w:r w:rsidDel="00562651">
          <w:rPr>
            <w:rFonts w:cs="Times New Roman"/>
            <w:sz w:val="24"/>
            <w:szCs w:val="24"/>
          </w:rPr>
          <w:delText>ClearView</w:delText>
        </w:r>
        <w:r w:rsidRPr="002607E3" w:rsidDel="00562651">
          <w:rPr>
            <w:rFonts w:cs="Times New Roman"/>
            <w:sz w:val="24"/>
            <w:szCs w:val="24"/>
          </w:rPr>
          <w:delText>_Validation\</w:delText>
        </w:r>
      </w:del>
      <w:ins w:id="159" w:author="Scott Pletzer" w:date="2012-11-01T14:10:00Z">
        <w:r w:rsidR="00562651">
          <w:rPr>
            <w:rFonts w:cs="Times New Roman"/>
            <w:sz w:val="24"/>
            <w:szCs w:val="24"/>
          </w:rPr>
          <w:t>\CV_Validation\</w:t>
        </w:r>
      </w:ins>
      <w:r>
        <w:rPr>
          <w:rFonts w:cs="Times New Roman"/>
          <w:sz w:val="24"/>
          <w:szCs w:val="24"/>
        </w:rPr>
        <w:t>CalibrationImages\CalFail6</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7179D5" w:rsidRPr="002607E3"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Pr>
          <w:rFonts w:cstheme="minorHAnsi"/>
          <w:sz w:val="24"/>
          <w:szCs w:val="24"/>
        </w:rPr>
        <w:t>Click on the taskbar to maximize ClearView.  Verify that the ClearView main screen appears.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Pr>
          <w:rFonts w:cstheme="minorHAnsi"/>
          <w:sz w:val="24"/>
          <w:szCs w:val="24"/>
        </w:rPr>
        <w:t xml:space="preserve">the alert </w:t>
      </w:r>
      <w:r w:rsidRPr="00F249C7">
        <w:rPr>
          <w:rFonts w:cstheme="minorHAnsi"/>
          <w:sz w:val="24"/>
          <w:szCs w:val="24"/>
        </w:rPr>
        <w:t>appear</w:t>
      </w:r>
      <w:r>
        <w:rPr>
          <w:rFonts w:cstheme="minorHAnsi"/>
          <w:sz w:val="24"/>
          <w:szCs w:val="24"/>
        </w:rPr>
        <w:t xml:space="preserve">s.  </w:t>
      </w:r>
      <w:r w:rsidRPr="00F249C7">
        <w:rPr>
          <w:rFonts w:cstheme="minorHAnsi"/>
          <w:sz w:val="24"/>
          <w:szCs w:val="24"/>
        </w:rPr>
        <w:t>Print screen and label it “</w:t>
      </w:r>
      <w:r w:rsidRPr="009528FC">
        <w:rPr>
          <w:rFonts w:cstheme="minorHAnsi"/>
          <w:sz w:val="24"/>
          <w:szCs w:val="24"/>
        </w:rPr>
        <w:t>Cal #6</w:t>
      </w:r>
      <w:r w:rsidRPr="00F249C7">
        <w:rPr>
          <w:rFonts w:cstheme="minorHAnsi"/>
          <w:sz w:val="24"/>
          <w:szCs w:val="24"/>
        </w:rPr>
        <w:t>”</w:t>
      </w:r>
      <w:r>
        <w:rPr>
          <w:rFonts w:cstheme="minorHAnsi"/>
          <w:sz w:val="24"/>
          <w:szCs w:val="24"/>
        </w:rPr>
        <w:t xml:space="preserve"> and initial and date</w:t>
      </w:r>
      <w:r w:rsidRPr="00F249C7">
        <w:rPr>
          <w:rFonts w:cstheme="minorHAnsi"/>
          <w:sz w:val="24"/>
          <w:szCs w:val="24"/>
        </w:rPr>
        <w:t>.</w:t>
      </w:r>
      <w:r>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heme="minorHAnsi"/>
          <w:sz w:val="24"/>
          <w:szCs w:val="24"/>
        </w:rPr>
      </w:pPr>
      <w:r>
        <w:rPr>
          <w:rFonts w:cstheme="minorHAnsi"/>
          <w:sz w:val="24"/>
          <w:szCs w:val="24"/>
        </w:rPr>
        <w:lastRenderedPageBreak/>
        <w:t xml:space="preserve">Compare the Cal #6 printout to the expected results documented in </w:t>
      </w:r>
      <w:r w:rsidRPr="009528FC">
        <w:rPr>
          <w:rFonts w:cstheme="minorHAnsi"/>
          <w:sz w:val="24"/>
          <w:szCs w:val="24"/>
        </w:rPr>
        <w:t>Attachment C.</w:t>
      </w:r>
      <w:r>
        <w:rPr>
          <w:rFonts w:cstheme="minorHAnsi"/>
          <w:sz w:val="24"/>
          <w:szCs w:val="24"/>
        </w:rPr>
        <w:t xml:space="preserve">  Verify that the results recorded on the Cal #6 printout match the expected results documented in Attachment C.</w:t>
      </w:r>
    </w:p>
    <w:p w:rsidR="007179D5" w:rsidRDefault="007179D5" w:rsidP="007179D5">
      <w:pPr>
        <w:pStyle w:val="ListParagraph"/>
        <w:spacing w:after="0"/>
        <w:ind w:left="1080"/>
        <w:rPr>
          <w:rFonts w:cstheme="minorHAnsi"/>
          <w:b/>
          <w:sz w:val="24"/>
          <w:szCs w:val="24"/>
          <w:u w:val="single"/>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tabs>
          <w:tab w:val="left" w:pos="0"/>
        </w:tabs>
        <w:spacing w:after="0"/>
        <w:ind w:left="1080"/>
        <w:rPr>
          <w:rFonts w:cstheme="minorHAnsi"/>
          <w:sz w:val="24"/>
          <w:szCs w:val="24"/>
        </w:rPr>
      </w:pPr>
      <w:r w:rsidRPr="00F249C7">
        <w:rPr>
          <w:rFonts w:cstheme="minorHAnsi"/>
          <w:sz w:val="24"/>
          <w:szCs w:val="24"/>
        </w:rPr>
        <w:t xml:space="preserve">Attach sheet </w:t>
      </w:r>
      <w:r>
        <w:rPr>
          <w:rFonts w:cstheme="minorHAnsi"/>
          <w:sz w:val="24"/>
          <w:szCs w:val="24"/>
        </w:rPr>
        <w:t>Cal #6</w:t>
      </w:r>
      <w:r w:rsidRPr="00F249C7">
        <w:rPr>
          <w:rFonts w:cstheme="minorHAnsi"/>
          <w:sz w:val="24"/>
          <w:szCs w:val="24"/>
        </w:rPr>
        <w:t xml:space="preserve"> to the final protocol.</w:t>
      </w:r>
    </w:p>
    <w:p w:rsidR="007179D5" w:rsidRPr="00F249C7" w:rsidRDefault="007179D5" w:rsidP="007179D5">
      <w:pPr>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Camera Calibration button.  Verify that the Scanner Calibration window opens and the Calibration tab appears in the upper left corner next to the View Alerts tab.  </w:t>
      </w:r>
      <w:proofErr w:type="gramStart"/>
      <w:r w:rsidRPr="00F249C7">
        <w:rPr>
          <w:rFonts w:cstheme="minorHAnsi"/>
          <w:sz w:val="24"/>
          <w:szCs w:val="24"/>
        </w:rPr>
        <w:t>Click on the View Alerts tab.</w:t>
      </w:r>
      <w:proofErr w:type="gramEnd"/>
      <w:r w:rsidRPr="00F249C7">
        <w:rPr>
          <w:rFonts w:cstheme="minorHAnsi"/>
          <w:sz w:val="24"/>
          <w:szCs w:val="24"/>
        </w:rPr>
        <w:t xml:space="preserve">  Verify that the View Alerts screen opens with the list from the previous step.  Click on the Calibration tab to return to the Scanner Calibration screen.</w:t>
      </w:r>
      <w:r>
        <w:rPr>
          <w:rFonts w:cstheme="minorHAnsi"/>
          <w:sz w:val="24"/>
          <w:szCs w:val="24"/>
        </w:rPr>
        <w:t xml:space="preserve">  Click “X” in the upper right corner of both screens.</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451751" w:rsidRDefault="007179D5" w:rsidP="007179D5">
      <w:pPr>
        <w:pStyle w:val="ListParagraph"/>
        <w:tabs>
          <w:tab w:val="left" w:pos="0"/>
        </w:tabs>
        <w:spacing w:after="0"/>
        <w:ind w:left="2160"/>
        <w:rPr>
          <w:rFonts w:cstheme="minorHAnsi"/>
          <w:sz w:val="20"/>
          <w:szCs w:val="24"/>
          <w:rPrChange w:id="160" w:author="Scott Pletzer" w:date="2012-11-01T14:21:00Z">
            <w:rPr>
              <w:rFonts w:cstheme="minorHAnsi"/>
              <w:sz w:val="24"/>
              <w:szCs w:val="24"/>
            </w:rPr>
          </w:rPrChange>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7179D5" w:rsidRPr="00451751" w:rsidRDefault="007179D5" w:rsidP="007179D5">
      <w:pPr>
        <w:pStyle w:val="ListParagraph"/>
        <w:spacing w:after="0"/>
        <w:ind w:left="1080"/>
        <w:rPr>
          <w:rFonts w:cstheme="minorHAnsi"/>
          <w:sz w:val="20"/>
          <w:szCs w:val="24"/>
          <w:rPrChange w:id="161" w:author="Scott Pletzer" w:date="2012-11-01T14:21:00Z">
            <w:rPr>
              <w:rFonts w:cstheme="minorHAnsi"/>
              <w:sz w:val="24"/>
              <w:szCs w:val="24"/>
            </w:rPr>
          </w:rPrChange>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990"/>
        <w:rPr>
          <w:rFonts w:cstheme="minorHAnsi"/>
          <w:sz w:val="24"/>
          <w:szCs w:val="24"/>
        </w:rPr>
      </w:pPr>
      <w:r w:rsidRPr="00F249C7">
        <w:rPr>
          <w:rFonts w:cstheme="minorHAnsi"/>
          <w:sz w:val="24"/>
          <w:szCs w:val="24"/>
        </w:rPr>
        <w:t>Locate the I:\Calibration_Testing\APR2011\NewCal_Images\Validation Images folder.  Enter *.* in the File name box and click on the Open button.  Click on filename SN09_</w:t>
      </w:r>
      <w:r>
        <w:rPr>
          <w:rFonts w:cstheme="minorHAnsi"/>
          <w:sz w:val="24"/>
          <w:szCs w:val="24"/>
        </w:rPr>
        <w:t>5</w:t>
      </w:r>
      <w:r w:rsidRPr="00F249C7">
        <w:rPr>
          <w:rFonts w:cstheme="minorHAnsi"/>
          <w:sz w:val="24"/>
          <w:szCs w:val="24"/>
        </w:rPr>
        <w:t>1_1L.bmp and click the Open button.  Verify that the image is displayed in the Capture Image box and the Calibration #1 image box.</w:t>
      </w:r>
    </w:p>
    <w:p w:rsidR="007179D5" w:rsidRPr="00451751" w:rsidRDefault="007179D5" w:rsidP="007179D5">
      <w:pPr>
        <w:pStyle w:val="ListParagraph"/>
        <w:spacing w:after="0"/>
        <w:ind w:left="1080"/>
        <w:rPr>
          <w:rFonts w:cstheme="minorHAnsi"/>
          <w:sz w:val="20"/>
          <w:szCs w:val="24"/>
          <w:rPrChange w:id="162" w:author="Scott Pletzer" w:date="2012-11-01T14:21:00Z">
            <w:rPr>
              <w:rFonts w:cstheme="minorHAnsi"/>
              <w:sz w:val="24"/>
              <w:szCs w:val="24"/>
            </w:rPr>
          </w:rPrChange>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52_1R</w:t>
      </w:r>
      <w:r w:rsidRPr="00F249C7">
        <w:rPr>
          <w:rFonts w:cstheme="minorHAnsi"/>
          <w:sz w:val="24"/>
          <w:szCs w:val="24"/>
        </w:rPr>
        <w:t xml:space="preserve">, </w:t>
      </w:r>
      <w:r>
        <w:rPr>
          <w:rFonts w:cstheme="minorHAnsi"/>
          <w:sz w:val="24"/>
          <w:szCs w:val="24"/>
        </w:rPr>
        <w:t>53_2L</w:t>
      </w:r>
      <w:r w:rsidRPr="00F249C7">
        <w:rPr>
          <w:rFonts w:cstheme="minorHAnsi"/>
          <w:sz w:val="24"/>
          <w:szCs w:val="24"/>
        </w:rPr>
        <w:t>, etc.).  Record the verification results below by placing initials in the appropriate box:</w:t>
      </w:r>
    </w:p>
    <w:p w:rsidR="007179D5" w:rsidRPr="00F249C7" w:rsidRDefault="007179D5" w:rsidP="007179D5">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7179D5" w:rsidRPr="00F249C7" w:rsidTr="00C23748">
        <w:tc>
          <w:tcPr>
            <w:tcW w:w="1548" w:type="dxa"/>
          </w:tcPr>
          <w:p w:rsidR="007179D5" w:rsidRPr="00F249C7" w:rsidRDefault="007179D5" w:rsidP="00C23748">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Verified?</w:t>
            </w:r>
          </w:p>
        </w:tc>
        <w:tc>
          <w:tcPr>
            <w:tcW w:w="1620"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Not Verified?</w:t>
            </w:r>
          </w:p>
        </w:tc>
        <w:tc>
          <w:tcPr>
            <w:tcW w:w="3618"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Non-Conformance Ref. No.</w:t>
            </w: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52_1R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53_2L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lastRenderedPageBreak/>
              <w:t>54_2R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55</w:t>
            </w:r>
            <w:r w:rsidRPr="00F249C7">
              <w:rPr>
                <w:rFonts w:cstheme="minorHAnsi"/>
                <w:sz w:val="24"/>
                <w:szCs w:val="24"/>
              </w:rPr>
              <w:t>_</w:t>
            </w:r>
            <w:r>
              <w:rPr>
                <w:rFonts w:cstheme="minorHAnsi"/>
                <w:sz w:val="24"/>
                <w:szCs w:val="24"/>
              </w:rPr>
              <w:t>3L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56</w:t>
            </w:r>
            <w:r w:rsidRPr="00F249C7">
              <w:rPr>
                <w:rFonts w:cstheme="minorHAnsi"/>
                <w:sz w:val="24"/>
                <w:szCs w:val="24"/>
              </w:rPr>
              <w:t>_</w:t>
            </w:r>
            <w:r>
              <w:rPr>
                <w:rFonts w:cstheme="minorHAnsi"/>
                <w:sz w:val="24"/>
                <w:szCs w:val="24"/>
              </w:rPr>
              <w:t>3R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57_4L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58_4R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59_5L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60_5R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bl>
    <w:p w:rsidR="007179D5" w:rsidRPr="00F249C7" w:rsidRDefault="007179D5" w:rsidP="007179D5">
      <w:pPr>
        <w:pStyle w:val="ListParagraph"/>
        <w:spacing w:after="0"/>
        <w:ind w:left="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below the Scanner Calibration header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Pr="00F249C7">
        <w:rPr>
          <w:rFonts w:cstheme="minorHAnsi"/>
          <w:sz w:val="24"/>
          <w:szCs w:val="24"/>
        </w:rPr>
        <w:t xml:space="preserve">  </w:t>
      </w:r>
      <w:r>
        <w:rPr>
          <w:rFonts w:cstheme="minorHAnsi"/>
          <w:sz w:val="24"/>
          <w:szCs w:val="24"/>
        </w:rPr>
        <w:t>Verify that the Question dialog box opens with the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del w:id="163" w:author="Scott Pletzer" w:date="2012-11-01T14:10:00Z">
        <w:r w:rsidRPr="00DA1482" w:rsidDel="00562651">
          <w:rPr>
            <w:rFonts w:cs="Times New Roman"/>
            <w:sz w:val="24"/>
            <w:szCs w:val="24"/>
          </w:rPr>
          <w:delText>\</w:delText>
        </w:r>
        <w:r w:rsidDel="00562651">
          <w:rPr>
            <w:rFonts w:cs="Times New Roman"/>
            <w:sz w:val="24"/>
            <w:szCs w:val="24"/>
          </w:rPr>
          <w:delText>ClearView</w:delText>
        </w:r>
        <w:r w:rsidRPr="00DA1482" w:rsidDel="00562651">
          <w:rPr>
            <w:rFonts w:cs="Times New Roman"/>
            <w:sz w:val="24"/>
            <w:szCs w:val="24"/>
          </w:rPr>
          <w:delText>_Validation</w:delText>
        </w:r>
        <w:r w:rsidDel="00562651">
          <w:rPr>
            <w:rFonts w:cs="Times New Roman"/>
            <w:sz w:val="24"/>
            <w:szCs w:val="24"/>
          </w:rPr>
          <w:delText>\</w:delText>
        </w:r>
      </w:del>
      <w:ins w:id="164" w:author="Scott Pletzer" w:date="2012-11-01T14:10:00Z">
        <w:r w:rsidR="00562651">
          <w:rPr>
            <w:rFonts w:cs="Times New Roman"/>
            <w:sz w:val="24"/>
            <w:szCs w:val="24"/>
          </w:rPr>
          <w:t>\CV_Validation\</w:t>
        </w:r>
      </w:ins>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w:t>
      </w:r>
      <w:r w:rsidRPr="009528FC">
        <w:rPr>
          <w:rFonts w:cs="Times New Roman"/>
          <w:sz w:val="24"/>
          <w:szCs w:val="24"/>
        </w:rPr>
        <w:t>CalPass7</w:t>
      </w:r>
      <w:r>
        <w:rPr>
          <w:rFonts w:cs="Times New Roman"/>
          <w:sz w:val="24"/>
          <w:szCs w:val="24"/>
        </w:rPr>
        <w:t>.  Highlight CalPass7 and click the OK button.  Verify that the Browse for Folder window closes.</w:t>
      </w:r>
    </w:p>
    <w:p w:rsidR="007179D5" w:rsidRDefault="007179D5" w:rsidP="007179D5">
      <w:pPr>
        <w:pStyle w:val="ListParagraph"/>
        <w:tabs>
          <w:tab w:val="left" w:pos="0"/>
        </w:tabs>
        <w:spacing w:after="0"/>
        <w:ind w:left="1080"/>
        <w:rPr>
          <w:rFonts w:cs="Times New Roman"/>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w:t>
      </w:r>
      <w:r w:rsidRPr="002607E3">
        <w:rPr>
          <w:rFonts w:cs="Times New Roman"/>
          <w:sz w:val="24"/>
          <w:szCs w:val="24"/>
        </w:rPr>
        <w:lastRenderedPageBreak/>
        <w:t>quality_system_records</w:t>
      </w:r>
      <w:del w:id="165" w:author="Scott Pletzer" w:date="2012-11-01T14:10:00Z">
        <w:r w:rsidRPr="002607E3" w:rsidDel="00562651">
          <w:rPr>
            <w:rFonts w:cs="Times New Roman"/>
            <w:sz w:val="24"/>
            <w:szCs w:val="24"/>
          </w:rPr>
          <w:delText>\</w:delText>
        </w:r>
        <w:r w:rsidDel="00562651">
          <w:rPr>
            <w:rFonts w:cs="Times New Roman"/>
            <w:sz w:val="24"/>
            <w:szCs w:val="24"/>
          </w:rPr>
          <w:delText>ClearView</w:delText>
        </w:r>
        <w:r w:rsidRPr="002607E3" w:rsidDel="00562651">
          <w:rPr>
            <w:rFonts w:cs="Times New Roman"/>
            <w:sz w:val="24"/>
            <w:szCs w:val="24"/>
          </w:rPr>
          <w:delText>_Validation\</w:delText>
        </w:r>
      </w:del>
      <w:ins w:id="166" w:author="Scott Pletzer" w:date="2012-11-01T14:10:00Z">
        <w:r w:rsidR="00562651">
          <w:rPr>
            <w:rFonts w:cs="Times New Roman"/>
            <w:sz w:val="24"/>
            <w:szCs w:val="24"/>
          </w:rPr>
          <w:t>\CV_Validation\</w:t>
        </w:r>
      </w:ins>
      <w:r>
        <w:rPr>
          <w:rFonts w:cs="Times New Roman"/>
          <w:sz w:val="24"/>
          <w:szCs w:val="24"/>
        </w:rPr>
        <w:t>CalibrationImages\CalPass7</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7179D5" w:rsidRPr="002607E3" w:rsidRDefault="007179D5" w:rsidP="007179D5">
      <w:pPr>
        <w:pStyle w:val="ListParagraph"/>
        <w:ind w:left="1080"/>
        <w:rPr>
          <w:rFonts w:cs="Times New Roman"/>
          <w:sz w:val="24"/>
          <w:szCs w:val="24"/>
        </w:rPr>
      </w:pPr>
    </w:p>
    <w:p w:rsidR="007179D5" w:rsidRDefault="007179D5" w:rsidP="007179D5">
      <w:pPr>
        <w:pStyle w:val="ListParagraph"/>
        <w:tabs>
          <w:tab w:val="left" w:pos="0"/>
        </w:tabs>
        <w:spacing w:after="0"/>
        <w:ind w:left="1080"/>
        <w:rPr>
          <w:rFonts w:cstheme="minorHAnsi"/>
          <w:sz w:val="24"/>
          <w:szCs w:val="24"/>
        </w:rPr>
      </w:pP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Pr>
          <w:rFonts w:cstheme="minorHAnsi"/>
          <w:sz w:val="24"/>
          <w:szCs w:val="24"/>
        </w:rPr>
        <w:t>Click on the taskbar to maximize ClearView.  Verify that the ClearView main screen appears.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7B6041" w:rsidRDefault="007179D5" w:rsidP="007179D5">
      <w:pPr>
        <w:pStyle w:val="ListParagraph"/>
        <w:spacing w:after="0"/>
        <w:ind w:left="1080"/>
        <w:rPr>
          <w:rFonts w:cstheme="minorHAnsi"/>
          <w:b/>
          <w:sz w:val="24"/>
          <w:szCs w:val="24"/>
          <w:u w:val="single"/>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Pr>
          <w:rFonts w:cstheme="minorHAnsi"/>
          <w:sz w:val="24"/>
          <w:szCs w:val="24"/>
        </w:rPr>
        <w:t>L</w:t>
      </w:r>
      <w:r w:rsidRPr="00F249C7">
        <w:rPr>
          <w:rFonts w:cstheme="minorHAnsi"/>
          <w:sz w:val="24"/>
          <w:szCs w:val="24"/>
        </w:rPr>
        <w:t xml:space="preserve">ocate the </w:t>
      </w:r>
      <w:r w:rsidRPr="00DA1482">
        <w:rPr>
          <w:rFonts w:cs="Times New Roman"/>
          <w:sz w:val="24"/>
          <w:szCs w:val="24"/>
        </w:rPr>
        <w:t>O:\QualitySystems\Quality_System_Documents\Non-quality_system_records</w:t>
      </w:r>
      <w:del w:id="167" w:author="Scott Pletzer" w:date="2012-11-01T14:10:00Z">
        <w:r w:rsidRPr="00DA1482" w:rsidDel="00562651">
          <w:rPr>
            <w:rFonts w:cs="Times New Roman"/>
            <w:sz w:val="24"/>
            <w:szCs w:val="24"/>
          </w:rPr>
          <w:delText>\</w:delText>
        </w:r>
        <w:r w:rsidDel="00562651">
          <w:rPr>
            <w:rFonts w:cs="Times New Roman"/>
            <w:sz w:val="24"/>
            <w:szCs w:val="24"/>
          </w:rPr>
          <w:delText>ClearView</w:delText>
        </w:r>
        <w:r w:rsidRPr="00DA1482" w:rsidDel="00562651">
          <w:rPr>
            <w:rFonts w:cs="Times New Roman"/>
            <w:sz w:val="24"/>
            <w:szCs w:val="24"/>
          </w:rPr>
          <w:delText>_Validation</w:delText>
        </w:r>
        <w:r w:rsidDel="00562651">
          <w:rPr>
            <w:rFonts w:cs="Times New Roman"/>
            <w:sz w:val="24"/>
            <w:szCs w:val="24"/>
          </w:rPr>
          <w:delText>\</w:delText>
        </w:r>
      </w:del>
      <w:ins w:id="168" w:author="Scott Pletzer" w:date="2012-11-01T14:10:00Z">
        <w:r w:rsidR="00562651">
          <w:rPr>
            <w:rFonts w:cs="Times New Roman"/>
            <w:sz w:val="24"/>
            <w:szCs w:val="24"/>
          </w:rPr>
          <w:t>\CV_Validation\</w:t>
        </w:r>
      </w:ins>
      <w:r>
        <w:rPr>
          <w:rFonts w:cs="Times New Roman"/>
          <w:sz w:val="24"/>
          <w:szCs w:val="24"/>
        </w:rPr>
        <w:t xml:space="preserve">CalibrationImages\Expected8 </w:t>
      </w:r>
      <w:r w:rsidRPr="00F249C7">
        <w:rPr>
          <w:rFonts w:cstheme="minorHAnsi"/>
          <w:sz w:val="24"/>
          <w:szCs w:val="24"/>
        </w:rPr>
        <w:t xml:space="preserve">folder.  </w:t>
      </w:r>
      <w:r>
        <w:rPr>
          <w:rFonts w:cstheme="minorHAnsi"/>
          <w:sz w:val="24"/>
          <w:szCs w:val="24"/>
        </w:rPr>
        <w:t>Click on</w:t>
      </w:r>
      <w:r w:rsidRPr="00F249C7">
        <w:rPr>
          <w:rFonts w:cstheme="minorHAnsi"/>
          <w:sz w:val="24"/>
          <w:szCs w:val="24"/>
        </w:rPr>
        <w:t xml:space="preserve"> the File name and click on the Open button.</w:t>
      </w:r>
      <w:r>
        <w:rPr>
          <w:rFonts w:cstheme="minorHAnsi"/>
          <w:sz w:val="24"/>
          <w:szCs w:val="24"/>
        </w:rPr>
        <w:t xml:space="preserve">  </w:t>
      </w:r>
      <w:r w:rsidRPr="00F249C7">
        <w:rPr>
          <w:rFonts w:cstheme="minorHAnsi"/>
          <w:sz w:val="24"/>
          <w:szCs w:val="24"/>
        </w:rPr>
        <w:t xml:space="preserve">Click to highlight the </w:t>
      </w:r>
      <w:r>
        <w:rPr>
          <w:rFonts w:cstheme="minorHAnsi"/>
          <w:sz w:val="24"/>
          <w:szCs w:val="24"/>
        </w:rPr>
        <w:t>_</w:t>
      </w:r>
      <w:r w:rsidRPr="00F249C7">
        <w:rPr>
          <w:rFonts w:cstheme="minorHAnsi"/>
          <w:sz w:val="24"/>
          <w:szCs w:val="24"/>
        </w:rPr>
        <w:t>1</w:t>
      </w:r>
      <w:r>
        <w:rPr>
          <w:rFonts w:cstheme="minorHAnsi"/>
          <w:sz w:val="24"/>
          <w:szCs w:val="24"/>
        </w:rPr>
        <w:t>R</w:t>
      </w:r>
      <w:r w:rsidRPr="00F249C7">
        <w:rPr>
          <w:rFonts w:cstheme="minorHAnsi"/>
          <w:sz w:val="24"/>
          <w:szCs w:val="24"/>
        </w:rPr>
        <w:t xml:space="preserve"> image and click Open.  Verify that the image is displayed in the Capture Image box and the Calibration #1 image box.</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2R</w:t>
      </w:r>
      <w:r w:rsidRPr="00F249C7">
        <w:rPr>
          <w:rFonts w:cstheme="minorHAnsi"/>
          <w:sz w:val="24"/>
          <w:szCs w:val="24"/>
        </w:rPr>
        <w:t xml:space="preserve">, </w:t>
      </w:r>
      <w:r>
        <w:rPr>
          <w:rFonts w:cstheme="minorHAnsi"/>
          <w:sz w:val="24"/>
          <w:szCs w:val="24"/>
        </w:rPr>
        <w:t>3R</w:t>
      </w:r>
      <w:r w:rsidRPr="00F249C7">
        <w:rPr>
          <w:rFonts w:cstheme="minorHAnsi"/>
          <w:sz w:val="24"/>
          <w:szCs w:val="24"/>
        </w:rPr>
        <w:t>, etc.).  Record the verification results below by placing initials in the appropriate box:</w:t>
      </w:r>
    </w:p>
    <w:p w:rsidR="007179D5" w:rsidRPr="00F249C7" w:rsidRDefault="007179D5" w:rsidP="007179D5">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7179D5" w:rsidRPr="00F249C7" w:rsidTr="00C23748">
        <w:tc>
          <w:tcPr>
            <w:tcW w:w="1548" w:type="dxa"/>
          </w:tcPr>
          <w:p w:rsidR="007179D5" w:rsidRPr="00F249C7" w:rsidRDefault="007179D5" w:rsidP="00C23748">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Verified?</w:t>
            </w:r>
          </w:p>
        </w:tc>
        <w:tc>
          <w:tcPr>
            <w:tcW w:w="1620"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Not Verified?</w:t>
            </w:r>
          </w:p>
        </w:tc>
        <w:tc>
          <w:tcPr>
            <w:tcW w:w="3618" w:type="dxa"/>
          </w:tcPr>
          <w:p w:rsidR="007179D5" w:rsidRPr="00F249C7" w:rsidRDefault="007179D5" w:rsidP="00C23748">
            <w:pPr>
              <w:pStyle w:val="ListParagraph"/>
              <w:ind w:left="0"/>
              <w:rPr>
                <w:rFonts w:cstheme="minorHAnsi"/>
                <w:b/>
                <w:sz w:val="24"/>
                <w:szCs w:val="24"/>
              </w:rPr>
            </w:pPr>
            <w:r w:rsidRPr="00F249C7">
              <w:rPr>
                <w:rFonts w:cstheme="minorHAnsi"/>
                <w:b/>
                <w:sz w:val="24"/>
                <w:szCs w:val="24"/>
              </w:rPr>
              <w:t>Non-Conformance Ref. No.</w:t>
            </w: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_2R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_3R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_4R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sidRPr="00F249C7">
              <w:rPr>
                <w:rFonts w:cstheme="minorHAnsi"/>
                <w:sz w:val="24"/>
                <w:szCs w:val="24"/>
              </w:rPr>
              <w:t>_</w:t>
            </w:r>
            <w:r>
              <w:rPr>
                <w:rFonts w:cstheme="minorHAnsi"/>
                <w:sz w:val="24"/>
                <w:szCs w:val="24"/>
              </w:rPr>
              <w:t>5R</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sidRPr="00F249C7">
              <w:rPr>
                <w:rFonts w:cstheme="minorHAnsi"/>
                <w:sz w:val="24"/>
                <w:szCs w:val="24"/>
              </w:rPr>
              <w:t>_</w:t>
            </w:r>
            <w:r>
              <w:rPr>
                <w:rFonts w:cstheme="minorHAnsi"/>
                <w:sz w:val="24"/>
                <w:szCs w:val="24"/>
              </w:rPr>
              <w:t>1L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_2L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_3L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_4L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r w:rsidR="007179D5" w:rsidRPr="00F249C7" w:rsidTr="00C23748">
        <w:tc>
          <w:tcPr>
            <w:tcW w:w="1548" w:type="dxa"/>
          </w:tcPr>
          <w:p w:rsidR="007179D5" w:rsidRPr="00F249C7" w:rsidRDefault="007179D5" w:rsidP="00C23748">
            <w:pPr>
              <w:pStyle w:val="ListParagraph"/>
              <w:ind w:left="0"/>
              <w:rPr>
                <w:rFonts w:cstheme="minorHAnsi"/>
                <w:sz w:val="24"/>
                <w:szCs w:val="24"/>
              </w:rPr>
            </w:pPr>
            <w:r>
              <w:rPr>
                <w:rFonts w:cstheme="minorHAnsi"/>
                <w:sz w:val="24"/>
                <w:szCs w:val="24"/>
              </w:rPr>
              <w:t>_5L</w:t>
            </w:r>
          </w:p>
        </w:tc>
        <w:tc>
          <w:tcPr>
            <w:tcW w:w="1710" w:type="dxa"/>
          </w:tcPr>
          <w:p w:rsidR="007179D5" w:rsidRPr="00F249C7" w:rsidRDefault="007179D5" w:rsidP="00C23748">
            <w:pPr>
              <w:pStyle w:val="ListParagraph"/>
              <w:ind w:left="0"/>
              <w:rPr>
                <w:rFonts w:cstheme="minorHAnsi"/>
                <w:sz w:val="24"/>
                <w:szCs w:val="24"/>
              </w:rPr>
            </w:pPr>
          </w:p>
        </w:tc>
        <w:tc>
          <w:tcPr>
            <w:tcW w:w="1620" w:type="dxa"/>
          </w:tcPr>
          <w:p w:rsidR="007179D5" w:rsidRPr="00F249C7" w:rsidRDefault="007179D5" w:rsidP="00C23748">
            <w:pPr>
              <w:pStyle w:val="ListParagraph"/>
              <w:ind w:left="0"/>
              <w:rPr>
                <w:rFonts w:cstheme="minorHAnsi"/>
                <w:sz w:val="24"/>
                <w:szCs w:val="24"/>
              </w:rPr>
            </w:pPr>
          </w:p>
        </w:tc>
        <w:tc>
          <w:tcPr>
            <w:tcW w:w="3618" w:type="dxa"/>
          </w:tcPr>
          <w:p w:rsidR="007179D5" w:rsidRPr="00F249C7" w:rsidRDefault="007179D5" w:rsidP="00C23748">
            <w:pPr>
              <w:pStyle w:val="ListParagraph"/>
              <w:ind w:left="0"/>
              <w:rPr>
                <w:rFonts w:cstheme="minorHAnsi"/>
                <w:sz w:val="24"/>
                <w:szCs w:val="24"/>
              </w:rPr>
            </w:pPr>
          </w:p>
        </w:tc>
      </w:tr>
    </w:tbl>
    <w:p w:rsidR="007179D5" w:rsidRPr="00F249C7" w:rsidRDefault="007179D5" w:rsidP="007179D5">
      <w:pPr>
        <w:pStyle w:val="ListParagraph"/>
        <w:spacing w:after="0"/>
        <w:ind w:left="0"/>
        <w:rPr>
          <w:rFonts w:cstheme="minorHAnsi"/>
          <w:sz w:val="24"/>
          <w:szCs w:val="24"/>
        </w:rPr>
      </w:pPr>
    </w:p>
    <w:p w:rsidR="007179D5" w:rsidRPr="00F249C7" w:rsidRDefault="007179D5" w:rsidP="007179D5">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below the Scanner Calibration header notifying the user that the calibration process is progressing. </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7B6041" w:rsidRDefault="007179D5" w:rsidP="007179D5">
      <w:pPr>
        <w:spacing w:after="0"/>
        <w:ind w:left="1080"/>
        <w:rPr>
          <w:rFonts w:cstheme="minorHAnsi"/>
          <w:sz w:val="24"/>
          <w:szCs w:val="24"/>
        </w:rPr>
      </w:pPr>
      <w:r>
        <w:rPr>
          <w:rFonts w:cstheme="minorHAnsi"/>
          <w:sz w:val="24"/>
          <w:szCs w:val="24"/>
        </w:rPr>
        <w:t>V</w:t>
      </w:r>
      <w:r w:rsidRPr="007B6041">
        <w:rPr>
          <w:rFonts w:cstheme="minorHAnsi"/>
          <w:sz w:val="24"/>
          <w:szCs w:val="24"/>
        </w:rPr>
        <w:t>erify that the Calibration Failure dialog box opens with the message “Unable to verify calibration images.  Please, repeat calibration process.”</w:t>
      </w:r>
      <w:r w:rsidRPr="00A40E06">
        <w:rPr>
          <w:rFonts w:cstheme="minorHAnsi"/>
          <w:sz w:val="24"/>
          <w:szCs w:val="24"/>
        </w:rPr>
        <w:t xml:space="preserve"> </w:t>
      </w:r>
      <w:r>
        <w:rPr>
          <w:rFonts w:cstheme="minorHAnsi"/>
          <w:sz w:val="24"/>
          <w:szCs w:val="24"/>
        </w:rPr>
        <w:t>appears after processing of the first image.</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del w:id="169" w:author="Scott Pletzer" w:date="2012-11-01T14:10:00Z">
        <w:r w:rsidRPr="00DA1482" w:rsidDel="00562651">
          <w:rPr>
            <w:rFonts w:cs="Times New Roman"/>
            <w:sz w:val="24"/>
            <w:szCs w:val="24"/>
          </w:rPr>
          <w:delText>\</w:delText>
        </w:r>
        <w:r w:rsidDel="00562651">
          <w:rPr>
            <w:rFonts w:cs="Times New Roman"/>
            <w:sz w:val="24"/>
            <w:szCs w:val="24"/>
          </w:rPr>
          <w:delText>ClearView</w:delText>
        </w:r>
        <w:r w:rsidRPr="00DA1482" w:rsidDel="00562651">
          <w:rPr>
            <w:rFonts w:cs="Times New Roman"/>
            <w:sz w:val="24"/>
            <w:szCs w:val="24"/>
          </w:rPr>
          <w:delText>_Validation</w:delText>
        </w:r>
        <w:r w:rsidDel="00562651">
          <w:rPr>
            <w:rFonts w:cs="Times New Roman"/>
            <w:sz w:val="24"/>
            <w:szCs w:val="24"/>
          </w:rPr>
          <w:delText>\</w:delText>
        </w:r>
      </w:del>
      <w:ins w:id="170" w:author="Scott Pletzer" w:date="2012-11-01T14:10:00Z">
        <w:r w:rsidR="00562651">
          <w:rPr>
            <w:rFonts w:cs="Times New Roman"/>
            <w:sz w:val="24"/>
            <w:szCs w:val="24"/>
          </w:rPr>
          <w:t>\CV_Validation\</w:t>
        </w:r>
      </w:ins>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CalFail8.  Highlight </w:t>
      </w:r>
      <w:r w:rsidRPr="009528FC">
        <w:rPr>
          <w:rFonts w:cs="Times New Roman"/>
          <w:sz w:val="24"/>
          <w:szCs w:val="24"/>
        </w:rPr>
        <w:t>CalFail8</w:t>
      </w:r>
      <w:r>
        <w:rPr>
          <w:rFonts w:cs="Times New Roman"/>
          <w:sz w:val="24"/>
          <w:szCs w:val="24"/>
        </w:rPr>
        <w:t xml:space="preserve"> and click the OK button.  Verify that the Browse for Folder window closes and the screen returns to the Scanner Calibration window.</w:t>
      </w:r>
    </w:p>
    <w:p w:rsidR="007179D5" w:rsidRDefault="007179D5" w:rsidP="007179D5">
      <w:pPr>
        <w:pStyle w:val="ListParagraph"/>
        <w:tabs>
          <w:tab w:val="left" w:pos="0"/>
        </w:tabs>
        <w:spacing w:after="0"/>
        <w:ind w:left="1080"/>
        <w:rPr>
          <w:rFonts w:cs="Times New Roman"/>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del w:id="171" w:author="Scott Pletzer" w:date="2012-11-01T14:10:00Z">
        <w:r w:rsidRPr="002607E3" w:rsidDel="00562651">
          <w:rPr>
            <w:rFonts w:cs="Times New Roman"/>
            <w:sz w:val="24"/>
            <w:szCs w:val="24"/>
          </w:rPr>
          <w:delText>\</w:delText>
        </w:r>
        <w:r w:rsidDel="00562651">
          <w:rPr>
            <w:rFonts w:cs="Times New Roman"/>
            <w:sz w:val="24"/>
            <w:szCs w:val="24"/>
          </w:rPr>
          <w:delText>ClearView</w:delText>
        </w:r>
        <w:r w:rsidRPr="002607E3" w:rsidDel="00562651">
          <w:rPr>
            <w:rFonts w:cs="Times New Roman"/>
            <w:sz w:val="24"/>
            <w:szCs w:val="24"/>
          </w:rPr>
          <w:delText>_Validation\</w:delText>
        </w:r>
      </w:del>
      <w:ins w:id="172" w:author="Scott Pletzer" w:date="2012-11-01T14:10:00Z">
        <w:r w:rsidR="00562651">
          <w:rPr>
            <w:rFonts w:cs="Times New Roman"/>
            <w:sz w:val="24"/>
            <w:szCs w:val="24"/>
          </w:rPr>
          <w:t>\CV_Validation\</w:t>
        </w:r>
      </w:ins>
      <w:r>
        <w:rPr>
          <w:rFonts w:cs="Times New Roman"/>
          <w:sz w:val="24"/>
          <w:szCs w:val="24"/>
        </w:rPr>
        <w:t>CalibrationImages\CalFail8</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7179D5" w:rsidRPr="002607E3" w:rsidRDefault="007179D5" w:rsidP="007179D5">
      <w:pPr>
        <w:pStyle w:val="ListParagraph"/>
        <w:ind w:left="1080"/>
        <w:rPr>
          <w:rFonts w:cs="Times New Roman"/>
          <w:sz w:val="24"/>
          <w:szCs w:val="24"/>
        </w:rPr>
      </w:pPr>
    </w:p>
    <w:p w:rsidR="007179D5" w:rsidRPr="002607E3" w:rsidRDefault="007179D5" w:rsidP="007179D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spacing w:after="0"/>
        <w:ind w:left="1080"/>
        <w:rPr>
          <w:rFonts w:cstheme="minorHAnsi"/>
          <w:sz w:val="24"/>
          <w:szCs w:val="24"/>
        </w:rPr>
      </w:pPr>
      <w:r>
        <w:rPr>
          <w:rFonts w:cstheme="minorHAnsi"/>
          <w:sz w:val="24"/>
          <w:szCs w:val="24"/>
        </w:rPr>
        <w:lastRenderedPageBreak/>
        <w:t xml:space="preserve">Click on the taskbar to maximize ClearView.  Verify that the </w:t>
      </w:r>
      <w:proofErr w:type="spellStart"/>
      <w:r>
        <w:rPr>
          <w:rFonts w:cstheme="minorHAnsi"/>
          <w:sz w:val="24"/>
          <w:szCs w:val="24"/>
        </w:rPr>
        <w:t>ScannerCalibration</w:t>
      </w:r>
      <w:proofErr w:type="spellEnd"/>
      <w:r>
        <w:rPr>
          <w:rFonts w:cstheme="minorHAnsi"/>
          <w:sz w:val="24"/>
          <w:szCs w:val="24"/>
        </w:rPr>
        <w:t xml:space="preserve"> screen appears.</w:t>
      </w:r>
    </w:p>
    <w:p w:rsidR="007179D5" w:rsidRPr="00F249C7" w:rsidRDefault="007179D5" w:rsidP="007179D5">
      <w:pPr>
        <w:pStyle w:val="ListParagraph"/>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Selected</w:t>
      </w:r>
      <w:r w:rsidRPr="00F249C7">
        <w:rPr>
          <w:rFonts w:cstheme="minorHAnsi"/>
          <w:sz w:val="24"/>
          <w:szCs w:val="24"/>
        </w:rPr>
        <w:t xml:space="preserve"> icon.  Verify that </w:t>
      </w:r>
      <w:r>
        <w:rPr>
          <w:rFonts w:cstheme="minorHAnsi"/>
          <w:sz w:val="24"/>
          <w:szCs w:val="24"/>
        </w:rPr>
        <w:t xml:space="preserve">the alert </w:t>
      </w:r>
      <w:r w:rsidRPr="00F249C7">
        <w:rPr>
          <w:rFonts w:cstheme="minorHAnsi"/>
          <w:sz w:val="24"/>
          <w:szCs w:val="24"/>
        </w:rPr>
        <w:t>appear</w:t>
      </w:r>
      <w:r>
        <w:rPr>
          <w:rFonts w:cstheme="minorHAnsi"/>
          <w:sz w:val="24"/>
          <w:szCs w:val="24"/>
        </w:rPr>
        <w:t xml:space="preserve">s.  </w:t>
      </w:r>
      <w:r w:rsidRPr="00F249C7">
        <w:rPr>
          <w:rFonts w:cstheme="minorHAnsi"/>
          <w:sz w:val="24"/>
          <w:szCs w:val="24"/>
        </w:rPr>
        <w:t>Print screen and label it “</w:t>
      </w:r>
      <w:r w:rsidRPr="009528FC">
        <w:rPr>
          <w:rFonts w:cstheme="minorHAnsi"/>
          <w:sz w:val="24"/>
          <w:szCs w:val="24"/>
        </w:rPr>
        <w:t>Cal #8”</w:t>
      </w:r>
      <w:r>
        <w:rPr>
          <w:rFonts w:cstheme="minorHAnsi"/>
          <w:sz w:val="24"/>
          <w:szCs w:val="24"/>
        </w:rPr>
        <w:t xml:space="preserve"> and initial and date</w:t>
      </w:r>
      <w:r w:rsidRPr="009528FC">
        <w:rPr>
          <w:rFonts w:cstheme="minorHAnsi"/>
          <w:sz w:val="24"/>
          <w:szCs w:val="24"/>
        </w:rPr>
        <w:t>.</w:t>
      </w:r>
      <w:r>
        <w:rPr>
          <w:rFonts w:cstheme="minorHAnsi"/>
          <w:sz w:val="24"/>
          <w:szCs w:val="24"/>
        </w:rPr>
        <w:t xml:space="preserve">  </w:t>
      </w:r>
    </w:p>
    <w:p w:rsidR="007179D5" w:rsidRPr="00F249C7" w:rsidRDefault="007179D5" w:rsidP="007179D5">
      <w:pPr>
        <w:pStyle w:val="ListParagraph"/>
        <w:tabs>
          <w:tab w:val="left" w:pos="0"/>
        </w:tabs>
        <w:spacing w:after="0"/>
        <w:ind w:left="1080"/>
        <w:rPr>
          <w:rFonts w:cstheme="minorHAnsi"/>
          <w:sz w:val="24"/>
          <w:szCs w:val="24"/>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pStyle w:val="ListParagraph"/>
        <w:tabs>
          <w:tab w:val="left" w:pos="0"/>
        </w:tabs>
        <w:spacing w:after="0"/>
        <w:ind w:left="1080"/>
        <w:rPr>
          <w:rFonts w:cstheme="minorHAnsi"/>
          <w:sz w:val="24"/>
          <w:szCs w:val="24"/>
        </w:rPr>
      </w:pPr>
      <w:r>
        <w:rPr>
          <w:rFonts w:cstheme="minorHAnsi"/>
          <w:sz w:val="24"/>
          <w:szCs w:val="24"/>
        </w:rPr>
        <w:t xml:space="preserve">Compare the Cal #8 printout to the expected results documented in </w:t>
      </w:r>
      <w:r w:rsidRPr="009528FC">
        <w:rPr>
          <w:rFonts w:cstheme="minorHAnsi"/>
          <w:sz w:val="24"/>
          <w:szCs w:val="24"/>
        </w:rPr>
        <w:t xml:space="preserve">Attachment </w:t>
      </w:r>
      <w:r>
        <w:rPr>
          <w:rFonts w:cstheme="minorHAnsi"/>
          <w:sz w:val="24"/>
          <w:szCs w:val="24"/>
        </w:rPr>
        <w:t>C.  Verify that the results recorded on the Cal #8 printout match the expected results documented in Attachment C.</w:t>
      </w:r>
    </w:p>
    <w:p w:rsidR="007179D5" w:rsidRDefault="007179D5" w:rsidP="007179D5">
      <w:pPr>
        <w:pStyle w:val="ListParagraph"/>
        <w:spacing w:after="0"/>
        <w:ind w:left="1080"/>
        <w:rPr>
          <w:rFonts w:cstheme="minorHAnsi"/>
          <w:b/>
          <w:sz w:val="24"/>
          <w:szCs w:val="24"/>
          <w:u w:val="single"/>
        </w:rPr>
      </w:pPr>
    </w:p>
    <w:p w:rsidR="007179D5" w:rsidRPr="00F249C7" w:rsidRDefault="007179D5" w:rsidP="007179D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179D5" w:rsidRDefault="007179D5" w:rsidP="007179D5">
      <w:pPr>
        <w:pStyle w:val="ListParagraph"/>
        <w:tabs>
          <w:tab w:val="left" w:pos="0"/>
        </w:tabs>
        <w:spacing w:after="0"/>
        <w:ind w:left="1080"/>
        <w:rPr>
          <w:rFonts w:cstheme="minorHAnsi"/>
          <w:sz w:val="24"/>
          <w:szCs w:val="24"/>
        </w:rPr>
      </w:pPr>
    </w:p>
    <w:p w:rsidR="007179D5" w:rsidRDefault="007179D5" w:rsidP="007179D5">
      <w:pPr>
        <w:tabs>
          <w:tab w:val="left" w:pos="0"/>
        </w:tabs>
        <w:spacing w:after="0"/>
        <w:ind w:left="1080"/>
        <w:rPr>
          <w:rFonts w:cstheme="minorHAnsi"/>
          <w:sz w:val="24"/>
          <w:szCs w:val="24"/>
        </w:rPr>
      </w:pPr>
      <w:r w:rsidRPr="00F249C7">
        <w:rPr>
          <w:rFonts w:cstheme="minorHAnsi"/>
          <w:sz w:val="24"/>
          <w:szCs w:val="24"/>
        </w:rPr>
        <w:t xml:space="preserve">Attach sheet </w:t>
      </w:r>
      <w:r>
        <w:rPr>
          <w:rFonts w:cstheme="minorHAnsi"/>
          <w:sz w:val="24"/>
          <w:szCs w:val="24"/>
        </w:rPr>
        <w:t xml:space="preserve">Cal #8 </w:t>
      </w:r>
      <w:r w:rsidRPr="00F249C7">
        <w:rPr>
          <w:rFonts w:cstheme="minorHAnsi"/>
          <w:sz w:val="24"/>
          <w:szCs w:val="24"/>
        </w:rPr>
        <w:t>to the final protocol.</w:t>
      </w:r>
    </w:p>
    <w:p w:rsidR="007179D5" w:rsidRDefault="007179D5" w:rsidP="007179D5">
      <w:pPr>
        <w:tabs>
          <w:tab w:val="left" w:pos="0"/>
        </w:tabs>
        <w:spacing w:after="0"/>
        <w:ind w:left="1080"/>
        <w:rPr>
          <w:rFonts w:cstheme="minorHAnsi"/>
          <w:sz w:val="24"/>
          <w:szCs w:val="24"/>
        </w:rPr>
      </w:pPr>
    </w:p>
    <w:p w:rsidR="007179D5" w:rsidRDefault="007179D5" w:rsidP="007179D5">
      <w:pPr>
        <w:tabs>
          <w:tab w:val="left" w:pos="0"/>
        </w:tabs>
        <w:spacing w:after="0"/>
        <w:ind w:left="1080"/>
        <w:rPr>
          <w:rFonts w:cstheme="minorHAnsi"/>
          <w:sz w:val="24"/>
          <w:szCs w:val="24"/>
        </w:rPr>
      </w:pPr>
      <w:r>
        <w:rPr>
          <w:rFonts w:cstheme="minorHAnsi"/>
          <w:sz w:val="24"/>
          <w:szCs w:val="24"/>
        </w:rPr>
        <w:t>Click on the Exit icon.</w:t>
      </w:r>
    </w:p>
    <w:p w:rsidR="007179D5" w:rsidRPr="00F249C7" w:rsidRDefault="007179D5" w:rsidP="007179D5">
      <w:pPr>
        <w:tabs>
          <w:tab w:val="left" w:pos="0"/>
        </w:tabs>
        <w:spacing w:after="0"/>
        <w:ind w:left="1080"/>
        <w:rPr>
          <w:rFonts w:cstheme="minorHAnsi"/>
          <w:sz w:val="24"/>
          <w:szCs w:val="24"/>
        </w:rPr>
      </w:pPr>
    </w:p>
    <w:p w:rsidR="007179D5" w:rsidRDefault="007179D5" w:rsidP="007179D5">
      <w:pPr>
        <w:pStyle w:val="ListParagraph"/>
        <w:numPr>
          <w:ilvl w:val="1"/>
          <w:numId w:val="5"/>
        </w:numPr>
        <w:spacing w:after="0"/>
        <w:ind w:left="1080"/>
        <w:rPr>
          <w:rFonts w:cs="Times New Roman"/>
          <w:b/>
          <w:sz w:val="24"/>
          <w:szCs w:val="24"/>
        </w:rPr>
      </w:pPr>
      <w:r>
        <w:rPr>
          <w:rFonts w:cs="Times New Roman"/>
          <w:b/>
          <w:sz w:val="24"/>
          <w:szCs w:val="24"/>
        </w:rPr>
        <w:t>Automatic Reconnection Attempts</w:t>
      </w:r>
    </w:p>
    <w:p w:rsidR="007179D5" w:rsidRDefault="007179D5" w:rsidP="007179D5">
      <w:pPr>
        <w:pStyle w:val="ListParagraph"/>
        <w:spacing w:after="0"/>
        <w:ind w:left="1080"/>
        <w:rPr>
          <w:rFonts w:cs="Times New Roman"/>
          <w:b/>
          <w:sz w:val="24"/>
          <w:szCs w:val="24"/>
        </w:rPr>
      </w:pPr>
    </w:p>
    <w:p w:rsidR="007179D5" w:rsidRDefault="007179D5" w:rsidP="007179D5">
      <w:pPr>
        <w:pStyle w:val="ListParagraph"/>
        <w:spacing w:after="0"/>
        <w:ind w:left="1080"/>
        <w:rPr>
          <w:rFonts w:cs="Times New Roman"/>
          <w:sz w:val="24"/>
          <w:szCs w:val="24"/>
        </w:rPr>
      </w:pPr>
      <w:r>
        <w:rPr>
          <w:rFonts w:cs="Times New Roman"/>
          <w:sz w:val="24"/>
          <w:szCs w:val="24"/>
        </w:rPr>
        <w:t>The ClearView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7179D5" w:rsidRDefault="007179D5" w:rsidP="007179D5">
      <w:pPr>
        <w:pStyle w:val="ListParagraph"/>
        <w:spacing w:after="0"/>
        <w:ind w:left="1080"/>
        <w:rPr>
          <w:rFonts w:cs="Times New Roman"/>
          <w:sz w:val="24"/>
          <w:szCs w:val="24"/>
        </w:rPr>
      </w:pPr>
    </w:p>
    <w:p w:rsidR="007179D5" w:rsidRDefault="007179D5" w:rsidP="007179D5">
      <w:pPr>
        <w:pStyle w:val="ListParagraph"/>
        <w:spacing w:after="0"/>
        <w:ind w:left="1080"/>
        <w:rPr>
          <w:rFonts w:cs="Times New Roman"/>
          <w:sz w:val="24"/>
          <w:szCs w:val="24"/>
        </w:rPr>
      </w:pPr>
      <w:proofErr w:type="gramStart"/>
      <w:r>
        <w:rPr>
          <w:rFonts w:cs="Times New Roman"/>
          <w:sz w:val="24"/>
          <w:szCs w:val="24"/>
        </w:rPr>
        <w:t>Log into the ClearView application as ‘Administrator’ and click on the ‘Calibration’ button.</w:t>
      </w:r>
      <w:proofErr w:type="gramEnd"/>
      <w:r>
        <w:rPr>
          <w:rFonts w:cs="Times New Roman"/>
          <w:sz w:val="24"/>
          <w:szCs w:val="24"/>
        </w:rPr>
        <w:t xml:space="preserve"> The Scanner Calibration dialog should appear with a lighted image in the ‘Image Preview’ box. </w:t>
      </w:r>
    </w:p>
    <w:p w:rsidR="007179D5" w:rsidRPr="00E67641" w:rsidRDefault="007179D5" w:rsidP="007179D5">
      <w:pPr>
        <w:pStyle w:val="ListParagraph"/>
        <w:spacing w:after="0"/>
        <w:ind w:left="1080"/>
        <w:rPr>
          <w:rFonts w:cs="Times New Roman"/>
          <w:sz w:val="24"/>
          <w:szCs w:val="24"/>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b/>
          <w:sz w:val="24"/>
          <w:szCs w:val="24"/>
          <w:u w:val="single"/>
        </w:rPr>
      </w:pPr>
    </w:p>
    <w:p w:rsidR="007179D5" w:rsidRPr="00BF2652" w:rsidRDefault="007179D5" w:rsidP="007179D5">
      <w:pPr>
        <w:pStyle w:val="ListParagraph"/>
        <w:tabs>
          <w:tab w:val="left" w:pos="990"/>
        </w:tabs>
        <w:spacing w:after="0"/>
        <w:ind w:left="1080"/>
        <w:rPr>
          <w:sz w:val="24"/>
          <w:szCs w:val="24"/>
        </w:rPr>
      </w:pPr>
      <w:r w:rsidRPr="00BF2652">
        <w:rPr>
          <w:sz w:val="24"/>
          <w:szCs w:val="24"/>
        </w:rPr>
        <w:lastRenderedPageBreak/>
        <w:t>Click the ‘Start Duty Cycle’ button and verify that at least 10 images are captured successfully, by watching for the images to appear in the ‘Captured Image’ window.</w:t>
      </w:r>
    </w:p>
    <w:p w:rsidR="007179D5" w:rsidRDefault="007179D5" w:rsidP="007179D5">
      <w:pPr>
        <w:pStyle w:val="ListParagraph"/>
        <w:tabs>
          <w:tab w:val="left" w:pos="990"/>
        </w:tabs>
        <w:spacing w:after="0"/>
        <w:ind w:left="1080"/>
        <w:rPr>
          <w:sz w:val="24"/>
          <w:szCs w:val="24"/>
          <w:u w:val="single"/>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sz w:val="24"/>
          <w:szCs w:val="24"/>
          <w:u w:val="single"/>
        </w:rPr>
      </w:pPr>
    </w:p>
    <w:p w:rsidR="007179D5" w:rsidRPr="00BF2652" w:rsidRDefault="007179D5" w:rsidP="007179D5">
      <w:pPr>
        <w:pStyle w:val="ListParagraph"/>
        <w:tabs>
          <w:tab w:val="left" w:pos="990"/>
        </w:tabs>
        <w:spacing w:after="0"/>
        <w:ind w:left="1080"/>
        <w:rPr>
          <w:sz w:val="24"/>
          <w:szCs w:val="24"/>
        </w:rPr>
      </w:pPr>
      <w:r w:rsidRPr="00BF2652">
        <w:rPr>
          <w:sz w:val="24"/>
          <w:szCs w:val="24"/>
        </w:rPr>
        <w:t xml:space="preserve">With the duty cycle process still running reach around to the back of the scanner and flip the power switch up (to the off position) right after an </w:t>
      </w:r>
      <w:proofErr w:type="spellStart"/>
      <w:r w:rsidRPr="00BF2652">
        <w:rPr>
          <w:sz w:val="24"/>
          <w:szCs w:val="24"/>
        </w:rPr>
        <w:t>energization</w:t>
      </w:r>
      <w:proofErr w:type="spellEnd"/>
      <w:r w:rsidRPr="00BF2652">
        <w:rPr>
          <w:sz w:val="24"/>
          <w:szCs w:val="24"/>
        </w:rPr>
        <w:t xml:space="preserve"> event occurs. Verify that no sound is heard after that indicating that the device is no longer receiving commands. A new button will appear next to the ‘Reset Images’ button labeled ‘Stop Reconnect Attempt’.</w:t>
      </w:r>
    </w:p>
    <w:p w:rsidR="007179D5" w:rsidRDefault="007179D5" w:rsidP="007179D5">
      <w:pPr>
        <w:pStyle w:val="ListParagraph"/>
        <w:tabs>
          <w:tab w:val="left" w:pos="990"/>
        </w:tabs>
        <w:spacing w:after="0"/>
        <w:ind w:left="1080"/>
        <w:rPr>
          <w:sz w:val="24"/>
          <w:szCs w:val="24"/>
          <w:u w:val="single"/>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sz w:val="24"/>
          <w:szCs w:val="24"/>
          <w:u w:val="single"/>
        </w:rPr>
      </w:pPr>
    </w:p>
    <w:p w:rsidR="007179D5" w:rsidRPr="00BF2652" w:rsidRDefault="007179D5" w:rsidP="007179D5">
      <w:pPr>
        <w:pStyle w:val="ListParagraph"/>
        <w:tabs>
          <w:tab w:val="left" w:pos="990"/>
        </w:tabs>
        <w:spacing w:after="0"/>
        <w:ind w:left="1080"/>
        <w:rPr>
          <w:sz w:val="24"/>
          <w:szCs w:val="24"/>
        </w:rPr>
      </w:pPr>
      <w:r w:rsidRPr="00BF2652">
        <w:rPr>
          <w:sz w:val="24"/>
          <w:szCs w:val="24"/>
        </w:rPr>
        <w:t>Now flip the power switch down (turning the scanner back on) and wait for about 10 -30 seconds. Verify that images are again being captured by the duty cycle process. The button that appeared in the previous step should also disappear. Continue to let the duty cycle process run.</w:t>
      </w:r>
    </w:p>
    <w:p w:rsidR="007179D5" w:rsidRDefault="007179D5" w:rsidP="007179D5">
      <w:pPr>
        <w:pStyle w:val="ListParagraph"/>
        <w:tabs>
          <w:tab w:val="left" w:pos="990"/>
        </w:tabs>
        <w:spacing w:after="0"/>
        <w:ind w:left="1080"/>
        <w:rPr>
          <w:sz w:val="24"/>
          <w:szCs w:val="24"/>
          <w:u w:val="single"/>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sz w:val="24"/>
          <w:szCs w:val="24"/>
          <w:u w:val="single"/>
        </w:rPr>
      </w:pPr>
    </w:p>
    <w:p w:rsidR="007179D5" w:rsidRPr="00BF2652" w:rsidRDefault="007179D5" w:rsidP="007179D5">
      <w:pPr>
        <w:pStyle w:val="ListParagraph"/>
        <w:tabs>
          <w:tab w:val="left" w:pos="990"/>
        </w:tabs>
        <w:spacing w:after="0"/>
        <w:ind w:left="1080"/>
        <w:rPr>
          <w:sz w:val="24"/>
          <w:szCs w:val="24"/>
        </w:rPr>
      </w:pPr>
      <w:r w:rsidRPr="00BF2652">
        <w:rPr>
          <w:sz w:val="24"/>
          <w:szCs w:val="24"/>
        </w:rPr>
        <w:t xml:space="preserve">With the duty cycle process still running reach around to the back of the scanner and flip the power switch up (to the off position) right after an </w:t>
      </w:r>
      <w:proofErr w:type="spellStart"/>
      <w:r w:rsidRPr="00BF2652">
        <w:rPr>
          <w:sz w:val="24"/>
          <w:szCs w:val="24"/>
        </w:rPr>
        <w:t>energization</w:t>
      </w:r>
      <w:proofErr w:type="spellEnd"/>
      <w:r w:rsidRPr="00BF2652">
        <w:rPr>
          <w:sz w:val="24"/>
          <w:szCs w:val="24"/>
        </w:rPr>
        <w:t xml:space="preserve"> event occurs. Verify that no sound is heard after that indicating that the device is no longer receiving commands. A new button will appear next to the ‘Reset Images’ button labeled ‘Stop Reconnect Attempt’.</w:t>
      </w:r>
    </w:p>
    <w:p w:rsidR="007179D5" w:rsidRDefault="007179D5" w:rsidP="007179D5">
      <w:pPr>
        <w:pStyle w:val="ListParagraph"/>
        <w:tabs>
          <w:tab w:val="left" w:pos="990"/>
        </w:tabs>
        <w:spacing w:after="0"/>
        <w:ind w:left="1080"/>
        <w:rPr>
          <w:sz w:val="24"/>
          <w:szCs w:val="24"/>
          <w:u w:val="single"/>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sz w:val="24"/>
          <w:szCs w:val="24"/>
          <w:u w:val="single"/>
        </w:rPr>
      </w:pPr>
    </w:p>
    <w:p w:rsidR="007179D5" w:rsidRPr="00BF2652" w:rsidRDefault="007179D5" w:rsidP="007179D5">
      <w:pPr>
        <w:pStyle w:val="ListParagraph"/>
        <w:tabs>
          <w:tab w:val="left" w:pos="990"/>
        </w:tabs>
        <w:spacing w:after="0"/>
        <w:ind w:left="1080"/>
        <w:rPr>
          <w:sz w:val="24"/>
          <w:szCs w:val="24"/>
        </w:rPr>
      </w:pPr>
      <w:r w:rsidRPr="00BF2652">
        <w:rPr>
          <w:sz w:val="24"/>
          <w:szCs w:val="24"/>
        </w:rPr>
        <w:t>Click on the ‘Stop Reconnect Process’ button and verify that the reconnect process ends. (This can be determined by the button clicked disappearing, all of the remaining button becoming enabled and the duty cycle button reading ‘Start Duty Cycle Testing’).</w:t>
      </w:r>
    </w:p>
    <w:p w:rsidR="007179D5" w:rsidRDefault="007179D5" w:rsidP="007179D5">
      <w:pPr>
        <w:spacing w:after="0"/>
        <w:rPr>
          <w:rFonts w:cstheme="minorHAnsi"/>
          <w:sz w:val="24"/>
          <w:szCs w:val="24"/>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spacing w:after="0"/>
        <w:rPr>
          <w:rFonts w:cstheme="minorHAnsi"/>
          <w:sz w:val="24"/>
          <w:szCs w:val="24"/>
        </w:rPr>
      </w:pPr>
    </w:p>
    <w:p w:rsidR="007179D5" w:rsidRPr="00BF2652" w:rsidRDefault="007179D5" w:rsidP="007179D5">
      <w:pPr>
        <w:pStyle w:val="ListParagraph"/>
        <w:tabs>
          <w:tab w:val="left" w:pos="990"/>
        </w:tabs>
        <w:spacing w:after="0"/>
        <w:ind w:left="1080"/>
        <w:rPr>
          <w:sz w:val="24"/>
          <w:szCs w:val="24"/>
        </w:rPr>
      </w:pPr>
      <w:r w:rsidRPr="00BF2652">
        <w:rPr>
          <w:sz w:val="24"/>
          <w:szCs w:val="24"/>
        </w:rPr>
        <w:lastRenderedPageBreak/>
        <w:t>Now flip the power switch down (turning the scanner back on) and wait for about 30 seconds for the device to initialize. Press the ‘Start Duty Cycle Testing’ button and verify that duty cycle images are again being captured. Stop the duty cycle process.</w:t>
      </w:r>
    </w:p>
    <w:p w:rsidR="007179D5" w:rsidRDefault="007179D5" w:rsidP="007179D5">
      <w:pPr>
        <w:pStyle w:val="ListParagraph"/>
        <w:tabs>
          <w:tab w:val="left" w:pos="990"/>
        </w:tabs>
        <w:spacing w:after="0"/>
        <w:ind w:left="1080"/>
        <w:rPr>
          <w:sz w:val="24"/>
          <w:szCs w:val="24"/>
          <w:u w:val="single"/>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b/>
          <w:sz w:val="24"/>
          <w:szCs w:val="24"/>
          <w:u w:val="single"/>
        </w:rPr>
      </w:pPr>
    </w:p>
    <w:p w:rsidR="007179D5" w:rsidRDefault="007179D5" w:rsidP="007179D5">
      <w:pPr>
        <w:pStyle w:val="ListParagraph"/>
        <w:tabs>
          <w:tab w:val="left" w:pos="990"/>
        </w:tabs>
        <w:spacing w:after="0"/>
        <w:ind w:left="1080"/>
        <w:rPr>
          <w:sz w:val="24"/>
          <w:szCs w:val="24"/>
        </w:rPr>
      </w:pPr>
      <w:r>
        <w:rPr>
          <w:sz w:val="24"/>
          <w:szCs w:val="24"/>
        </w:rPr>
        <w:t>Click the ‘Auto Calibration’ button, the system will begin to capture five warm up images. After the third image, turn off the device, verify that a message appears that reads ‘Attempting to re-establish connection. . . .</w:t>
      </w:r>
      <w:proofErr w:type="gramStart"/>
      <w:r>
        <w:rPr>
          <w:sz w:val="24"/>
          <w:szCs w:val="24"/>
        </w:rPr>
        <w:t>’.</w:t>
      </w:r>
      <w:proofErr w:type="gramEnd"/>
      <w:r>
        <w:rPr>
          <w:sz w:val="24"/>
          <w:szCs w:val="24"/>
        </w:rPr>
        <w:t xml:space="preserve"> </w:t>
      </w:r>
      <w:proofErr w:type="gramStart"/>
      <w:r>
        <w:rPr>
          <w:sz w:val="24"/>
          <w:szCs w:val="24"/>
        </w:rPr>
        <w:t>and</w:t>
      </w:r>
      <w:proofErr w:type="gramEnd"/>
      <w:r>
        <w:rPr>
          <w:sz w:val="24"/>
          <w:szCs w:val="24"/>
        </w:rPr>
        <w:t xml:space="preserve"> that the ‘Stop Reconnect Process’ button also appears.</w:t>
      </w:r>
    </w:p>
    <w:p w:rsidR="007179D5" w:rsidRDefault="007179D5" w:rsidP="007179D5">
      <w:pPr>
        <w:pStyle w:val="ListParagraph"/>
        <w:tabs>
          <w:tab w:val="left" w:pos="990"/>
        </w:tabs>
        <w:spacing w:after="0"/>
        <w:ind w:left="1080"/>
        <w:rPr>
          <w:sz w:val="24"/>
          <w:szCs w:val="24"/>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sz w:val="24"/>
          <w:szCs w:val="24"/>
        </w:rPr>
      </w:pPr>
    </w:p>
    <w:p w:rsidR="007179D5" w:rsidRDefault="007179D5" w:rsidP="007179D5">
      <w:pPr>
        <w:pStyle w:val="ListParagraph"/>
        <w:tabs>
          <w:tab w:val="left" w:pos="990"/>
        </w:tabs>
        <w:spacing w:after="0"/>
        <w:ind w:left="1080"/>
        <w:rPr>
          <w:sz w:val="24"/>
          <w:szCs w:val="24"/>
        </w:rPr>
      </w:pPr>
      <w:r w:rsidRPr="00945A63">
        <w:rPr>
          <w:sz w:val="24"/>
          <w:szCs w:val="24"/>
        </w:rPr>
        <w:t xml:space="preserve">Now flip the power switch down (turning the scanner back on) and wait for </w:t>
      </w:r>
      <w:r>
        <w:rPr>
          <w:sz w:val="24"/>
          <w:szCs w:val="24"/>
        </w:rPr>
        <w:t xml:space="preserve">up to </w:t>
      </w:r>
      <w:r w:rsidRPr="00945A63">
        <w:rPr>
          <w:sz w:val="24"/>
          <w:szCs w:val="24"/>
        </w:rPr>
        <w:t xml:space="preserve">30 seconds for the device to initialize. </w:t>
      </w:r>
      <w:r>
        <w:rPr>
          <w:sz w:val="24"/>
          <w:szCs w:val="24"/>
        </w:rPr>
        <w:t xml:space="preserve">Images should then begin being captured again, right where the process left off. Let the calibration process complete.  Click Ok then click </w:t>
      </w:r>
      <w:proofErr w:type="gramStart"/>
      <w:r>
        <w:rPr>
          <w:sz w:val="24"/>
          <w:szCs w:val="24"/>
        </w:rPr>
        <w:t>No</w:t>
      </w:r>
      <w:proofErr w:type="gramEnd"/>
      <w:r>
        <w:rPr>
          <w:sz w:val="24"/>
          <w:szCs w:val="24"/>
        </w:rPr>
        <w:t>.</w:t>
      </w:r>
    </w:p>
    <w:p w:rsidR="007179D5" w:rsidRDefault="007179D5" w:rsidP="007179D5">
      <w:pPr>
        <w:pStyle w:val="ListParagraph"/>
        <w:tabs>
          <w:tab w:val="left" w:pos="990"/>
        </w:tabs>
        <w:spacing w:after="0"/>
        <w:ind w:left="1080"/>
        <w:rPr>
          <w:sz w:val="24"/>
          <w:szCs w:val="24"/>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sz w:val="24"/>
          <w:szCs w:val="24"/>
        </w:rPr>
      </w:pPr>
    </w:p>
    <w:p w:rsidR="007179D5" w:rsidRDefault="007179D5" w:rsidP="007179D5">
      <w:pPr>
        <w:pStyle w:val="ListParagraph"/>
        <w:tabs>
          <w:tab w:val="left" w:pos="990"/>
        </w:tabs>
        <w:spacing w:after="0"/>
        <w:ind w:left="1080"/>
        <w:rPr>
          <w:sz w:val="24"/>
          <w:szCs w:val="24"/>
        </w:rPr>
      </w:pPr>
      <w:r>
        <w:rPr>
          <w:sz w:val="24"/>
          <w:szCs w:val="24"/>
        </w:rPr>
        <w:t>Click on the Calibration icon.</w:t>
      </w:r>
    </w:p>
    <w:p w:rsidR="007179D5" w:rsidRDefault="007179D5" w:rsidP="007179D5">
      <w:pPr>
        <w:pStyle w:val="ListParagraph"/>
        <w:tabs>
          <w:tab w:val="left" w:pos="990"/>
        </w:tabs>
        <w:spacing w:after="0"/>
        <w:ind w:left="1080"/>
        <w:rPr>
          <w:sz w:val="24"/>
          <w:szCs w:val="24"/>
        </w:rPr>
      </w:pPr>
      <w:r>
        <w:rPr>
          <w:sz w:val="24"/>
          <w:szCs w:val="24"/>
        </w:rPr>
        <w:t>Click the ‘Auto Calibration’ button, the system will begin to capture five warm up images and then being to capture the calibration images. After the third calibration image, turn off the device, verify that a message appears that reads ‘Attempting to re-establish connection. . . .</w:t>
      </w:r>
      <w:proofErr w:type="gramStart"/>
      <w:r>
        <w:rPr>
          <w:sz w:val="24"/>
          <w:szCs w:val="24"/>
        </w:rPr>
        <w:t>’.</w:t>
      </w:r>
      <w:proofErr w:type="gramEnd"/>
      <w:r>
        <w:rPr>
          <w:sz w:val="24"/>
          <w:szCs w:val="24"/>
        </w:rPr>
        <w:t xml:space="preserve"> </w:t>
      </w:r>
      <w:proofErr w:type="gramStart"/>
      <w:r>
        <w:rPr>
          <w:sz w:val="24"/>
          <w:szCs w:val="24"/>
        </w:rPr>
        <w:t>and</w:t>
      </w:r>
      <w:proofErr w:type="gramEnd"/>
      <w:r>
        <w:rPr>
          <w:sz w:val="24"/>
          <w:szCs w:val="24"/>
        </w:rPr>
        <w:t xml:space="preserve"> that the ‘Stop Reconnect Process’ button also appears.</w:t>
      </w:r>
    </w:p>
    <w:p w:rsidR="007179D5" w:rsidRDefault="007179D5" w:rsidP="007179D5">
      <w:pPr>
        <w:pStyle w:val="ListParagraph"/>
        <w:tabs>
          <w:tab w:val="left" w:pos="990"/>
        </w:tabs>
        <w:spacing w:after="0"/>
        <w:ind w:left="1080"/>
        <w:rPr>
          <w:sz w:val="24"/>
          <w:szCs w:val="24"/>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Default="007179D5" w:rsidP="007179D5">
      <w:pPr>
        <w:pStyle w:val="ListParagraph"/>
        <w:tabs>
          <w:tab w:val="left" w:pos="990"/>
        </w:tabs>
        <w:spacing w:after="0"/>
        <w:ind w:left="1080"/>
        <w:rPr>
          <w:sz w:val="24"/>
          <w:szCs w:val="24"/>
        </w:rPr>
      </w:pPr>
    </w:p>
    <w:p w:rsidR="007179D5" w:rsidRDefault="007179D5" w:rsidP="007179D5">
      <w:pPr>
        <w:pStyle w:val="ListParagraph"/>
        <w:tabs>
          <w:tab w:val="left" w:pos="990"/>
        </w:tabs>
        <w:spacing w:after="0"/>
        <w:ind w:left="1080"/>
        <w:rPr>
          <w:sz w:val="24"/>
          <w:szCs w:val="24"/>
        </w:rPr>
      </w:pPr>
      <w:r w:rsidRPr="00945A63">
        <w:rPr>
          <w:sz w:val="24"/>
          <w:szCs w:val="24"/>
        </w:rPr>
        <w:t xml:space="preserve">Now flip the power switch down (turning the scanner back on) and wait for </w:t>
      </w:r>
      <w:r>
        <w:rPr>
          <w:sz w:val="24"/>
          <w:szCs w:val="24"/>
        </w:rPr>
        <w:t xml:space="preserve">up to </w:t>
      </w:r>
      <w:r w:rsidRPr="00945A63">
        <w:rPr>
          <w:sz w:val="24"/>
          <w:szCs w:val="24"/>
        </w:rPr>
        <w:t xml:space="preserve">30 seconds for the device to initialize. </w:t>
      </w:r>
      <w:r>
        <w:rPr>
          <w:sz w:val="24"/>
          <w:szCs w:val="24"/>
        </w:rPr>
        <w:t xml:space="preserve">Images should then begin being captured again, right where the process left off. Let the calibration process complete.  Click Ok then click </w:t>
      </w:r>
      <w:proofErr w:type="gramStart"/>
      <w:r>
        <w:rPr>
          <w:sz w:val="24"/>
          <w:szCs w:val="24"/>
        </w:rPr>
        <w:t>No</w:t>
      </w:r>
      <w:proofErr w:type="gramEnd"/>
      <w:r>
        <w:rPr>
          <w:sz w:val="24"/>
          <w:szCs w:val="24"/>
        </w:rPr>
        <w:t>.</w:t>
      </w:r>
    </w:p>
    <w:p w:rsidR="007179D5" w:rsidRDefault="007179D5" w:rsidP="007179D5">
      <w:pPr>
        <w:pStyle w:val="ListParagraph"/>
        <w:tabs>
          <w:tab w:val="left" w:pos="990"/>
        </w:tabs>
        <w:spacing w:after="0"/>
        <w:ind w:left="1080"/>
        <w:rPr>
          <w:sz w:val="24"/>
          <w:szCs w:val="24"/>
        </w:rPr>
      </w:pPr>
    </w:p>
    <w:p w:rsidR="007179D5" w:rsidRDefault="007179D5" w:rsidP="007179D5">
      <w:pPr>
        <w:pStyle w:val="ListParagraph"/>
        <w:tabs>
          <w:tab w:val="left" w:pos="990"/>
        </w:tabs>
        <w:spacing w:after="0"/>
        <w:ind w:left="1080"/>
        <w:rPr>
          <w:b/>
          <w:sz w:val="24"/>
          <w:szCs w:val="24"/>
          <w:u w:val="single"/>
        </w:rPr>
      </w:pPr>
      <w:r w:rsidRPr="00D73B7B">
        <w:rPr>
          <w:b/>
          <w:sz w:val="24"/>
          <w:szCs w:val="24"/>
          <w:u w:val="single"/>
        </w:rPr>
        <w:tab/>
      </w:r>
      <w:r w:rsidRPr="00D73B7B">
        <w:rPr>
          <w:b/>
          <w:sz w:val="24"/>
          <w:szCs w:val="24"/>
          <w:u w:val="single"/>
        </w:rPr>
        <w:tab/>
      </w:r>
      <w:r w:rsidRPr="00D73B7B">
        <w:rPr>
          <w:b/>
          <w:sz w:val="24"/>
          <w:szCs w:val="24"/>
        </w:rPr>
        <w:t xml:space="preserve"> Verified</w:t>
      </w:r>
      <w:r w:rsidRPr="00D73B7B">
        <w:rPr>
          <w:b/>
          <w:sz w:val="24"/>
          <w:szCs w:val="24"/>
        </w:rPr>
        <w:tab/>
      </w:r>
      <w:r w:rsidRPr="00D73B7B">
        <w:rPr>
          <w:b/>
          <w:sz w:val="24"/>
          <w:szCs w:val="24"/>
          <w:u w:val="single"/>
        </w:rPr>
        <w:tab/>
      </w:r>
      <w:r w:rsidRPr="00D73B7B">
        <w:rPr>
          <w:b/>
          <w:sz w:val="24"/>
          <w:szCs w:val="24"/>
        </w:rPr>
        <w:t xml:space="preserve"> Not Verified</w:t>
      </w:r>
      <w:r w:rsidRPr="00D73B7B">
        <w:rPr>
          <w:b/>
          <w:sz w:val="24"/>
          <w:szCs w:val="24"/>
        </w:rPr>
        <w:tab/>
        <w:t xml:space="preserve">Non-Conformance Ref. No. </w:t>
      </w:r>
      <w:r w:rsidRPr="00D73B7B">
        <w:rPr>
          <w:b/>
          <w:sz w:val="24"/>
          <w:szCs w:val="24"/>
          <w:u w:val="single"/>
        </w:rPr>
        <w:tab/>
      </w:r>
      <w:r w:rsidRPr="00D73B7B">
        <w:rPr>
          <w:b/>
          <w:sz w:val="24"/>
          <w:szCs w:val="24"/>
          <w:u w:val="single"/>
        </w:rPr>
        <w:tab/>
      </w:r>
    </w:p>
    <w:p w:rsidR="007179D5" w:rsidRPr="00945A63" w:rsidRDefault="007179D5" w:rsidP="007179D5">
      <w:pPr>
        <w:pStyle w:val="ListParagraph"/>
        <w:tabs>
          <w:tab w:val="left" w:pos="990"/>
        </w:tabs>
        <w:spacing w:after="0"/>
        <w:ind w:left="1080"/>
        <w:rPr>
          <w:sz w:val="24"/>
          <w:szCs w:val="24"/>
        </w:rPr>
      </w:pPr>
    </w:p>
    <w:p w:rsidR="007179D5" w:rsidRPr="00BF2652" w:rsidRDefault="007179D5" w:rsidP="007179D5">
      <w:pPr>
        <w:pStyle w:val="ListParagraph"/>
        <w:tabs>
          <w:tab w:val="left" w:pos="990"/>
        </w:tabs>
        <w:spacing w:after="0"/>
        <w:ind w:left="1080"/>
        <w:rPr>
          <w:sz w:val="24"/>
          <w:szCs w:val="24"/>
        </w:rPr>
      </w:pPr>
      <w:r w:rsidRPr="00BF2652">
        <w:rPr>
          <w:sz w:val="24"/>
          <w:szCs w:val="24"/>
        </w:rPr>
        <w:lastRenderedPageBreak/>
        <w:t xml:space="preserve">Close down the </w:t>
      </w:r>
      <w:r>
        <w:rPr>
          <w:sz w:val="24"/>
          <w:szCs w:val="24"/>
        </w:rPr>
        <w:t>calibration dialog and exit out of ClearView.</w:t>
      </w:r>
    </w:p>
    <w:p w:rsidR="007179D5" w:rsidRPr="000C6D0B" w:rsidRDefault="007179D5" w:rsidP="00BA50F7">
      <w:pPr>
        <w:pStyle w:val="ListParagraph"/>
        <w:rPr>
          <w:rFonts w:cs="Times New Roman"/>
          <w:sz w:val="24"/>
          <w:szCs w:val="24"/>
        </w:rPr>
      </w:pPr>
    </w:p>
    <w:p w:rsidR="001A5F87" w:rsidRPr="00BA50F7" w:rsidRDefault="001A5F87">
      <w:pPr>
        <w:pStyle w:val="ListParagraph"/>
        <w:numPr>
          <w:ilvl w:val="0"/>
          <w:numId w:val="5"/>
        </w:numPr>
        <w:rPr>
          <w:rFonts w:cs="Times New Roman"/>
          <w:b/>
          <w:sz w:val="24"/>
          <w:szCs w:val="24"/>
        </w:rPr>
      </w:pPr>
      <w:r>
        <w:rPr>
          <w:rFonts w:cs="Times New Roman"/>
          <w:b/>
          <w:sz w:val="24"/>
          <w:szCs w:val="24"/>
        </w:rPr>
        <w:t>Acceptance Criteria</w:t>
      </w:r>
    </w:p>
    <w:p w:rsidR="001A5F87" w:rsidRDefault="003009B6" w:rsidP="00BA50F7">
      <w:pPr>
        <w:pStyle w:val="ListParagraph"/>
        <w:rPr>
          <w:rFonts w:cs="Times New Roman"/>
          <w:sz w:val="24"/>
          <w:szCs w:val="24"/>
        </w:rPr>
      </w:pPr>
      <w:r w:rsidRPr="00A626B9">
        <w:rPr>
          <w:rFonts w:cs="Times New Roman"/>
          <w:sz w:val="24"/>
          <w:szCs w:val="24"/>
        </w:rPr>
        <w:t xml:space="preserve">All </w:t>
      </w:r>
      <w:r w:rsidR="00D812AA" w:rsidRPr="00A626B9">
        <w:rPr>
          <w:rFonts w:cs="Times New Roman"/>
          <w:sz w:val="24"/>
          <w:szCs w:val="24"/>
        </w:rPr>
        <w:t>requirements in each tes</w:t>
      </w:r>
      <w:r w:rsidR="00A626B9" w:rsidRPr="00A626B9">
        <w:rPr>
          <w:rFonts w:cs="Times New Roman"/>
          <w:sz w:val="24"/>
          <w:szCs w:val="24"/>
        </w:rPr>
        <w:t>t script step must be met and</w:t>
      </w:r>
      <w:r w:rsidR="00D812AA" w:rsidRPr="00A626B9">
        <w:rPr>
          <w:rFonts w:cs="Times New Roman"/>
          <w:sz w:val="24"/>
          <w:szCs w:val="24"/>
        </w:rPr>
        <w:t xml:space="preserve"> </w:t>
      </w:r>
      <w:r w:rsidRPr="00A626B9">
        <w:rPr>
          <w:rFonts w:cs="Times New Roman"/>
          <w:sz w:val="24"/>
          <w:szCs w:val="24"/>
        </w:rPr>
        <w:t xml:space="preserve">resultant </w:t>
      </w:r>
      <w:proofErr w:type="spellStart"/>
      <w:r w:rsidR="00D812AA" w:rsidRPr="00A626B9">
        <w:rPr>
          <w:rFonts w:cs="Times New Roman"/>
          <w:sz w:val="24"/>
          <w:szCs w:val="24"/>
        </w:rPr>
        <w:t>nonconformances</w:t>
      </w:r>
      <w:proofErr w:type="spellEnd"/>
      <w:r w:rsidR="00D812AA" w:rsidRPr="00A626B9">
        <w:rPr>
          <w:rFonts w:cs="Times New Roman"/>
          <w:sz w:val="24"/>
          <w:szCs w:val="24"/>
        </w:rPr>
        <w:t xml:space="preserve"> must be re</w:t>
      </w:r>
      <w:r w:rsidR="00A626B9" w:rsidRPr="00A626B9">
        <w:rPr>
          <w:rFonts w:cs="Times New Roman"/>
          <w:sz w:val="24"/>
          <w:szCs w:val="24"/>
        </w:rPr>
        <w:t>solved to meet the acceptance criteria of this protocol.</w:t>
      </w:r>
    </w:p>
    <w:p w:rsidR="00391822" w:rsidRPr="00391822" w:rsidRDefault="00391822" w:rsidP="00BA50F7">
      <w:pPr>
        <w:pStyle w:val="ListParagraph"/>
        <w:rPr>
          <w:rFonts w:cs="Times New Roman"/>
          <w:sz w:val="24"/>
          <w:szCs w:val="24"/>
        </w:rPr>
      </w:pPr>
    </w:p>
    <w:p w:rsidR="001A5F87" w:rsidRDefault="001A5F87" w:rsidP="00D9040F">
      <w:pPr>
        <w:pStyle w:val="ListParagraph"/>
        <w:numPr>
          <w:ilvl w:val="0"/>
          <w:numId w:val="5"/>
        </w:numPr>
        <w:rPr>
          <w:rFonts w:cs="Times New Roman"/>
          <w:b/>
          <w:sz w:val="24"/>
          <w:szCs w:val="24"/>
        </w:rPr>
      </w:pPr>
      <w:r>
        <w:rPr>
          <w:rFonts w:cs="Times New Roman"/>
          <w:b/>
          <w:sz w:val="24"/>
          <w:szCs w:val="24"/>
        </w:rPr>
        <w:t>Deviations / Amendments</w:t>
      </w:r>
    </w:p>
    <w:p w:rsidR="001A5F87" w:rsidRDefault="00996172" w:rsidP="00BA50F7">
      <w:pPr>
        <w:pStyle w:val="ListParagraph"/>
        <w:rPr>
          <w:rFonts w:cs="Times New Roman"/>
          <w:sz w:val="24"/>
          <w:szCs w:val="24"/>
        </w:rPr>
      </w:pPr>
      <w:r>
        <w:rPr>
          <w:rFonts w:cs="Times New Roman"/>
          <w:sz w:val="24"/>
          <w:szCs w:val="24"/>
        </w:rPr>
        <w:t>Any deviations</w:t>
      </w:r>
      <w:r w:rsidR="00CA4FE7">
        <w:rPr>
          <w:rFonts w:cs="Times New Roman"/>
          <w:sz w:val="24"/>
          <w:szCs w:val="24"/>
        </w:rPr>
        <w:t xml:space="preserve">, </w:t>
      </w:r>
      <w:r>
        <w:rPr>
          <w:rFonts w:cs="Times New Roman"/>
          <w:sz w:val="24"/>
          <w:szCs w:val="24"/>
        </w:rPr>
        <w:t>amendments</w:t>
      </w:r>
      <w:r w:rsidR="00CA4FE7">
        <w:rPr>
          <w:rFonts w:cs="Times New Roman"/>
          <w:sz w:val="24"/>
          <w:szCs w:val="24"/>
        </w:rPr>
        <w:t>, or nonconformances</w:t>
      </w:r>
      <w:r>
        <w:rPr>
          <w:rFonts w:cs="Times New Roman"/>
          <w:sz w:val="24"/>
          <w:szCs w:val="24"/>
        </w:rPr>
        <w:t xml:space="preserve"> that occur during the course of this testing should be recorded on the attached deviations </w:t>
      </w:r>
      <w:r w:rsidR="00CA4FE7">
        <w:rPr>
          <w:rFonts w:cs="Times New Roman"/>
          <w:sz w:val="24"/>
          <w:szCs w:val="24"/>
        </w:rPr>
        <w:t xml:space="preserve">or nonconformances </w:t>
      </w:r>
      <w:r>
        <w:rPr>
          <w:rFonts w:cs="Times New Roman"/>
          <w:sz w:val="24"/>
          <w:szCs w:val="24"/>
        </w:rPr>
        <w:t>form</w:t>
      </w:r>
      <w:r w:rsidR="00CA4FE7">
        <w:rPr>
          <w:rFonts w:cs="Times New Roman"/>
          <w:sz w:val="24"/>
          <w:szCs w:val="24"/>
        </w:rPr>
        <w:t>s (</w:t>
      </w:r>
      <w:r w:rsidR="00C71287">
        <w:rPr>
          <w:rFonts w:cs="Times New Roman"/>
          <w:sz w:val="24"/>
          <w:szCs w:val="24"/>
        </w:rPr>
        <w:t>Attachments</w:t>
      </w:r>
      <w:r w:rsidR="00CA4FE7">
        <w:rPr>
          <w:rFonts w:cs="Times New Roman"/>
          <w:sz w:val="24"/>
          <w:szCs w:val="24"/>
        </w:rPr>
        <w:t xml:space="preserve"> A &amp; B respectively),</w:t>
      </w:r>
      <w:r>
        <w:rPr>
          <w:rFonts w:cs="Times New Roman"/>
          <w:sz w:val="24"/>
          <w:szCs w:val="24"/>
        </w:rPr>
        <w:t xml:space="preserve"> and submitted with this protocol at the end of the testing process. </w:t>
      </w:r>
    </w:p>
    <w:p w:rsidR="00391822" w:rsidRPr="00391822" w:rsidRDefault="00391822" w:rsidP="00BA50F7">
      <w:pPr>
        <w:pStyle w:val="ListParagraph"/>
        <w:rPr>
          <w:rFonts w:cs="Times New Roman"/>
          <w:sz w:val="24"/>
          <w:szCs w:val="24"/>
        </w:rPr>
      </w:pPr>
    </w:p>
    <w:p w:rsidR="001A5F87" w:rsidRDefault="001A5F87" w:rsidP="00D9040F">
      <w:pPr>
        <w:pStyle w:val="ListParagraph"/>
        <w:numPr>
          <w:ilvl w:val="0"/>
          <w:numId w:val="5"/>
        </w:numPr>
        <w:rPr>
          <w:rFonts w:cs="Times New Roman"/>
          <w:b/>
          <w:sz w:val="24"/>
          <w:szCs w:val="24"/>
        </w:rPr>
      </w:pPr>
      <w:r>
        <w:rPr>
          <w:rFonts w:cs="Times New Roman"/>
          <w:b/>
          <w:sz w:val="24"/>
          <w:szCs w:val="24"/>
        </w:rPr>
        <w:t>Attachments</w:t>
      </w:r>
    </w:p>
    <w:p w:rsidR="00363152" w:rsidRDefault="00171DB9" w:rsidP="0033346B">
      <w:pPr>
        <w:pStyle w:val="ListParagraph"/>
        <w:rPr>
          <w:rFonts w:cs="Times New Roman"/>
          <w:sz w:val="24"/>
          <w:szCs w:val="24"/>
        </w:rPr>
      </w:pPr>
      <w:r>
        <w:rPr>
          <w:rFonts w:cs="Times New Roman"/>
          <w:sz w:val="24"/>
          <w:szCs w:val="24"/>
        </w:rPr>
        <w:t>Attachment A – Deviations From Protocol</w:t>
      </w:r>
    </w:p>
    <w:p w:rsidR="00CA4FE7" w:rsidRDefault="00CA4FE7" w:rsidP="0033346B">
      <w:pPr>
        <w:pStyle w:val="ListParagraph"/>
        <w:rPr>
          <w:rFonts w:cs="Times New Roman"/>
          <w:sz w:val="24"/>
          <w:szCs w:val="24"/>
        </w:rPr>
      </w:pPr>
      <w:r>
        <w:rPr>
          <w:rFonts w:cs="Times New Roman"/>
          <w:sz w:val="24"/>
          <w:szCs w:val="24"/>
        </w:rPr>
        <w:t>Attachment B – Nonconformances Worksheet</w:t>
      </w:r>
    </w:p>
    <w:p w:rsidR="004C300C" w:rsidRDefault="004C300C" w:rsidP="004C300C">
      <w:pPr>
        <w:pStyle w:val="ListParagraph"/>
        <w:spacing w:after="0"/>
        <w:rPr>
          <w:rFonts w:cstheme="minorHAnsi"/>
          <w:sz w:val="24"/>
          <w:szCs w:val="24"/>
        </w:rPr>
      </w:pPr>
      <w:r>
        <w:rPr>
          <w:rFonts w:cstheme="minorHAnsi"/>
          <w:sz w:val="24"/>
          <w:szCs w:val="24"/>
        </w:rPr>
        <w:t>Attachment C, Expected Calibration Results (Bad Pixels)</w:t>
      </w:r>
    </w:p>
    <w:p w:rsidR="001A5F87" w:rsidRDefault="004C300C" w:rsidP="004C300C">
      <w:pPr>
        <w:pStyle w:val="ListParagraph"/>
        <w:rPr>
          <w:rFonts w:cs="Times New Roman"/>
          <w:sz w:val="24"/>
          <w:szCs w:val="24"/>
        </w:rPr>
      </w:pPr>
      <w:r>
        <w:rPr>
          <w:rFonts w:cstheme="minorHAnsi"/>
          <w:sz w:val="24"/>
          <w:szCs w:val="24"/>
        </w:rPr>
        <w:t>Attachment D, Expected Calibration Results</w:t>
      </w:r>
    </w:p>
    <w:p w:rsidR="001A5F87" w:rsidRPr="00D73B7B" w:rsidRDefault="001A5F87" w:rsidP="0033346B">
      <w:pPr>
        <w:pStyle w:val="ListParagraph"/>
        <w:rPr>
          <w:rFonts w:cs="Times New Roman"/>
          <w:sz w:val="24"/>
          <w:szCs w:val="24"/>
        </w:rPr>
      </w:pPr>
    </w:p>
    <w:p w:rsidR="001A5F87" w:rsidRDefault="001A5F87" w:rsidP="00000B01">
      <w:pPr>
        <w:pStyle w:val="ListParagraph"/>
        <w:ind w:left="0"/>
        <w:jc w:val="center"/>
        <w:outlineLvl w:val="0"/>
        <w:rPr>
          <w:sz w:val="24"/>
          <w:szCs w:val="24"/>
        </w:rPr>
        <w:sectPr w:rsidR="001A5F87" w:rsidSect="001A5F87">
          <w:headerReference w:type="default" r:id="rId14"/>
          <w:footerReference w:type="default" r:id="rId15"/>
          <w:pgSz w:w="12240" w:h="15840"/>
          <w:pgMar w:top="1440" w:right="1440" w:bottom="1440" w:left="1440" w:header="720" w:footer="720" w:gutter="0"/>
          <w:cols w:space="720"/>
          <w:docGrid w:linePitch="360"/>
        </w:sectPr>
      </w:pPr>
    </w:p>
    <w:p w:rsidR="008866D3" w:rsidRPr="00D73B7B" w:rsidRDefault="0062283F" w:rsidP="00000B01">
      <w:pPr>
        <w:pStyle w:val="ListParagraph"/>
        <w:ind w:left="0"/>
        <w:jc w:val="center"/>
        <w:outlineLvl w:val="0"/>
        <w:rPr>
          <w:rFonts w:cs="Times New Roman"/>
          <w:b/>
          <w:sz w:val="24"/>
          <w:szCs w:val="24"/>
        </w:rPr>
      </w:pPr>
      <w:r w:rsidRPr="00D73B7B">
        <w:rPr>
          <w:rFonts w:cs="Times New Roman"/>
          <w:b/>
          <w:sz w:val="24"/>
          <w:szCs w:val="24"/>
        </w:rPr>
        <w:lastRenderedPageBreak/>
        <w:t>Attachment A</w:t>
      </w:r>
      <w:r w:rsidR="008866D3" w:rsidRPr="00D73B7B">
        <w:rPr>
          <w:rFonts w:cs="Times New Roman"/>
          <w:b/>
          <w:sz w:val="24"/>
          <w:szCs w:val="24"/>
        </w:rPr>
        <w:t xml:space="preserve"> </w:t>
      </w:r>
    </w:p>
    <w:p w:rsidR="008866D3" w:rsidRPr="00D73B7B" w:rsidRDefault="008866D3" w:rsidP="008866D3">
      <w:pPr>
        <w:pStyle w:val="ListParagraph"/>
        <w:ind w:left="0"/>
        <w:jc w:val="center"/>
        <w:rPr>
          <w:rFonts w:cs="Times New Roman"/>
          <w:b/>
          <w:sz w:val="24"/>
          <w:szCs w:val="24"/>
        </w:rPr>
      </w:pPr>
      <w:r w:rsidRPr="00D73B7B">
        <w:rPr>
          <w:rFonts w:cs="Times New Roman"/>
          <w:b/>
          <w:sz w:val="24"/>
          <w:szCs w:val="24"/>
        </w:rPr>
        <w:t>Deviations from Protocol</w:t>
      </w:r>
    </w:p>
    <w:p w:rsidR="008866D3" w:rsidRPr="00D73B7B" w:rsidRDefault="008866D3" w:rsidP="008866D3">
      <w:pPr>
        <w:pStyle w:val="ListParagraph"/>
        <w:ind w:left="0"/>
        <w:rPr>
          <w:rFonts w:cs="Times New Roman"/>
          <w:sz w:val="24"/>
          <w:szCs w:val="24"/>
        </w:rPr>
      </w:pPr>
      <w:r w:rsidRPr="00D73B7B">
        <w:rPr>
          <w:rFonts w:cs="Times New Roman"/>
          <w:sz w:val="24"/>
          <w:szCs w:val="24"/>
        </w:rPr>
        <w:t>NOTE:  This form is used for minor deviations from the protocol as written.  Fill out all sections of this form prior to moving forward in the validation process.</w:t>
      </w:r>
    </w:p>
    <w:p w:rsidR="00D9569B" w:rsidRPr="00D73B7B" w:rsidRDefault="00D9569B" w:rsidP="008866D3">
      <w:pPr>
        <w:pStyle w:val="ListParagraph"/>
        <w:spacing w:after="0"/>
        <w:ind w:left="0"/>
        <w:jc w:val="center"/>
        <w:rPr>
          <w:rFonts w:cs="Times New Roman"/>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D73B7B" w:rsidTr="008866D3">
        <w:tc>
          <w:tcPr>
            <w:tcW w:w="63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Name</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Description of Deviation (include reference to the protocol section</w:t>
            </w:r>
            <w:r w:rsidR="008866D3" w:rsidRPr="00D73B7B">
              <w:rPr>
                <w:rFonts w:cs="Times New Roman"/>
                <w:b/>
                <w:sz w:val="24"/>
                <w:szCs w:val="24"/>
              </w:rPr>
              <w:t>)</w:t>
            </w:r>
          </w:p>
        </w:tc>
        <w:tc>
          <w:tcPr>
            <w:tcW w:w="4455"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Resolution/Action Taken</w:t>
            </w:r>
          </w:p>
        </w:tc>
        <w:tc>
          <w:tcPr>
            <w:tcW w:w="1980" w:type="dxa"/>
            <w:vAlign w:val="center"/>
          </w:tcPr>
          <w:p w:rsidR="0062283F" w:rsidRPr="00D73B7B" w:rsidRDefault="0062283F" w:rsidP="008866D3">
            <w:pPr>
              <w:pStyle w:val="ListParagraph"/>
              <w:ind w:left="0"/>
              <w:jc w:val="center"/>
              <w:rPr>
                <w:rFonts w:cs="Times New Roman"/>
                <w:b/>
                <w:sz w:val="24"/>
                <w:szCs w:val="24"/>
              </w:rPr>
            </w:pPr>
            <w:r w:rsidRPr="00D73B7B">
              <w:rPr>
                <w:rFonts w:cs="Times New Roman"/>
                <w:b/>
                <w:sz w:val="24"/>
                <w:szCs w:val="24"/>
              </w:rPr>
              <w:t>Reviewed</w:t>
            </w: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r w:rsidR="0062283F" w:rsidRPr="00D73B7B" w:rsidTr="00CE231D">
        <w:trPr>
          <w:trHeight w:val="1008"/>
        </w:trPr>
        <w:tc>
          <w:tcPr>
            <w:tcW w:w="630" w:type="dxa"/>
          </w:tcPr>
          <w:p w:rsidR="0062283F" w:rsidRPr="00D73B7B" w:rsidRDefault="0062283F" w:rsidP="0062283F">
            <w:pPr>
              <w:pStyle w:val="ListParagraph"/>
              <w:ind w:left="0"/>
              <w:rPr>
                <w:rFonts w:cs="Times New Roman"/>
                <w:b/>
                <w:sz w:val="24"/>
                <w:szCs w:val="24"/>
              </w:rPr>
            </w:pPr>
          </w:p>
        </w:tc>
        <w:tc>
          <w:tcPr>
            <w:tcW w:w="1080"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4455" w:type="dxa"/>
          </w:tcPr>
          <w:p w:rsidR="0062283F" w:rsidRPr="00D73B7B" w:rsidRDefault="0062283F" w:rsidP="0062283F">
            <w:pPr>
              <w:pStyle w:val="ListParagraph"/>
              <w:ind w:left="0"/>
              <w:rPr>
                <w:rFonts w:cs="Times New Roman"/>
                <w:b/>
                <w:sz w:val="24"/>
                <w:szCs w:val="24"/>
              </w:rPr>
            </w:pPr>
          </w:p>
        </w:tc>
        <w:tc>
          <w:tcPr>
            <w:tcW w:w="1980" w:type="dxa"/>
          </w:tcPr>
          <w:p w:rsidR="0062283F" w:rsidRPr="00D73B7B" w:rsidRDefault="0062283F" w:rsidP="0062283F">
            <w:pPr>
              <w:pStyle w:val="ListParagraph"/>
              <w:ind w:left="0"/>
              <w:rPr>
                <w:rFonts w:cs="Times New Roman"/>
                <w:b/>
                <w:sz w:val="24"/>
                <w:szCs w:val="24"/>
              </w:rPr>
            </w:pPr>
          </w:p>
        </w:tc>
      </w:tr>
    </w:tbl>
    <w:p w:rsidR="008866D3" w:rsidRPr="00D73B7B" w:rsidRDefault="00CE231D" w:rsidP="00031027">
      <w:pPr>
        <w:ind w:left="2880" w:firstLine="720"/>
        <w:rPr>
          <w:rFonts w:cs="Times New Roman"/>
          <w:b/>
          <w:sz w:val="24"/>
          <w:szCs w:val="24"/>
        </w:rPr>
      </w:pPr>
      <w:r w:rsidRPr="00D73B7B">
        <w:rPr>
          <w:rFonts w:cs="Times New Roman"/>
          <w:b/>
          <w:sz w:val="24"/>
          <w:szCs w:val="24"/>
        </w:rPr>
        <w:br w:type="page"/>
      </w:r>
      <w:r w:rsidR="008866D3" w:rsidRPr="00D73B7B">
        <w:rPr>
          <w:rFonts w:cs="Times New Roman"/>
          <w:b/>
          <w:sz w:val="24"/>
          <w:szCs w:val="24"/>
        </w:rPr>
        <w:lastRenderedPageBreak/>
        <w:t>Attachment B</w:t>
      </w:r>
      <w:r w:rsidR="00031027">
        <w:rPr>
          <w:rFonts w:cs="Times New Roman"/>
          <w:b/>
          <w:sz w:val="24"/>
          <w:szCs w:val="24"/>
        </w:rPr>
        <w:t xml:space="preserve"> - </w:t>
      </w:r>
      <w:r w:rsidR="008866D3" w:rsidRPr="00D73B7B">
        <w:rPr>
          <w:rFonts w:cs="Times New Roman"/>
          <w:b/>
          <w:sz w:val="24"/>
          <w:szCs w:val="24"/>
        </w:rPr>
        <w:t>Non-conformances Worksheet</w:t>
      </w:r>
    </w:p>
    <w:p w:rsidR="008866D3" w:rsidRPr="00D73B7B" w:rsidRDefault="008866D3" w:rsidP="007A1845">
      <w:pPr>
        <w:pStyle w:val="ListParagraph"/>
        <w:spacing w:after="0"/>
        <w:ind w:left="-270" w:right="-360"/>
        <w:rPr>
          <w:rFonts w:cs="Times New Roman"/>
          <w:sz w:val="24"/>
          <w:szCs w:val="24"/>
        </w:rPr>
      </w:pPr>
      <w:r w:rsidRPr="00D73B7B">
        <w:rPr>
          <w:rFonts w:cs="Times New Roman"/>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D73B7B" w:rsidTr="00800904">
        <w:tc>
          <w:tcPr>
            <w:tcW w:w="63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No.</w:t>
            </w:r>
          </w:p>
        </w:tc>
        <w:tc>
          <w:tcPr>
            <w:tcW w:w="10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Date</w:t>
            </w:r>
          </w:p>
        </w:tc>
        <w:tc>
          <w:tcPr>
            <w:tcW w:w="1980"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Name</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Description of Non-conformance (include reference to the protocol section)</w:t>
            </w:r>
          </w:p>
        </w:tc>
        <w:tc>
          <w:tcPr>
            <w:tcW w:w="5445" w:type="dxa"/>
            <w:vAlign w:val="center"/>
          </w:tcPr>
          <w:p w:rsidR="00800904" w:rsidRPr="00D73B7B" w:rsidRDefault="00800904" w:rsidP="008866D3">
            <w:pPr>
              <w:pStyle w:val="ListParagraph"/>
              <w:ind w:left="0"/>
              <w:jc w:val="center"/>
              <w:rPr>
                <w:rFonts w:cs="Times New Roman"/>
                <w:b/>
                <w:sz w:val="24"/>
                <w:szCs w:val="24"/>
              </w:rPr>
            </w:pPr>
            <w:r w:rsidRPr="00D73B7B">
              <w:rPr>
                <w:rFonts w:cs="Times New Roman"/>
                <w:b/>
                <w:sz w:val="24"/>
                <w:szCs w:val="24"/>
              </w:rPr>
              <w:t>Resolution/Action Taken</w:t>
            </w: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00904">
        <w:trPr>
          <w:trHeight w:val="1008"/>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r w:rsidR="00800904" w:rsidRPr="00D73B7B" w:rsidTr="00856D8A">
        <w:trPr>
          <w:trHeight w:val="827"/>
        </w:trPr>
        <w:tc>
          <w:tcPr>
            <w:tcW w:w="630" w:type="dxa"/>
          </w:tcPr>
          <w:p w:rsidR="00800904" w:rsidRPr="00D73B7B" w:rsidRDefault="00800904" w:rsidP="00050284">
            <w:pPr>
              <w:pStyle w:val="ListParagraph"/>
              <w:ind w:left="0"/>
              <w:rPr>
                <w:rFonts w:cs="Times New Roman"/>
                <w:b/>
                <w:sz w:val="24"/>
                <w:szCs w:val="24"/>
              </w:rPr>
            </w:pPr>
          </w:p>
        </w:tc>
        <w:tc>
          <w:tcPr>
            <w:tcW w:w="1080" w:type="dxa"/>
          </w:tcPr>
          <w:p w:rsidR="00800904" w:rsidRPr="00D73B7B" w:rsidRDefault="00800904" w:rsidP="00050284">
            <w:pPr>
              <w:pStyle w:val="ListParagraph"/>
              <w:ind w:left="0"/>
              <w:rPr>
                <w:rFonts w:cs="Times New Roman"/>
                <w:b/>
                <w:sz w:val="24"/>
                <w:szCs w:val="24"/>
              </w:rPr>
            </w:pPr>
          </w:p>
        </w:tc>
        <w:tc>
          <w:tcPr>
            <w:tcW w:w="1980"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c>
          <w:tcPr>
            <w:tcW w:w="5445" w:type="dxa"/>
          </w:tcPr>
          <w:p w:rsidR="00800904" w:rsidRPr="00D73B7B" w:rsidRDefault="00800904" w:rsidP="00050284">
            <w:pPr>
              <w:pStyle w:val="ListParagraph"/>
              <w:ind w:left="0"/>
              <w:rPr>
                <w:rFonts w:cs="Times New Roman"/>
                <w:b/>
                <w:sz w:val="24"/>
                <w:szCs w:val="24"/>
              </w:rPr>
            </w:pPr>
          </w:p>
        </w:tc>
      </w:tr>
    </w:tbl>
    <w:p w:rsidR="00D9569B" w:rsidRDefault="00D9569B" w:rsidP="00856D8A">
      <w:pPr>
        <w:rPr>
          <w:rFonts w:cs="Times New Roman"/>
          <w:b/>
          <w:sz w:val="24"/>
          <w:szCs w:val="24"/>
        </w:rPr>
      </w:pPr>
    </w:p>
    <w:p w:rsidR="008E7989" w:rsidRDefault="008E7989" w:rsidP="008E7989">
      <w:pPr>
        <w:spacing w:after="0"/>
        <w:jc w:val="center"/>
        <w:rPr>
          <w:rFonts w:cstheme="minorHAnsi"/>
          <w:b/>
          <w:sz w:val="24"/>
          <w:szCs w:val="24"/>
        </w:rPr>
        <w:sectPr w:rsidR="008E7989" w:rsidSect="00690A3A">
          <w:headerReference w:type="default" r:id="rId16"/>
          <w:footerReference w:type="default" r:id="rId17"/>
          <w:pgSz w:w="15840" w:h="12240" w:orient="landscape"/>
          <w:pgMar w:top="1440" w:right="1440" w:bottom="1440" w:left="1440" w:header="720" w:footer="720" w:gutter="0"/>
          <w:cols w:space="720"/>
          <w:docGrid w:linePitch="360"/>
        </w:sectPr>
      </w:pPr>
    </w:p>
    <w:p w:rsidR="008E7989" w:rsidRDefault="008E7989" w:rsidP="008E7989">
      <w:pPr>
        <w:spacing w:after="0"/>
        <w:jc w:val="center"/>
        <w:rPr>
          <w:rFonts w:cstheme="minorHAnsi"/>
          <w:b/>
          <w:sz w:val="24"/>
          <w:szCs w:val="24"/>
        </w:rPr>
      </w:pPr>
      <w:r>
        <w:rPr>
          <w:rFonts w:cstheme="minorHAnsi"/>
          <w:b/>
          <w:sz w:val="24"/>
          <w:szCs w:val="24"/>
        </w:rPr>
        <w:lastRenderedPageBreak/>
        <w:t>Attachment C</w:t>
      </w:r>
    </w:p>
    <w:p w:rsidR="008E7989" w:rsidRDefault="008E7989" w:rsidP="008E7989">
      <w:pPr>
        <w:spacing w:after="0"/>
        <w:jc w:val="center"/>
        <w:rPr>
          <w:rFonts w:cstheme="minorHAnsi"/>
          <w:b/>
          <w:sz w:val="24"/>
          <w:szCs w:val="24"/>
        </w:rPr>
      </w:pPr>
      <w:r>
        <w:rPr>
          <w:rFonts w:cstheme="minorHAnsi"/>
          <w:b/>
          <w:sz w:val="24"/>
          <w:szCs w:val="24"/>
        </w:rPr>
        <w:t>Expected Calibration Results (Bad Pixels)</w:t>
      </w:r>
    </w:p>
    <w:p w:rsidR="008E7989" w:rsidRDefault="008E7989" w:rsidP="008E7989">
      <w:pPr>
        <w:spacing w:after="0"/>
        <w:jc w:val="center"/>
        <w:rPr>
          <w:rFonts w:cstheme="minorHAnsi"/>
          <w:b/>
          <w:sz w:val="24"/>
          <w:szCs w:val="24"/>
        </w:rPr>
      </w:pPr>
      <w:r>
        <w:rPr>
          <w:rFonts w:cstheme="minorHAnsi"/>
          <w:b/>
          <w:sz w:val="24"/>
          <w:szCs w:val="24"/>
        </w:rPr>
        <w:t>Cal #6</w:t>
      </w:r>
    </w:p>
    <w:p w:rsidR="008E7989" w:rsidRDefault="008E7989" w:rsidP="008E7989">
      <w:pPr>
        <w:spacing w:after="0"/>
        <w:jc w:val="center"/>
        <w:rPr>
          <w:rFonts w:cstheme="minorHAnsi"/>
          <w:b/>
          <w:sz w:val="24"/>
          <w:szCs w:val="24"/>
        </w:rPr>
      </w:pPr>
    </w:p>
    <w:p w:rsidR="00762AF9" w:rsidRDefault="00762AF9" w:rsidP="008E7989">
      <w:pPr>
        <w:spacing w:after="0"/>
        <w:jc w:val="center"/>
        <w:rPr>
          <w:rFonts w:cstheme="minorHAnsi"/>
          <w:b/>
          <w:sz w:val="24"/>
          <w:szCs w:val="24"/>
        </w:rPr>
      </w:pPr>
      <w:r>
        <w:rPr>
          <w:noProof/>
        </w:rPr>
        <w:drawing>
          <wp:inline distT="0" distB="0" distL="0" distR="0">
            <wp:extent cx="5943600" cy="2209840"/>
            <wp:effectExtent l="0" t="0" r="0" b="0"/>
            <wp:docPr id="11" name="Picture 11" descr="O:\Scott\Appendix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Scott\AppendixC1.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209840"/>
                    </a:xfrm>
                    <a:prstGeom prst="rect">
                      <a:avLst/>
                    </a:prstGeom>
                    <a:noFill/>
                    <a:ln>
                      <a:noFill/>
                    </a:ln>
                  </pic:spPr>
                </pic:pic>
              </a:graphicData>
            </a:graphic>
          </wp:inline>
        </w:drawing>
      </w:r>
    </w:p>
    <w:p w:rsidR="008E7989" w:rsidRDefault="008E7989" w:rsidP="008E7989">
      <w:pPr>
        <w:spacing w:after="0"/>
        <w:jc w:val="center"/>
        <w:rPr>
          <w:rFonts w:cstheme="minorHAnsi"/>
          <w:b/>
          <w:sz w:val="24"/>
          <w:szCs w:val="24"/>
        </w:rPr>
      </w:pPr>
      <w:r>
        <w:rPr>
          <w:rFonts w:cstheme="minorHAnsi"/>
          <w:b/>
          <w:sz w:val="24"/>
          <w:szCs w:val="24"/>
        </w:rPr>
        <w:br w:type="page"/>
      </w:r>
    </w:p>
    <w:p w:rsidR="008E7989" w:rsidRDefault="008E7989" w:rsidP="008E7989">
      <w:pPr>
        <w:spacing w:after="0"/>
        <w:jc w:val="center"/>
        <w:rPr>
          <w:rFonts w:cstheme="minorHAnsi"/>
          <w:b/>
          <w:sz w:val="24"/>
          <w:szCs w:val="24"/>
        </w:rPr>
      </w:pPr>
      <w:r>
        <w:rPr>
          <w:rFonts w:cstheme="minorHAnsi"/>
          <w:b/>
          <w:sz w:val="24"/>
          <w:szCs w:val="24"/>
        </w:rPr>
        <w:lastRenderedPageBreak/>
        <w:t>Attachment C</w:t>
      </w:r>
    </w:p>
    <w:p w:rsidR="008E7989" w:rsidRDefault="008E7989" w:rsidP="008E7989">
      <w:pPr>
        <w:spacing w:after="0"/>
        <w:jc w:val="center"/>
        <w:rPr>
          <w:rFonts w:cstheme="minorHAnsi"/>
          <w:b/>
          <w:sz w:val="24"/>
          <w:szCs w:val="24"/>
        </w:rPr>
      </w:pPr>
      <w:r>
        <w:rPr>
          <w:rFonts w:cstheme="minorHAnsi"/>
          <w:b/>
          <w:sz w:val="24"/>
          <w:szCs w:val="24"/>
        </w:rPr>
        <w:t>Expected Calibration Results (Bad Pixels)</w:t>
      </w:r>
    </w:p>
    <w:p w:rsidR="008E7989" w:rsidRDefault="008E7989" w:rsidP="008E7989">
      <w:pPr>
        <w:spacing w:after="0"/>
        <w:jc w:val="center"/>
        <w:rPr>
          <w:rFonts w:cstheme="minorHAnsi"/>
          <w:b/>
          <w:sz w:val="24"/>
          <w:szCs w:val="24"/>
        </w:rPr>
      </w:pPr>
      <w:r>
        <w:rPr>
          <w:rFonts w:cstheme="minorHAnsi"/>
          <w:b/>
          <w:sz w:val="24"/>
          <w:szCs w:val="24"/>
        </w:rPr>
        <w:t>Cal #8</w:t>
      </w:r>
    </w:p>
    <w:p w:rsidR="008E7989" w:rsidRDefault="008E7989" w:rsidP="008E7989">
      <w:pPr>
        <w:pStyle w:val="ListParagraph"/>
        <w:spacing w:after="0"/>
        <w:rPr>
          <w:rFonts w:cstheme="minorHAnsi"/>
          <w:b/>
          <w:sz w:val="24"/>
          <w:szCs w:val="24"/>
        </w:rPr>
      </w:pPr>
    </w:p>
    <w:p w:rsidR="008E7989" w:rsidRDefault="00762AF9" w:rsidP="008E7989">
      <w:pPr>
        <w:pStyle w:val="ListParagraph"/>
        <w:spacing w:after="0"/>
        <w:ind w:left="0"/>
        <w:jc w:val="center"/>
        <w:rPr>
          <w:rFonts w:cstheme="minorHAnsi"/>
          <w:b/>
          <w:sz w:val="24"/>
          <w:szCs w:val="24"/>
        </w:rPr>
      </w:pPr>
      <w:r>
        <w:rPr>
          <w:noProof/>
        </w:rPr>
        <w:drawing>
          <wp:inline distT="0" distB="0" distL="0" distR="0">
            <wp:extent cx="5943600" cy="2364887"/>
            <wp:effectExtent l="0" t="0" r="0" b="0"/>
            <wp:docPr id="12" name="Picture 12" descr="O:\Scott\Appendixc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Scott\Appendixc2.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364887"/>
                    </a:xfrm>
                    <a:prstGeom prst="rect">
                      <a:avLst/>
                    </a:prstGeom>
                    <a:noFill/>
                    <a:ln>
                      <a:noFill/>
                    </a:ln>
                  </pic:spPr>
                </pic:pic>
              </a:graphicData>
            </a:graphic>
          </wp:inline>
        </w:drawing>
      </w: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pStyle w:val="ListParagraph"/>
        <w:spacing w:after="0"/>
        <w:rPr>
          <w:rFonts w:cstheme="minorHAnsi"/>
          <w:b/>
          <w:sz w:val="24"/>
          <w:szCs w:val="24"/>
        </w:rPr>
      </w:pPr>
    </w:p>
    <w:p w:rsidR="008E7989" w:rsidRDefault="008E7989" w:rsidP="008E7989">
      <w:pPr>
        <w:spacing w:after="0"/>
        <w:jc w:val="center"/>
        <w:rPr>
          <w:rFonts w:cstheme="minorHAnsi"/>
          <w:b/>
          <w:sz w:val="24"/>
          <w:szCs w:val="24"/>
        </w:rPr>
      </w:pPr>
      <w:r>
        <w:rPr>
          <w:rFonts w:cstheme="minorHAnsi"/>
          <w:b/>
          <w:sz w:val="24"/>
          <w:szCs w:val="24"/>
        </w:rPr>
        <w:lastRenderedPageBreak/>
        <w:t>Attachment D</w:t>
      </w:r>
    </w:p>
    <w:p w:rsidR="008E7989" w:rsidRDefault="008E7989" w:rsidP="008E7989">
      <w:pPr>
        <w:spacing w:after="0"/>
        <w:jc w:val="center"/>
        <w:rPr>
          <w:rFonts w:cstheme="minorHAnsi"/>
          <w:b/>
          <w:sz w:val="24"/>
          <w:szCs w:val="24"/>
        </w:rPr>
      </w:pPr>
      <w:r>
        <w:rPr>
          <w:rFonts w:cstheme="minorHAnsi"/>
          <w:b/>
          <w:sz w:val="24"/>
          <w:szCs w:val="24"/>
        </w:rPr>
        <w:t>Expected Calibration Results</w:t>
      </w:r>
    </w:p>
    <w:tbl>
      <w:tblPr>
        <w:tblStyle w:val="TableGrid"/>
        <w:tblW w:w="10080" w:type="dxa"/>
        <w:tblInd w:w="18" w:type="dxa"/>
        <w:tblLook w:val="04A0" w:firstRow="1" w:lastRow="0" w:firstColumn="1" w:lastColumn="0" w:noHBand="0" w:noVBand="1"/>
      </w:tblPr>
      <w:tblGrid>
        <w:gridCol w:w="1080"/>
        <w:gridCol w:w="9000"/>
      </w:tblGrid>
      <w:tr w:rsidR="008E7989" w:rsidTr="00FA2C3F">
        <w:trPr>
          <w:tblHeader/>
        </w:trPr>
        <w:tc>
          <w:tcPr>
            <w:tcW w:w="1080" w:type="dxa"/>
            <w:tcBorders>
              <w:bottom w:val="single" w:sz="4" w:space="0" w:color="000000" w:themeColor="text1"/>
            </w:tcBorders>
          </w:tcPr>
          <w:p w:rsidR="008E7989" w:rsidRDefault="008E7989" w:rsidP="008E7989">
            <w:pPr>
              <w:pStyle w:val="ListParagraph"/>
              <w:ind w:left="0"/>
              <w:rPr>
                <w:rFonts w:cstheme="minorHAnsi"/>
                <w:b/>
                <w:sz w:val="24"/>
                <w:szCs w:val="24"/>
              </w:rPr>
            </w:pPr>
            <w:r>
              <w:rPr>
                <w:rFonts w:cstheme="minorHAnsi"/>
                <w:b/>
                <w:sz w:val="24"/>
                <w:szCs w:val="24"/>
              </w:rPr>
              <w:t>Test</w:t>
            </w:r>
          </w:p>
        </w:tc>
        <w:tc>
          <w:tcPr>
            <w:tcW w:w="9000" w:type="dxa"/>
            <w:tcBorders>
              <w:bottom w:val="single" w:sz="4" w:space="0" w:color="000000" w:themeColor="text1"/>
            </w:tcBorders>
          </w:tcPr>
          <w:p w:rsidR="008E7989" w:rsidRDefault="008E7989" w:rsidP="008E7989">
            <w:pPr>
              <w:pStyle w:val="ListParagraph"/>
              <w:ind w:left="0"/>
              <w:rPr>
                <w:rFonts w:cstheme="minorHAnsi"/>
                <w:b/>
                <w:sz w:val="24"/>
                <w:szCs w:val="24"/>
              </w:rPr>
            </w:pPr>
            <w:r>
              <w:rPr>
                <w:rFonts w:cstheme="minorHAnsi"/>
                <w:b/>
                <w:sz w:val="24"/>
                <w:szCs w:val="24"/>
              </w:rPr>
              <w:t>Expected Result</w:t>
            </w:r>
          </w:p>
        </w:tc>
      </w:tr>
      <w:tr w:rsidR="008E7989" w:rsidTr="00FA2C3F">
        <w:trPr>
          <w:trHeight w:hRule="exact" w:val="144"/>
        </w:trPr>
        <w:tc>
          <w:tcPr>
            <w:tcW w:w="1080" w:type="dxa"/>
            <w:shd w:val="clear" w:color="auto" w:fill="A6A6A6" w:themeFill="background1" w:themeFillShade="A6"/>
          </w:tcPr>
          <w:p w:rsidR="008E7989" w:rsidRDefault="008E7989" w:rsidP="008E7989">
            <w:pPr>
              <w:pStyle w:val="ListParagraph"/>
              <w:ind w:left="0"/>
              <w:rPr>
                <w:rFonts w:cstheme="minorHAnsi"/>
                <w:b/>
                <w:sz w:val="24"/>
                <w:szCs w:val="24"/>
              </w:rPr>
            </w:pPr>
          </w:p>
        </w:tc>
        <w:tc>
          <w:tcPr>
            <w:tcW w:w="9000" w:type="dxa"/>
            <w:shd w:val="clear" w:color="auto" w:fill="A6A6A6" w:themeFill="background1" w:themeFillShade="A6"/>
          </w:tcPr>
          <w:p w:rsidR="008E7989" w:rsidRDefault="008E7989" w:rsidP="008E7989">
            <w:pPr>
              <w:pStyle w:val="ListParagraph"/>
              <w:ind w:left="0"/>
              <w:rPr>
                <w:rFonts w:cstheme="minorHAnsi"/>
                <w:b/>
                <w:sz w:val="24"/>
                <w:szCs w:val="24"/>
              </w:rPr>
            </w:pPr>
          </w:p>
        </w:tc>
      </w:tr>
      <w:tr w:rsidR="008E7989" w:rsidTr="008E7989">
        <w:tc>
          <w:tcPr>
            <w:tcW w:w="1080" w:type="dxa"/>
          </w:tcPr>
          <w:p w:rsidR="008E7989" w:rsidRPr="00B0522B" w:rsidRDefault="008E7989" w:rsidP="008E7989">
            <w:pPr>
              <w:pStyle w:val="ListParagraph"/>
              <w:ind w:left="0"/>
              <w:rPr>
                <w:rFonts w:cstheme="minorHAnsi"/>
                <w:sz w:val="24"/>
                <w:szCs w:val="24"/>
              </w:rPr>
            </w:pPr>
            <w:proofErr w:type="spellStart"/>
            <w:r>
              <w:rPr>
                <w:rFonts w:cstheme="minorHAnsi"/>
                <w:sz w:val="24"/>
                <w:szCs w:val="24"/>
              </w:rPr>
              <w:t>UserCal</w:t>
            </w:r>
            <w:proofErr w:type="spellEnd"/>
            <w:r>
              <w:rPr>
                <w:rFonts w:cstheme="minorHAnsi"/>
                <w:sz w:val="24"/>
                <w:szCs w:val="24"/>
              </w:rPr>
              <w:t xml:space="preserve"> #1</w:t>
            </w:r>
          </w:p>
        </w:tc>
        <w:tc>
          <w:tcPr>
            <w:tcW w:w="9000" w:type="dxa"/>
          </w:tcPr>
          <w:p w:rsidR="008E7989" w:rsidRPr="00B0522B" w:rsidRDefault="008E7989" w:rsidP="008E7989">
            <w:pPr>
              <w:pStyle w:val="ListParagraph"/>
              <w:ind w:left="0"/>
              <w:rPr>
                <w:rFonts w:cstheme="minorHAnsi"/>
                <w:sz w:val="24"/>
                <w:szCs w:val="24"/>
              </w:rPr>
            </w:pPr>
            <w:r>
              <w:rPr>
                <w:rFonts w:cstheme="minorHAnsi"/>
                <w:sz w:val="24"/>
                <w:szCs w:val="24"/>
              </w:rPr>
              <w:t>User login test that auto-calibration function works as expected.  Pass is expected, but failure is acceptable.</w:t>
            </w:r>
          </w:p>
        </w:tc>
      </w:tr>
      <w:tr w:rsidR="008E7989" w:rsidTr="008E7989">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CalPass1</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auto-calibration function works as expected.  Pass is expected, but failure is acceptable.  If pass, images saved as CalPass1.</w:t>
            </w:r>
          </w:p>
        </w:tc>
      </w:tr>
      <w:tr w:rsidR="008E7989" w:rsidTr="008E7989">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CalFail1</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auto-calibration function works as expected.  Pass is expected, but failure is acceptable.  If failure, images saved as CalFail1.</w:t>
            </w:r>
          </w:p>
        </w:tc>
      </w:tr>
      <w:tr w:rsidR="008E7989" w:rsidTr="008E7989">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CalFail2</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improperly seated calibration probe results in calibration failure.  Failure is expected, pass is a non-conformance to the requirements.  Images saved as CalFail2.</w:t>
            </w: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CalFail3</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low camera settings (Brightness = 50 and Exposure Delay = 50) result in calibration failure.  Failure is expected, pass is a non-conformance to the requirements.  Images saved as CalFail3.</w:t>
            </w: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CalFail4</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high camera settings (Brightness = 115 and Exposure Delay = 320) result in calibration failure.  Failure is expected, pass is a non-conformance to the requirements.  Images saved as CalFail4.</w:t>
            </w: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CalPass5</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known good calibration images loaded and resubmitted for calibration result in calibration success.  Pass is expected, failure is a non-conformance to the requirements.  Images saved as CalPass5.</w:t>
            </w:r>
          </w:p>
        </w:tc>
      </w:tr>
      <w:tr w:rsidR="008E7989" w:rsidRPr="00D01602" w:rsidTr="008E7989">
        <w:trPr>
          <w:trHeight w:val="269"/>
        </w:trPr>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CalFail6</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known bad calibration images loaded and resubmitted for calibration result in calibration failure.  Failure is expected, pass is a non-conformance to the requirements.  Images saved as CalFail6.</w:t>
            </w: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CalPass7</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known good calibration images loaded and resubmitted for calibration result in calibration success.  Pass is expected, failure is a non-conformance to the requirements.  Images saved as CalPass7.</w:t>
            </w: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p>
        </w:tc>
        <w:tc>
          <w:tcPr>
            <w:tcW w:w="9000" w:type="dxa"/>
          </w:tcPr>
          <w:p w:rsidR="008E7989" w:rsidRPr="00D01602" w:rsidRDefault="008E7989" w:rsidP="008E7989">
            <w:pPr>
              <w:pStyle w:val="ListParagraph"/>
              <w:ind w:left="0"/>
              <w:rPr>
                <w:rFonts w:cstheme="minorHAnsi"/>
                <w:sz w:val="24"/>
                <w:szCs w:val="24"/>
              </w:rPr>
            </w:pPr>
          </w:p>
        </w:tc>
      </w:tr>
      <w:tr w:rsidR="008E7989" w:rsidRPr="00D01602" w:rsidTr="008E7989">
        <w:tc>
          <w:tcPr>
            <w:tcW w:w="1080" w:type="dxa"/>
          </w:tcPr>
          <w:p w:rsidR="008E7989" w:rsidRPr="00D01602" w:rsidRDefault="008E7989" w:rsidP="008E7989">
            <w:pPr>
              <w:pStyle w:val="ListParagraph"/>
              <w:ind w:left="0"/>
              <w:rPr>
                <w:rFonts w:cstheme="minorHAnsi"/>
                <w:sz w:val="24"/>
                <w:szCs w:val="24"/>
              </w:rPr>
            </w:pPr>
            <w:r>
              <w:rPr>
                <w:rFonts w:cstheme="minorHAnsi"/>
                <w:sz w:val="24"/>
                <w:szCs w:val="24"/>
              </w:rPr>
              <w:t>CalFail8</w:t>
            </w:r>
          </w:p>
        </w:tc>
        <w:tc>
          <w:tcPr>
            <w:tcW w:w="9000" w:type="dxa"/>
          </w:tcPr>
          <w:p w:rsidR="008E7989" w:rsidRPr="00D01602" w:rsidRDefault="008E7989" w:rsidP="008E7989">
            <w:pPr>
              <w:pStyle w:val="ListParagraph"/>
              <w:ind w:left="0"/>
              <w:rPr>
                <w:rFonts w:cstheme="minorHAnsi"/>
                <w:sz w:val="24"/>
                <w:szCs w:val="24"/>
              </w:rPr>
            </w:pPr>
            <w:r>
              <w:rPr>
                <w:rFonts w:cstheme="minorHAnsi"/>
                <w:sz w:val="24"/>
                <w:szCs w:val="24"/>
              </w:rPr>
              <w:t>Admin login test that known bad calibration images loaded and resubmitted for calibration result in calibration failure.  Failure is expected, pass is a non-conformance to the requirements.  Images saved as CalFail8.</w:t>
            </w:r>
          </w:p>
        </w:tc>
      </w:tr>
    </w:tbl>
    <w:p w:rsidR="008E7989" w:rsidRPr="00DF2D21" w:rsidRDefault="008E7989" w:rsidP="00F64F21">
      <w:pPr>
        <w:rPr>
          <w:rFonts w:cs="Times New Roman"/>
          <w:b/>
          <w:sz w:val="24"/>
          <w:szCs w:val="24"/>
        </w:rPr>
      </w:pPr>
    </w:p>
    <w:sectPr w:rsidR="008E7989" w:rsidRPr="00DF2D21" w:rsidSect="008E79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1751" w:rsidRDefault="00451751" w:rsidP="00237642">
      <w:pPr>
        <w:spacing w:after="0" w:line="240" w:lineRule="auto"/>
      </w:pPr>
      <w:r>
        <w:separator/>
      </w:r>
    </w:p>
  </w:endnote>
  <w:endnote w:type="continuationSeparator" w:id="0">
    <w:p w:rsidR="00451751" w:rsidRDefault="00451751"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09664"/>
      <w:docPartObj>
        <w:docPartGallery w:val="Page Numbers (Bottom of Page)"/>
        <w:docPartUnique/>
      </w:docPartObj>
    </w:sdtPr>
    <w:sdtEndPr>
      <w:rPr>
        <w:rFonts w:cs="Times New Roman"/>
        <w:sz w:val="18"/>
        <w:szCs w:val="18"/>
      </w:rPr>
    </w:sdtEndPr>
    <w:sdtContent>
      <w:sdt>
        <w:sdtPr>
          <w:rPr>
            <w:rFonts w:cs="Times New Roman"/>
            <w:sz w:val="18"/>
            <w:szCs w:val="18"/>
          </w:rPr>
          <w:id w:val="5909663"/>
          <w:docPartObj>
            <w:docPartGallery w:val="Page Numbers (Top of Page)"/>
            <w:docPartUnique/>
          </w:docPartObj>
        </w:sdtPr>
        <w:sdtEndPr/>
        <w:sdtContent>
          <w:p w:rsidR="00451751" w:rsidRPr="0079291F" w:rsidRDefault="00451751" w:rsidP="00190B9D">
            <w:pPr>
              <w:pStyle w:val="Footer"/>
              <w:rPr>
                <w:rFonts w:cs="Times New Roman"/>
                <w:sz w:val="18"/>
                <w:szCs w:val="18"/>
              </w:rPr>
            </w:pPr>
            <w:r>
              <w:rPr>
                <w:rFonts w:cs="Times New Roman"/>
                <w:sz w:val="18"/>
                <w:szCs w:val="18"/>
              </w:rPr>
              <w:t>ClearView Software Validation Protocol Version 2.1 - CAMERA Functions</w:t>
            </w:r>
            <w:r>
              <w:rPr>
                <w:rFonts w:cs="Times New Roman"/>
                <w:sz w:val="18"/>
                <w:szCs w:val="18"/>
              </w:rPr>
              <w:tab/>
            </w:r>
            <w:r w:rsidRPr="0079291F">
              <w:rPr>
                <w:rFonts w:cs="Times New Roman"/>
                <w:sz w:val="18"/>
                <w:szCs w:val="18"/>
              </w:rPr>
              <w:t>Confidential &amp; Proprietary</w:t>
            </w:r>
            <w:r w:rsidRPr="0079291F">
              <w:rPr>
                <w:rFonts w:cs="Times New Roman"/>
                <w:sz w:val="18"/>
                <w:szCs w:val="18"/>
              </w:rPr>
              <w:tab/>
              <w:t xml:space="preserve">  </w:t>
            </w:r>
          </w:p>
          <w:p w:rsidR="00451751" w:rsidRDefault="00451751" w:rsidP="00B91B4C">
            <w:pPr>
              <w:pStyle w:val="Footer"/>
              <w:tabs>
                <w:tab w:val="clear" w:pos="4680"/>
              </w:tabs>
              <w:rPr>
                <w:rFonts w:cs="Times New Roman"/>
                <w:sz w:val="18"/>
                <w:szCs w:val="18"/>
              </w:rPr>
            </w:pPr>
            <w:r>
              <w:rPr>
                <w:rFonts w:cs="Times New Roman"/>
                <w:sz w:val="18"/>
                <w:szCs w:val="18"/>
              </w:rPr>
              <w:t xml:space="preserve">Document Number:  ENG-010 </w:t>
            </w:r>
            <w:r>
              <w:rPr>
                <w:rFonts w:cs="Times New Roman"/>
                <w:sz w:val="18"/>
                <w:szCs w:val="18"/>
              </w:rPr>
              <w:tab/>
            </w:r>
            <w:r w:rsidRPr="0079291F">
              <w:rPr>
                <w:rFonts w:cs="Times New Roman"/>
                <w:sz w:val="18"/>
                <w:szCs w:val="18"/>
              </w:rPr>
              <w:t xml:space="preserve">Page </w:t>
            </w:r>
            <w:r w:rsidRPr="0079291F">
              <w:rPr>
                <w:rFonts w:cs="Times New Roman"/>
                <w:sz w:val="18"/>
                <w:szCs w:val="18"/>
              </w:rPr>
              <w:fldChar w:fldCharType="begin"/>
            </w:r>
            <w:r w:rsidRPr="0079291F">
              <w:rPr>
                <w:rFonts w:cs="Times New Roman"/>
                <w:sz w:val="18"/>
                <w:szCs w:val="18"/>
              </w:rPr>
              <w:instrText xml:space="preserve"> PAGE </w:instrText>
            </w:r>
            <w:r w:rsidRPr="0079291F">
              <w:rPr>
                <w:rFonts w:cs="Times New Roman"/>
                <w:sz w:val="18"/>
                <w:szCs w:val="18"/>
              </w:rPr>
              <w:fldChar w:fldCharType="separate"/>
            </w:r>
            <w:r w:rsidR="00BB4328">
              <w:rPr>
                <w:rFonts w:cs="Times New Roman"/>
                <w:noProof/>
                <w:sz w:val="18"/>
                <w:szCs w:val="18"/>
              </w:rPr>
              <w:t>6</w:t>
            </w:r>
            <w:r w:rsidRPr="0079291F">
              <w:rPr>
                <w:rFonts w:cs="Times New Roman"/>
                <w:sz w:val="18"/>
                <w:szCs w:val="18"/>
              </w:rPr>
              <w:fldChar w:fldCharType="end"/>
            </w:r>
            <w:r w:rsidRPr="0079291F">
              <w:rPr>
                <w:rFonts w:cs="Times New Roman"/>
                <w:sz w:val="18"/>
                <w:szCs w:val="18"/>
              </w:rPr>
              <w:t xml:space="preserve"> of </w:t>
            </w:r>
            <w:r w:rsidRPr="0079291F">
              <w:rPr>
                <w:rFonts w:cs="Times New Roman"/>
                <w:sz w:val="18"/>
                <w:szCs w:val="18"/>
              </w:rPr>
              <w:fldChar w:fldCharType="begin"/>
            </w:r>
            <w:r w:rsidRPr="0079291F">
              <w:rPr>
                <w:rFonts w:cs="Times New Roman"/>
                <w:sz w:val="18"/>
                <w:szCs w:val="18"/>
              </w:rPr>
              <w:instrText xml:space="preserve"> NUMPAGES  </w:instrText>
            </w:r>
            <w:r w:rsidRPr="0079291F">
              <w:rPr>
                <w:rFonts w:cs="Times New Roman"/>
                <w:sz w:val="18"/>
                <w:szCs w:val="18"/>
              </w:rPr>
              <w:fldChar w:fldCharType="separate"/>
            </w:r>
            <w:r w:rsidR="00BB4328">
              <w:rPr>
                <w:rFonts w:cs="Times New Roman"/>
                <w:noProof/>
                <w:sz w:val="18"/>
                <w:szCs w:val="18"/>
              </w:rPr>
              <w:t>42</w:t>
            </w:r>
            <w:r w:rsidRPr="0079291F">
              <w:rPr>
                <w:rFonts w:cs="Times New Roman"/>
                <w:sz w:val="18"/>
                <w:szCs w:val="18"/>
              </w:rPr>
              <w:fldChar w:fldCharType="end"/>
            </w:r>
          </w:p>
          <w:p w:rsidR="00451751" w:rsidRPr="0079291F" w:rsidRDefault="00451751" w:rsidP="00190B9D">
            <w:pPr>
              <w:pStyle w:val="Footer"/>
              <w:rPr>
                <w:rFonts w:cs="Times New Roman"/>
                <w:sz w:val="18"/>
                <w:szCs w:val="18"/>
              </w:rPr>
            </w:pPr>
            <w:r>
              <w:rPr>
                <w:rFonts w:cs="Times New Roman"/>
                <w:sz w:val="18"/>
                <w:szCs w:val="18"/>
              </w:rPr>
              <w:t>Revision:  0</w:t>
            </w:r>
            <w:r w:rsidR="00C57048">
              <w:rPr>
                <w:rFonts w:cs="Times New Roman"/>
                <w:sz w:val="18"/>
                <w:szCs w:val="18"/>
              </w:rPr>
              <w:t>09</w:t>
            </w:r>
            <w:r w:rsidRPr="0079291F">
              <w:rPr>
                <w:rFonts w:cs="Times New Roman"/>
                <w:sz w:val="18"/>
                <w:szCs w:val="18"/>
              </w:rPr>
              <w:tab/>
            </w:r>
            <w:r w:rsidRPr="0079291F">
              <w:rPr>
                <w:rFonts w:cs="Times New Roman"/>
                <w:sz w:val="18"/>
                <w:szCs w:val="18"/>
              </w:rPr>
              <w:tab/>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imes New Roman"/>
        <w:sz w:val="18"/>
        <w:szCs w:val="18"/>
      </w:rPr>
      <w:id w:val="757635056"/>
      <w:docPartObj>
        <w:docPartGallery w:val="Page Numbers (Top of Page)"/>
        <w:docPartUnique/>
      </w:docPartObj>
    </w:sdtPr>
    <w:sdtEndPr/>
    <w:sdtContent>
      <w:p w:rsidR="00451751" w:rsidRPr="0079291F" w:rsidRDefault="00451751" w:rsidP="004C300C">
        <w:pPr>
          <w:pStyle w:val="Footer"/>
          <w:rPr>
            <w:rFonts w:cs="Times New Roman"/>
            <w:sz w:val="18"/>
            <w:szCs w:val="18"/>
          </w:rPr>
        </w:pPr>
        <w:r>
          <w:rPr>
            <w:rFonts w:cs="Times New Roman"/>
            <w:sz w:val="18"/>
            <w:szCs w:val="18"/>
          </w:rPr>
          <w:t>ClearView Software Validation Protocol Version 2.1 - CAMERA Functions</w:t>
        </w:r>
        <w:r>
          <w:rPr>
            <w:rFonts w:cs="Times New Roman"/>
            <w:sz w:val="18"/>
            <w:szCs w:val="18"/>
          </w:rPr>
          <w:tab/>
        </w:r>
        <w:r w:rsidRPr="0079291F">
          <w:rPr>
            <w:rFonts w:cs="Times New Roman"/>
            <w:sz w:val="18"/>
            <w:szCs w:val="18"/>
          </w:rPr>
          <w:t>Confidential &amp; Proprietary</w:t>
        </w:r>
        <w:r w:rsidRPr="0079291F">
          <w:rPr>
            <w:rFonts w:cs="Times New Roman"/>
            <w:sz w:val="18"/>
            <w:szCs w:val="18"/>
          </w:rPr>
          <w:tab/>
          <w:t xml:space="preserve">  </w:t>
        </w:r>
      </w:p>
      <w:p w:rsidR="00451751" w:rsidRDefault="00451751" w:rsidP="004C300C">
        <w:pPr>
          <w:pStyle w:val="Footer"/>
          <w:tabs>
            <w:tab w:val="clear" w:pos="4680"/>
          </w:tabs>
          <w:rPr>
            <w:rFonts w:cs="Times New Roman"/>
            <w:sz w:val="18"/>
            <w:szCs w:val="18"/>
          </w:rPr>
        </w:pPr>
        <w:r>
          <w:rPr>
            <w:rFonts w:cs="Times New Roman"/>
            <w:sz w:val="18"/>
            <w:szCs w:val="18"/>
          </w:rPr>
          <w:t xml:space="preserve">Document Number:  ENG-010 </w:t>
        </w:r>
        <w:r>
          <w:rPr>
            <w:rFonts w:cs="Times New Roman"/>
            <w:sz w:val="18"/>
            <w:szCs w:val="18"/>
          </w:rPr>
          <w:tab/>
        </w:r>
        <w:r w:rsidRPr="0079291F">
          <w:rPr>
            <w:rFonts w:cs="Times New Roman"/>
            <w:sz w:val="18"/>
            <w:szCs w:val="18"/>
          </w:rPr>
          <w:t xml:space="preserve">Page </w:t>
        </w:r>
        <w:r w:rsidRPr="0079291F">
          <w:rPr>
            <w:rFonts w:cs="Times New Roman"/>
            <w:sz w:val="18"/>
            <w:szCs w:val="18"/>
          </w:rPr>
          <w:fldChar w:fldCharType="begin"/>
        </w:r>
        <w:r w:rsidRPr="0079291F">
          <w:rPr>
            <w:rFonts w:cs="Times New Roman"/>
            <w:sz w:val="18"/>
            <w:szCs w:val="18"/>
          </w:rPr>
          <w:instrText xml:space="preserve"> PAGE </w:instrText>
        </w:r>
        <w:r w:rsidRPr="0079291F">
          <w:rPr>
            <w:rFonts w:cs="Times New Roman"/>
            <w:sz w:val="18"/>
            <w:szCs w:val="18"/>
          </w:rPr>
          <w:fldChar w:fldCharType="separate"/>
        </w:r>
        <w:r w:rsidR="00BB4328">
          <w:rPr>
            <w:rFonts w:cs="Times New Roman"/>
            <w:noProof/>
            <w:sz w:val="18"/>
            <w:szCs w:val="18"/>
          </w:rPr>
          <w:t>42</w:t>
        </w:r>
        <w:r w:rsidRPr="0079291F">
          <w:rPr>
            <w:rFonts w:cs="Times New Roman"/>
            <w:sz w:val="18"/>
            <w:szCs w:val="18"/>
          </w:rPr>
          <w:fldChar w:fldCharType="end"/>
        </w:r>
        <w:r w:rsidRPr="0079291F">
          <w:rPr>
            <w:rFonts w:cs="Times New Roman"/>
            <w:sz w:val="18"/>
            <w:szCs w:val="18"/>
          </w:rPr>
          <w:t xml:space="preserve"> of </w:t>
        </w:r>
        <w:r w:rsidRPr="0079291F">
          <w:rPr>
            <w:rFonts w:cs="Times New Roman"/>
            <w:sz w:val="18"/>
            <w:szCs w:val="18"/>
          </w:rPr>
          <w:fldChar w:fldCharType="begin"/>
        </w:r>
        <w:r w:rsidRPr="0079291F">
          <w:rPr>
            <w:rFonts w:cs="Times New Roman"/>
            <w:sz w:val="18"/>
            <w:szCs w:val="18"/>
          </w:rPr>
          <w:instrText xml:space="preserve"> NUMPAGES  </w:instrText>
        </w:r>
        <w:r w:rsidRPr="0079291F">
          <w:rPr>
            <w:rFonts w:cs="Times New Roman"/>
            <w:sz w:val="18"/>
            <w:szCs w:val="18"/>
          </w:rPr>
          <w:fldChar w:fldCharType="separate"/>
        </w:r>
        <w:r w:rsidR="00BB4328">
          <w:rPr>
            <w:rFonts w:cs="Times New Roman"/>
            <w:noProof/>
            <w:sz w:val="18"/>
            <w:szCs w:val="18"/>
          </w:rPr>
          <w:t>42</w:t>
        </w:r>
        <w:r w:rsidRPr="0079291F">
          <w:rPr>
            <w:rFonts w:cs="Times New Roman"/>
            <w:sz w:val="18"/>
            <w:szCs w:val="18"/>
          </w:rPr>
          <w:fldChar w:fldCharType="end"/>
        </w:r>
      </w:p>
      <w:p w:rsidR="00451751" w:rsidRDefault="00451751" w:rsidP="004C300C">
        <w:pPr>
          <w:pStyle w:val="Footer"/>
          <w:rPr>
            <w:rFonts w:cs="Times New Roman"/>
            <w:sz w:val="18"/>
            <w:szCs w:val="18"/>
          </w:rPr>
        </w:pPr>
        <w:r>
          <w:rPr>
            <w:rFonts w:cs="Times New Roman"/>
            <w:sz w:val="18"/>
            <w:szCs w:val="18"/>
          </w:rPr>
          <w:t>Revision:  0</w:t>
        </w:r>
        <w:r w:rsidR="00C57048">
          <w:rPr>
            <w:rFonts w:cs="Times New Roman"/>
            <w:sz w:val="18"/>
            <w:szCs w:val="18"/>
          </w:rPr>
          <w:t>09</w:t>
        </w:r>
      </w:p>
    </w:sdtContent>
  </w:sdt>
  <w:p w:rsidR="00451751" w:rsidRPr="003E46F0" w:rsidRDefault="00451751" w:rsidP="00211202">
    <w:pPr>
      <w:pStyle w:val="Footer"/>
      <w:rPr>
        <w:sz w:val="18"/>
        <w:szCs w:val="18"/>
      </w:rPr>
    </w:pPr>
    <w:r w:rsidRPr="003E46F0">
      <w:rPr>
        <w:rFonts w:cs="Times New Roman"/>
        <w:sz w:val="18"/>
        <w:szCs w:val="18"/>
      </w:rPr>
      <w:tab/>
      <w:t xml:space="preserve">  </w:t>
    </w:r>
    <w:sdt>
      <w:sdtPr>
        <w:rPr>
          <w:rFonts w:cs="Times New Roman"/>
          <w:sz w:val="18"/>
          <w:szCs w:val="18"/>
        </w:rPr>
        <w:id w:val="1140539505"/>
        <w:docPartObj>
          <w:docPartGallery w:val="Page Numbers (Bottom of Page)"/>
          <w:docPartUnique/>
        </w:docPartObj>
      </w:sdtPr>
      <w:sdtEndPr>
        <w:rPr>
          <w:rFonts w:cstheme="minorBidi"/>
        </w:rPr>
      </w:sdtEndPr>
      <w:sdtContent>
        <w:sdt>
          <w:sdtPr>
            <w:rPr>
              <w:rFonts w:cs="Times New Roman"/>
              <w:sz w:val="18"/>
              <w:szCs w:val="18"/>
            </w:rPr>
            <w:id w:val="2146924207"/>
            <w:docPartObj>
              <w:docPartGallery w:val="Page Numbers (Top of Page)"/>
              <w:docPartUnique/>
            </w:docPartObj>
          </w:sdtPr>
          <w:sdtEndPr>
            <w:rPr>
              <w:rFonts w:cstheme="minorBidi"/>
            </w:rPr>
          </w:sdtEndPr>
          <w:sdtContent>
            <w:r>
              <w:rPr>
                <w:rFonts w:cs="Times New Roman"/>
                <w:sz w:val="18"/>
                <w:szCs w:val="18"/>
              </w:rPr>
              <w:tab/>
              <w:t xml:space="preserve">          </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1751" w:rsidRDefault="00451751" w:rsidP="00237642">
      <w:pPr>
        <w:spacing w:after="0" w:line="240" w:lineRule="auto"/>
      </w:pPr>
      <w:r>
        <w:separator/>
      </w:r>
    </w:p>
  </w:footnote>
  <w:footnote w:type="continuationSeparator" w:id="0">
    <w:p w:rsidR="00451751" w:rsidRDefault="00451751"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451751" w:rsidTr="00DB031B">
      <w:trPr>
        <w:trHeight w:val="980"/>
      </w:trPr>
      <w:tc>
        <w:tcPr>
          <w:tcW w:w="3798" w:type="dxa"/>
          <w:vAlign w:val="center"/>
        </w:tcPr>
        <w:p w:rsidR="00451751" w:rsidRDefault="00451751" w:rsidP="00DB031B">
          <w:pPr>
            <w:pStyle w:val="Header"/>
            <w:jc w:val="center"/>
          </w:pPr>
          <w:r>
            <w:rPr>
              <w:noProof/>
            </w:rPr>
            <w:drawing>
              <wp:inline distT="0" distB="0" distL="0" distR="0" wp14:anchorId="1F151F50" wp14:editId="085F04DA">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451751" w:rsidRDefault="00451751" w:rsidP="00B33142">
          <w:pPr>
            <w:pStyle w:val="Header"/>
            <w:jc w:val="center"/>
            <w:rPr>
              <w:rFonts w:cs="Times New Roman"/>
              <w:b/>
              <w:sz w:val="28"/>
              <w:szCs w:val="28"/>
            </w:rPr>
          </w:pPr>
          <w:r>
            <w:rPr>
              <w:rFonts w:cs="Times New Roman"/>
              <w:b/>
              <w:sz w:val="28"/>
              <w:szCs w:val="28"/>
            </w:rPr>
            <w:t>ClearView Software Validation Protocol</w:t>
          </w:r>
        </w:p>
        <w:p w:rsidR="00451751" w:rsidRDefault="00451751" w:rsidP="00B33142">
          <w:pPr>
            <w:pStyle w:val="Header"/>
            <w:jc w:val="center"/>
            <w:rPr>
              <w:rFonts w:cs="Times New Roman"/>
              <w:b/>
              <w:sz w:val="28"/>
              <w:szCs w:val="28"/>
            </w:rPr>
          </w:pPr>
          <w:r>
            <w:rPr>
              <w:rFonts w:cs="Times New Roman"/>
              <w:b/>
              <w:sz w:val="28"/>
              <w:szCs w:val="28"/>
            </w:rPr>
            <w:t>Version 2.1</w:t>
          </w:r>
        </w:p>
        <w:p w:rsidR="00451751" w:rsidRPr="00B33142" w:rsidRDefault="00451751" w:rsidP="00B33142">
          <w:pPr>
            <w:pStyle w:val="Header"/>
            <w:jc w:val="center"/>
            <w:rPr>
              <w:rFonts w:cs="Times New Roman"/>
              <w:b/>
              <w:sz w:val="28"/>
              <w:szCs w:val="28"/>
            </w:rPr>
          </w:pPr>
          <w:r>
            <w:rPr>
              <w:rFonts w:cs="Times New Roman"/>
              <w:b/>
              <w:sz w:val="28"/>
              <w:szCs w:val="28"/>
            </w:rPr>
            <w:t xml:space="preserve">CAMERA Functions </w:t>
          </w:r>
        </w:p>
      </w:tc>
    </w:tr>
  </w:tbl>
  <w:p w:rsidR="00451751" w:rsidRDefault="00451751"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451751" w:rsidTr="008E7989">
      <w:trPr>
        <w:trHeight w:val="980"/>
      </w:trPr>
      <w:tc>
        <w:tcPr>
          <w:tcW w:w="3798" w:type="dxa"/>
          <w:vAlign w:val="center"/>
        </w:tcPr>
        <w:p w:rsidR="00451751" w:rsidRDefault="00451751" w:rsidP="008E7989">
          <w:pPr>
            <w:pStyle w:val="Header"/>
            <w:jc w:val="center"/>
          </w:pPr>
          <w:r>
            <w:rPr>
              <w:noProof/>
            </w:rPr>
            <w:drawing>
              <wp:inline distT="0" distB="0" distL="0" distR="0" wp14:anchorId="4E8ED9D2" wp14:editId="594724E1">
                <wp:extent cx="1885950" cy="57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451751" w:rsidRDefault="00451751" w:rsidP="00B33142">
          <w:pPr>
            <w:pStyle w:val="Header"/>
            <w:jc w:val="center"/>
            <w:rPr>
              <w:rFonts w:cs="Times New Roman"/>
              <w:b/>
              <w:sz w:val="28"/>
              <w:szCs w:val="28"/>
            </w:rPr>
          </w:pPr>
          <w:r>
            <w:rPr>
              <w:rFonts w:cs="Times New Roman"/>
              <w:b/>
              <w:sz w:val="28"/>
              <w:szCs w:val="28"/>
            </w:rPr>
            <w:t>ClearView Software Validation Protocol</w:t>
          </w:r>
        </w:p>
        <w:p w:rsidR="00451751" w:rsidRDefault="00451751" w:rsidP="00B33142">
          <w:pPr>
            <w:pStyle w:val="Header"/>
            <w:jc w:val="center"/>
            <w:rPr>
              <w:rFonts w:cs="Times New Roman"/>
              <w:b/>
              <w:sz w:val="28"/>
              <w:szCs w:val="28"/>
            </w:rPr>
          </w:pPr>
          <w:r>
            <w:rPr>
              <w:rFonts w:cs="Times New Roman"/>
              <w:b/>
              <w:sz w:val="28"/>
              <w:szCs w:val="28"/>
            </w:rPr>
            <w:t>Version 2.1</w:t>
          </w:r>
        </w:p>
        <w:p w:rsidR="00451751" w:rsidRPr="00B33142" w:rsidRDefault="00451751" w:rsidP="00B33142">
          <w:pPr>
            <w:pStyle w:val="Header"/>
            <w:jc w:val="center"/>
            <w:rPr>
              <w:rFonts w:cs="Times New Roman"/>
              <w:b/>
              <w:sz w:val="28"/>
              <w:szCs w:val="28"/>
            </w:rPr>
          </w:pPr>
          <w:r>
            <w:rPr>
              <w:rFonts w:cs="Times New Roman"/>
              <w:b/>
              <w:sz w:val="28"/>
              <w:szCs w:val="28"/>
            </w:rPr>
            <w:t xml:space="preserve">CAMERA Functions </w:t>
          </w:r>
        </w:p>
      </w:tc>
    </w:tr>
  </w:tbl>
  <w:p w:rsidR="00451751" w:rsidRDefault="00451751"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ABF6F78"/>
    <w:multiLevelType w:val="multilevel"/>
    <w:tmpl w:val="3B244B9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bullet"/>
      <w:lvlText w:val=""/>
      <w:lvlJc w:val="left"/>
      <w:pPr>
        <w:ind w:left="2340" w:hanging="720"/>
      </w:pPr>
      <w:rPr>
        <w:rFonts w:ascii="Symbol" w:hAnsi="Symbol"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0F82157D"/>
    <w:multiLevelType w:val="hybridMultilevel"/>
    <w:tmpl w:val="EB6899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nsid w:val="152B59CD"/>
    <w:multiLevelType w:val="multilevel"/>
    <w:tmpl w:val="3B244B9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bullet"/>
      <w:lvlText w:val=""/>
      <w:lvlJc w:val="left"/>
      <w:pPr>
        <w:ind w:left="2340" w:hanging="720"/>
      </w:pPr>
      <w:rPr>
        <w:rFonts w:ascii="Symbol" w:hAnsi="Symbol"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nsid w:val="1ADD43AB"/>
    <w:multiLevelType w:val="hybridMultilevel"/>
    <w:tmpl w:val="569E81EE"/>
    <w:lvl w:ilvl="0" w:tplc="F21817D0">
      <w:numFmt w:val="bullet"/>
      <w:lvlText w:val="-"/>
      <w:lvlJc w:val="left"/>
      <w:pPr>
        <w:ind w:left="180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1D0A40F7"/>
    <w:multiLevelType w:val="hybridMultilevel"/>
    <w:tmpl w:val="F6361A4E"/>
    <w:lvl w:ilvl="0" w:tplc="F21817D0">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24004A16"/>
    <w:multiLevelType w:val="hybridMultilevel"/>
    <w:tmpl w:val="75F82940"/>
    <w:lvl w:ilvl="0" w:tplc="C25278C4">
      <w:start w:val="1"/>
      <w:numFmt w:val="upp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A5C1D50"/>
    <w:multiLevelType w:val="multilevel"/>
    <w:tmpl w:val="2D22D92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ED3546B"/>
    <w:multiLevelType w:val="hybridMultilevel"/>
    <w:tmpl w:val="EB68991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9">
    <w:nsid w:val="461A1836"/>
    <w:multiLevelType w:val="hybridMultilevel"/>
    <w:tmpl w:val="22EE8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7E56F39"/>
    <w:multiLevelType w:val="hybridMultilevel"/>
    <w:tmpl w:val="5F0845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nsid w:val="48440B12"/>
    <w:multiLevelType w:val="hybridMultilevel"/>
    <w:tmpl w:val="B5E6BB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nsid w:val="4B4609E1"/>
    <w:multiLevelType w:val="multilevel"/>
    <w:tmpl w:val="3B244B9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bullet"/>
      <w:lvlText w:val=""/>
      <w:lvlJc w:val="left"/>
      <w:pPr>
        <w:ind w:left="2340" w:hanging="720"/>
      </w:pPr>
      <w:rPr>
        <w:rFonts w:ascii="Symbol" w:hAnsi="Symbol"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7">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nsid w:val="55682BF3"/>
    <w:multiLevelType w:val="hybridMultilevel"/>
    <w:tmpl w:val="9454FB04"/>
    <w:lvl w:ilvl="0" w:tplc="26260B80">
      <w:start w:val="1"/>
      <w:numFmt w:val="low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EE54112"/>
    <w:multiLevelType w:val="hybridMultilevel"/>
    <w:tmpl w:val="484E2D1A"/>
    <w:lvl w:ilvl="0" w:tplc="F21817D0">
      <w:numFmt w:val="bullet"/>
      <w:lvlText w:val="-"/>
      <w:lvlJc w:val="left"/>
      <w:pPr>
        <w:ind w:left="180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15">
      <w:start w:val="1"/>
      <w:numFmt w:val="upperLetter"/>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F587E6F"/>
    <w:multiLevelType w:val="hybridMultilevel"/>
    <w:tmpl w:val="EE30278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6">
    <w:nsid w:val="639C321E"/>
    <w:multiLevelType w:val="multilevel"/>
    <w:tmpl w:val="3B244B9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bullet"/>
      <w:lvlText w:val=""/>
      <w:lvlJc w:val="left"/>
      <w:pPr>
        <w:ind w:left="2340" w:hanging="720"/>
      </w:pPr>
      <w:rPr>
        <w:rFonts w:ascii="Symbol" w:hAnsi="Symbol" w:hint="default"/>
        <w:b/>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7">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9A773BF"/>
    <w:multiLevelType w:val="hybridMultilevel"/>
    <w:tmpl w:val="4D24F58A"/>
    <w:lvl w:ilvl="0" w:tplc="F21817D0">
      <w:numFmt w:val="bullet"/>
      <w:lvlText w:val="-"/>
      <w:lvlJc w:val="left"/>
      <w:pPr>
        <w:ind w:left="180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6E8240C1"/>
    <w:multiLevelType w:val="hybridMultilevel"/>
    <w:tmpl w:val="CBBA4E4E"/>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3">
    <w:nsid w:val="74082D6F"/>
    <w:multiLevelType w:val="hybridMultilevel"/>
    <w:tmpl w:val="51745E0A"/>
    <w:lvl w:ilvl="0" w:tplc="F21817D0">
      <w:numFmt w:val="bullet"/>
      <w:lvlText w:val="-"/>
      <w:lvlJc w:val="left"/>
      <w:pPr>
        <w:ind w:left="180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7">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7C45391A"/>
    <w:multiLevelType w:val="hybridMultilevel"/>
    <w:tmpl w:val="A45E56A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1">
    <w:nsid w:val="7D420FEA"/>
    <w:multiLevelType w:val="hybridMultilevel"/>
    <w:tmpl w:val="C6B0D7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7"/>
  </w:num>
  <w:num w:numId="3">
    <w:abstractNumId w:val="13"/>
  </w:num>
  <w:num w:numId="4">
    <w:abstractNumId w:val="44"/>
  </w:num>
  <w:num w:numId="5">
    <w:abstractNumId w:val="31"/>
  </w:num>
  <w:num w:numId="6">
    <w:abstractNumId w:val="64"/>
  </w:num>
  <w:num w:numId="7">
    <w:abstractNumId w:val="14"/>
  </w:num>
  <w:num w:numId="8">
    <w:abstractNumId w:val="20"/>
  </w:num>
  <w:num w:numId="9">
    <w:abstractNumId w:val="3"/>
  </w:num>
  <w:num w:numId="10">
    <w:abstractNumId w:val="33"/>
  </w:num>
  <w:num w:numId="11">
    <w:abstractNumId w:val="10"/>
  </w:num>
  <w:num w:numId="12">
    <w:abstractNumId w:val="54"/>
  </w:num>
  <w:num w:numId="13">
    <w:abstractNumId w:val="36"/>
  </w:num>
  <w:num w:numId="14">
    <w:abstractNumId w:val="65"/>
  </w:num>
  <w:num w:numId="15">
    <w:abstractNumId w:val="5"/>
  </w:num>
  <w:num w:numId="16">
    <w:abstractNumId w:val="51"/>
  </w:num>
  <w:num w:numId="17">
    <w:abstractNumId w:val="49"/>
  </w:num>
  <w:num w:numId="18">
    <w:abstractNumId w:val="67"/>
  </w:num>
  <w:num w:numId="19">
    <w:abstractNumId w:val="58"/>
  </w:num>
  <w:num w:numId="20">
    <w:abstractNumId w:val="25"/>
  </w:num>
  <w:num w:numId="21">
    <w:abstractNumId w:val="59"/>
  </w:num>
  <w:num w:numId="22">
    <w:abstractNumId w:val="46"/>
  </w:num>
  <w:num w:numId="2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num>
  <w:num w:numId="25">
    <w:abstractNumId w:val="68"/>
  </w:num>
  <w:num w:numId="26">
    <w:abstractNumId w:val="11"/>
  </w:num>
  <w:num w:numId="27">
    <w:abstractNumId w:val="55"/>
  </w:num>
  <w:num w:numId="28">
    <w:abstractNumId w:val="53"/>
  </w:num>
  <w:num w:numId="29">
    <w:abstractNumId w:val="9"/>
  </w:num>
  <w:num w:numId="30">
    <w:abstractNumId w:val="7"/>
  </w:num>
  <w:num w:numId="31">
    <w:abstractNumId w:val="37"/>
  </w:num>
  <w:num w:numId="32">
    <w:abstractNumId w:val="18"/>
  </w:num>
  <w:num w:numId="33">
    <w:abstractNumId w:val="6"/>
  </w:num>
  <w:num w:numId="34">
    <w:abstractNumId w:val="28"/>
  </w:num>
  <w:num w:numId="35">
    <w:abstractNumId w:val="1"/>
  </w:num>
  <w:num w:numId="36">
    <w:abstractNumId w:val="47"/>
  </w:num>
  <w:num w:numId="37">
    <w:abstractNumId w:val="2"/>
  </w:num>
  <w:num w:numId="38">
    <w:abstractNumId w:val="15"/>
  </w:num>
  <w:num w:numId="39">
    <w:abstractNumId w:val="24"/>
  </w:num>
  <w:num w:numId="40">
    <w:abstractNumId w:val="70"/>
  </w:num>
  <w:num w:numId="41">
    <w:abstractNumId w:val="27"/>
  </w:num>
  <w:num w:numId="42">
    <w:abstractNumId w:val="29"/>
  </w:num>
  <w:num w:numId="43">
    <w:abstractNumId w:val="26"/>
  </w:num>
  <w:num w:numId="44">
    <w:abstractNumId w:val="45"/>
  </w:num>
  <w:num w:numId="45">
    <w:abstractNumId w:val="66"/>
  </w:num>
  <w:num w:numId="46">
    <w:abstractNumId w:val="30"/>
  </w:num>
  <w:num w:numId="47">
    <w:abstractNumId w:val="34"/>
  </w:num>
  <w:num w:numId="48">
    <w:abstractNumId w:val="57"/>
  </w:num>
  <w:num w:numId="49">
    <w:abstractNumId w:val="35"/>
  </w:num>
  <w:num w:numId="50">
    <w:abstractNumId w:val="23"/>
  </w:num>
  <w:num w:numId="51">
    <w:abstractNumId w:val="61"/>
  </w:num>
  <w:num w:numId="52">
    <w:abstractNumId w:val="42"/>
  </w:num>
  <w:num w:numId="53">
    <w:abstractNumId w:val="38"/>
  </w:num>
  <w:num w:numId="54">
    <w:abstractNumId w:val="52"/>
  </w:num>
  <w:num w:numId="55">
    <w:abstractNumId w:val="19"/>
  </w:num>
  <w:num w:numId="56">
    <w:abstractNumId w:val="71"/>
  </w:num>
  <w:num w:numId="57">
    <w:abstractNumId w:val="16"/>
  </w:num>
  <w:num w:numId="58">
    <w:abstractNumId w:val="63"/>
  </w:num>
  <w:num w:numId="59">
    <w:abstractNumId w:val="50"/>
  </w:num>
  <w:num w:numId="60">
    <w:abstractNumId w:val="60"/>
  </w:num>
  <w:num w:numId="61">
    <w:abstractNumId w:val="21"/>
  </w:num>
  <w:num w:numId="62">
    <w:abstractNumId w:val="48"/>
  </w:num>
  <w:num w:numId="63">
    <w:abstractNumId w:val="8"/>
  </w:num>
  <w:num w:numId="64">
    <w:abstractNumId w:val="40"/>
  </w:num>
  <w:num w:numId="65">
    <w:abstractNumId w:val="62"/>
  </w:num>
  <w:num w:numId="66">
    <w:abstractNumId w:val="32"/>
  </w:num>
  <w:num w:numId="67">
    <w:abstractNumId w:val="41"/>
  </w:num>
  <w:num w:numId="68">
    <w:abstractNumId w:val="4"/>
  </w:num>
  <w:num w:numId="69">
    <w:abstractNumId w:val="12"/>
  </w:num>
  <w:num w:numId="70">
    <w:abstractNumId w:val="39"/>
  </w:num>
  <w:num w:numId="71">
    <w:abstractNumId w:val="69"/>
  </w:num>
  <w:num w:numId="72">
    <w:abstractNumId w:val="56"/>
  </w:num>
  <w:num w:numId="73">
    <w:abstractNumId w:val="4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19"/>
  <w:proofState w:spelling="clean" w:grammar="clean"/>
  <w:revisionView w:markup="0"/>
  <w:trackRevisions/>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0DBA"/>
    <w:rsid w:val="00001B6B"/>
    <w:rsid w:val="00001EBA"/>
    <w:rsid w:val="00003DF4"/>
    <w:rsid w:val="00003FB5"/>
    <w:rsid w:val="0000427F"/>
    <w:rsid w:val="00007C4B"/>
    <w:rsid w:val="00010399"/>
    <w:rsid w:val="000106AD"/>
    <w:rsid w:val="000115CC"/>
    <w:rsid w:val="00012A09"/>
    <w:rsid w:val="00012BB3"/>
    <w:rsid w:val="00013FD1"/>
    <w:rsid w:val="000214EE"/>
    <w:rsid w:val="00021DD2"/>
    <w:rsid w:val="00025261"/>
    <w:rsid w:val="000255E3"/>
    <w:rsid w:val="00025A42"/>
    <w:rsid w:val="000266E0"/>
    <w:rsid w:val="00026D18"/>
    <w:rsid w:val="00026FB5"/>
    <w:rsid w:val="00027184"/>
    <w:rsid w:val="00027A02"/>
    <w:rsid w:val="00027BEA"/>
    <w:rsid w:val="00030833"/>
    <w:rsid w:val="00030A72"/>
    <w:rsid w:val="00031027"/>
    <w:rsid w:val="00031B34"/>
    <w:rsid w:val="0003263D"/>
    <w:rsid w:val="00032EBB"/>
    <w:rsid w:val="000339B7"/>
    <w:rsid w:val="00033FED"/>
    <w:rsid w:val="00034FF3"/>
    <w:rsid w:val="000350CD"/>
    <w:rsid w:val="0003779D"/>
    <w:rsid w:val="000401B5"/>
    <w:rsid w:val="000401BE"/>
    <w:rsid w:val="00042187"/>
    <w:rsid w:val="00043292"/>
    <w:rsid w:val="00050284"/>
    <w:rsid w:val="000514A8"/>
    <w:rsid w:val="00051A21"/>
    <w:rsid w:val="0005281A"/>
    <w:rsid w:val="000536CC"/>
    <w:rsid w:val="0005403A"/>
    <w:rsid w:val="00055236"/>
    <w:rsid w:val="00061DCB"/>
    <w:rsid w:val="00062250"/>
    <w:rsid w:val="000625AE"/>
    <w:rsid w:val="00062CC8"/>
    <w:rsid w:val="00066687"/>
    <w:rsid w:val="00071C4F"/>
    <w:rsid w:val="00072DED"/>
    <w:rsid w:val="0007651A"/>
    <w:rsid w:val="000769B7"/>
    <w:rsid w:val="000807E3"/>
    <w:rsid w:val="00080866"/>
    <w:rsid w:val="000817F4"/>
    <w:rsid w:val="0008782C"/>
    <w:rsid w:val="000919A1"/>
    <w:rsid w:val="00093CC8"/>
    <w:rsid w:val="00096F48"/>
    <w:rsid w:val="00097284"/>
    <w:rsid w:val="000A7329"/>
    <w:rsid w:val="000B01F5"/>
    <w:rsid w:val="000B1247"/>
    <w:rsid w:val="000B2D8E"/>
    <w:rsid w:val="000B734A"/>
    <w:rsid w:val="000C2F45"/>
    <w:rsid w:val="000C37F2"/>
    <w:rsid w:val="000C4A2B"/>
    <w:rsid w:val="000C5DB0"/>
    <w:rsid w:val="000C6A2C"/>
    <w:rsid w:val="000C6D0B"/>
    <w:rsid w:val="000D2297"/>
    <w:rsid w:val="000D3B6D"/>
    <w:rsid w:val="000D4E95"/>
    <w:rsid w:val="000D5608"/>
    <w:rsid w:val="000D5B67"/>
    <w:rsid w:val="000D6C69"/>
    <w:rsid w:val="000D705D"/>
    <w:rsid w:val="000E0756"/>
    <w:rsid w:val="000E0A30"/>
    <w:rsid w:val="000E269A"/>
    <w:rsid w:val="000E67FA"/>
    <w:rsid w:val="000E6A7F"/>
    <w:rsid w:val="000F4C35"/>
    <w:rsid w:val="000F5737"/>
    <w:rsid w:val="000F6B35"/>
    <w:rsid w:val="000F7EA7"/>
    <w:rsid w:val="00102419"/>
    <w:rsid w:val="001032FE"/>
    <w:rsid w:val="00103744"/>
    <w:rsid w:val="00103AD2"/>
    <w:rsid w:val="00103FDC"/>
    <w:rsid w:val="00105555"/>
    <w:rsid w:val="001063CB"/>
    <w:rsid w:val="001078A9"/>
    <w:rsid w:val="0010796A"/>
    <w:rsid w:val="00107D5A"/>
    <w:rsid w:val="00111C8C"/>
    <w:rsid w:val="00113BC6"/>
    <w:rsid w:val="0011476D"/>
    <w:rsid w:val="0011579C"/>
    <w:rsid w:val="001179AD"/>
    <w:rsid w:val="00123051"/>
    <w:rsid w:val="00125FCF"/>
    <w:rsid w:val="00131C1D"/>
    <w:rsid w:val="00133136"/>
    <w:rsid w:val="00133921"/>
    <w:rsid w:val="00133CCC"/>
    <w:rsid w:val="001416AE"/>
    <w:rsid w:val="00143F16"/>
    <w:rsid w:val="00144E87"/>
    <w:rsid w:val="00145185"/>
    <w:rsid w:val="00146C7D"/>
    <w:rsid w:val="00146DEE"/>
    <w:rsid w:val="001471F5"/>
    <w:rsid w:val="00152A3D"/>
    <w:rsid w:val="0015369B"/>
    <w:rsid w:val="00154570"/>
    <w:rsid w:val="00154BEE"/>
    <w:rsid w:val="001551EC"/>
    <w:rsid w:val="00163B12"/>
    <w:rsid w:val="0016603F"/>
    <w:rsid w:val="00171DB9"/>
    <w:rsid w:val="001726A7"/>
    <w:rsid w:val="00174ACA"/>
    <w:rsid w:val="001758BC"/>
    <w:rsid w:val="00175906"/>
    <w:rsid w:val="00175B2D"/>
    <w:rsid w:val="00177162"/>
    <w:rsid w:val="00180957"/>
    <w:rsid w:val="001810B1"/>
    <w:rsid w:val="00181151"/>
    <w:rsid w:val="00182C94"/>
    <w:rsid w:val="0018389E"/>
    <w:rsid w:val="001839A8"/>
    <w:rsid w:val="00184204"/>
    <w:rsid w:val="00184AE4"/>
    <w:rsid w:val="0018514F"/>
    <w:rsid w:val="0019008F"/>
    <w:rsid w:val="00190471"/>
    <w:rsid w:val="00190B9D"/>
    <w:rsid w:val="00190CBF"/>
    <w:rsid w:val="00191E69"/>
    <w:rsid w:val="00192610"/>
    <w:rsid w:val="00192E7B"/>
    <w:rsid w:val="00194437"/>
    <w:rsid w:val="001944AF"/>
    <w:rsid w:val="00197187"/>
    <w:rsid w:val="001A0DF5"/>
    <w:rsid w:val="001A4E60"/>
    <w:rsid w:val="001A500A"/>
    <w:rsid w:val="001A5570"/>
    <w:rsid w:val="001A5F87"/>
    <w:rsid w:val="001A6603"/>
    <w:rsid w:val="001A7915"/>
    <w:rsid w:val="001B2838"/>
    <w:rsid w:val="001B3C01"/>
    <w:rsid w:val="001B5725"/>
    <w:rsid w:val="001B7EBC"/>
    <w:rsid w:val="001C0126"/>
    <w:rsid w:val="001C7892"/>
    <w:rsid w:val="001C7DAA"/>
    <w:rsid w:val="001D26AF"/>
    <w:rsid w:val="001D294A"/>
    <w:rsid w:val="001D2CAE"/>
    <w:rsid w:val="001D49E2"/>
    <w:rsid w:val="001D5141"/>
    <w:rsid w:val="001D57D2"/>
    <w:rsid w:val="001D69F2"/>
    <w:rsid w:val="001D745B"/>
    <w:rsid w:val="001D7C17"/>
    <w:rsid w:val="001E0214"/>
    <w:rsid w:val="001E4483"/>
    <w:rsid w:val="001E5D56"/>
    <w:rsid w:val="001F02B4"/>
    <w:rsid w:val="001F16B4"/>
    <w:rsid w:val="001F1FD0"/>
    <w:rsid w:val="001F29FE"/>
    <w:rsid w:val="001F5A4D"/>
    <w:rsid w:val="001F5D59"/>
    <w:rsid w:val="001F651B"/>
    <w:rsid w:val="001F7963"/>
    <w:rsid w:val="0020512C"/>
    <w:rsid w:val="00211202"/>
    <w:rsid w:val="0021489C"/>
    <w:rsid w:val="002166B9"/>
    <w:rsid w:val="00216831"/>
    <w:rsid w:val="0022140A"/>
    <w:rsid w:val="00224DA9"/>
    <w:rsid w:val="00227B08"/>
    <w:rsid w:val="00231E32"/>
    <w:rsid w:val="002328F2"/>
    <w:rsid w:val="00236F69"/>
    <w:rsid w:val="002370B8"/>
    <w:rsid w:val="00237642"/>
    <w:rsid w:val="00240BE0"/>
    <w:rsid w:val="00243615"/>
    <w:rsid w:val="00245666"/>
    <w:rsid w:val="00245984"/>
    <w:rsid w:val="00247840"/>
    <w:rsid w:val="00253249"/>
    <w:rsid w:val="00253E3E"/>
    <w:rsid w:val="0025445F"/>
    <w:rsid w:val="00254D07"/>
    <w:rsid w:val="00256E3C"/>
    <w:rsid w:val="002578F7"/>
    <w:rsid w:val="00257F27"/>
    <w:rsid w:val="00261389"/>
    <w:rsid w:val="00263B6C"/>
    <w:rsid w:val="00263B70"/>
    <w:rsid w:val="002675C6"/>
    <w:rsid w:val="002675CF"/>
    <w:rsid w:val="00267AB1"/>
    <w:rsid w:val="0027012F"/>
    <w:rsid w:val="00271179"/>
    <w:rsid w:val="00271551"/>
    <w:rsid w:val="00271C14"/>
    <w:rsid w:val="00272A16"/>
    <w:rsid w:val="00272CB2"/>
    <w:rsid w:val="00273CD2"/>
    <w:rsid w:val="002747FF"/>
    <w:rsid w:val="00277A1A"/>
    <w:rsid w:val="002816A6"/>
    <w:rsid w:val="00281CB7"/>
    <w:rsid w:val="00282BDD"/>
    <w:rsid w:val="00282FEB"/>
    <w:rsid w:val="00283D26"/>
    <w:rsid w:val="00285CC1"/>
    <w:rsid w:val="002875B5"/>
    <w:rsid w:val="002905B7"/>
    <w:rsid w:val="00291280"/>
    <w:rsid w:val="00291621"/>
    <w:rsid w:val="00292B8D"/>
    <w:rsid w:val="00295A3B"/>
    <w:rsid w:val="00295F60"/>
    <w:rsid w:val="00296C3E"/>
    <w:rsid w:val="002970B5"/>
    <w:rsid w:val="002A0BF9"/>
    <w:rsid w:val="002A20DE"/>
    <w:rsid w:val="002A61CC"/>
    <w:rsid w:val="002B20C2"/>
    <w:rsid w:val="002B5884"/>
    <w:rsid w:val="002B5FE0"/>
    <w:rsid w:val="002B6EB9"/>
    <w:rsid w:val="002C02D7"/>
    <w:rsid w:val="002C0E82"/>
    <w:rsid w:val="002C157F"/>
    <w:rsid w:val="002C3FB7"/>
    <w:rsid w:val="002C69D4"/>
    <w:rsid w:val="002C71AA"/>
    <w:rsid w:val="002D3629"/>
    <w:rsid w:val="002D425C"/>
    <w:rsid w:val="002D503F"/>
    <w:rsid w:val="002D7968"/>
    <w:rsid w:val="002E5DF8"/>
    <w:rsid w:val="002E5F75"/>
    <w:rsid w:val="002E60FE"/>
    <w:rsid w:val="002E71C8"/>
    <w:rsid w:val="002E7B56"/>
    <w:rsid w:val="002F0480"/>
    <w:rsid w:val="002F2428"/>
    <w:rsid w:val="002F77CB"/>
    <w:rsid w:val="003002E8"/>
    <w:rsid w:val="003009B6"/>
    <w:rsid w:val="0030228A"/>
    <w:rsid w:val="0030251E"/>
    <w:rsid w:val="0030623E"/>
    <w:rsid w:val="003074AB"/>
    <w:rsid w:val="003141D0"/>
    <w:rsid w:val="00315912"/>
    <w:rsid w:val="00315A35"/>
    <w:rsid w:val="00315D94"/>
    <w:rsid w:val="00315E35"/>
    <w:rsid w:val="00317144"/>
    <w:rsid w:val="003174ED"/>
    <w:rsid w:val="003177F5"/>
    <w:rsid w:val="00320451"/>
    <w:rsid w:val="003206B2"/>
    <w:rsid w:val="003221F3"/>
    <w:rsid w:val="00323646"/>
    <w:rsid w:val="00324FDA"/>
    <w:rsid w:val="00325994"/>
    <w:rsid w:val="0032694C"/>
    <w:rsid w:val="00326FA7"/>
    <w:rsid w:val="0033346B"/>
    <w:rsid w:val="00333F77"/>
    <w:rsid w:val="003361E2"/>
    <w:rsid w:val="00336B8E"/>
    <w:rsid w:val="0033746D"/>
    <w:rsid w:val="0033760F"/>
    <w:rsid w:val="003410B8"/>
    <w:rsid w:val="003413C9"/>
    <w:rsid w:val="0034173D"/>
    <w:rsid w:val="00342FEC"/>
    <w:rsid w:val="003439D8"/>
    <w:rsid w:val="0034569F"/>
    <w:rsid w:val="00345896"/>
    <w:rsid w:val="00346A49"/>
    <w:rsid w:val="0034730F"/>
    <w:rsid w:val="00350C99"/>
    <w:rsid w:val="00350E8B"/>
    <w:rsid w:val="003524D2"/>
    <w:rsid w:val="00352ECC"/>
    <w:rsid w:val="003561B8"/>
    <w:rsid w:val="00362327"/>
    <w:rsid w:val="00362C36"/>
    <w:rsid w:val="00363152"/>
    <w:rsid w:val="003669DE"/>
    <w:rsid w:val="003724A5"/>
    <w:rsid w:val="0037313A"/>
    <w:rsid w:val="003739A2"/>
    <w:rsid w:val="0037594E"/>
    <w:rsid w:val="00377A67"/>
    <w:rsid w:val="00380ABC"/>
    <w:rsid w:val="00380D15"/>
    <w:rsid w:val="00381D83"/>
    <w:rsid w:val="003866D7"/>
    <w:rsid w:val="003908A4"/>
    <w:rsid w:val="00391822"/>
    <w:rsid w:val="00391FA7"/>
    <w:rsid w:val="00392826"/>
    <w:rsid w:val="00397B60"/>
    <w:rsid w:val="00397E7B"/>
    <w:rsid w:val="003A1B14"/>
    <w:rsid w:val="003A3224"/>
    <w:rsid w:val="003A472E"/>
    <w:rsid w:val="003A5014"/>
    <w:rsid w:val="003B388C"/>
    <w:rsid w:val="003B63ED"/>
    <w:rsid w:val="003B6611"/>
    <w:rsid w:val="003B677B"/>
    <w:rsid w:val="003B69AE"/>
    <w:rsid w:val="003B778B"/>
    <w:rsid w:val="003C057F"/>
    <w:rsid w:val="003C206A"/>
    <w:rsid w:val="003C2584"/>
    <w:rsid w:val="003C2810"/>
    <w:rsid w:val="003C52DD"/>
    <w:rsid w:val="003C545E"/>
    <w:rsid w:val="003C5D82"/>
    <w:rsid w:val="003C6C87"/>
    <w:rsid w:val="003C7AAA"/>
    <w:rsid w:val="003D050D"/>
    <w:rsid w:val="003D0B55"/>
    <w:rsid w:val="003D51BB"/>
    <w:rsid w:val="003D62CB"/>
    <w:rsid w:val="003E1551"/>
    <w:rsid w:val="003E1661"/>
    <w:rsid w:val="003E1D8C"/>
    <w:rsid w:val="003E2004"/>
    <w:rsid w:val="003E46F0"/>
    <w:rsid w:val="003E4A27"/>
    <w:rsid w:val="003F1247"/>
    <w:rsid w:val="003F2CD8"/>
    <w:rsid w:val="003F3B18"/>
    <w:rsid w:val="003F5C26"/>
    <w:rsid w:val="003F7284"/>
    <w:rsid w:val="004003A9"/>
    <w:rsid w:val="004010CF"/>
    <w:rsid w:val="00402F6F"/>
    <w:rsid w:val="00404751"/>
    <w:rsid w:val="00405A28"/>
    <w:rsid w:val="00405D70"/>
    <w:rsid w:val="004160D3"/>
    <w:rsid w:val="00422DD8"/>
    <w:rsid w:val="004270C3"/>
    <w:rsid w:val="00432115"/>
    <w:rsid w:val="00436103"/>
    <w:rsid w:val="00436166"/>
    <w:rsid w:val="00436C69"/>
    <w:rsid w:val="00437390"/>
    <w:rsid w:val="0044431C"/>
    <w:rsid w:val="0044491D"/>
    <w:rsid w:val="00444AED"/>
    <w:rsid w:val="00445ED6"/>
    <w:rsid w:val="0044674F"/>
    <w:rsid w:val="00450422"/>
    <w:rsid w:val="00451751"/>
    <w:rsid w:val="00452264"/>
    <w:rsid w:val="004557D3"/>
    <w:rsid w:val="00455DA4"/>
    <w:rsid w:val="0045659A"/>
    <w:rsid w:val="00456724"/>
    <w:rsid w:val="00457E9B"/>
    <w:rsid w:val="0046075F"/>
    <w:rsid w:val="004610D7"/>
    <w:rsid w:val="00467EA5"/>
    <w:rsid w:val="004703CD"/>
    <w:rsid w:val="00470D5E"/>
    <w:rsid w:val="004724F4"/>
    <w:rsid w:val="00474397"/>
    <w:rsid w:val="00474AE1"/>
    <w:rsid w:val="00476E1E"/>
    <w:rsid w:val="00480EDA"/>
    <w:rsid w:val="0048111C"/>
    <w:rsid w:val="00481221"/>
    <w:rsid w:val="004831E6"/>
    <w:rsid w:val="00483504"/>
    <w:rsid w:val="00487D67"/>
    <w:rsid w:val="004A5AE9"/>
    <w:rsid w:val="004B552E"/>
    <w:rsid w:val="004B629E"/>
    <w:rsid w:val="004C300C"/>
    <w:rsid w:val="004C37D1"/>
    <w:rsid w:val="004C49AD"/>
    <w:rsid w:val="004C65C6"/>
    <w:rsid w:val="004C697B"/>
    <w:rsid w:val="004C7B5C"/>
    <w:rsid w:val="004D0A20"/>
    <w:rsid w:val="004D16AE"/>
    <w:rsid w:val="004D444F"/>
    <w:rsid w:val="004D4730"/>
    <w:rsid w:val="004D5202"/>
    <w:rsid w:val="004E0F15"/>
    <w:rsid w:val="004E16C5"/>
    <w:rsid w:val="004E1DAF"/>
    <w:rsid w:val="004E3DBC"/>
    <w:rsid w:val="004E497A"/>
    <w:rsid w:val="004F1198"/>
    <w:rsid w:val="004F48A0"/>
    <w:rsid w:val="004F53A1"/>
    <w:rsid w:val="00500B22"/>
    <w:rsid w:val="00501486"/>
    <w:rsid w:val="00501749"/>
    <w:rsid w:val="00504560"/>
    <w:rsid w:val="0050459B"/>
    <w:rsid w:val="00510A3C"/>
    <w:rsid w:val="00510ABD"/>
    <w:rsid w:val="00513BE2"/>
    <w:rsid w:val="00517E12"/>
    <w:rsid w:val="005206F3"/>
    <w:rsid w:val="005227A9"/>
    <w:rsid w:val="00524437"/>
    <w:rsid w:val="00524CD0"/>
    <w:rsid w:val="005262E9"/>
    <w:rsid w:val="0052632D"/>
    <w:rsid w:val="00526D0F"/>
    <w:rsid w:val="00530130"/>
    <w:rsid w:val="005308B1"/>
    <w:rsid w:val="00532627"/>
    <w:rsid w:val="00534564"/>
    <w:rsid w:val="00535D85"/>
    <w:rsid w:val="0053675A"/>
    <w:rsid w:val="00536E5D"/>
    <w:rsid w:val="0053750E"/>
    <w:rsid w:val="0054197E"/>
    <w:rsid w:val="00542D8E"/>
    <w:rsid w:val="005431D2"/>
    <w:rsid w:val="005438FC"/>
    <w:rsid w:val="005465EC"/>
    <w:rsid w:val="0054671C"/>
    <w:rsid w:val="00546E23"/>
    <w:rsid w:val="0055050C"/>
    <w:rsid w:val="00550548"/>
    <w:rsid w:val="0055309A"/>
    <w:rsid w:val="005535C5"/>
    <w:rsid w:val="0055470D"/>
    <w:rsid w:val="005549CE"/>
    <w:rsid w:val="00556856"/>
    <w:rsid w:val="00557DA9"/>
    <w:rsid w:val="00557E24"/>
    <w:rsid w:val="00557F2E"/>
    <w:rsid w:val="005600FA"/>
    <w:rsid w:val="00560282"/>
    <w:rsid w:val="00560AC8"/>
    <w:rsid w:val="0056203F"/>
    <w:rsid w:val="00562527"/>
    <w:rsid w:val="005625B0"/>
    <w:rsid w:val="00562651"/>
    <w:rsid w:val="00563267"/>
    <w:rsid w:val="0056499A"/>
    <w:rsid w:val="005652DF"/>
    <w:rsid w:val="0056588B"/>
    <w:rsid w:val="00567B36"/>
    <w:rsid w:val="00567D7E"/>
    <w:rsid w:val="005722A0"/>
    <w:rsid w:val="0057261F"/>
    <w:rsid w:val="005760EC"/>
    <w:rsid w:val="0058006B"/>
    <w:rsid w:val="005803A4"/>
    <w:rsid w:val="005829E7"/>
    <w:rsid w:val="00583352"/>
    <w:rsid w:val="0058421E"/>
    <w:rsid w:val="00585FEB"/>
    <w:rsid w:val="00586488"/>
    <w:rsid w:val="00587620"/>
    <w:rsid w:val="00592736"/>
    <w:rsid w:val="00592DC1"/>
    <w:rsid w:val="00594004"/>
    <w:rsid w:val="00596674"/>
    <w:rsid w:val="00596F43"/>
    <w:rsid w:val="005A16E5"/>
    <w:rsid w:val="005A65ED"/>
    <w:rsid w:val="005B233E"/>
    <w:rsid w:val="005B64DF"/>
    <w:rsid w:val="005C149B"/>
    <w:rsid w:val="005C14A1"/>
    <w:rsid w:val="005C1A4B"/>
    <w:rsid w:val="005C2967"/>
    <w:rsid w:val="005C3D7F"/>
    <w:rsid w:val="005C49A6"/>
    <w:rsid w:val="005C6019"/>
    <w:rsid w:val="005C619E"/>
    <w:rsid w:val="005C767B"/>
    <w:rsid w:val="005C79C1"/>
    <w:rsid w:val="005C7FF9"/>
    <w:rsid w:val="005D25AB"/>
    <w:rsid w:val="005D409E"/>
    <w:rsid w:val="005D4A80"/>
    <w:rsid w:val="005D6ECD"/>
    <w:rsid w:val="005D6F5D"/>
    <w:rsid w:val="005D7853"/>
    <w:rsid w:val="005E0861"/>
    <w:rsid w:val="005E1939"/>
    <w:rsid w:val="005E255E"/>
    <w:rsid w:val="005E4A2A"/>
    <w:rsid w:val="005F0497"/>
    <w:rsid w:val="005F0F3F"/>
    <w:rsid w:val="005F1357"/>
    <w:rsid w:val="005F231A"/>
    <w:rsid w:val="005F2835"/>
    <w:rsid w:val="005F4312"/>
    <w:rsid w:val="005F585F"/>
    <w:rsid w:val="005F69F4"/>
    <w:rsid w:val="005F7C5E"/>
    <w:rsid w:val="005F7CDD"/>
    <w:rsid w:val="00600A60"/>
    <w:rsid w:val="0060236F"/>
    <w:rsid w:val="00603926"/>
    <w:rsid w:val="00610C35"/>
    <w:rsid w:val="00612786"/>
    <w:rsid w:val="006129F8"/>
    <w:rsid w:val="00612A79"/>
    <w:rsid w:val="00613657"/>
    <w:rsid w:val="006139E8"/>
    <w:rsid w:val="00614D6B"/>
    <w:rsid w:val="00616B4A"/>
    <w:rsid w:val="00620092"/>
    <w:rsid w:val="0062082C"/>
    <w:rsid w:val="006210F6"/>
    <w:rsid w:val="0062283F"/>
    <w:rsid w:val="00627CFA"/>
    <w:rsid w:val="00631B69"/>
    <w:rsid w:val="006322A8"/>
    <w:rsid w:val="00632E63"/>
    <w:rsid w:val="0063554A"/>
    <w:rsid w:val="00635701"/>
    <w:rsid w:val="00636BE4"/>
    <w:rsid w:val="006405CE"/>
    <w:rsid w:val="0064163B"/>
    <w:rsid w:val="006451E2"/>
    <w:rsid w:val="006475C6"/>
    <w:rsid w:val="00650509"/>
    <w:rsid w:val="0065054B"/>
    <w:rsid w:val="00653109"/>
    <w:rsid w:val="00653526"/>
    <w:rsid w:val="00653766"/>
    <w:rsid w:val="00661BF9"/>
    <w:rsid w:val="00661D4F"/>
    <w:rsid w:val="006625EC"/>
    <w:rsid w:val="00663DE1"/>
    <w:rsid w:val="006651CC"/>
    <w:rsid w:val="0066618B"/>
    <w:rsid w:val="006674DD"/>
    <w:rsid w:val="00670622"/>
    <w:rsid w:val="00670C24"/>
    <w:rsid w:val="006723EC"/>
    <w:rsid w:val="00672519"/>
    <w:rsid w:val="00673527"/>
    <w:rsid w:val="00673639"/>
    <w:rsid w:val="00674CFA"/>
    <w:rsid w:val="006751AD"/>
    <w:rsid w:val="00677F1E"/>
    <w:rsid w:val="00682140"/>
    <w:rsid w:val="006828E1"/>
    <w:rsid w:val="00686352"/>
    <w:rsid w:val="00690A3A"/>
    <w:rsid w:val="006911B9"/>
    <w:rsid w:val="0069302F"/>
    <w:rsid w:val="006957FF"/>
    <w:rsid w:val="006A1E27"/>
    <w:rsid w:val="006A70E2"/>
    <w:rsid w:val="006B21E5"/>
    <w:rsid w:val="006B5641"/>
    <w:rsid w:val="006B6A7F"/>
    <w:rsid w:val="006C10C4"/>
    <w:rsid w:val="006C137B"/>
    <w:rsid w:val="006C3513"/>
    <w:rsid w:val="006C58E9"/>
    <w:rsid w:val="006C70F5"/>
    <w:rsid w:val="006D29CC"/>
    <w:rsid w:val="006D4B3C"/>
    <w:rsid w:val="006D6849"/>
    <w:rsid w:val="006D6CD1"/>
    <w:rsid w:val="006E0D25"/>
    <w:rsid w:val="006E1F46"/>
    <w:rsid w:val="006E235D"/>
    <w:rsid w:val="006E47AC"/>
    <w:rsid w:val="006E56E5"/>
    <w:rsid w:val="006F0C65"/>
    <w:rsid w:val="006F13FB"/>
    <w:rsid w:val="006F180C"/>
    <w:rsid w:val="006F21D7"/>
    <w:rsid w:val="006F5D26"/>
    <w:rsid w:val="006F6C03"/>
    <w:rsid w:val="00700D34"/>
    <w:rsid w:val="007031C2"/>
    <w:rsid w:val="007049F9"/>
    <w:rsid w:val="00706405"/>
    <w:rsid w:val="00710BA1"/>
    <w:rsid w:val="00712951"/>
    <w:rsid w:val="00712EEC"/>
    <w:rsid w:val="007179D5"/>
    <w:rsid w:val="00720B4D"/>
    <w:rsid w:val="00723BEF"/>
    <w:rsid w:val="007252B3"/>
    <w:rsid w:val="00727D70"/>
    <w:rsid w:val="00727DE9"/>
    <w:rsid w:val="007341FB"/>
    <w:rsid w:val="00737186"/>
    <w:rsid w:val="00740BE5"/>
    <w:rsid w:val="00740D3A"/>
    <w:rsid w:val="0074179F"/>
    <w:rsid w:val="007428C2"/>
    <w:rsid w:val="0074479A"/>
    <w:rsid w:val="00746C50"/>
    <w:rsid w:val="007477D1"/>
    <w:rsid w:val="00747B4F"/>
    <w:rsid w:val="0075079F"/>
    <w:rsid w:val="00752A14"/>
    <w:rsid w:val="00752E53"/>
    <w:rsid w:val="00753FFF"/>
    <w:rsid w:val="0075425A"/>
    <w:rsid w:val="00755488"/>
    <w:rsid w:val="007556CC"/>
    <w:rsid w:val="0075647E"/>
    <w:rsid w:val="00760DC6"/>
    <w:rsid w:val="00761F99"/>
    <w:rsid w:val="00762AF9"/>
    <w:rsid w:val="0076565C"/>
    <w:rsid w:val="0076682C"/>
    <w:rsid w:val="00767E34"/>
    <w:rsid w:val="0077206A"/>
    <w:rsid w:val="0077210E"/>
    <w:rsid w:val="007752AD"/>
    <w:rsid w:val="00781520"/>
    <w:rsid w:val="007827A3"/>
    <w:rsid w:val="00782CB2"/>
    <w:rsid w:val="00785466"/>
    <w:rsid w:val="00785F59"/>
    <w:rsid w:val="007873E8"/>
    <w:rsid w:val="00787506"/>
    <w:rsid w:val="0079005B"/>
    <w:rsid w:val="0079291F"/>
    <w:rsid w:val="0079391B"/>
    <w:rsid w:val="00794EA0"/>
    <w:rsid w:val="007967A9"/>
    <w:rsid w:val="007969B4"/>
    <w:rsid w:val="007A0B3C"/>
    <w:rsid w:val="007A1845"/>
    <w:rsid w:val="007A7EC0"/>
    <w:rsid w:val="007B6B10"/>
    <w:rsid w:val="007C0F19"/>
    <w:rsid w:val="007C1A9C"/>
    <w:rsid w:val="007C2FD3"/>
    <w:rsid w:val="007C30FD"/>
    <w:rsid w:val="007C4E7F"/>
    <w:rsid w:val="007C5317"/>
    <w:rsid w:val="007C5585"/>
    <w:rsid w:val="007C6EC8"/>
    <w:rsid w:val="007D03B7"/>
    <w:rsid w:val="007D1B5F"/>
    <w:rsid w:val="007D4C47"/>
    <w:rsid w:val="007D7C97"/>
    <w:rsid w:val="007E0A75"/>
    <w:rsid w:val="007E146F"/>
    <w:rsid w:val="007E1BB3"/>
    <w:rsid w:val="007E2844"/>
    <w:rsid w:val="007E3017"/>
    <w:rsid w:val="007E546F"/>
    <w:rsid w:val="007E6ECF"/>
    <w:rsid w:val="007F1FF2"/>
    <w:rsid w:val="007F2C5B"/>
    <w:rsid w:val="007F678F"/>
    <w:rsid w:val="007F6A96"/>
    <w:rsid w:val="00800725"/>
    <w:rsid w:val="00800904"/>
    <w:rsid w:val="008011F0"/>
    <w:rsid w:val="008023CC"/>
    <w:rsid w:val="00803521"/>
    <w:rsid w:val="00806BBF"/>
    <w:rsid w:val="00812732"/>
    <w:rsid w:val="008153E8"/>
    <w:rsid w:val="00815477"/>
    <w:rsid w:val="008223D5"/>
    <w:rsid w:val="008256A1"/>
    <w:rsid w:val="00825843"/>
    <w:rsid w:val="00825CF5"/>
    <w:rsid w:val="00827E73"/>
    <w:rsid w:val="00832482"/>
    <w:rsid w:val="00832CAC"/>
    <w:rsid w:val="0083484A"/>
    <w:rsid w:val="00834F5A"/>
    <w:rsid w:val="0083751B"/>
    <w:rsid w:val="00841675"/>
    <w:rsid w:val="00843AA8"/>
    <w:rsid w:val="00843E38"/>
    <w:rsid w:val="0084661C"/>
    <w:rsid w:val="008502C1"/>
    <w:rsid w:val="00850508"/>
    <w:rsid w:val="008520DA"/>
    <w:rsid w:val="00854CBA"/>
    <w:rsid w:val="00855E9C"/>
    <w:rsid w:val="00856AC6"/>
    <w:rsid w:val="00856D8A"/>
    <w:rsid w:val="008665DE"/>
    <w:rsid w:val="00874C63"/>
    <w:rsid w:val="00876BAB"/>
    <w:rsid w:val="00876BB8"/>
    <w:rsid w:val="008834B8"/>
    <w:rsid w:val="0088459A"/>
    <w:rsid w:val="008866D3"/>
    <w:rsid w:val="00887D28"/>
    <w:rsid w:val="00887D3C"/>
    <w:rsid w:val="008901BC"/>
    <w:rsid w:val="00891EF3"/>
    <w:rsid w:val="008937EA"/>
    <w:rsid w:val="00894B63"/>
    <w:rsid w:val="008955CD"/>
    <w:rsid w:val="008957FF"/>
    <w:rsid w:val="00895806"/>
    <w:rsid w:val="00895E70"/>
    <w:rsid w:val="008965F8"/>
    <w:rsid w:val="0089685C"/>
    <w:rsid w:val="00896D00"/>
    <w:rsid w:val="008973F2"/>
    <w:rsid w:val="008978A6"/>
    <w:rsid w:val="00897927"/>
    <w:rsid w:val="00897F26"/>
    <w:rsid w:val="008A110D"/>
    <w:rsid w:val="008A1677"/>
    <w:rsid w:val="008A6DD8"/>
    <w:rsid w:val="008B0155"/>
    <w:rsid w:val="008B0CD9"/>
    <w:rsid w:val="008B4E1A"/>
    <w:rsid w:val="008B575C"/>
    <w:rsid w:val="008C1EE8"/>
    <w:rsid w:val="008C350A"/>
    <w:rsid w:val="008C4E09"/>
    <w:rsid w:val="008C4E78"/>
    <w:rsid w:val="008C5009"/>
    <w:rsid w:val="008D1E27"/>
    <w:rsid w:val="008D27CF"/>
    <w:rsid w:val="008D62E0"/>
    <w:rsid w:val="008D7CD3"/>
    <w:rsid w:val="008E00A5"/>
    <w:rsid w:val="008E04FD"/>
    <w:rsid w:val="008E083C"/>
    <w:rsid w:val="008E13BB"/>
    <w:rsid w:val="008E1A24"/>
    <w:rsid w:val="008E39C1"/>
    <w:rsid w:val="008E4D0B"/>
    <w:rsid w:val="008E57D4"/>
    <w:rsid w:val="008E594F"/>
    <w:rsid w:val="008E751A"/>
    <w:rsid w:val="008E7989"/>
    <w:rsid w:val="008F0866"/>
    <w:rsid w:val="008F0F1A"/>
    <w:rsid w:val="008F30B9"/>
    <w:rsid w:val="008F36C5"/>
    <w:rsid w:val="008F5440"/>
    <w:rsid w:val="008F6832"/>
    <w:rsid w:val="008F7C13"/>
    <w:rsid w:val="0090462C"/>
    <w:rsid w:val="009047AA"/>
    <w:rsid w:val="009053ED"/>
    <w:rsid w:val="009076DA"/>
    <w:rsid w:val="00910DB0"/>
    <w:rsid w:val="00913CDE"/>
    <w:rsid w:val="00914046"/>
    <w:rsid w:val="0091779D"/>
    <w:rsid w:val="00922892"/>
    <w:rsid w:val="00922B45"/>
    <w:rsid w:val="00924CE2"/>
    <w:rsid w:val="00925AC2"/>
    <w:rsid w:val="00927D9C"/>
    <w:rsid w:val="009310E5"/>
    <w:rsid w:val="009313C5"/>
    <w:rsid w:val="00934B72"/>
    <w:rsid w:val="009418F2"/>
    <w:rsid w:val="00942444"/>
    <w:rsid w:val="0094250B"/>
    <w:rsid w:val="00944654"/>
    <w:rsid w:val="00945C41"/>
    <w:rsid w:val="0094748F"/>
    <w:rsid w:val="0094789C"/>
    <w:rsid w:val="00950FDA"/>
    <w:rsid w:val="00951908"/>
    <w:rsid w:val="00960748"/>
    <w:rsid w:val="00962614"/>
    <w:rsid w:val="00963028"/>
    <w:rsid w:val="00963BDF"/>
    <w:rsid w:val="00964982"/>
    <w:rsid w:val="00965A8B"/>
    <w:rsid w:val="009671EC"/>
    <w:rsid w:val="009742F2"/>
    <w:rsid w:val="009745BF"/>
    <w:rsid w:val="0098125A"/>
    <w:rsid w:val="009813B9"/>
    <w:rsid w:val="00981C73"/>
    <w:rsid w:val="009838F9"/>
    <w:rsid w:val="00983E47"/>
    <w:rsid w:val="009857C4"/>
    <w:rsid w:val="00985B2F"/>
    <w:rsid w:val="0098622B"/>
    <w:rsid w:val="00986599"/>
    <w:rsid w:val="009867A5"/>
    <w:rsid w:val="009879B4"/>
    <w:rsid w:val="00987F56"/>
    <w:rsid w:val="009913F5"/>
    <w:rsid w:val="00991A9F"/>
    <w:rsid w:val="0099370E"/>
    <w:rsid w:val="009938A1"/>
    <w:rsid w:val="00996172"/>
    <w:rsid w:val="009A0BE6"/>
    <w:rsid w:val="009A0D97"/>
    <w:rsid w:val="009A1E57"/>
    <w:rsid w:val="009A24CB"/>
    <w:rsid w:val="009A2E74"/>
    <w:rsid w:val="009A4CC7"/>
    <w:rsid w:val="009A5196"/>
    <w:rsid w:val="009A768B"/>
    <w:rsid w:val="009B0284"/>
    <w:rsid w:val="009B02D8"/>
    <w:rsid w:val="009B3CAB"/>
    <w:rsid w:val="009B619B"/>
    <w:rsid w:val="009B7AC7"/>
    <w:rsid w:val="009C182D"/>
    <w:rsid w:val="009C2BA1"/>
    <w:rsid w:val="009C2F14"/>
    <w:rsid w:val="009C33DE"/>
    <w:rsid w:val="009C47CE"/>
    <w:rsid w:val="009C501F"/>
    <w:rsid w:val="009C50DA"/>
    <w:rsid w:val="009D0BBB"/>
    <w:rsid w:val="009D1215"/>
    <w:rsid w:val="009D39A2"/>
    <w:rsid w:val="009D592C"/>
    <w:rsid w:val="009E078C"/>
    <w:rsid w:val="009E091D"/>
    <w:rsid w:val="009E1C4C"/>
    <w:rsid w:val="009E39EC"/>
    <w:rsid w:val="009E4368"/>
    <w:rsid w:val="009E5537"/>
    <w:rsid w:val="009E5847"/>
    <w:rsid w:val="009E5A8F"/>
    <w:rsid w:val="009E711A"/>
    <w:rsid w:val="009E784D"/>
    <w:rsid w:val="009F2C3B"/>
    <w:rsid w:val="009F32A2"/>
    <w:rsid w:val="009F3CA0"/>
    <w:rsid w:val="00A0011C"/>
    <w:rsid w:val="00A004B4"/>
    <w:rsid w:val="00A02E4C"/>
    <w:rsid w:val="00A05F78"/>
    <w:rsid w:val="00A05F88"/>
    <w:rsid w:val="00A06341"/>
    <w:rsid w:val="00A11B50"/>
    <w:rsid w:val="00A16BE1"/>
    <w:rsid w:val="00A1780E"/>
    <w:rsid w:val="00A224CF"/>
    <w:rsid w:val="00A22576"/>
    <w:rsid w:val="00A315FE"/>
    <w:rsid w:val="00A33881"/>
    <w:rsid w:val="00A353CB"/>
    <w:rsid w:val="00A35838"/>
    <w:rsid w:val="00A373DC"/>
    <w:rsid w:val="00A3799C"/>
    <w:rsid w:val="00A46CDA"/>
    <w:rsid w:val="00A47CF5"/>
    <w:rsid w:val="00A50A96"/>
    <w:rsid w:val="00A5292C"/>
    <w:rsid w:val="00A532CC"/>
    <w:rsid w:val="00A539E1"/>
    <w:rsid w:val="00A55AC2"/>
    <w:rsid w:val="00A55E00"/>
    <w:rsid w:val="00A56C1E"/>
    <w:rsid w:val="00A60558"/>
    <w:rsid w:val="00A626B9"/>
    <w:rsid w:val="00A62CD9"/>
    <w:rsid w:val="00A62FF9"/>
    <w:rsid w:val="00A63D49"/>
    <w:rsid w:val="00A654AB"/>
    <w:rsid w:val="00A66481"/>
    <w:rsid w:val="00A72D9A"/>
    <w:rsid w:val="00A7318A"/>
    <w:rsid w:val="00A747AC"/>
    <w:rsid w:val="00A76DFA"/>
    <w:rsid w:val="00A8021D"/>
    <w:rsid w:val="00A82A5D"/>
    <w:rsid w:val="00A82FD9"/>
    <w:rsid w:val="00A83818"/>
    <w:rsid w:val="00A86FD4"/>
    <w:rsid w:val="00A8799F"/>
    <w:rsid w:val="00A91830"/>
    <w:rsid w:val="00A97766"/>
    <w:rsid w:val="00AA0CA6"/>
    <w:rsid w:val="00AA5621"/>
    <w:rsid w:val="00AA66D5"/>
    <w:rsid w:val="00AB2670"/>
    <w:rsid w:val="00AB2777"/>
    <w:rsid w:val="00AB4941"/>
    <w:rsid w:val="00AB542E"/>
    <w:rsid w:val="00AB6444"/>
    <w:rsid w:val="00AC0BA9"/>
    <w:rsid w:val="00AC1798"/>
    <w:rsid w:val="00AC213E"/>
    <w:rsid w:val="00AC47FF"/>
    <w:rsid w:val="00AC6A9C"/>
    <w:rsid w:val="00AD45E6"/>
    <w:rsid w:val="00AD4CDC"/>
    <w:rsid w:val="00AD73E4"/>
    <w:rsid w:val="00AE06BC"/>
    <w:rsid w:val="00AE3640"/>
    <w:rsid w:val="00AE3664"/>
    <w:rsid w:val="00AE3EB8"/>
    <w:rsid w:val="00AF31D0"/>
    <w:rsid w:val="00AF36BD"/>
    <w:rsid w:val="00AF4FEE"/>
    <w:rsid w:val="00AF54C6"/>
    <w:rsid w:val="00AF56FF"/>
    <w:rsid w:val="00AF735B"/>
    <w:rsid w:val="00B00F4F"/>
    <w:rsid w:val="00B01823"/>
    <w:rsid w:val="00B02E1A"/>
    <w:rsid w:val="00B032F4"/>
    <w:rsid w:val="00B049C1"/>
    <w:rsid w:val="00B0716C"/>
    <w:rsid w:val="00B10C96"/>
    <w:rsid w:val="00B1200B"/>
    <w:rsid w:val="00B1504E"/>
    <w:rsid w:val="00B2255D"/>
    <w:rsid w:val="00B22E72"/>
    <w:rsid w:val="00B26C18"/>
    <w:rsid w:val="00B30153"/>
    <w:rsid w:val="00B302E0"/>
    <w:rsid w:val="00B31482"/>
    <w:rsid w:val="00B33142"/>
    <w:rsid w:val="00B353AC"/>
    <w:rsid w:val="00B36057"/>
    <w:rsid w:val="00B37E10"/>
    <w:rsid w:val="00B42139"/>
    <w:rsid w:val="00B42DEA"/>
    <w:rsid w:val="00B47054"/>
    <w:rsid w:val="00B5056F"/>
    <w:rsid w:val="00B531FB"/>
    <w:rsid w:val="00B54EF1"/>
    <w:rsid w:val="00B5732B"/>
    <w:rsid w:val="00B605B7"/>
    <w:rsid w:val="00B637EB"/>
    <w:rsid w:val="00B63B13"/>
    <w:rsid w:val="00B65625"/>
    <w:rsid w:val="00B664BD"/>
    <w:rsid w:val="00B67DEB"/>
    <w:rsid w:val="00B7387C"/>
    <w:rsid w:val="00B765B6"/>
    <w:rsid w:val="00B846D3"/>
    <w:rsid w:val="00B856FB"/>
    <w:rsid w:val="00B85AF7"/>
    <w:rsid w:val="00B86318"/>
    <w:rsid w:val="00B87425"/>
    <w:rsid w:val="00B91B4C"/>
    <w:rsid w:val="00B925A7"/>
    <w:rsid w:val="00B92BCA"/>
    <w:rsid w:val="00B93181"/>
    <w:rsid w:val="00BA50F7"/>
    <w:rsid w:val="00BA584B"/>
    <w:rsid w:val="00BA5A45"/>
    <w:rsid w:val="00BB4328"/>
    <w:rsid w:val="00BC4897"/>
    <w:rsid w:val="00BD0CC1"/>
    <w:rsid w:val="00BD318D"/>
    <w:rsid w:val="00BD3A0C"/>
    <w:rsid w:val="00BD4849"/>
    <w:rsid w:val="00BD4A33"/>
    <w:rsid w:val="00BD5D69"/>
    <w:rsid w:val="00BE0FF9"/>
    <w:rsid w:val="00BE118B"/>
    <w:rsid w:val="00BE19F0"/>
    <w:rsid w:val="00BE3CA2"/>
    <w:rsid w:val="00BE3E24"/>
    <w:rsid w:val="00BE43CE"/>
    <w:rsid w:val="00BE4AE6"/>
    <w:rsid w:val="00BE547F"/>
    <w:rsid w:val="00BE631F"/>
    <w:rsid w:val="00BE7F22"/>
    <w:rsid w:val="00BF0895"/>
    <w:rsid w:val="00BF11E2"/>
    <w:rsid w:val="00BF39FE"/>
    <w:rsid w:val="00BF4DF3"/>
    <w:rsid w:val="00BF6D98"/>
    <w:rsid w:val="00C0091D"/>
    <w:rsid w:val="00C00C9D"/>
    <w:rsid w:val="00C06A1E"/>
    <w:rsid w:val="00C114E5"/>
    <w:rsid w:val="00C11CD8"/>
    <w:rsid w:val="00C139AA"/>
    <w:rsid w:val="00C13A0F"/>
    <w:rsid w:val="00C13F40"/>
    <w:rsid w:val="00C23748"/>
    <w:rsid w:val="00C23B4C"/>
    <w:rsid w:val="00C23DC0"/>
    <w:rsid w:val="00C302F0"/>
    <w:rsid w:val="00C37095"/>
    <w:rsid w:val="00C372E6"/>
    <w:rsid w:val="00C410F4"/>
    <w:rsid w:val="00C43566"/>
    <w:rsid w:val="00C46481"/>
    <w:rsid w:val="00C500C2"/>
    <w:rsid w:val="00C50D69"/>
    <w:rsid w:val="00C5199E"/>
    <w:rsid w:val="00C57048"/>
    <w:rsid w:val="00C61432"/>
    <w:rsid w:val="00C61BC7"/>
    <w:rsid w:val="00C6208C"/>
    <w:rsid w:val="00C66BDC"/>
    <w:rsid w:val="00C670BB"/>
    <w:rsid w:val="00C67BA4"/>
    <w:rsid w:val="00C71287"/>
    <w:rsid w:val="00C7277D"/>
    <w:rsid w:val="00C73B23"/>
    <w:rsid w:val="00C73BE5"/>
    <w:rsid w:val="00C73C2D"/>
    <w:rsid w:val="00C75112"/>
    <w:rsid w:val="00C759C6"/>
    <w:rsid w:val="00C80298"/>
    <w:rsid w:val="00C80A9B"/>
    <w:rsid w:val="00C828FB"/>
    <w:rsid w:val="00C84927"/>
    <w:rsid w:val="00C86555"/>
    <w:rsid w:val="00C91014"/>
    <w:rsid w:val="00C91428"/>
    <w:rsid w:val="00C91AA3"/>
    <w:rsid w:val="00C953A4"/>
    <w:rsid w:val="00C96E61"/>
    <w:rsid w:val="00C9765B"/>
    <w:rsid w:val="00CA1904"/>
    <w:rsid w:val="00CA1B97"/>
    <w:rsid w:val="00CA2441"/>
    <w:rsid w:val="00CA4FE7"/>
    <w:rsid w:val="00CB2844"/>
    <w:rsid w:val="00CB5B0A"/>
    <w:rsid w:val="00CC0C72"/>
    <w:rsid w:val="00CC159B"/>
    <w:rsid w:val="00CC21F7"/>
    <w:rsid w:val="00CC539A"/>
    <w:rsid w:val="00CC5A9F"/>
    <w:rsid w:val="00CC6770"/>
    <w:rsid w:val="00CC7524"/>
    <w:rsid w:val="00CC7A05"/>
    <w:rsid w:val="00CD06B5"/>
    <w:rsid w:val="00CD10A1"/>
    <w:rsid w:val="00CD1250"/>
    <w:rsid w:val="00CD125F"/>
    <w:rsid w:val="00CD1914"/>
    <w:rsid w:val="00CD2927"/>
    <w:rsid w:val="00CD37EC"/>
    <w:rsid w:val="00CD5B68"/>
    <w:rsid w:val="00CD7F73"/>
    <w:rsid w:val="00CE21AD"/>
    <w:rsid w:val="00CE231D"/>
    <w:rsid w:val="00CE404C"/>
    <w:rsid w:val="00CF1AD0"/>
    <w:rsid w:val="00CF2F10"/>
    <w:rsid w:val="00CF3A31"/>
    <w:rsid w:val="00D00AAB"/>
    <w:rsid w:val="00D00C91"/>
    <w:rsid w:val="00D0223B"/>
    <w:rsid w:val="00D0604F"/>
    <w:rsid w:val="00D10CDB"/>
    <w:rsid w:val="00D10FA3"/>
    <w:rsid w:val="00D1475B"/>
    <w:rsid w:val="00D15564"/>
    <w:rsid w:val="00D200A3"/>
    <w:rsid w:val="00D2191D"/>
    <w:rsid w:val="00D21DF9"/>
    <w:rsid w:val="00D264C8"/>
    <w:rsid w:val="00D26713"/>
    <w:rsid w:val="00D300CA"/>
    <w:rsid w:val="00D30848"/>
    <w:rsid w:val="00D30F0E"/>
    <w:rsid w:val="00D31C40"/>
    <w:rsid w:val="00D3230C"/>
    <w:rsid w:val="00D335B3"/>
    <w:rsid w:val="00D3422F"/>
    <w:rsid w:val="00D36734"/>
    <w:rsid w:val="00D417E9"/>
    <w:rsid w:val="00D44892"/>
    <w:rsid w:val="00D453F8"/>
    <w:rsid w:val="00D45930"/>
    <w:rsid w:val="00D55D4B"/>
    <w:rsid w:val="00D57CBA"/>
    <w:rsid w:val="00D6085F"/>
    <w:rsid w:val="00D608E7"/>
    <w:rsid w:val="00D60A59"/>
    <w:rsid w:val="00D63E3C"/>
    <w:rsid w:val="00D65F71"/>
    <w:rsid w:val="00D700D7"/>
    <w:rsid w:val="00D71CF6"/>
    <w:rsid w:val="00D73B7B"/>
    <w:rsid w:val="00D74B41"/>
    <w:rsid w:val="00D812AA"/>
    <w:rsid w:val="00D83B36"/>
    <w:rsid w:val="00D87105"/>
    <w:rsid w:val="00D9040F"/>
    <w:rsid w:val="00D920BB"/>
    <w:rsid w:val="00D92ABE"/>
    <w:rsid w:val="00D9569B"/>
    <w:rsid w:val="00DA063A"/>
    <w:rsid w:val="00DA17FB"/>
    <w:rsid w:val="00DA4AF1"/>
    <w:rsid w:val="00DA6006"/>
    <w:rsid w:val="00DA6382"/>
    <w:rsid w:val="00DA73B4"/>
    <w:rsid w:val="00DB031B"/>
    <w:rsid w:val="00DB068A"/>
    <w:rsid w:val="00DB4DD0"/>
    <w:rsid w:val="00DB6E13"/>
    <w:rsid w:val="00DC1350"/>
    <w:rsid w:val="00DC3F05"/>
    <w:rsid w:val="00DC6263"/>
    <w:rsid w:val="00DC6328"/>
    <w:rsid w:val="00DC69FE"/>
    <w:rsid w:val="00DC723F"/>
    <w:rsid w:val="00DD16B4"/>
    <w:rsid w:val="00DD21C2"/>
    <w:rsid w:val="00DD2818"/>
    <w:rsid w:val="00DD49A0"/>
    <w:rsid w:val="00DD6F32"/>
    <w:rsid w:val="00DE0BE3"/>
    <w:rsid w:val="00DE1795"/>
    <w:rsid w:val="00DE2D21"/>
    <w:rsid w:val="00DE3AEA"/>
    <w:rsid w:val="00DE4E15"/>
    <w:rsid w:val="00DE664B"/>
    <w:rsid w:val="00DE684D"/>
    <w:rsid w:val="00DE71A4"/>
    <w:rsid w:val="00DF0B17"/>
    <w:rsid w:val="00DF0CCD"/>
    <w:rsid w:val="00DF2D21"/>
    <w:rsid w:val="00DF44F7"/>
    <w:rsid w:val="00E00739"/>
    <w:rsid w:val="00E024D8"/>
    <w:rsid w:val="00E02BD9"/>
    <w:rsid w:val="00E03313"/>
    <w:rsid w:val="00E042B1"/>
    <w:rsid w:val="00E067E6"/>
    <w:rsid w:val="00E07A4C"/>
    <w:rsid w:val="00E10DA3"/>
    <w:rsid w:val="00E14F69"/>
    <w:rsid w:val="00E158D9"/>
    <w:rsid w:val="00E15CED"/>
    <w:rsid w:val="00E17F11"/>
    <w:rsid w:val="00E207EA"/>
    <w:rsid w:val="00E21475"/>
    <w:rsid w:val="00E2385F"/>
    <w:rsid w:val="00E23E92"/>
    <w:rsid w:val="00E24BBF"/>
    <w:rsid w:val="00E25DA2"/>
    <w:rsid w:val="00E27D94"/>
    <w:rsid w:val="00E3085F"/>
    <w:rsid w:val="00E31BE6"/>
    <w:rsid w:val="00E321D4"/>
    <w:rsid w:val="00E325AE"/>
    <w:rsid w:val="00E33756"/>
    <w:rsid w:val="00E33A4A"/>
    <w:rsid w:val="00E33F67"/>
    <w:rsid w:val="00E359FA"/>
    <w:rsid w:val="00E405FD"/>
    <w:rsid w:val="00E41704"/>
    <w:rsid w:val="00E41872"/>
    <w:rsid w:val="00E44672"/>
    <w:rsid w:val="00E46D1B"/>
    <w:rsid w:val="00E50312"/>
    <w:rsid w:val="00E51F4B"/>
    <w:rsid w:val="00E52BA4"/>
    <w:rsid w:val="00E55CE8"/>
    <w:rsid w:val="00E57C45"/>
    <w:rsid w:val="00E60040"/>
    <w:rsid w:val="00E62AA4"/>
    <w:rsid w:val="00E62E1E"/>
    <w:rsid w:val="00E648EC"/>
    <w:rsid w:val="00E65BED"/>
    <w:rsid w:val="00E664F9"/>
    <w:rsid w:val="00E665E1"/>
    <w:rsid w:val="00E67641"/>
    <w:rsid w:val="00E717C9"/>
    <w:rsid w:val="00E73703"/>
    <w:rsid w:val="00E738B7"/>
    <w:rsid w:val="00E859C3"/>
    <w:rsid w:val="00E87BB4"/>
    <w:rsid w:val="00E90C22"/>
    <w:rsid w:val="00E91EEC"/>
    <w:rsid w:val="00E951C5"/>
    <w:rsid w:val="00E9565C"/>
    <w:rsid w:val="00E9570A"/>
    <w:rsid w:val="00E957CA"/>
    <w:rsid w:val="00EA0630"/>
    <w:rsid w:val="00EA3E75"/>
    <w:rsid w:val="00EA68D1"/>
    <w:rsid w:val="00EB061E"/>
    <w:rsid w:val="00EB2432"/>
    <w:rsid w:val="00EB4A2A"/>
    <w:rsid w:val="00EB56A8"/>
    <w:rsid w:val="00EB56EB"/>
    <w:rsid w:val="00EB720B"/>
    <w:rsid w:val="00EC024D"/>
    <w:rsid w:val="00EC26E7"/>
    <w:rsid w:val="00EC33E2"/>
    <w:rsid w:val="00EC4143"/>
    <w:rsid w:val="00EC4973"/>
    <w:rsid w:val="00EC5495"/>
    <w:rsid w:val="00EC5ADE"/>
    <w:rsid w:val="00ED020E"/>
    <w:rsid w:val="00ED3001"/>
    <w:rsid w:val="00ED3F49"/>
    <w:rsid w:val="00ED4F90"/>
    <w:rsid w:val="00ED6CC2"/>
    <w:rsid w:val="00EE273F"/>
    <w:rsid w:val="00EE29FE"/>
    <w:rsid w:val="00EE3658"/>
    <w:rsid w:val="00EF0D64"/>
    <w:rsid w:val="00EF16B2"/>
    <w:rsid w:val="00EF2100"/>
    <w:rsid w:val="00EF52C0"/>
    <w:rsid w:val="00F002AD"/>
    <w:rsid w:val="00F0139F"/>
    <w:rsid w:val="00F01CB0"/>
    <w:rsid w:val="00F03720"/>
    <w:rsid w:val="00F0555A"/>
    <w:rsid w:val="00F05690"/>
    <w:rsid w:val="00F13191"/>
    <w:rsid w:val="00F1399B"/>
    <w:rsid w:val="00F139C2"/>
    <w:rsid w:val="00F1486F"/>
    <w:rsid w:val="00F15519"/>
    <w:rsid w:val="00F1731D"/>
    <w:rsid w:val="00F22D79"/>
    <w:rsid w:val="00F2399A"/>
    <w:rsid w:val="00F24579"/>
    <w:rsid w:val="00F26132"/>
    <w:rsid w:val="00F26926"/>
    <w:rsid w:val="00F27976"/>
    <w:rsid w:val="00F3112F"/>
    <w:rsid w:val="00F34930"/>
    <w:rsid w:val="00F34AC3"/>
    <w:rsid w:val="00F37E9D"/>
    <w:rsid w:val="00F422FE"/>
    <w:rsid w:val="00F441C4"/>
    <w:rsid w:val="00F453A5"/>
    <w:rsid w:val="00F455DF"/>
    <w:rsid w:val="00F4673D"/>
    <w:rsid w:val="00F47FF2"/>
    <w:rsid w:val="00F5156D"/>
    <w:rsid w:val="00F5357A"/>
    <w:rsid w:val="00F632C9"/>
    <w:rsid w:val="00F64A7D"/>
    <w:rsid w:val="00F64F21"/>
    <w:rsid w:val="00F71A1A"/>
    <w:rsid w:val="00F74B10"/>
    <w:rsid w:val="00F7657A"/>
    <w:rsid w:val="00F76674"/>
    <w:rsid w:val="00F815EB"/>
    <w:rsid w:val="00F85A86"/>
    <w:rsid w:val="00F91F3A"/>
    <w:rsid w:val="00F94646"/>
    <w:rsid w:val="00F94A3F"/>
    <w:rsid w:val="00F9513E"/>
    <w:rsid w:val="00FA02B4"/>
    <w:rsid w:val="00FA04FD"/>
    <w:rsid w:val="00FA10DB"/>
    <w:rsid w:val="00FA2C3F"/>
    <w:rsid w:val="00FA2DFE"/>
    <w:rsid w:val="00FA43A5"/>
    <w:rsid w:val="00FA5758"/>
    <w:rsid w:val="00FB047B"/>
    <w:rsid w:val="00FB4180"/>
    <w:rsid w:val="00FB4BD3"/>
    <w:rsid w:val="00FB584A"/>
    <w:rsid w:val="00FB67E5"/>
    <w:rsid w:val="00FB6F48"/>
    <w:rsid w:val="00FB7EED"/>
    <w:rsid w:val="00FC3F6B"/>
    <w:rsid w:val="00FC52D4"/>
    <w:rsid w:val="00FC5682"/>
    <w:rsid w:val="00FC57E0"/>
    <w:rsid w:val="00FC5CE5"/>
    <w:rsid w:val="00FD0670"/>
    <w:rsid w:val="00FD1B18"/>
    <w:rsid w:val="00FD3AE8"/>
    <w:rsid w:val="00FD573F"/>
    <w:rsid w:val="00FD5DEC"/>
    <w:rsid w:val="00FE76AC"/>
    <w:rsid w:val="00FF19F7"/>
    <w:rsid w:val="00FF5B62"/>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57261F"/>
    <w:rPr>
      <w:color w:val="800080"/>
      <w:u w:val="single"/>
    </w:rPr>
  </w:style>
  <w:style w:type="paragraph" w:customStyle="1" w:styleId="xl65">
    <w:name w:val="xl65"/>
    <w:basedOn w:val="Normal"/>
    <w:rsid w:val="0057261F"/>
    <w:pPr>
      <w:pBdr>
        <w:top w:val="single" w:sz="8" w:space="0" w:color="000000"/>
        <w:left w:val="single" w:sz="8" w:space="0" w:color="000000"/>
        <w:right w:val="single" w:sz="8" w:space="0" w:color="000000"/>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6">
    <w:name w:val="xl66"/>
    <w:basedOn w:val="Normal"/>
    <w:rsid w:val="0057261F"/>
    <w:pPr>
      <w:pBdr>
        <w:top w:val="single" w:sz="8" w:space="0" w:color="000000"/>
        <w:right w:val="single" w:sz="8" w:space="0" w:color="000000"/>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7">
    <w:name w:val="xl67"/>
    <w:basedOn w:val="Normal"/>
    <w:rsid w:val="0057261F"/>
    <w:pPr>
      <w:pBdr>
        <w:top w:val="single" w:sz="8" w:space="0" w:color="000000"/>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8">
    <w:name w:val="xl68"/>
    <w:basedOn w:val="Normal"/>
    <w:rsid w:val="005726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9">
    <w:name w:val="xl69"/>
    <w:basedOn w:val="Normal"/>
    <w:rsid w:val="005726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7179D5"/>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026FB5"/>
    <w:pPr>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57261F"/>
    <w:rPr>
      <w:color w:val="800080"/>
      <w:u w:val="single"/>
    </w:rPr>
  </w:style>
  <w:style w:type="paragraph" w:customStyle="1" w:styleId="xl65">
    <w:name w:val="xl65"/>
    <w:basedOn w:val="Normal"/>
    <w:rsid w:val="0057261F"/>
    <w:pPr>
      <w:pBdr>
        <w:top w:val="single" w:sz="8" w:space="0" w:color="000000"/>
        <w:left w:val="single" w:sz="8" w:space="0" w:color="000000"/>
        <w:right w:val="single" w:sz="8" w:space="0" w:color="000000"/>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6">
    <w:name w:val="xl66"/>
    <w:basedOn w:val="Normal"/>
    <w:rsid w:val="0057261F"/>
    <w:pPr>
      <w:pBdr>
        <w:top w:val="single" w:sz="8" w:space="0" w:color="000000"/>
        <w:right w:val="single" w:sz="8" w:space="0" w:color="000000"/>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7">
    <w:name w:val="xl67"/>
    <w:basedOn w:val="Normal"/>
    <w:rsid w:val="0057261F"/>
    <w:pPr>
      <w:pBdr>
        <w:top w:val="single" w:sz="8" w:space="0" w:color="000000"/>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8">
    <w:name w:val="xl68"/>
    <w:basedOn w:val="Normal"/>
    <w:rsid w:val="005726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9">
    <w:name w:val="xl69"/>
    <w:basedOn w:val="Normal"/>
    <w:rsid w:val="005726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7179D5"/>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54205304">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25589058">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6365727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4674892">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81441966">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7695910">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263434">
      <w:bodyDiv w:val="1"/>
      <w:marLeft w:val="0"/>
      <w:marRight w:val="0"/>
      <w:marTop w:val="0"/>
      <w:marBottom w:val="0"/>
      <w:divBdr>
        <w:top w:val="none" w:sz="0" w:space="0" w:color="auto"/>
        <w:left w:val="none" w:sz="0" w:space="0" w:color="auto"/>
        <w:bottom w:val="none" w:sz="0" w:space="0" w:color="auto"/>
        <w:right w:val="none" w:sz="0" w:space="0" w:color="auto"/>
      </w:divBdr>
    </w:div>
    <w:div w:id="592250144">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6129387">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2307664">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76319181">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4800341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154041">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65805242">
      <w:bodyDiv w:val="1"/>
      <w:marLeft w:val="0"/>
      <w:marRight w:val="0"/>
      <w:marTop w:val="0"/>
      <w:marBottom w:val="0"/>
      <w:divBdr>
        <w:top w:val="none" w:sz="0" w:space="0" w:color="auto"/>
        <w:left w:val="none" w:sz="0" w:space="0" w:color="auto"/>
        <w:bottom w:val="none" w:sz="0" w:space="0" w:color="auto"/>
        <w:right w:val="none" w:sz="0" w:space="0" w:color="auto"/>
      </w:divBdr>
    </w:div>
    <w:div w:id="1486120991">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6558376">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4336507">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62143696">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0555707">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450680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4899701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5911346">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gif"/><Relationship Id="rId18" Type="http://schemas.openxmlformats.org/officeDocument/2006/relationships/image" Target="media/image7.gi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8.gi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3174FB-7C29-4364-8754-DBAC007B4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3B779425.dotm</Template>
  <TotalTime>126</TotalTime>
  <Pages>42</Pages>
  <Words>9209</Words>
  <Characters>52496</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18</cp:revision>
  <cp:lastPrinted>2012-11-01T21:32:00Z</cp:lastPrinted>
  <dcterms:created xsi:type="dcterms:W3CDTF">2012-10-29T21:42:00Z</dcterms:created>
  <dcterms:modified xsi:type="dcterms:W3CDTF">2012-11-01T21:33:00Z</dcterms:modified>
</cp:coreProperties>
</file>