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0D92" w:rsidRPr="00820D92" w:rsidRDefault="00820D92" w:rsidP="000A2F7D">
      <w:pPr>
        <w:pStyle w:val="ListParagraph"/>
        <w:spacing w:after="0"/>
        <w:ind w:left="360"/>
        <w:rPr>
          <w:rFonts w:cstheme="minorHAnsi"/>
          <w:sz w:val="24"/>
          <w:szCs w:val="24"/>
        </w:rPr>
      </w:pPr>
      <w:r>
        <w:rPr>
          <w:rFonts w:cstheme="minorHAnsi"/>
          <w:b/>
          <w:sz w:val="24"/>
          <w:szCs w:val="24"/>
        </w:rPr>
        <w:t>Purpose</w:t>
      </w:r>
    </w:p>
    <w:p w:rsidR="00820D92" w:rsidRDefault="00820D92" w:rsidP="00820D92">
      <w:pPr>
        <w:pStyle w:val="ListParagraph"/>
        <w:spacing w:after="0"/>
        <w:ind w:left="360"/>
        <w:rPr>
          <w:rFonts w:cstheme="minorHAnsi"/>
          <w:b/>
          <w:sz w:val="24"/>
          <w:szCs w:val="24"/>
        </w:rPr>
      </w:pPr>
    </w:p>
    <w:p w:rsidR="007D0935" w:rsidRDefault="007D0935" w:rsidP="00820D92">
      <w:pPr>
        <w:pStyle w:val="ListParagraph"/>
        <w:spacing w:after="0"/>
        <w:ind w:left="360"/>
        <w:rPr>
          <w:rFonts w:cstheme="minorHAnsi"/>
          <w:sz w:val="24"/>
          <w:szCs w:val="24"/>
        </w:rPr>
      </w:pPr>
      <w:r w:rsidRPr="00820D92">
        <w:rPr>
          <w:rFonts w:cstheme="minorHAnsi"/>
          <w:sz w:val="24"/>
          <w:szCs w:val="24"/>
        </w:rPr>
        <w:t xml:space="preserve">This document specified what policies for user accounts are enforced </w:t>
      </w:r>
      <w:r w:rsidR="0058188C">
        <w:rPr>
          <w:rFonts w:cstheme="minorHAnsi"/>
          <w:sz w:val="24"/>
          <w:szCs w:val="24"/>
        </w:rPr>
        <w:t>on the network and permissions granted on networked computers</w:t>
      </w:r>
      <w:r w:rsidRPr="00820D92">
        <w:rPr>
          <w:rFonts w:cstheme="minorHAnsi"/>
          <w:sz w:val="24"/>
          <w:szCs w:val="24"/>
        </w:rPr>
        <w:t>.</w:t>
      </w:r>
    </w:p>
    <w:p w:rsidR="00820D92" w:rsidRPr="00820D92" w:rsidRDefault="00820D92" w:rsidP="00820D92">
      <w:pPr>
        <w:pStyle w:val="ListParagraph"/>
        <w:spacing w:after="0"/>
        <w:ind w:left="360"/>
        <w:rPr>
          <w:rFonts w:cstheme="minorHAnsi"/>
          <w:sz w:val="24"/>
          <w:szCs w:val="24"/>
        </w:rPr>
      </w:pPr>
    </w:p>
    <w:p w:rsidR="00820D92" w:rsidRPr="00820D92" w:rsidRDefault="007D0935" w:rsidP="00820D92">
      <w:pPr>
        <w:pStyle w:val="ListParagraph"/>
        <w:numPr>
          <w:ilvl w:val="0"/>
          <w:numId w:val="4"/>
        </w:numPr>
        <w:spacing w:after="0"/>
        <w:rPr>
          <w:rFonts w:cstheme="minorHAnsi"/>
          <w:b/>
          <w:sz w:val="24"/>
          <w:szCs w:val="24"/>
        </w:rPr>
      </w:pPr>
      <w:r w:rsidRPr="00820D92">
        <w:rPr>
          <w:rFonts w:cstheme="minorHAnsi"/>
          <w:b/>
          <w:sz w:val="24"/>
          <w:szCs w:val="24"/>
        </w:rPr>
        <w:t>Scope</w:t>
      </w:r>
    </w:p>
    <w:p w:rsidR="00820D92" w:rsidRDefault="00820D92" w:rsidP="00820D92">
      <w:pPr>
        <w:pStyle w:val="ListParagraph"/>
        <w:spacing w:after="0"/>
        <w:ind w:left="360"/>
        <w:rPr>
          <w:rFonts w:cstheme="minorHAnsi"/>
          <w:sz w:val="24"/>
          <w:szCs w:val="24"/>
        </w:rPr>
      </w:pPr>
    </w:p>
    <w:p w:rsidR="007D0935" w:rsidRDefault="007D0935" w:rsidP="00820D92">
      <w:pPr>
        <w:pStyle w:val="ListParagraph"/>
        <w:spacing w:after="0"/>
        <w:ind w:left="360"/>
        <w:rPr>
          <w:rFonts w:cstheme="minorHAnsi"/>
          <w:sz w:val="24"/>
          <w:szCs w:val="24"/>
        </w:rPr>
      </w:pPr>
      <w:r w:rsidRPr="00820D92">
        <w:rPr>
          <w:rFonts w:cstheme="minorHAnsi"/>
          <w:sz w:val="24"/>
          <w:szCs w:val="24"/>
        </w:rPr>
        <w:t>This document applies to all users, wireless users, terminal server users, and remote u</w:t>
      </w:r>
      <w:r w:rsidR="007F4707" w:rsidRPr="00820D92">
        <w:rPr>
          <w:rFonts w:cstheme="minorHAnsi"/>
          <w:sz w:val="24"/>
          <w:szCs w:val="24"/>
        </w:rPr>
        <w:t>sers.</w:t>
      </w:r>
    </w:p>
    <w:p w:rsidR="00820D92" w:rsidRDefault="00820D92" w:rsidP="00820D92">
      <w:pPr>
        <w:pStyle w:val="ListParagraph"/>
        <w:spacing w:after="0"/>
        <w:ind w:left="360"/>
        <w:rPr>
          <w:rFonts w:cstheme="minorHAnsi"/>
          <w:sz w:val="24"/>
          <w:szCs w:val="24"/>
        </w:rPr>
      </w:pPr>
    </w:p>
    <w:p w:rsidR="00820D92" w:rsidRDefault="00820D92" w:rsidP="00820D92">
      <w:pPr>
        <w:pStyle w:val="ListParagraph"/>
        <w:numPr>
          <w:ilvl w:val="0"/>
          <w:numId w:val="4"/>
        </w:numPr>
        <w:spacing w:after="0"/>
        <w:rPr>
          <w:rFonts w:cstheme="minorHAnsi"/>
          <w:b/>
          <w:sz w:val="24"/>
          <w:szCs w:val="24"/>
        </w:rPr>
      </w:pPr>
      <w:r w:rsidRPr="00820D92">
        <w:rPr>
          <w:rFonts w:cstheme="minorHAnsi"/>
          <w:b/>
          <w:sz w:val="24"/>
          <w:szCs w:val="24"/>
        </w:rPr>
        <w:t>Responsibilities</w:t>
      </w:r>
    </w:p>
    <w:p w:rsidR="00820D92" w:rsidRPr="00820D92" w:rsidRDefault="00820D92" w:rsidP="00820D92">
      <w:pPr>
        <w:pStyle w:val="ListParagraph"/>
        <w:spacing w:after="0"/>
        <w:ind w:left="360"/>
        <w:rPr>
          <w:rFonts w:cstheme="minorHAnsi"/>
          <w:b/>
          <w:sz w:val="24"/>
          <w:szCs w:val="24"/>
        </w:rPr>
      </w:pPr>
    </w:p>
    <w:tbl>
      <w:tblPr>
        <w:tblW w:w="0" w:type="auto"/>
        <w:tblInd w:w="775" w:type="dxa"/>
        <w:tblLayout w:type="fixed"/>
        <w:tblCellMar>
          <w:top w:w="55" w:type="dxa"/>
          <w:left w:w="55" w:type="dxa"/>
          <w:bottom w:w="55" w:type="dxa"/>
          <w:right w:w="55" w:type="dxa"/>
        </w:tblCellMar>
        <w:tblLook w:val="0000" w:firstRow="0" w:lastRow="0" w:firstColumn="0" w:lastColumn="0" w:noHBand="0" w:noVBand="0"/>
      </w:tblPr>
      <w:tblGrid>
        <w:gridCol w:w="2973"/>
        <w:gridCol w:w="5672"/>
      </w:tblGrid>
      <w:tr w:rsidR="00820D92" w:rsidRPr="001146A9" w:rsidTr="009E5E3E">
        <w:tc>
          <w:tcPr>
            <w:tcW w:w="2973" w:type="dxa"/>
            <w:tcBorders>
              <w:top w:val="single" w:sz="1" w:space="0" w:color="000000"/>
              <w:left w:val="single" w:sz="1" w:space="0" w:color="000000"/>
              <w:bottom w:val="single" w:sz="1" w:space="0" w:color="000000"/>
            </w:tcBorders>
            <w:shd w:val="clear" w:color="auto" w:fill="auto"/>
          </w:tcPr>
          <w:p w:rsidR="00820D92" w:rsidRPr="001146A9" w:rsidRDefault="00532087" w:rsidP="00820D92">
            <w:pPr>
              <w:pStyle w:val="TableContents"/>
              <w:snapToGrid w:val="0"/>
              <w:spacing w:after="0"/>
              <w:rPr>
                <w:b/>
                <w:bCs/>
                <w:sz w:val="24"/>
                <w:szCs w:val="24"/>
              </w:rPr>
            </w:pPr>
            <w:r>
              <w:rPr>
                <w:b/>
                <w:bCs/>
                <w:sz w:val="24"/>
                <w:szCs w:val="24"/>
              </w:rPr>
              <w:t>Departmental Management</w:t>
            </w:r>
          </w:p>
        </w:tc>
        <w:tc>
          <w:tcPr>
            <w:tcW w:w="5672" w:type="dxa"/>
            <w:tcBorders>
              <w:top w:val="single" w:sz="1" w:space="0" w:color="000000"/>
              <w:left w:val="single" w:sz="1" w:space="0" w:color="000000"/>
              <w:bottom w:val="single" w:sz="1" w:space="0" w:color="000000"/>
              <w:right w:val="single" w:sz="1" w:space="0" w:color="000000"/>
            </w:tcBorders>
            <w:shd w:val="clear" w:color="auto" w:fill="auto"/>
          </w:tcPr>
          <w:p w:rsidR="00820D92" w:rsidRPr="001146A9" w:rsidRDefault="00820D92" w:rsidP="00BA529B">
            <w:pPr>
              <w:pStyle w:val="TableContents"/>
              <w:snapToGrid w:val="0"/>
              <w:spacing w:after="0"/>
              <w:rPr>
                <w:sz w:val="24"/>
                <w:szCs w:val="24"/>
              </w:rPr>
            </w:pPr>
            <w:r w:rsidRPr="001146A9">
              <w:rPr>
                <w:sz w:val="24"/>
                <w:szCs w:val="24"/>
              </w:rPr>
              <w:t xml:space="preserve">Responsible for overseeing the </w:t>
            </w:r>
            <w:r>
              <w:rPr>
                <w:sz w:val="24"/>
                <w:szCs w:val="24"/>
              </w:rPr>
              <w:t>assignment and management of user accounts and for ensuring that this procedure is followed by all</w:t>
            </w:r>
            <w:r w:rsidR="00BA529B">
              <w:rPr>
                <w:sz w:val="24"/>
                <w:szCs w:val="24"/>
              </w:rPr>
              <w:t xml:space="preserve"> IT staff</w:t>
            </w:r>
            <w:r>
              <w:rPr>
                <w:sz w:val="24"/>
                <w:szCs w:val="24"/>
              </w:rPr>
              <w:t>.</w:t>
            </w:r>
          </w:p>
        </w:tc>
      </w:tr>
      <w:tr w:rsidR="00820D92" w:rsidRPr="001146A9" w:rsidTr="00534982">
        <w:tc>
          <w:tcPr>
            <w:tcW w:w="2973" w:type="dxa"/>
            <w:tcBorders>
              <w:left w:val="single" w:sz="1" w:space="0" w:color="000000"/>
              <w:bottom w:val="single" w:sz="2" w:space="0" w:color="000000"/>
            </w:tcBorders>
            <w:shd w:val="clear" w:color="auto" w:fill="auto"/>
          </w:tcPr>
          <w:p w:rsidR="00820D92" w:rsidRPr="001146A9" w:rsidRDefault="00BA529B" w:rsidP="00820D92">
            <w:pPr>
              <w:pStyle w:val="TableContents"/>
              <w:snapToGrid w:val="0"/>
              <w:spacing w:after="0"/>
              <w:rPr>
                <w:b/>
                <w:bCs/>
                <w:sz w:val="24"/>
                <w:szCs w:val="24"/>
              </w:rPr>
            </w:pPr>
            <w:r>
              <w:rPr>
                <w:b/>
                <w:bCs/>
                <w:sz w:val="24"/>
                <w:szCs w:val="24"/>
              </w:rPr>
              <w:t>IT</w:t>
            </w:r>
          </w:p>
        </w:tc>
        <w:tc>
          <w:tcPr>
            <w:tcW w:w="5672" w:type="dxa"/>
            <w:tcBorders>
              <w:left w:val="single" w:sz="1" w:space="0" w:color="000000"/>
              <w:bottom w:val="single" w:sz="2" w:space="0" w:color="000000"/>
              <w:right w:val="single" w:sz="1" w:space="0" w:color="000000"/>
            </w:tcBorders>
            <w:shd w:val="clear" w:color="auto" w:fill="auto"/>
          </w:tcPr>
          <w:p w:rsidR="00532087" w:rsidRDefault="00820D92" w:rsidP="00BA47F6">
            <w:pPr>
              <w:pStyle w:val="TableContents"/>
              <w:numPr>
                <w:ilvl w:val="0"/>
                <w:numId w:val="6"/>
              </w:numPr>
              <w:snapToGrid w:val="0"/>
              <w:spacing w:after="0"/>
              <w:ind w:left="212" w:hanging="180"/>
              <w:rPr>
                <w:sz w:val="24"/>
                <w:szCs w:val="24"/>
              </w:rPr>
            </w:pPr>
            <w:r w:rsidRPr="001146A9">
              <w:rPr>
                <w:sz w:val="24"/>
                <w:szCs w:val="24"/>
              </w:rPr>
              <w:t xml:space="preserve">Responsible </w:t>
            </w:r>
            <w:r>
              <w:rPr>
                <w:sz w:val="24"/>
                <w:szCs w:val="24"/>
              </w:rPr>
              <w:t>for all user account management as identified in this policy and procedure</w:t>
            </w:r>
            <w:r w:rsidRPr="001146A9">
              <w:rPr>
                <w:sz w:val="24"/>
                <w:szCs w:val="24"/>
              </w:rPr>
              <w:t>.</w:t>
            </w:r>
            <w:r w:rsidR="00BA529B">
              <w:rPr>
                <w:sz w:val="24"/>
                <w:szCs w:val="24"/>
              </w:rPr>
              <w:t xml:space="preserve">  </w:t>
            </w:r>
          </w:p>
          <w:p w:rsidR="00820D92" w:rsidRPr="001146A9" w:rsidRDefault="00BA529B" w:rsidP="00BA47F6">
            <w:pPr>
              <w:pStyle w:val="TableContents"/>
              <w:numPr>
                <w:ilvl w:val="0"/>
                <w:numId w:val="6"/>
              </w:numPr>
              <w:snapToGrid w:val="0"/>
              <w:spacing w:after="0"/>
              <w:ind w:left="212" w:hanging="180"/>
              <w:rPr>
                <w:sz w:val="24"/>
                <w:szCs w:val="24"/>
              </w:rPr>
            </w:pPr>
            <w:r>
              <w:rPr>
                <w:sz w:val="24"/>
                <w:szCs w:val="24"/>
              </w:rPr>
              <w:t>Responsible for collecting and storing all User Account Creat</w:t>
            </w:r>
            <w:r w:rsidR="00534982">
              <w:rPr>
                <w:sz w:val="24"/>
                <w:szCs w:val="24"/>
              </w:rPr>
              <w:t xml:space="preserve">ion forms in a secure location.  IT will store an initial password in the records; after the initial password is stored the user will be solely responsible for their password. </w:t>
            </w:r>
          </w:p>
        </w:tc>
      </w:tr>
      <w:tr w:rsidR="00820D92" w:rsidRPr="001146A9" w:rsidTr="00534982">
        <w:tc>
          <w:tcPr>
            <w:tcW w:w="2973" w:type="dxa"/>
            <w:tcBorders>
              <w:top w:val="single" w:sz="2" w:space="0" w:color="000000"/>
              <w:left w:val="single" w:sz="2" w:space="0" w:color="000000"/>
              <w:bottom w:val="single" w:sz="2" w:space="0" w:color="000000"/>
              <w:right w:val="single" w:sz="2" w:space="0" w:color="000000"/>
            </w:tcBorders>
            <w:shd w:val="clear" w:color="auto" w:fill="auto"/>
          </w:tcPr>
          <w:p w:rsidR="00820D92" w:rsidRPr="001146A9" w:rsidRDefault="00BA529B" w:rsidP="00BA529B">
            <w:pPr>
              <w:pStyle w:val="TableContents"/>
              <w:snapToGrid w:val="0"/>
              <w:spacing w:after="0"/>
              <w:rPr>
                <w:b/>
                <w:bCs/>
                <w:sz w:val="24"/>
                <w:szCs w:val="24"/>
              </w:rPr>
            </w:pPr>
            <w:r>
              <w:rPr>
                <w:b/>
                <w:bCs/>
                <w:sz w:val="24"/>
                <w:szCs w:val="24"/>
              </w:rPr>
              <w:t>Requestor</w:t>
            </w:r>
          </w:p>
        </w:tc>
        <w:tc>
          <w:tcPr>
            <w:tcW w:w="5672" w:type="dxa"/>
            <w:tcBorders>
              <w:top w:val="single" w:sz="2" w:space="0" w:color="000000"/>
              <w:left w:val="single" w:sz="2" w:space="0" w:color="000000"/>
              <w:bottom w:val="single" w:sz="2" w:space="0" w:color="000000"/>
              <w:right w:val="single" w:sz="2" w:space="0" w:color="000000"/>
            </w:tcBorders>
            <w:shd w:val="clear" w:color="auto" w:fill="auto"/>
          </w:tcPr>
          <w:p w:rsidR="00820D92" w:rsidRPr="001146A9" w:rsidRDefault="00820D92" w:rsidP="00BA529B">
            <w:pPr>
              <w:pStyle w:val="TableContents"/>
              <w:snapToGrid w:val="0"/>
              <w:spacing w:after="0"/>
              <w:rPr>
                <w:sz w:val="24"/>
                <w:szCs w:val="24"/>
              </w:rPr>
            </w:pPr>
            <w:r>
              <w:rPr>
                <w:sz w:val="24"/>
                <w:szCs w:val="24"/>
              </w:rPr>
              <w:t xml:space="preserve">Responsible for completing the </w:t>
            </w:r>
            <w:r w:rsidR="00BA529B">
              <w:rPr>
                <w:sz w:val="24"/>
                <w:szCs w:val="24"/>
              </w:rPr>
              <w:t>User Account Creation form and returning to the IT department when they have stored the assigned password in a secure location.</w:t>
            </w:r>
          </w:p>
        </w:tc>
      </w:tr>
      <w:tr w:rsidR="00534982" w:rsidRPr="001146A9" w:rsidTr="00534982">
        <w:tc>
          <w:tcPr>
            <w:tcW w:w="2973" w:type="dxa"/>
            <w:tcBorders>
              <w:top w:val="single" w:sz="2" w:space="0" w:color="000000"/>
              <w:left w:val="single" w:sz="2" w:space="0" w:color="000000"/>
              <w:bottom w:val="single" w:sz="2" w:space="0" w:color="000000"/>
              <w:right w:val="single" w:sz="2" w:space="0" w:color="000000"/>
            </w:tcBorders>
            <w:shd w:val="clear" w:color="auto" w:fill="auto"/>
          </w:tcPr>
          <w:p w:rsidR="00534982" w:rsidRDefault="00534982" w:rsidP="00BA529B">
            <w:pPr>
              <w:pStyle w:val="TableContents"/>
              <w:snapToGrid w:val="0"/>
              <w:spacing w:after="0"/>
              <w:rPr>
                <w:b/>
                <w:bCs/>
                <w:sz w:val="24"/>
                <w:szCs w:val="24"/>
              </w:rPr>
            </w:pPr>
            <w:r>
              <w:rPr>
                <w:b/>
                <w:bCs/>
                <w:sz w:val="24"/>
                <w:szCs w:val="24"/>
              </w:rPr>
              <w:t>User</w:t>
            </w:r>
          </w:p>
        </w:tc>
        <w:tc>
          <w:tcPr>
            <w:tcW w:w="5672" w:type="dxa"/>
            <w:tcBorders>
              <w:top w:val="single" w:sz="2" w:space="0" w:color="000000"/>
              <w:left w:val="single" w:sz="2" w:space="0" w:color="000000"/>
              <w:bottom w:val="single" w:sz="2" w:space="0" w:color="000000"/>
              <w:right w:val="single" w:sz="2" w:space="0" w:color="000000"/>
            </w:tcBorders>
            <w:shd w:val="clear" w:color="auto" w:fill="auto"/>
          </w:tcPr>
          <w:p w:rsidR="00532087" w:rsidRDefault="00532087" w:rsidP="00BA47F6">
            <w:pPr>
              <w:pStyle w:val="TableContents"/>
              <w:numPr>
                <w:ilvl w:val="0"/>
                <w:numId w:val="7"/>
              </w:numPr>
              <w:snapToGrid w:val="0"/>
              <w:spacing w:after="0"/>
              <w:ind w:left="212" w:hanging="180"/>
              <w:rPr>
                <w:sz w:val="24"/>
                <w:szCs w:val="24"/>
              </w:rPr>
            </w:pPr>
            <w:r>
              <w:rPr>
                <w:sz w:val="24"/>
                <w:szCs w:val="24"/>
              </w:rPr>
              <w:t>R</w:t>
            </w:r>
            <w:r w:rsidR="00534982">
              <w:rPr>
                <w:sz w:val="24"/>
                <w:szCs w:val="24"/>
              </w:rPr>
              <w:t xml:space="preserve">esponsible for storing their password in a secure location.  </w:t>
            </w:r>
          </w:p>
          <w:p w:rsidR="00532087" w:rsidRDefault="00532087" w:rsidP="00BA47F6">
            <w:pPr>
              <w:pStyle w:val="TableContents"/>
              <w:numPr>
                <w:ilvl w:val="0"/>
                <w:numId w:val="7"/>
              </w:numPr>
              <w:snapToGrid w:val="0"/>
              <w:spacing w:after="0"/>
              <w:ind w:left="212" w:hanging="180"/>
              <w:rPr>
                <w:sz w:val="24"/>
                <w:szCs w:val="24"/>
              </w:rPr>
            </w:pPr>
            <w:r>
              <w:rPr>
                <w:sz w:val="24"/>
                <w:szCs w:val="24"/>
              </w:rPr>
              <w:t>Responsible for</w:t>
            </w:r>
            <w:r w:rsidR="00534982">
              <w:rPr>
                <w:sz w:val="24"/>
                <w:szCs w:val="24"/>
              </w:rPr>
              <w:t xml:space="preserve"> notify</w:t>
            </w:r>
            <w:r>
              <w:rPr>
                <w:sz w:val="24"/>
                <w:szCs w:val="24"/>
              </w:rPr>
              <w:t>ing</w:t>
            </w:r>
            <w:r w:rsidR="00534982">
              <w:rPr>
                <w:sz w:val="24"/>
                <w:szCs w:val="24"/>
              </w:rPr>
              <w:t xml:space="preserve"> the IT department if they suspect their password has been compromised.  </w:t>
            </w:r>
          </w:p>
          <w:p w:rsidR="00534982" w:rsidRDefault="00532087" w:rsidP="000A1012">
            <w:pPr>
              <w:pStyle w:val="TableContents"/>
              <w:numPr>
                <w:ilvl w:val="0"/>
                <w:numId w:val="7"/>
              </w:numPr>
              <w:snapToGrid w:val="0"/>
              <w:spacing w:after="0"/>
              <w:ind w:left="212" w:hanging="180"/>
              <w:rPr>
                <w:sz w:val="24"/>
                <w:szCs w:val="24"/>
              </w:rPr>
            </w:pPr>
            <w:r>
              <w:rPr>
                <w:sz w:val="24"/>
                <w:szCs w:val="24"/>
              </w:rPr>
              <w:t>Responsible to contact</w:t>
            </w:r>
            <w:r w:rsidR="00534982">
              <w:rPr>
                <w:sz w:val="24"/>
                <w:szCs w:val="24"/>
              </w:rPr>
              <w:t xml:space="preserve"> IT department to reset their password if it is lost or forgotten.  </w:t>
            </w:r>
            <w:commentRangeStart w:id="0"/>
            <w:del w:id="1" w:author="Admin" w:date="2012-04-04T08:57:00Z">
              <w:r w:rsidR="00534982" w:rsidDel="000A1012">
                <w:rPr>
                  <w:sz w:val="24"/>
                  <w:szCs w:val="24"/>
                </w:rPr>
                <w:delText>The user will operate within the permission bounds set on their profile according to their Account Creation Form.</w:delText>
              </w:r>
              <w:commentRangeEnd w:id="0"/>
              <w:r w:rsidDel="000A1012">
                <w:rPr>
                  <w:rStyle w:val="CommentReference"/>
                  <w:rFonts w:asciiTheme="minorHAnsi" w:eastAsiaTheme="minorHAnsi" w:hAnsiTheme="minorHAnsi" w:cstheme="minorBidi"/>
                  <w:lang w:eastAsia="en-US"/>
                </w:rPr>
                <w:commentReference w:id="0"/>
              </w:r>
            </w:del>
          </w:p>
        </w:tc>
      </w:tr>
    </w:tbl>
    <w:p w:rsidR="00820D92" w:rsidRPr="001146A9" w:rsidRDefault="00820D92" w:rsidP="00820D92">
      <w:pPr>
        <w:pStyle w:val="ListParagraph"/>
        <w:ind w:left="0"/>
        <w:rPr>
          <w:sz w:val="24"/>
          <w:szCs w:val="24"/>
        </w:rPr>
      </w:pPr>
    </w:p>
    <w:p w:rsidR="003602A9" w:rsidRDefault="003602A9" w:rsidP="00820D92">
      <w:pPr>
        <w:pStyle w:val="ListParagraph"/>
        <w:numPr>
          <w:ilvl w:val="0"/>
          <w:numId w:val="4"/>
        </w:numPr>
        <w:spacing w:after="0"/>
        <w:rPr>
          <w:rFonts w:cstheme="minorHAnsi"/>
          <w:b/>
          <w:sz w:val="24"/>
          <w:szCs w:val="24"/>
        </w:rPr>
      </w:pPr>
      <w:r>
        <w:rPr>
          <w:rFonts w:cstheme="minorHAnsi"/>
          <w:b/>
          <w:sz w:val="24"/>
          <w:szCs w:val="24"/>
        </w:rPr>
        <w:t>Definitions</w:t>
      </w:r>
    </w:p>
    <w:p w:rsidR="002B2B51" w:rsidRPr="002B2B51" w:rsidRDefault="002B2B51" w:rsidP="002B2B51">
      <w:pPr>
        <w:spacing w:after="0"/>
        <w:rPr>
          <w:rFonts w:cstheme="minorHAnsi"/>
          <w:sz w:val="24"/>
          <w:szCs w:val="24"/>
        </w:rPr>
      </w:pPr>
    </w:p>
    <w:tbl>
      <w:tblPr>
        <w:tblStyle w:val="TableGrid"/>
        <w:tblW w:w="0" w:type="auto"/>
        <w:tblInd w:w="828" w:type="dxa"/>
        <w:tblLook w:val="04A0" w:firstRow="1" w:lastRow="0" w:firstColumn="1" w:lastColumn="0" w:noHBand="0" w:noVBand="1"/>
      </w:tblPr>
      <w:tblGrid>
        <w:gridCol w:w="2970"/>
        <w:gridCol w:w="5778"/>
      </w:tblGrid>
      <w:tr w:rsidR="003602A9" w:rsidTr="009E5E3E">
        <w:tc>
          <w:tcPr>
            <w:tcW w:w="2970" w:type="dxa"/>
          </w:tcPr>
          <w:p w:rsidR="003602A9" w:rsidRDefault="003602A9" w:rsidP="003602A9">
            <w:pPr>
              <w:rPr>
                <w:rFonts w:cstheme="minorHAnsi"/>
                <w:b/>
                <w:sz w:val="24"/>
                <w:szCs w:val="24"/>
              </w:rPr>
            </w:pPr>
            <w:r>
              <w:rPr>
                <w:rFonts w:cstheme="minorHAnsi"/>
                <w:b/>
                <w:sz w:val="24"/>
                <w:szCs w:val="24"/>
              </w:rPr>
              <w:lastRenderedPageBreak/>
              <w:t>Active Directory</w:t>
            </w:r>
          </w:p>
        </w:tc>
        <w:tc>
          <w:tcPr>
            <w:tcW w:w="5778" w:type="dxa"/>
          </w:tcPr>
          <w:p w:rsidR="003602A9" w:rsidRPr="003602A9" w:rsidRDefault="003602A9" w:rsidP="003602A9">
            <w:pPr>
              <w:rPr>
                <w:rFonts w:cstheme="minorHAnsi"/>
                <w:sz w:val="24"/>
                <w:szCs w:val="24"/>
              </w:rPr>
            </w:pPr>
            <w:r w:rsidRPr="003602A9">
              <w:rPr>
                <w:rFonts w:cstheme="minorHAnsi"/>
                <w:sz w:val="24"/>
                <w:szCs w:val="24"/>
              </w:rPr>
              <w:t>A</w:t>
            </w:r>
            <w:r w:rsidR="00136ABF">
              <w:rPr>
                <w:rFonts w:cstheme="minorHAnsi"/>
                <w:sz w:val="24"/>
                <w:szCs w:val="24"/>
              </w:rPr>
              <w:t xml:space="preserve"> service </w:t>
            </w:r>
            <w:r>
              <w:rPr>
                <w:rFonts w:cstheme="minorHAnsi"/>
                <w:sz w:val="24"/>
                <w:szCs w:val="24"/>
              </w:rPr>
              <w:t>part of Microsoft Windows 2008 that controls user accounts and permissions across the entire network.</w:t>
            </w:r>
          </w:p>
        </w:tc>
      </w:tr>
      <w:tr w:rsidR="003602A9" w:rsidTr="009E5E3E">
        <w:tc>
          <w:tcPr>
            <w:tcW w:w="2970" w:type="dxa"/>
          </w:tcPr>
          <w:p w:rsidR="003602A9" w:rsidRDefault="003602A9" w:rsidP="003602A9">
            <w:pPr>
              <w:rPr>
                <w:rFonts w:cstheme="minorHAnsi"/>
                <w:b/>
                <w:sz w:val="24"/>
                <w:szCs w:val="24"/>
              </w:rPr>
            </w:pPr>
            <w:r>
              <w:rPr>
                <w:rFonts w:cstheme="minorHAnsi"/>
                <w:b/>
                <w:sz w:val="24"/>
                <w:szCs w:val="24"/>
              </w:rPr>
              <w:t>Domain Controller</w:t>
            </w:r>
          </w:p>
        </w:tc>
        <w:tc>
          <w:tcPr>
            <w:tcW w:w="5778" w:type="dxa"/>
          </w:tcPr>
          <w:p w:rsidR="003602A9" w:rsidRPr="003602A9" w:rsidRDefault="003602A9" w:rsidP="003602A9">
            <w:pPr>
              <w:rPr>
                <w:rFonts w:cstheme="minorHAnsi"/>
                <w:sz w:val="24"/>
                <w:szCs w:val="24"/>
              </w:rPr>
            </w:pPr>
            <w:r>
              <w:rPr>
                <w:rFonts w:cstheme="minorHAnsi"/>
                <w:sz w:val="24"/>
                <w:szCs w:val="24"/>
              </w:rPr>
              <w:t>The main server that holds the Active Directory forest.</w:t>
            </w:r>
            <w:r w:rsidR="002058F4">
              <w:rPr>
                <w:rFonts w:cstheme="minorHAnsi"/>
                <w:sz w:val="24"/>
                <w:szCs w:val="24"/>
              </w:rPr>
              <w:t xml:space="preserve">  This has the IP address 10.1.2.4 for reference.</w:t>
            </w:r>
          </w:p>
        </w:tc>
      </w:tr>
      <w:tr w:rsidR="003602A9" w:rsidTr="009E5E3E">
        <w:tc>
          <w:tcPr>
            <w:tcW w:w="2970" w:type="dxa"/>
          </w:tcPr>
          <w:p w:rsidR="003602A9" w:rsidRDefault="003602A9" w:rsidP="003602A9">
            <w:pPr>
              <w:rPr>
                <w:rFonts w:cstheme="minorHAnsi"/>
                <w:b/>
                <w:sz w:val="24"/>
                <w:szCs w:val="24"/>
              </w:rPr>
            </w:pPr>
            <w:r>
              <w:rPr>
                <w:rFonts w:cstheme="minorHAnsi"/>
                <w:b/>
                <w:sz w:val="24"/>
                <w:szCs w:val="24"/>
              </w:rPr>
              <w:t>Password Policy</w:t>
            </w:r>
          </w:p>
        </w:tc>
        <w:tc>
          <w:tcPr>
            <w:tcW w:w="5778" w:type="dxa"/>
          </w:tcPr>
          <w:p w:rsidR="003602A9" w:rsidRPr="003602A9" w:rsidRDefault="003602A9" w:rsidP="003602A9">
            <w:pPr>
              <w:rPr>
                <w:rFonts w:cstheme="minorHAnsi"/>
                <w:sz w:val="24"/>
                <w:szCs w:val="24"/>
              </w:rPr>
            </w:pPr>
            <w:r>
              <w:rPr>
                <w:rFonts w:cstheme="minorHAnsi"/>
                <w:sz w:val="24"/>
                <w:szCs w:val="24"/>
              </w:rPr>
              <w:t>The policy defined in the Default Domain Policy which can be viewed using the Group Policy manager available on the Domain Controller.  The current parameters of the password policy are described in full in step 5.1.5.</w:t>
            </w:r>
          </w:p>
        </w:tc>
      </w:tr>
      <w:tr w:rsidR="003602A9" w:rsidTr="009E5E3E">
        <w:tc>
          <w:tcPr>
            <w:tcW w:w="2970" w:type="dxa"/>
          </w:tcPr>
          <w:p w:rsidR="003602A9" w:rsidRDefault="00A04201" w:rsidP="003602A9">
            <w:pPr>
              <w:rPr>
                <w:rFonts w:cstheme="minorHAnsi"/>
                <w:b/>
                <w:sz w:val="24"/>
                <w:szCs w:val="24"/>
              </w:rPr>
            </w:pPr>
            <w:r>
              <w:rPr>
                <w:rFonts w:cstheme="minorHAnsi"/>
                <w:b/>
                <w:sz w:val="24"/>
                <w:szCs w:val="24"/>
              </w:rPr>
              <w:t>Organization Unit</w:t>
            </w:r>
          </w:p>
        </w:tc>
        <w:tc>
          <w:tcPr>
            <w:tcW w:w="5778" w:type="dxa"/>
          </w:tcPr>
          <w:p w:rsidR="003602A9" w:rsidRPr="003602A9" w:rsidRDefault="00A04201" w:rsidP="00532087">
            <w:pPr>
              <w:rPr>
                <w:rFonts w:cstheme="minorHAnsi"/>
                <w:sz w:val="24"/>
                <w:szCs w:val="24"/>
              </w:rPr>
            </w:pPr>
            <w:r>
              <w:rPr>
                <w:rFonts w:cstheme="minorHAnsi"/>
                <w:sz w:val="24"/>
                <w:szCs w:val="24"/>
              </w:rPr>
              <w:t xml:space="preserve">An Organization </w:t>
            </w:r>
            <w:r w:rsidR="00532087">
              <w:rPr>
                <w:rFonts w:cstheme="minorHAnsi"/>
                <w:sz w:val="24"/>
                <w:szCs w:val="24"/>
              </w:rPr>
              <w:t xml:space="preserve">Unit </w:t>
            </w:r>
            <w:r>
              <w:rPr>
                <w:rFonts w:cstheme="minorHAnsi"/>
                <w:sz w:val="24"/>
                <w:szCs w:val="24"/>
              </w:rPr>
              <w:t>(OU) is a container for many different active directory objects such as Contacts and Users.</w:t>
            </w:r>
          </w:p>
        </w:tc>
      </w:tr>
      <w:tr w:rsidR="00447B19" w:rsidTr="009E5E3E">
        <w:tc>
          <w:tcPr>
            <w:tcW w:w="2970" w:type="dxa"/>
          </w:tcPr>
          <w:p w:rsidR="00447B19" w:rsidRDefault="00447B19" w:rsidP="003602A9">
            <w:pPr>
              <w:rPr>
                <w:rFonts w:cstheme="minorHAnsi"/>
                <w:b/>
                <w:sz w:val="24"/>
                <w:szCs w:val="24"/>
              </w:rPr>
            </w:pPr>
            <w:r>
              <w:rPr>
                <w:rFonts w:cstheme="minorHAnsi"/>
                <w:b/>
                <w:sz w:val="24"/>
                <w:szCs w:val="24"/>
              </w:rPr>
              <w:t>Security Groups</w:t>
            </w:r>
          </w:p>
        </w:tc>
        <w:tc>
          <w:tcPr>
            <w:tcW w:w="5778" w:type="dxa"/>
          </w:tcPr>
          <w:p w:rsidR="00447B19" w:rsidRDefault="00447B19" w:rsidP="00447B19">
            <w:pPr>
              <w:rPr>
                <w:rFonts w:cstheme="minorHAnsi"/>
                <w:sz w:val="24"/>
                <w:szCs w:val="24"/>
              </w:rPr>
            </w:pPr>
            <w:r>
              <w:rPr>
                <w:rFonts w:cstheme="minorHAnsi"/>
                <w:sz w:val="24"/>
                <w:szCs w:val="24"/>
              </w:rPr>
              <w:t xml:space="preserve">Various permissions are set on shared folders using security groups listed below.  The specifics of these groups can be obtained from the IT department.  This is includes things like a shared e-mail address, e.g. an email sent to </w:t>
            </w:r>
            <w:hyperlink r:id="rId10" w:history="1">
              <w:r w:rsidRPr="007162E6">
                <w:rPr>
                  <w:rStyle w:val="Hyperlink"/>
                  <w:rFonts w:cstheme="minorHAnsi"/>
                  <w:sz w:val="24"/>
                  <w:szCs w:val="24"/>
                </w:rPr>
                <w:t>clinicians@epicdiagnostics.com</w:t>
              </w:r>
            </w:hyperlink>
            <w:r>
              <w:rPr>
                <w:rFonts w:cstheme="minorHAnsi"/>
                <w:sz w:val="24"/>
                <w:szCs w:val="24"/>
              </w:rPr>
              <w:t xml:space="preserve"> will reach all users in the Clinicians security group.</w:t>
            </w:r>
          </w:p>
        </w:tc>
      </w:tr>
    </w:tbl>
    <w:p w:rsidR="003602A9" w:rsidRDefault="003602A9" w:rsidP="003602A9">
      <w:pPr>
        <w:spacing w:after="0"/>
        <w:rPr>
          <w:rFonts w:cstheme="minorHAnsi"/>
          <w:b/>
          <w:sz w:val="24"/>
          <w:szCs w:val="24"/>
        </w:rPr>
      </w:pPr>
    </w:p>
    <w:p w:rsidR="00C34AA7" w:rsidRPr="003602A9" w:rsidRDefault="00C34AA7" w:rsidP="003602A9">
      <w:pPr>
        <w:spacing w:after="0"/>
        <w:rPr>
          <w:rFonts w:cstheme="minorHAnsi"/>
          <w:b/>
          <w:sz w:val="24"/>
          <w:szCs w:val="24"/>
        </w:rPr>
      </w:pPr>
    </w:p>
    <w:p w:rsidR="00B17AE3" w:rsidRDefault="00B17AE3" w:rsidP="00820D92">
      <w:pPr>
        <w:pStyle w:val="ListParagraph"/>
        <w:numPr>
          <w:ilvl w:val="0"/>
          <w:numId w:val="4"/>
        </w:numPr>
        <w:spacing w:after="0"/>
        <w:rPr>
          <w:rFonts w:cstheme="minorHAnsi"/>
          <w:b/>
          <w:sz w:val="24"/>
          <w:szCs w:val="24"/>
        </w:rPr>
      </w:pPr>
      <w:r w:rsidRPr="00B17AE3">
        <w:rPr>
          <w:rFonts w:cstheme="minorHAnsi"/>
          <w:b/>
          <w:sz w:val="24"/>
          <w:szCs w:val="24"/>
        </w:rPr>
        <w:t>Procedure</w:t>
      </w:r>
    </w:p>
    <w:p w:rsidR="00B17AE3" w:rsidRPr="00532087" w:rsidRDefault="00B17AE3" w:rsidP="00B17AE3">
      <w:pPr>
        <w:pStyle w:val="ListParagraph"/>
        <w:spacing w:after="0"/>
        <w:ind w:left="360"/>
        <w:rPr>
          <w:rFonts w:cstheme="minorHAnsi"/>
          <w:b/>
          <w:sz w:val="24"/>
          <w:szCs w:val="24"/>
        </w:rPr>
      </w:pPr>
    </w:p>
    <w:p w:rsidR="00BD6402" w:rsidRPr="00532087" w:rsidRDefault="00B33994" w:rsidP="00BA47F6">
      <w:pPr>
        <w:pStyle w:val="ListParagraph"/>
        <w:numPr>
          <w:ilvl w:val="1"/>
          <w:numId w:val="4"/>
        </w:numPr>
        <w:spacing w:after="0"/>
        <w:rPr>
          <w:sz w:val="24"/>
          <w:szCs w:val="24"/>
        </w:rPr>
      </w:pPr>
      <w:r w:rsidRPr="00532087">
        <w:rPr>
          <w:rFonts w:cstheme="minorHAnsi"/>
          <w:sz w:val="24"/>
          <w:szCs w:val="24"/>
        </w:rPr>
        <w:t xml:space="preserve">Adding an </w:t>
      </w:r>
      <w:r w:rsidR="00532087" w:rsidRPr="00532087">
        <w:rPr>
          <w:rFonts w:cstheme="minorHAnsi"/>
          <w:sz w:val="24"/>
          <w:szCs w:val="24"/>
        </w:rPr>
        <w:t xml:space="preserve">new </w:t>
      </w:r>
      <w:r w:rsidRPr="00532087">
        <w:rPr>
          <w:rFonts w:cstheme="minorHAnsi"/>
          <w:sz w:val="24"/>
          <w:szCs w:val="24"/>
        </w:rPr>
        <w:t>employee</w:t>
      </w:r>
      <w:r w:rsidR="00532087" w:rsidRPr="00532087">
        <w:rPr>
          <w:rFonts w:cstheme="minorHAnsi"/>
          <w:sz w:val="24"/>
          <w:szCs w:val="24"/>
        </w:rPr>
        <w:t xml:space="preserve">- </w:t>
      </w:r>
      <w:r w:rsidR="00BD6402" w:rsidRPr="00532087">
        <w:rPr>
          <w:sz w:val="24"/>
          <w:szCs w:val="24"/>
        </w:rPr>
        <w:t xml:space="preserve">The first step is to add the user to Active Directory so that </w:t>
      </w:r>
      <w:commentRangeStart w:id="2"/>
      <w:proofErr w:type="gramStart"/>
      <w:r w:rsidR="00BD6402" w:rsidRPr="00532087">
        <w:rPr>
          <w:sz w:val="24"/>
          <w:szCs w:val="24"/>
        </w:rPr>
        <w:t xml:space="preserve">the </w:t>
      </w:r>
      <w:commentRangeEnd w:id="2"/>
      <w:r w:rsidR="00CE635E">
        <w:rPr>
          <w:sz w:val="24"/>
          <w:szCs w:val="24"/>
        </w:rPr>
        <w:t xml:space="preserve"> request</w:t>
      </w:r>
      <w:r w:rsidR="00AD0316">
        <w:rPr>
          <w:sz w:val="24"/>
          <w:szCs w:val="24"/>
        </w:rPr>
        <w:t>ed</w:t>
      </w:r>
      <w:proofErr w:type="gramEnd"/>
      <w:r w:rsidR="00CE635E">
        <w:rPr>
          <w:sz w:val="24"/>
          <w:szCs w:val="24"/>
        </w:rPr>
        <w:t xml:space="preserve"> user </w:t>
      </w:r>
      <w:r w:rsidR="00541993">
        <w:rPr>
          <w:rStyle w:val="CommentReference"/>
        </w:rPr>
        <w:commentReference w:id="2"/>
      </w:r>
      <w:r w:rsidR="00AD0316">
        <w:rPr>
          <w:sz w:val="24"/>
          <w:szCs w:val="24"/>
        </w:rPr>
        <w:t xml:space="preserve">account </w:t>
      </w:r>
      <w:r w:rsidR="00BD6402" w:rsidRPr="00532087">
        <w:rPr>
          <w:sz w:val="24"/>
          <w:szCs w:val="24"/>
        </w:rPr>
        <w:t>can authenticate to various services.</w:t>
      </w:r>
    </w:p>
    <w:p w:rsidR="00B17AE3" w:rsidRPr="00532087" w:rsidRDefault="00B17AE3" w:rsidP="00B17AE3">
      <w:pPr>
        <w:spacing w:after="0"/>
        <w:ind w:left="792"/>
        <w:rPr>
          <w:rFonts w:cstheme="minorHAnsi"/>
          <w:sz w:val="24"/>
          <w:szCs w:val="24"/>
        </w:rPr>
      </w:pPr>
    </w:p>
    <w:p w:rsidR="00BD6402" w:rsidRPr="00820D92" w:rsidRDefault="00BD6402" w:rsidP="00B17AE3">
      <w:pPr>
        <w:pStyle w:val="ListParagraph"/>
        <w:numPr>
          <w:ilvl w:val="2"/>
          <w:numId w:val="4"/>
        </w:numPr>
        <w:spacing w:after="0"/>
        <w:ind w:left="1620" w:hanging="810"/>
        <w:rPr>
          <w:rFonts w:cstheme="minorHAnsi"/>
          <w:sz w:val="24"/>
          <w:szCs w:val="24"/>
        </w:rPr>
      </w:pPr>
      <w:bookmarkStart w:id="3" w:name="_Ref314574954"/>
      <w:r w:rsidRPr="00532087">
        <w:rPr>
          <w:rFonts w:cstheme="minorHAnsi"/>
          <w:sz w:val="24"/>
          <w:szCs w:val="24"/>
        </w:rPr>
        <w:t>Log on to the Domain Controller and open Active Directory Users and Groups from the Administration Menu</w:t>
      </w:r>
      <w:r w:rsidRPr="00820D92">
        <w:rPr>
          <w:rFonts w:cstheme="minorHAnsi"/>
          <w:sz w:val="24"/>
          <w:szCs w:val="24"/>
        </w:rPr>
        <w:t>.</w:t>
      </w:r>
      <w:bookmarkEnd w:id="3"/>
    </w:p>
    <w:p w:rsidR="00BD6402" w:rsidRPr="00820D92" w:rsidRDefault="00BD6402" w:rsidP="00B17AE3">
      <w:pPr>
        <w:pStyle w:val="ListParagraph"/>
        <w:numPr>
          <w:ilvl w:val="2"/>
          <w:numId w:val="4"/>
        </w:numPr>
        <w:spacing w:after="0"/>
        <w:ind w:left="1620" w:hanging="810"/>
        <w:rPr>
          <w:rFonts w:cstheme="minorHAnsi"/>
          <w:sz w:val="24"/>
          <w:szCs w:val="24"/>
        </w:rPr>
      </w:pPr>
      <w:r w:rsidRPr="00820D92">
        <w:rPr>
          <w:rFonts w:cstheme="minorHAnsi"/>
          <w:sz w:val="24"/>
          <w:szCs w:val="24"/>
        </w:rPr>
        <w:t xml:space="preserve">Select </w:t>
      </w:r>
      <w:r w:rsidR="00A04201">
        <w:rPr>
          <w:rFonts w:cstheme="minorHAnsi"/>
          <w:sz w:val="24"/>
          <w:szCs w:val="24"/>
        </w:rPr>
        <w:t>the OU “</w:t>
      </w:r>
      <w:r w:rsidRPr="00820D92">
        <w:rPr>
          <w:rFonts w:cstheme="minorHAnsi"/>
          <w:sz w:val="24"/>
          <w:szCs w:val="24"/>
        </w:rPr>
        <w:t>EPIC Users and Groups</w:t>
      </w:r>
      <w:r w:rsidR="00A04201">
        <w:rPr>
          <w:rFonts w:cstheme="minorHAnsi"/>
          <w:sz w:val="24"/>
          <w:szCs w:val="24"/>
        </w:rPr>
        <w:t>”</w:t>
      </w:r>
      <w:r w:rsidR="00D720FA" w:rsidRPr="00D720FA">
        <w:rPr>
          <w:rFonts w:cstheme="minorHAnsi"/>
          <w:sz w:val="24"/>
          <w:szCs w:val="24"/>
        </w:rPr>
        <w:t xml:space="preserve"> </w:t>
      </w:r>
      <w:r w:rsidR="00D720FA">
        <w:rPr>
          <w:rFonts w:cstheme="minorHAnsi"/>
          <w:sz w:val="24"/>
          <w:szCs w:val="24"/>
        </w:rPr>
        <w:t>in the left navigation tree</w:t>
      </w:r>
      <w:r w:rsidRPr="00820D92">
        <w:rPr>
          <w:rFonts w:cstheme="minorHAnsi"/>
          <w:sz w:val="24"/>
          <w:szCs w:val="24"/>
        </w:rPr>
        <w:t>.  Right click EP</w:t>
      </w:r>
      <w:r w:rsidR="00A04201">
        <w:rPr>
          <w:rFonts w:cstheme="minorHAnsi"/>
          <w:sz w:val="24"/>
          <w:szCs w:val="24"/>
        </w:rPr>
        <w:t xml:space="preserve">IC Users and Groups </w:t>
      </w:r>
      <w:r w:rsidRPr="00820D92">
        <w:rPr>
          <w:rFonts w:cstheme="minorHAnsi"/>
          <w:sz w:val="24"/>
          <w:szCs w:val="24"/>
        </w:rPr>
        <w:t>and select New -&gt; User.</w:t>
      </w:r>
    </w:p>
    <w:p w:rsidR="00BD6402" w:rsidRPr="00820D92" w:rsidRDefault="00BD6402" w:rsidP="00B17AE3">
      <w:pPr>
        <w:pStyle w:val="ListParagraph"/>
        <w:numPr>
          <w:ilvl w:val="2"/>
          <w:numId w:val="4"/>
        </w:numPr>
        <w:spacing w:after="0"/>
        <w:ind w:left="1620" w:hanging="810"/>
        <w:rPr>
          <w:rFonts w:cstheme="minorHAnsi"/>
          <w:sz w:val="24"/>
          <w:szCs w:val="24"/>
        </w:rPr>
      </w:pPr>
      <w:r w:rsidRPr="00820D92">
        <w:rPr>
          <w:rFonts w:cstheme="minorHAnsi"/>
          <w:sz w:val="24"/>
          <w:szCs w:val="24"/>
        </w:rPr>
        <w:t xml:space="preserve">Fill out the prompt for adding </w:t>
      </w:r>
      <w:r w:rsidR="00C269FF">
        <w:rPr>
          <w:rFonts w:cstheme="minorHAnsi"/>
          <w:sz w:val="24"/>
          <w:szCs w:val="24"/>
        </w:rPr>
        <w:t>a new user.  Fill in the users f</w:t>
      </w:r>
      <w:r w:rsidRPr="00820D92">
        <w:rPr>
          <w:rFonts w:cstheme="minorHAnsi"/>
          <w:sz w:val="24"/>
          <w:szCs w:val="24"/>
        </w:rPr>
        <w:t xml:space="preserve">irst and </w:t>
      </w:r>
      <w:r w:rsidR="00C269FF">
        <w:rPr>
          <w:rFonts w:cstheme="minorHAnsi"/>
          <w:sz w:val="24"/>
          <w:szCs w:val="24"/>
        </w:rPr>
        <w:t>l</w:t>
      </w:r>
      <w:r w:rsidRPr="00820D92">
        <w:rPr>
          <w:rFonts w:cstheme="minorHAnsi"/>
          <w:sz w:val="24"/>
          <w:szCs w:val="24"/>
        </w:rPr>
        <w:t>ast name, and optionally initials</w:t>
      </w:r>
      <w:r w:rsidR="00D720FA">
        <w:rPr>
          <w:rFonts w:cstheme="minorHAnsi"/>
          <w:sz w:val="24"/>
          <w:szCs w:val="24"/>
        </w:rPr>
        <w:t xml:space="preserve"> as specified in </w:t>
      </w:r>
      <w:r w:rsidR="00C269FF">
        <w:rPr>
          <w:rFonts w:cstheme="minorHAnsi"/>
          <w:sz w:val="24"/>
          <w:szCs w:val="24"/>
        </w:rPr>
        <w:t>Attachment A</w:t>
      </w:r>
      <w:r w:rsidR="00D720FA">
        <w:rPr>
          <w:rFonts w:cstheme="minorHAnsi"/>
          <w:sz w:val="24"/>
          <w:szCs w:val="24"/>
        </w:rPr>
        <w:t xml:space="preserve"> </w:t>
      </w:r>
      <w:r w:rsidR="00C269FF">
        <w:rPr>
          <w:rFonts w:cstheme="minorHAnsi"/>
          <w:sz w:val="24"/>
          <w:szCs w:val="24"/>
        </w:rPr>
        <w:t>- User Account Creation form</w:t>
      </w:r>
      <w:r w:rsidRPr="00820D92">
        <w:rPr>
          <w:rFonts w:cstheme="minorHAnsi"/>
          <w:sz w:val="24"/>
          <w:szCs w:val="24"/>
        </w:rPr>
        <w:t>.</w:t>
      </w:r>
      <w:r w:rsidR="00CE635E" w:rsidRPr="00CE635E">
        <w:rPr>
          <w:rFonts w:cstheme="minorHAnsi"/>
          <w:sz w:val="24"/>
          <w:szCs w:val="24"/>
        </w:rPr>
        <w:t xml:space="preserve"> </w:t>
      </w:r>
      <w:r w:rsidR="00CE635E">
        <w:rPr>
          <w:rFonts w:cstheme="minorHAnsi"/>
          <w:sz w:val="24"/>
          <w:szCs w:val="24"/>
        </w:rPr>
        <w:t xml:space="preserve"> In the case of adding a company or shared user account for a contractor, the company name and abbreviations can be split up in to the first and last name.</w:t>
      </w:r>
    </w:p>
    <w:p w:rsidR="00BD6402" w:rsidRPr="00820D92" w:rsidRDefault="00BD6402" w:rsidP="00B17AE3">
      <w:pPr>
        <w:pStyle w:val="ListParagraph"/>
        <w:numPr>
          <w:ilvl w:val="2"/>
          <w:numId w:val="4"/>
        </w:numPr>
        <w:spacing w:after="0"/>
        <w:ind w:left="1620" w:hanging="810"/>
        <w:rPr>
          <w:rFonts w:cstheme="minorHAnsi"/>
          <w:sz w:val="24"/>
          <w:szCs w:val="24"/>
        </w:rPr>
      </w:pPr>
      <w:r w:rsidRPr="00820D92">
        <w:rPr>
          <w:rFonts w:cstheme="minorHAnsi"/>
          <w:sz w:val="24"/>
          <w:szCs w:val="24"/>
        </w:rPr>
        <w:t>The user’s logon name is formatted &lt;first&gt;&lt;last&gt; where &lt;first&gt; is the user’</w:t>
      </w:r>
      <w:commentRangeStart w:id="4"/>
      <w:r w:rsidRPr="00820D92">
        <w:rPr>
          <w:rFonts w:cstheme="minorHAnsi"/>
          <w:sz w:val="24"/>
          <w:szCs w:val="24"/>
        </w:rPr>
        <w:t>s first name</w:t>
      </w:r>
      <w:commentRangeEnd w:id="4"/>
      <w:r w:rsidR="00541993">
        <w:rPr>
          <w:rStyle w:val="CommentReference"/>
        </w:rPr>
        <w:commentReference w:id="4"/>
      </w:r>
      <w:r w:rsidRPr="00820D92">
        <w:rPr>
          <w:rFonts w:cstheme="minorHAnsi"/>
          <w:sz w:val="24"/>
          <w:szCs w:val="24"/>
        </w:rPr>
        <w:t>, and &lt;last&gt; is the user’s last name.  There is no space in between.</w:t>
      </w:r>
      <w:r w:rsidR="00DD0DC8">
        <w:rPr>
          <w:rFonts w:cstheme="minorHAnsi"/>
          <w:sz w:val="24"/>
          <w:szCs w:val="24"/>
        </w:rPr>
        <w:t xml:space="preserve">  Fill in the Username field on the User Account Creation form in Attachment A.</w:t>
      </w:r>
      <w:r w:rsidR="00CE635E">
        <w:rPr>
          <w:rFonts w:cstheme="minorHAnsi"/>
          <w:sz w:val="24"/>
          <w:szCs w:val="24"/>
        </w:rPr>
        <w:t xml:space="preserve"> </w:t>
      </w:r>
    </w:p>
    <w:p w:rsidR="00BD6402" w:rsidRPr="00820D92" w:rsidRDefault="00BD6402" w:rsidP="00B17AE3">
      <w:pPr>
        <w:pStyle w:val="ListParagraph"/>
        <w:numPr>
          <w:ilvl w:val="2"/>
          <w:numId w:val="4"/>
        </w:numPr>
        <w:spacing w:after="0"/>
        <w:ind w:left="1620" w:hanging="810"/>
        <w:rPr>
          <w:rFonts w:cstheme="minorHAnsi"/>
          <w:sz w:val="24"/>
          <w:szCs w:val="24"/>
        </w:rPr>
      </w:pPr>
      <w:bookmarkStart w:id="6" w:name="_Ref314574966"/>
      <w:r w:rsidRPr="00820D92">
        <w:rPr>
          <w:rFonts w:cstheme="minorHAnsi"/>
          <w:sz w:val="24"/>
          <w:szCs w:val="24"/>
        </w:rPr>
        <w:t xml:space="preserve">Generate an 8 </w:t>
      </w:r>
      <w:r w:rsidR="003602A9" w:rsidRPr="00820D92">
        <w:rPr>
          <w:rFonts w:cstheme="minorHAnsi"/>
          <w:sz w:val="24"/>
          <w:szCs w:val="24"/>
        </w:rPr>
        <w:t>characters</w:t>
      </w:r>
      <w:r w:rsidR="003602A9">
        <w:rPr>
          <w:rFonts w:cstheme="minorHAnsi"/>
          <w:sz w:val="24"/>
          <w:szCs w:val="24"/>
        </w:rPr>
        <w:t xml:space="preserve"> or longer</w:t>
      </w:r>
      <w:r w:rsidRPr="00820D92">
        <w:rPr>
          <w:rFonts w:cstheme="minorHAnsi"/>
          <w:sz w:val="24"/>
          <w:szCs w:val="24"/>
        </w:rPr>
        <w:t xml:space="preserve"> password, per the domain controller’s password policy.  The password must contain at least 1 number and 1 special </w:t>
      </w:r>
      <w:r w:rsidRPr="00820D92">
        <w:rPr>
          <w:rFonts w:cstheme="minorHAnsi"/>
          <w:sz w:val="24"/>
          <w:szCs w:val="24"/>
        </w:rPr>
        <w:lastRenderedPageBreak/>
        <w:t>character, and cannot contain any dictionary words.</w:t>
      </w:r>
      <w:bookmarkEnd w:id="6"/>
      <w:r w:rsidR="00DD0DC8">
        <w:rPr>
          <w:rFonts w:cstheme="minorHAnsi"/>
          <w:sz w:val="24"/>
          <w:szCs w:val="24"/>
        </w:rPr>
        <w:t xml:space="preserve">  Fill in the password on the User Account Creation form in Attachment A.  </w:t>
      </w:r>
      <w:commentRangeStart w:id="7"/>
      <w:r w:rsidR="00DD0DC8">
        <w:rPr>
          <w:rFonts w:cstheme="minorHAnsi"/>
          <w:sz w:val="24"/>
          <w:szCs w:val="24"/>
        </w:rPr>
        <w:t xml:space="preserve">Instruct users to store their passwords in a secure location, such as an encrypted password manager or their head.  </w:t>
      </w:r>
      <w:commentRangeEnd w:id="7"/>
      <w:r w:rsidR="00541993">
        <w:rPr>
          <w:rStyle w:val="CommentReference"/>
        </w:rPr>
        <w:commentReference w:id="7"/>
      </w:r>
      <w:r w:rsidR="00DD0DC8">
        <w:rPr>
          <w:rFonts w:cstheme="minorHAnsi"/>
          <w:sz w:val="24"/>
          <w:szCs w:val="24"/>
        </w:rPr>
        <w:t xml:space="preserve">The User Account Creation form can be referred to if </w:t>
      </w:r>
      <w:commentRangeStart w:id="8"/>
      <w:r w:rsidR="00DD0DC8">
        <w:rPr>
          <w:rFonts w:cstheme="minorHAnsi"/>
          <w:sz w:val="24"/>
          <w:szCs w:val="24"/>
        </w:rPr>
        <w:t>the</w:t>
      </w:r>
      <w:r w:rsidR="00B5210E">
        <w:rPr>
          <w:rFonts w:cstheme="minorHAnsi"/>
          <w:sz w:val="24"/>
          <w:szCs w:val="24"/>
        </w:rPr>
        <w:t xml:space="preserve"> user</w:t>
      </w:r>
      <w:r w:rsidR="00DD0DC8">
        <w:rPr>
          <w:rFonts w:cstheme="minorHAnsi"/>
          <w:sz w:val="24"/>
          <w:szCs w:val="24"/>
        </w:rPr>
        <w:t xml:space="preserve"> </w:t>
      </w:r>
      <w:commentRangeEnd w:id="8"/>
      <w:r w:rsidR="00541993">
        <w:rPr>
          <w:rStyle w:val="CommentReference"/>
        </w:rPr>
        <w:commentReference w:id="8"/>
      </w:r>
      <w:r w:rsidR="00DD0DC8">
        <w:rPr>
          <w:rFonts w:cstheme="minorHAnsi"/>
          <w:sz w:val="24"/>
          <w:szCs w:val="24"/>
        </w:rPr>
        <w:t>forget</w:t>
      </w:r>
      <w:r w:rsidR="00B5210E">
        <w:rPr>
          <w:rFonts w:cstheme="minorHAnsi"/>
          <w:sz w:val="24"/>
          <w:szCs w:val="24"/>
        </w:rPr>
        <w:t>s</w:t>
      </w:r>
      <w:r w:rsidR="00DD0DC8">
        <w:rPr>
          <w:rFonts w:cstheme="minorHAnsi"/>
          <w:sz w:val="24"/>
          <w:szCs w:val="24"/>
        </w:rPr>
        <w:t xml:space="preserve"> their password.  The User Account Creation form must be stored in a secure location within the IT or QC department.</w:t>
      </w:r>
    </w:p>
    <w:p w:rsidR="00C53ADC" w:rsidRPr="00820D92" w:rsidRDefault="003766A4" w:rsidP="003766A4">
      <w:pPr>
        <w:pStyle w:val="ListParagraph"/>
        <w:numPr>
          <w:ilvl w:val="2"/>
          <w:numId w:val="4"/>
        </w:numPr>
        <w:spacing w:after="0"/>
        <w:ind w:left="1620" w:hanging="810"/>
        <w:rPr>
          <w:rFonts w:cstheme="minorHAnsi"/>
          <w:sz w:val="24"/>
          <w:szCs w:val="24"/>
        </w:rPr>
      </w:pPr>
      <w:r w:rsidRPr="00C53ADC">
        <w:rPr>
          <w:rFonts w:cstheme="minorHAnsi"/>
          <w:sz w:val="24"/>
          <w:szCs w:val="24"/>
        </w:rPr>
        <w:t>(Optional) The created user account can be added to additional groups for additional access and functionality</w:t>
      </w:r>
      <w:r>
        <w:rPr>
          <w:rFonts w:cstheme="minorHAnsi"/>
          <w:sz w:val="24"/>
          <w:szCs w:val="24"/>
        </w:rPr>
        <w:t xml:space="preserve"> by filling out page 2 of the User Account Creation form (Attachment A) and resubmitting the changes to IT for implementation.</w:t>
      </w:r>
    </w:p>
    <w:p w:rsidR="00487151" w:rsidRPr="00C53ADC" w:rsidRDefault="00487151" w:rsidP="003766A4">
      <w:pPr>
        <w:pStyle w:val="ListParagraph"/>
        <w:numPr>
          <w:ilvl w:val="2"/>
          <w:numId w:val="4"/>
        </w:numPr>
        <w:spacing w:after="0"/>
        <w:ind w:left="1620" w:hanging="810"/>
        <w:rPr>
          <w:rFonts w:cstheme="minorHAnsi"/>
          <w:sz w:val="24"/>
          <w:szCs w:val="24"/>
        </w:rPr>
      </w:pPr>
      <w:r w:rsidRPr="00C53ADC">
        <w:rPr>
          <w:rFonts w:cstheme="minorHAnsi"/>
          <w:sz w:val="24"/>
          <w:szCs w:val="24"/>
        </w:rPr>
        <w:t>Right click the newly created user and select Properties.</w:t>
      </w:r>
    </w:p>
    <w:p w:rsidR="00487151" w:rsidRPr="00820D92" w:rsidRDefault="00487151" w:rsidP="00B17AE3">
      <w:pPr>
        <w:pStyle w:val="ListParagraph"/>
        <w:numPr>
          <w:ilvl w:val="2"/>
          <w:numId w:val="4"/>
        </w:numPr>
        <w:spacing w:after="0"/>
        <w:ind w:left="1620" w:hanging="810"/>
        <w:rPr>
          <w:rFonts w:cstheme="minorHAnsi"/>
          <w:sz w:val="24"/>
          <w:szCs w:val="24"/>
        </w:rPr>
      </w:pPr>
      <w:r w:rsidRPr="00820D92">
        <w:rPr>
          <w:rFonts w:cstheme="minorHAnsi"/>
          <w:sz w:val="24"/>
          <w:szCs w:val="24"/>
        </w:rPr>
        <w:t>Select the Member Of tab to add the user to additional groups</w:t>
      </w:r>
      <w:r w:rsidR="000A2F7D">
        <w:rPr>
          <w:rFonts w:cstheme="minorHAnsi"/>
          <w:sz w:val="24"/>
          <w:szCs w:val="24"/>
        </w:rPr>
        <w:t xml:space="preserve"> listed in Attachment A in the Permissions section (the Share column is relevant only if the share is new or exclusive to that user)</w:t>
      </w:r>
      <w:r w:rsidRPr="00820D92">
        <w:rPr>
          <w:rFonts w:cstheme="minorHAnsi"/>
          <w:sz w:val="24"/>
          <w:szCs w:val="24"/>
        </w:rPr>
        <w:t>.</w:t>
      </w:r>
      <w:r w:rsidR="00DD7BCE">
        <w:rPr>
          <w:rFonts w:cstheme="minorHAnsi"/>
          <w:sz w:val="24"/>
          <w:szCs w:val="24"/>
        </w:rPr>
        <w:t xml:space="preserve">  Access to QA permissions requires approval of the Quality &amp; Program Management Director or designee.</w:t>
      </w:r>
    </w:p>
    <w:p w:rsidR="00487151" w:rsidRPr="00820D92" w:rsidRDefault="00487151" w:rsidP="00B17AE3">
      <w:pPr>
        <w:pStyle w:val="ListParagraph"/>
        <w:numPr>
          <w:ilvl w:val="2"/>
          <w:numId w:val="4"/>
        </w:numPr>
        <w:spacing w:after="0"/>
        <w:ind w:left="1620" w:hanging="810"/>
        <w:rPr>
          <w:rFonts w:cstheme="minorHAnsi"/>
          <w:sz w:val="24"/>
          <w:szCs w:val="24"/>
        </w:rPr>
      </w:pPr>
      <w:r w:rsidRPr="00820D92">
        <w:rPr>
          <w:rFonts w:cstheme="minorHAnsi"/>
          <w:sz w:val="24"/>
          <w:szCs w:val="24"/>
        </w:rPr>
        <w:t xml:space="preserve">The user can be added to </w:t>
      </w:r>
      <w:r w:rsidR="00B17AE3" w:rsidRPr="00820D92">
        <w:rPr>
          <w:rFonts w:cstheme="minorHAnsi"/>
          <w:sz w:val="24"/>
          <w:szCs w:val="24"/>
        </w:rPr>
        <w:t>a</w:t>
      </w:r>
      <w:r w:rsidRPr="00820D92">
        <w:rPr>
          <w:rFonts w:cstheme="minorHAnsi"/>
          <w:sz w:val="24"/>
          <w:szCs w:val="24"/>
        </w:rPr>
        <w:t xml:space="preserve"> number of security groups based on their role</w:t>
      </w:r>
      <w:r w:rsidR="002A692A">
        <w:rPr>
          <w:rFonts w:cstheme="minorHAnsi"/>
          <w:sz w:val="24"/>
          <w:szCs w:val="24"/>
        </w:rPr>
        <w:t xml:space="preserve"> in the office</w:t>
      </w:r>
      <w:r w:rsidRPr="00820D92">
        <w:rPr>
          <w:rFonts w:cstheme="minorHAnsi"/>
          <w:sz w:val="24"/>
          <w:szCs w:val="24"/>
        </w:rPr>
        <w:t xml:space="preserve">, some of these groups </w:t>
      </w:r>
      <w:r w:rsidR="00B17AE3" w:rsidRPr="00820D92">
        <w:rPr>
          <w:rFonts w:cstheme="minorHAnsi"/>
          <w:sz w:val="24"/>
          <w:szCs w:val="24"/>
        </w:rPr>
        <w:t>include</w:t>
      </w:r>
      <w:r w:rsidRPr="00820D92">
        <w:rPr>
          <w:rFonts w:cstheme="minorHAnsi"/>
          <w:sz w:val="24"/>
          <w:szCs w:val="24"/>
        </w:rPr>
        <w:t xml:space="preserve"> Clinicians, Corporate, Biostatistics, and Executives</w:t>
      </w:r>
      <w:r w:rsidR="002B12B3">
        <w:rPr>
          <w:rFonts w:cstheme="minorHAnsi"/>
          <w:sz w:val="24"/>
          <w:szCs w:val="24"/>
        </w:rPr>
        <w:t xml:space="preserve">; these should also be listed in the </w:t>
      </w:r>
      <w:commentRangeStart w:id="9"/>
      <w:r w:rsidR="002B12B3">
        <w:rPr>
          <w:rFonts w:cstheme="minorHAnsi"/>
          <w:sz w:val="24"/>
          <w:szCs w:val="24"/>
        </w:rPr>
        <w:t xml:space="preserve">Permissions section </w:t>
      </w:r>
      <w:commentRangeEnd w:id="9"/>
      <w:r w:rsidR="00541993">
        <w:rPr>
          <w:rStyle w:val="CommentReference"/>
        </w:rPr>
        <w:commentReference w:id="9"/>
      </w:r>
      <w:r w:rsidR="002B12B3">
        <w:rPr>
          <w:rFonts w:cstheme="minorHAnsi"/>
          <w:sz w:val="24"/>
          <w:szCs w:val="24"/>
        </w:rPr>
        <w:t>of Attachment A</w:t>
      </w:r>
      <w:r w:rsidRPr="00820D92">
        <w:rPr>
          <w:rFonts w:cstheme="minorHAnsi"/>
          <w:sz w:val="24"/>
          <w:szCs w:val="24"/>
        </w:rPr>
        <w:t>.</w:t>
      </w:r>
      <w:r w:rsidR="00F516A6">
        <w:rPr>
          <w:rFonts w:cstheme="minorHAnsi"/>
          <w:sz w:val="24"/>
          <w:szCs w:val="24"/>
        </w:rPr>
        <w:t xml:space="preserve">  A list of established groups can be obtained from IT.</w:t>
      </w:r>
    </w:p>
    <w:p w:rsidR="00487151" w:rsidRPr="00820D92" w:rsidRDefault="007D2100" w:rsidP="00B17AE3">
      <w:pPr>
        <w:pStyle w:val="ListParagraph"/>
        <w:numPr>
          <w:ilvl w:val="2"/>
          <w:numId w:val="4"/>
        </w:numPr>
        <w:spacing w:after="0"/>
        <w:ind w:left="1620" w:hanging="810"/>
        <w:rPr>
          <w:rFonts w:cstheme="minorHAnsi"/>
          <w:sz w:val="24"/>
          <w:szCs w:val="24"/>
        </w:rPr>
      </w:pPr>
      <w:r>
        <w:rPr>
          <w:rFonts w:cstheme="minorHAnsi"/>
          <w:sz w:val="24"/>
          <w:szCs w:val="24"/>
        </w:rPr>
        <w:t>If the Spark Contacts box in Attachment A is checked, a</w:t>
      </w:r>
      <w:r w:rsidR="00487151" w:rsidRPr="00820D92">
        <w:rPr>
          <w:rFonts w:cstheme="minorHAnsi"/>
          <w:sz w:val="24"/>
          <w:szCs w:val="24"/>
        </w:rPr>
        <w:t>dd the user to the Contacts distribution group</w:t>
      </w:r>
      <w:r>
        <w:rPr>
          <w:rFonts w:cstheme="minorHAnsi"/>
          <w:sz w:val="24"/>
          <w:szCs w:val="24"/>
        </w:rPr>
        <w:t xml:space="preserve"> in Active Directory</w:t>
      </w:r>
      <w:r w:rsidR="00487151" w:rsidRPr="00820D92">
        <w:rPr>
          <w:rFonts w:cstheme="minorHAnsi"/>
          <w:sz w:val="24"/>
          <w:szCs w:val="24"/>
        </w:rPr>
        <w:t xml:space="preserve"> and they will be listed on the Spark contact list automatically.</w:t>
      </w:r>
    </w:p>
    <w:p w:rsidR="00487151" w:rsidRPr="00820D92" w:rsidRDefault="00C36557" w:rsidP="00B17AE3">
      <w:pPr>
        <w:pStyle w:val="ListParagraph"/>
        <w:numPr>
          <w:ilvl w:val="2"/>
          <w:numId w:val="4"/>
        </w:numPr>
        <w:spacing w:after="0"/>
        <w:ind w:left="1620" w:hanging="810"/>
        <w:rPr>
          <w:rFonts w:cstheme="minorHAnsi"/>
          <w:sz w:val="24"/>
          <w:szCs w:val="24"/>
        </w:rPr>
      </w:pPr>
      <w:r>
        <w:rPr>
          <w:rFonts w:cstheme="minorHAnsi"/>
          <w:sz w:val="24"/>
          <w:szCs w:val="24"/>
        </w:rPr>
        <w:t>If the Roaming box in Attachment A is checked, a</w:t>
      </w:r>
      <w:r w:rsidR="00487151" w:rsidRPr="00820D92">
        <w:rPr>
          <w:rFonts w:cstheme="minorHAnsi"/>
          <w:sz w:val="24"/>
          <w:szCs w:val="24"/>
        </w:rPr>
        <w:t>dd the user to Roaming Users and their profile will become a Roaming Profile, which transfers their windows settings to a network location and allows them to use the same profile no matter which office computer they log in to.</w:t>
      </w:r>
    </w:p>
    <w:p w:rsidR="00487151" w:rsidRPr="00820D92" w:rsidRDefault="0022680E" w:rsidP="00B17AE3">
      <w:pPr>
        <w:pStyle w:val="ListParagraph"/>
        <w:numPr>
          <w:ilvl w:val="2"/>
          <w:numId w:val="4"/>
        </w:numPr>
        <w:spacing w:after="0"/>
        <w:ind w:left="1620" w:hanging="810"/>
        <w:rPr>
          <w:rFonts w:cstheme="minorHAnsi"/>
          <w:sz w:val="24"/>
          <w:szCs w:val="24"/>
        </w:rPr>
      </w:pPr>
      <w:r w:rsidRPr="00820D92">
        <w:rPr>
          <w:rFonts w:cstheme="minorHAnsi"/>
          <w:sz w:val="24"/>
          <w:szCs w:val="24"/>
        </w:rPr>
        <w:t xml:space="preserve">(Optional) </w:t>
      </w:r>
      <w:r w:rsidR="00DD0DC8">
        <w:rPr>
          <w:rFonts w:cstheme="minorHAnsi"/>
          <w:sz w:val="24"/>
          <w:szCs w:val="24"/>
        </w:rPr>
        <w:t>If the FTP Access box is checked, a</w:t>
      </w:r>
      <w:r w:rsidR="00487151" w:rsidRPr="00820D92">
        <w:rPr>
          <w:rFonts w:cstheme="minorHAnsi"/>
          <w:sz w:val="24"/>
          <w:szCs w:val="24"/>
        </w:rPr>
        <w:t xml:space="preserve">dd the user to </w:t>
      </w:r>
      <w:r w:rsidR="002C775D">
        <w:rPr>
          <w:rFonts w:cstheme="minorHAnsi"/>
          <w:sz w:val="24"/>
          <w:szCs w:val="24"/>
        </w:rPr>
        <w:t>the group “</w:t>
      </w:r>
      <w:proofErr w:type="spellStart"/>
      <w:r w:rsidR="0078167B" w:rsidRPr="00820D92">
        <w:rPr>
          <w:rFonts w:cstheme="minorHAnsi"/>
          <w:sz w:val="24"/>
          <w:szCs w:val="24"/>
        </w:rPr>
        <w:t>FTPUsers</w:t>
      </w:r>
      <w:proofErr w:type="spellEnd"/>
      <w:r w:rsidR="002C775D">
        <w:rPr>
          <w:rFonts w:cstheme="minorHAnsi"/>
          <w:sz w:val="24"/>
          <w:szCs w:val="24"/>
        </w:rPr>
        <w:t>”</w:t>
      </w:r>
      <w:r w:rsidR="0078167B" w:rsidRPr="00820D92">
        <w:rPr>
          <w:rFonts w:cstheme="minorHAnsi"/>
          <w:sz w:val="24"/>
          <w:szCs w:val="24"/>
        </w:rPr>
        <w:t xml:space="preserve"> to allow this user to connect to the FTP server, a full description of how to set up an FTP user is detailed below.</w:t>
      </w:r>
    </w:p>
    <w:p w:rsidR="0078167B" w:rsidRPr="00820D92" w:rsidRDefault="0078167B" w:rsidP="00B17AE3">
      <w:pPr>
        <w:pStyle w:val="ListParagraph"/>
        <w:numPr>
          <w:ilvl w:val="2"/>
          <w:numId w:val="4"/>
        </w:numPr>
        <w:spacing w:after="0"/>
        <w:ind w:left="1620" w:hanging="810"/>
        <w:rPr>
          <w:rFonts w:cstheme="minorHAnsi"/>
          <w:sz w:val="24"/>
          <w:szCs w:val="24"/>
        </w:rPr>
      </w:pPr>
      <w:r w:rsidRPr="00820D92">
        <w:rPr>
          <w:rFonts w:cstheme="minorHAnsi"/>
          <w:sz w:val="24"/>
          <w:szCs w:val="24"/>
        </w:rPr>
        <w:t xml:space="preserve">(Optional) </w:t>
      </w:r>
      <w:r w:rsidR="00F20419">
        <w:rPr>
          <w:rFonts w:cstheme="minorHAnsi"/>
          <w:sz w:val="24"/>
          <w:szCs w:val="24"/>
        </w:rPr>
        <w:t>If the “Mailbox” option is checked in Attachment A, c</w:t>
      </w:r>
      <w:r w:rsidRPr="00820D92">
        <w:rPr>
          <w:rFonts w:cstheme="minorHAnsi"/>
          <w:sz w:val="24"/>
          <w:szCs w:val="24"/>
        </w:rPr>
        <w:t>reate a mailbox for the new user by opening Exchange Management Console.</w:t>
      </w:r>
    </w:p>
    <w:p w:rsidR="0078167B" w:rsidRPr="00820D92" w:rsidRDefault="0078167B" w:rsidP="00BA47F6">
      <w:pPr>
        <w:pStyle w:val="ListParagraph"/>
        <w:numPr>
          <w:ilvl w:val="3"/>
          <w:numId w:val="8"/>
        </w:numPr>
        <w:spacing w:after="0"/>
        <w:ind w:left="1980" w:hanging="360"/>
        <w:rPr>
          <w:rFonts w:cstheme="minorHAnsi"/>
          <w:sz w:val="24"/>
          <w:szCs w:val="24"/>
        </w:rPr>
      </w:pPr>
      <w:r w:rsidRPr="00820D92">
        <w:rPr>
          <w:rFonts w:cstheme="minorHAnsi"/>
          <w:sz w:val="24"/>
          <w:szCs w:val="24"/>
        </w:rPr>
        <w:t>Select Microsoft Exchange -&gt; Organization Configuration -&gt; Recipient Configuration -&gt; Mailbox in the tree on the left.</w:t>
      </w:r>
    </w:p>
    <w:p w:rsidR="0078167B" w:rsidRPr="00820D92" w:rsidRDefault="0078167B" w:rsidP="00BA47F6">
      <w:pPr>
        <w:pStyle w:val="ListParagraph"/>
        <w:numPr>
          <w:ilvl w:val="3"/>
          <w:numId w:val="8"/>
        </w:numPr>
        <w:spacing w:after="0"/>
        <w:ind w:left="1980" w:hanging="360"/>
        <w:rPr>
          <w:rFonts w:cstheme="minorHAnsi"/>
          <w:sz w:val="24"/>
          <w:szCs w:val="24"/>
        </w:rPr>
      </w:pPr>
      <w:r w:rsidRPr="00820D92">
        <w:rPr>
          <w:rFonts w:cstheme="minorHAnsi"/>
          <w:sz w:val="24"/>
          <w:szCs w:val="24"/>
        </w:rPr>
        <w:t xml:space="preserve">Right click Mailbox and select New Mailbox.  Select User Mailbox as the mailbox type and click </w:t>
      </w:r>
      <w:r w:rsidR="00F20419">
        <w:rPr>
          <w:rFonts w:cstheme="minorHAnsi"/>
          <w:sz w:val="24"/>
          <w:szCs w:val="24"/>
        </w:rPr>
        <w:t>“</w:t>
      </w:r>
      <w:r w:rsidRPr="00820D92">
        <w:rPr>
          <w:rFonts w:cstheme="minorHAnsi"/>
          <w:sz w:val="24"/>
          <w:szCs w:val="24"/>
        </w:rPr>
        <w:t>Next</w:t>
      </w:r>
      <w:r w:rsidR="00F20419">
        <w:rPr>
          <w:rFonts w:cstheme="minorHAnsi"/>
          <w:sz w:val="24"/>
          <w:szCs w:val="24"/>
        </w:rPr>
        <w:t>”</w:t>
      </w:r>
      <w:r w:rsidRPr="00820D92">
        <w:rPr>
          <w:rFonts w:cstheme="minorHAnsi"/>
          <w:sz w:val="24"/>
          <w:szCs w:val="24"/>
        </w:rPr>
        <w:t>.</w:t>
      </w:r>
    </w:p>
    <w:p w:rsidR="0078167B" w:rsidRPr="00820D92" w:rsidRDefault="0078167B" w:rsidP="00BA47F6">
      <w:pPr>
        <w:pStyle w:val="ListParagraph"/>
        <w:numPr>
          <w:ilvl w:val="3"/>
          <w:numId w:val="8"/>
        </w:numPr>
        <w:spacing w:after="0"/>
        <w:ind w:left="1980" w:hanging="360"/>
        <w:rPr>
          <w:rFonts w:cstheme="minorHAnsi"/>
          <w:sz w:val="24"/>
          <w:szCs w:val="24"/>
        </w:rPr>
      </w:pPr>
      <w:r w:rsidRPr="00820D92">
        <w:rPr>
          <w:rFonts w:cstheme="minorHAnsi"/>
          <w:sz w:val="24"/>
          <w:szCs w:val="24"/>
        </w:rPr>
        <w:t xml:space="preserve">Select Existing users and </w:t>
      </w:r>
      <w:r w:rsidR="00F20419">
        <w:rPr>
          <w:rFonts w:cstheme="minorHAnsi"/>
          <w:sz w:val="24"/>
          <w:szCs w:val="24"/>
        </w:rPr>
        <w:t>“</w:t>
      </w:r>
      <w:r w:rsidRPr="00820D92">
        <w:rPr>
          <w:rFonts w:cstheme="minorHAnsi"/>
          <w:sz w:val="24"/>
          <w:szCs w:val="24"/>
        </w:rPr>
        <w:t>Add</w:t>
      </w:r>
      <w:r w:rsidR="00F20419">
        <w:rPr>
          <w:rFonts w:cstheme="minorHAnsi"/>
          <w:sz w:val="24"/>
          <w:szCs w:val="24"/>
        </w:rPr>
        <w:t>”</w:t>
      </w:r>
      <w:r w:rsidRPr="00820D92">
        <w:rPr>
          <w:rFonts w:cstheme="minorHAnsi"/>
          <w:sz w:val="24"/>
          <w:szCs w:val="24"/>
        </w:rPr>
        <w:t xml:space="preserve"> the newly created user.</w:t>
      </w:r>
    </w:p>
    <w:p w:rsidR="0078167B" w:rsidRPr="00820D92" w:rsidRDefault="0078167B" w:rsidP="00BA47F6">
      <w:pPr>
        <w:pStyle w:val="ListParagraph"/>
        <w:numPr>
          <w:ilvl w:val="3"/>
          <w:numId w:val="8"/>
        </w:numPr>
        <w:spacing w:after="0"/>
        <w:ind w:left="1980" w:hanging="360"/>
        <w:rPr>
          <w:rFonts w:cstheme="minorHAnsi"/>
          <w:sz w:val="24"/>
          <w:szCs w:val="24"/>
        </w:rPr>
      </w:pPr>
      <w:r w:rsidRPr="00820D92">
        <w:rPr>
          <w:rFonts w:cstheme="minorHAnsi"/>
          <w:sz w:val="24"/>
          <w:szCs w:val="24"/>
        </w:rPr>
        <w:t xml:space="preserve">Click </w:t>
      </w:r>
      <w:r w:rsidR="00F20419">
        <w:rPr>
          <w:rFonts w:cstheme="minorHAnsi"/>
          <w:sz w:val="24"/>
          <w:szCs w:val="24"/>
        </w:rPr>
        <w:t>“</w:t>
      </w:r>
      <w:r w:rsidRPr="00820D92">
        <w:rPr>
          <w:rFonts w:cstheme="minorHAnsi"/>
          <w:sz w:val="24"/>
          <w:szCs w:val="24"/>
        </w:rPr>
        <w:t>Next</w:t>
      </w:r>
      <w:r w:rsidR="00F20419">
        <w:rPr>
          <w:rFonts w:cstheme="minorHAnsi"/>
          <w:sz w:val="24"/>
          <w:szCs w:val="24"/>
        </w:rPr>
        <w:t>”</w:t>
      </w:r>
      <w:r w:rsidRPr="00820D92">
        <w:rPr>
          <w:rFonts w:cstheme="minorHAnsi"/>
          <w:sz w:val="24"/>
          <w:szCs w:val="24"/>
        </w:rPr>
        <w:t xml:space="preserve"> and Finish </w:t>
      </w:r>
      <w:r w:rsidR="00F20419">
        <w:rPr>
          <w:rFonts w:cstheme="minorHAnsi"/>
          <w:sz w:val="24"/>
          <w:szCs w:val="24"/>
        </w:rPr>
        <w:t>completing</w:t>
      </w:r>
      <w:r w:rsidRPr="00820D92">
        <w:rPr>
          <w:rFonts w:cstheme="minorHAnsi"/>
          <w:sz w:val="24"/>
          <w:szCs w:val="24"/>
        </w:rPr>
        <w:t xml:space="preserve"> setting up a mailbox.</w:t>
      </w:r>
    </w:p>
    <w:p w:rsidR="0078167B" w:rsidRPr="00820D92" w:rsidRDefault="00F20419" w:rsidP="00B17AE3">
      <w:pPr>
        <w:pStyle w:val="ListParagraph"/>
        <w:numPr>
          <w:ilvl w:val="2"/>
          <w:numId w:val="4"/>
        </w:numPr>
        <w:spacing w:after="0"/>
        <w:ind w:left="1620" w:hanging="810"/>
        <w:rPr>
          <w:rFonts w:cstheme="minorHAnsi"/>
          <w:sz w:val="24"/>
          <w:szCs w:val="24"/>
        </w:rPr>
      </w:pPr>
      <w:r>
        <w:rPr>
          <w:rFonts w:cstheme="minorHAnsi"/>
          <w:sz w:val="24"/>
          <w:szCs w:val="24"/>
        </w:rPr>
        <w:lastRenderedPageBreak/>
        <w:t xml:space="preserve">If alternate email addresses are provided in Attachment </w:t>
      </w:r>
      <w:proofErr w:type="gramStart"/>
      <w:r>
        <w:rPr>
          <w:rFonts w:cstheme="minorHAnsi"/>
          <w:sz w:val="24"/>
          <w:szCs w:val="24"/>
        </w:rPr>
        <w:t>A</w:t>
      </w:r>
      <w:proofErr w:type="gramEnd"/>
      <w:r>
        <w:rPr>
          <w:rFonts w:cstheme="minorHAnsi"/>
          <w:sz w:val="24"/>
          <w:szCs w:val="24"/>
        </w:rPr>
        <w:t>, a</w:t>
      </w:r>
      <w:r w:rsidR="0078167B" w:rsidRPr="00820D92">
        <w:rPr>
          <w:rFonts w:cstheme="minorHAnsi"/>
          <w:sz w:val="24"/>
          <w:szCs w:val="24"/>
        </w:rPr>
        <w:t>dditional email aliases can be added to mailboxes by right clicking the user mailbox in the Mailbox list and selecting the E-mail Addresses tab.</w:t>
      </w:r>
    </w:p>
    <w:p w:rsidR="003A6783" w:rsidRPr="00820D92" w:rsidRDefault="00F20419" w:rsidP="00B17AE3">
      <w:pPr>
        <w:pStyle w:val="ListParagraph"/>
        <w:numPr>
          <w:ilvl w:val="2"/>
          <w:numId w:val="4"/>
        </w:numPr>
        <w:spacing w:after="0"/>
        <w:ind w:left="1620" w:hanging="810"/>
        <w:rPr>
          <w:rFonts w:cstheme="minorHAnsi"/>
          <w:sz w:val="24"/>
          <w:szCs w:val="24"/>
        </w:rPr>
      </w:pPr>
      <w:r>
        <w:rPr>
          <w:rFonts w:cstheme="minorHAnsi"/>
          <w:sz w:val="24"/>
          <w:szCs w:val="24"/>
        </w:rPr>
        <w:t>If an email address is listed under E-mail forwarding address in attachment A, add the forwarding address</w:t>
      </w:r>
      <w:r w:rsidR="004034E5" w:rsidRPr="00820D92">
        <w:rPr>
          <w:rFonts w:cstheme="minorHAnsi"/>
          <w:sz w:val="24"/>
          <w:szCs w:val="24"/>
        </w:rPr>
        <w:t xml:space="preserve"> by selecting </w:t>
      </w:r>
      <w:r w:rsidR="003A6783" w:rsidRPr="00820D92">
        <w:rPr>
          <w:rFonts w:cstheme="minorHAnsi"/>
          <w:sz w:val="24"/>
          <w:szCs w:val="24"/>
        </w:rPr>
        <w:t>Microsoft Exchange -&gt; Organization Configuration -&gt; Recipient Configuration -&gt; Mail Contact.</w:t>
      </w:r>
    </w:p>
    <w:p w:rsidR="003A6783" w:rsidRPr="00820D92" w:rsidRDefault="003A6783" w:rsidP="00BA47F6">
      <w:pPr>
        <w:pStyle w:val="ListParagraph"/>
        <w:numPr>
          <w:ilvl w:val="3"/>
          <w:numId w:val="9"/>
        </w:numPr>
        <w:spacing w:after="0"/>
        <w:ind w:left="1980" w:hanging="360"/>
        <w:rPr>
          <w:rFonts w:cstheme="minorHAnsi"/>
          <w:sz w:val="24"/>
          <w:szCs w:val="24"/>
        </w:rPr>
      </w:pPr>
      <w:r w:rsidRPr="00820D92">
        <w:rPr>
          <w:rFonts w:cstheme="minorHAnsi"/>
          <w:sz w:val="24"/>
          <w:szCs w:val="24"/>
        </w:rPr>
        <w:t>Right click and select New Mail Contact.</w:t>
      </w:r>
    </w:p>
    <w:p w:rsidR="003A6783" w:rsidRPr="00820D92" w:rsidRDefault="003A6783" w:rsidP="00BA47F6">
      <w:pPr>
        <w:pStyle w:val="ListParagraph"/>
        <w:numPr>
          <w:ilvl w:val="3"/>
          <w:numId w:val="9"/>
        </w:numPr>
        <w:spacing w:after="0"/>
        <w:ind w:left="1980" w:hanging="360"/>
        <w:rPr>
          <w:rFonts w:cstheme="minorHAnsi"/>
          <w:sz w:val="24"/>
          <w:szCs w:val="24"/>
        </w:rPr>
      </w:pPr>
      <w:r w:rsidRPr="00820D92">
        <w:rPr>
          <w:rFonts w:cstheme="minorHAnsi"/>
          <w:sz w:val="24"/>
          <w:szCs w:val="24"/>
        </w:rPr>
        <w:t>Fill out the wizard with First name and Last name matching the name entered in the steps above, and for Alias enter the user’s full first and last names and add (external) to the field.</w:t>
      </w:r>
    </w:p>
    <w:p w:rsidR="003A6783" w:rsidRPr="00820D92" w:rsidRDefault="003A6783" w:rsidP="00BA47F6">
      <w:pPr>
        <w:pStyle w:val="ListParagraph"/>
        <w:numPr>
          <w:ilvl w:val="3"/>
          <w:numId w:val="9"/>
        </w:numPr>
        <w:spacing w:after="0"/>
        <w:ind w:left="1980" w:hanging="360"/>
        <w:rPr>
          <w:rFonts w:cstheme="minorHAnsi"/>
          <w:sz w:val="24"/>
          <w:szCs w:val="24"/>
        </w:rPr>
      </w:pPr>
      <w:r w:rsidRPr="00820D92">
        <w:rPr>
          <w:rFonts w:cstheme="minorHAnsi"/>
          <w:sz w:val="24"/>
          <w:szCs w:val="24"/>
        </w:rPr>
        <w:t>Click Edit and enter the e-mail address to forward to.</w:t>
      </w:r>
    </w:p>
    <w:p w:rsidR="004034E5" w:rsidRPr="00820D92" w:rsidRDefault="003A6783" w:rsidP="00BA47F6">
      <w:pPr>
        <w:pStyle w:val="ListParagraph"/>
        <w:numPr>
          <w:ilvl w:val="3"/>
          <w:numId w:val="9"/>
        </w:numPr>
        <w:spacing w:after="0"/>
        <w:ind w:left="1980" w:hanging="360"/>
        <w:rPr>
          <w:rFonts w:cstheme="minorHAnsi"/>
          <w:sz w:val="24"/>
          <w:szCs w:val="24"/>
        </w:rPr>
      </w:pPr>
      <w:r w:rsidRPr="00820D92">
        <w:rPr>
          <w:rFonts w:cstheme="minorHAnsi"/>
          <w:sz w:val="24"/>
          <w:szCs w:val="24"/>
        </w:rPr>
        <w:t xml:space="preserve">Right click the mailbox for the user created in step </w:t>
      </w:r>
      <w:r w:rsidR="00827E57">
        <w:rPr>
          <w:rFonts w:cstheme="minorHAnsi"/>
          <w:sz w:val="24"/>
          <w:szCs w:val="24"/>
        </w:rPr>
        <w:t>4.</w:t>
      </w:r>
      <w:r w:rsidRPr="00820D92">
        <w:rPr>
          <w:rFonts w:cstheme="minorHAnsi"/>
          <w:sz w:val="24"/>
          <w:szCs w:val="24"/>
        </w:rPr>
        <w:t>1.4 under Mailbox and select Properties.  Select the Mail Flow Settings tab.</w:t>
      </w:r>
    </w:p>
    <w:p w:rsidR="003A6783" w:rsidRPr="00820D92" w:rsidRDefault="003A6783" w:rsidP="00BA47F6">
      <w:pPr>
        <w:pStyle w:val="ListParagraph"/>
        <w:numPr>
          <w:ilvl w:val="3"/>
          <w:numId w:val="9"/>
        </w:numPr>
        <w:spacing w:after="0"/>
        <w:ind w:left="1980" w:hanging="360"/>
        <w:rPr>
          <w:rFonts w:cstheme="minorHAnsi"/>
          <w:sz w:val="24"/>
          <w:szCs w:val="24"/>
        </w:rPr>
      </w:pPr>
      <w:r w:rsidRPr="00820D92">
        <w:rPr>
          <w:rFonts w:cstheme="minorHAnsi"/>
          <w:sz w:val="24"/>
          <w:szCs w:val="24"/>
        </w:rPr>
        <w:t>Open Deli</w:t>
      </w:r>
      <w:r w:rsidR="00B17AE3">
        <w:rPr>
          <w:rFonts w:cstheme="minorHAnsi"/>
          <w:sz w:val="24"/>
          <w:szCs w:val="24"/>
        </w:rPr>
        <w:t xml:space="preserve">very Options and check </w:t>
      </w:r>
      <w:r w:rsidR="00F20419">
        <w:rPr>
          <w:rFonts w:cstheme="minorHAnsi"/>
          <w:sz w:val="24"/>
          <w:szCs w:val="24"/>
        </w:rPr>
        <w:t>“</w:t>
      </w:r>
      <w:r w:rsidR="00B17AE3">
        <w:rPr>
          <w:rFonts w:cstheme="minorHAnsi"/>
          <w:sz w:val="24"/>
          <w:szCs w:val="24"/>
        </w:rPr>
        <w:t>Forward T</w:t>
      </w:r>
      <w:r w:rsidRPr="00820D92">
        <w:rPr>
          <w:rFonts w:cstheme="minorHAnsi"/>
          <w:sz w:val="24"/>
          <w:szCs w:val="24"/>
        </w:rPr>
        <w:t>o</w:t>
      </w:r>
      <w:r w:rsidR="00F20419">
        <w:rPr>
          <w:rFonts w:cstheme="minorHAnsi"/>
          <w:sz w:val="24"/>
          <w:szCs w:val="24"/>
        </w:rPr>
        <w:t>”</w:t>
      </w:r>
      <w:r w:rsidRPr="00820D92">
        <w:rPr>
          <w:rFonts w:cstheme="minorHAnsi"/>
          <w:sz w:val="24"/>
          <w:szCs w:val="24"/>
        </w:rPr>
        <w:t xml:space="preserve">, click browse and select the external contact created in step </w:t>
      </w:r>
      <w:r w:rsidR="00827E57">
        <w:rPr>
          <w:rFonts w:cstheme="minorHAnsi"/>
          <w:sz w:val="24"/>
          <w:szCs w:val="24"/>
        </w:rPr>
        <w:t>4.</w:t>
      </w:r>
      <w:r w:rsidRPr="00820D92">
        <w:rPr>
          <w:rFonts w:cstheme="minorHAnsi"/>
          <w:sz w:val="24"/>
          <w:szCs w:val="24"/>
        </w:rPr>
        <w:t>1.4.</w:t>
      </w:r>
    </w:p>
    <w:p w:rsidR="003A6783" w:rsidRDefault="003A6783" w:rsidP="00BA47F6">
      <w:pPr>
        <w:pStyle w:val="ListParagraph"/>
        <w:numPr>
          <w:ilvl w:val="3"/>
          <w:numId w:val="9"/>
        </w:numPr>
        <w:spacing w:after="0"/>
        <w:ind w:left="1980" w:hanging="360"/>
        <w:rPr>
          <w:rFonts w:cstheme="minorHAnsi"/>
          <w:sz w:val="24"/>
          <w:szCs w:val="24"/>
        </w:rPr>
      </w:pPr>
      <w:r w:rsidRPr="00820D92">
        <w:rPr>
          <w:rFonts w:cstheme="minorHAnsi"/>
          <w:sz w:val="24"/>
          <w:szCs w:val="24"/>
        </w:rPr>
        <w:t>Check Deliver message to both forwarding address and mailbox, and click Ok.</w:t>
      </w:r>
    </w:p>
    <w:p w:rsidR="00187B8C" w:rsidRPr="00820D92" w:rsidRDefault="00187B8C" w:rsidP="00187B8C">
      <w:pPr>
        <w:pStyle w:val="ListParagraph"/>
        <w:spacing w:after="0"/>
        <w:ind w:left="1620"/>
        <w:rPr>
          <w:rFonts w:cstheme="minorHAnsi"/>
          <w:sz w:val="24"/>
          <w:szCs w:val="24"/>
        </w:rPr>
      </w:pPr>
    </w:p>
    <w:p w:rsidR="00BD6402" w:rsidRDefault="000D5769" w:rsidP="00187B8C">
      <w:pPr>
        <w:pStyle w:val="ListParagraph"/>
        <w:numPr>
          <w:ilvl w:val="1"/>
          <w:numId w:val="4"/>
        </w:numPr>
        <w:spacing w:after="0"/>
        <w:rPr>
          <w:rFonts w:cstheme="minorHAnsi"/>
          <w:sz w:val="24"/>
          <w:szCs w:val="24"/>
        </w:rPr>
      </w:pPr>
      <w:r>
        <w:rPr>
          <w:rFonts w:cstheme="minorHAnsi"/>
          <w:sz w:val="24"/>
          <w:szCs w:val="24"/>
        </w:rPr>
        <w:t>If the “Guest” option is checked on the User Account Creation form, follow this procedure to a</w:t>
      </w:r>
      <w:r w:rsidR="00187B8C">
        <w:rPr>
          <w:rFonts w:cstheme="minorHAnsi"/>
          <w:sz w:val="24"/>
          <w:szCs w:val="24"/>
        </w:rPr>
        <w:t>dd</w:t>
      </w:r>
      <w:r>
        <w:rPr>
          <w:rFonts w:cstheme="minorHAnsi"/>
          <w:sz w:val="24"/>
          <w:szCs w:val="24"/>
        </w:rPr>
        <w:t xml:space="preserve"> a guest user.</w:t>
      </w:r>
    </w:p>
    <w:p w:rsidR="00187B8C" w:rsidRPr="00820D92" w:rsidRDefault="00187B8C" w:rsidP="00187B8C">
      <w:pPr>
        <w:pStyle w:val="ListParagraph"/>
        <w:spacing w:after="0"/>
        <w:ind w:left="792"/>
        <w:rPr>
          <w:rFonts w:cstheme="minorHAnsi"/>
          <w:sz w:val="24"/>
          <w:szCs w:val="24"/>
        </w:rPr>
      </w:pPr>
    </w:p>
    <w:p w:rsidR="00BD6402" w:rsidRPr="00820D92" w:rsidRDefault="0022680E" w:rsidP="00B17AE3">
      <w:pPr>
        <w:pStyle w:val="ListParagraph"/>
        <w:numPr>
          <w:ilvl w:val="2"/>
          <w:numId w:val="4"/>
        </w:numPr>
        <w:spacing w:after="0"/>
        <w:ind w:left="1620" w:hanging="810"/>
        <w:rPr>
          <w:rFonts w:cstheme="minorHAnsi"/>
          <w:sz w:val="24"/>
          <w:szCs w:val="24"/>
        </w:rPr>
      </w:pPr>
      <w:r w:rsidRPr="00820D92">
        <w:rPr>
          <w:rFonts w:cstheme="minorHAnsi"/>
          <w:sz w:val="24"/>
          <w:szCs w:val="24"/>
        </w:rPr>
        <w:t xml:space="preserve">Follow steps </w:t>
      </w:r>
      <w:r w:rsidR="003602A9">
        <w:rPr>
          <w:rFonts w:cstheme="minorHAnsi"/>
          <w:sz w:val="24"/>
          <w:szCs w:val="24"/>
        </w:rPr>
        <w:fldChar w:fldCharType="begin"/>
      </w:r>
      <w:r w:rsidR="003602A9">
        <w:rPr>
          <w:rFonts w:cstheme="minorHAnsi"/>
          <w:sz w:val="24"/>
          <w:szCs w:val="24"/>
        </w:rPr>
        <w:instrText xml:space="preserve"> REF _Ref314574954 \r \h </w:instrText>
      </w:r>
      <w:r w:rsidR="003602A9">
        <w:rPr>
          <w:rFonts w:cstheme="minorHAnsi"/>
          <w:sz w:val="24"/>
          <w:szCs w:val="24"/>
        </w:rPr>
      </w:r>
      <w:r w:rsidR="003602A9">
        <w:rPr>
          <w:rFonts w:cstheme="minorHAnsi"/>
          <w:sz w:val="24"/>
          <w:szCs w:val="24"/>
        </w:rPr>
        <w:fldChar w:fldCharType="separate"/>
      </w:r>
      <w:r w:rsidR="00C34AA7">
        <w:rPr>
          <w:rFonts w:cstheme="minorHAnsi"/>
          <w:sz w:val="24"/>
          <w:szCs w:val="24"/>
        </w:rPr>
        <w:t>4</w:t>
      </w:r>
      <w:r w:rsidR="003602A9">
        <w:rPr>
          <w:rFonts w:cstheme="minorHAnsi"/>
          <w:sz w:val="24"/>
          <w:szCs w:val="24"/>
        </w:rPr>
        <w:t>.1.1</w:t>
      </w:r>
      <w:r w:rsidR="003602A9">
        <w:rPr>
          <w:rFonts w:cstheme="minorHAnsi"/>
          <w:sz w:val="24"/>
          <w:szCs w:val="24"/>
        </w:rPr>
        <w:fldChar w:fldCharType="end"/>
      </w:r>
      <w:r w:rsidR="003602A9">
        <w:rPr>
          <w:rFonts w:cstheme="minorHAnsi"/>
          <w:sz w:val="24"/>
          <w:szCs w:val="24"/>
        </w:rPr>
        <w:t xml:space="preserve"> </w:t>
      </w:r>
      <w:r w:rsidRPr="00820D92">
        <w:rPr>
          <w:rFonts w:cstheme="minorHAnsi"/>
          <w:sz w:val="24"/>
          <w:szCs w:val="24"/>
        </w:rPr>
        <w:t xml:space="preserve">through </w:t>
      </w:r>
      <w:r w:rsidR="00C34AA7">
        <w:rPr>
          <w:rFonts w:cstheme="minorHAnsi"/>
          <w:sz w:val="24"/>
          <w:szCs w:val="24"/>
        </w:rPr>
        <w:t>4.1.5</w:t>
      </w:r>
      <w:r w:rsidRPr="00820D92">
        <w:rPr>
          <w:rFonts w:cstheme="minorHAnsi"/>
          <w:sz w:val="24"/>
          <w:szCs w:val="24"/>
        </w:rPr>
        <w:t xml:space="preserve"> listed above.</w:t>
      </w:r>
    </w:p>
    <w:p w:rsidR="00C04AD9" w:rsidRDefault="00C04AD9" w:rsidP="00B17AE3">
      <w:pPr>
        <w:pStyle w:val="ListParagraph"/>
        <w:numPr>
          <w:ilvl w:val="2"/>
          <w:numId w:val="4"/>
        </w:numPr>
        <w:spacing w:after="0"/>
        <w:ind w:left="1620" w:hanging="810"/>
        <w:rPr>
          <w:rFonts w:cstheme="minorHAnsi"/>
          <w:sz w:val="24"/>
          <w:szCs w:val="24"/>
        </w:rPr>
      </w:pPr>
      <w:r w:rsidRPr="00820D92">
        <w:rPr>
          <w:rFonts w:cstheme="minorHAnsi"/>
          <w:sz w:val="24"/>
          <w:szCs w:val="24"/>
        </w:rPr>
        <w:t>Right click the newly created users and select the Member Of tab.  Add the group Domain Guests and click Set Primary Group.  Remove the automatically assigned group Domain Users.</w:t>
      </w:r>
    </w:p>
    <w:p w:rsidR="00B17AE3" w:rsidRPr="00820D92" w:rsidRDefault="00B17AE3" w:rsidP="00B17AE3">
      <w:pPr>
        <w:pStyle w:val="ListParagraph"/>
        <w:spacing w:after="0"/>
        <w:ind w:left="1620"/>
        <w:rPr>
          <w:rFonts w:cstheme="minorHAnsi"/>
          <w:sz w:val="24"/>
          <w:szCs w:val="24"/>
        </w:rPr>
      </w:pPr>
    </w:p>
    <w:p w:rsidR="00C04AD9" w:rsidRDefault="00C04AD9" w:rsidP="00B17AE3">
      <w:pPr>
        <w:pStyle w:val="ListParagraph"/>
        <w:numPr>
          <w:ilvl w:val="1"/>
          <w:numId w:val="4"/>
        </w:numPr>
        <w:spacing w:after="0"/>
        <w:rPr>
          <w:rFonts w:cstheme="minorHAnsi"/>
          <w:sz w:val="24"/>
          <w:szCs w:val="24"/>
        </w:rPr>
      </w:pPr>
      <w:r w:rsidRPr="00820D92">
        <w:rPr>
          <w:rFonts w:cstheme="minorHAnsi"/>
          <w:sz w:val="24"/>
          <w:szCs w:val="24"/>
        </w:rPr>
        <w:t>Crea</w:t>
      </w:r>
      <w:r w:rsidR="00B17AE3">
        <w:rPr>
          <w:rFonts w:cstheme="minorHAnsi"/>
          <w:sz w:val="24"/>
          <w:szCs w:val="24"/>
        </w:rPr>
        <w:t xml:space="preserve">ting an FTP folder for </w:t>
      </w:r>
      <w:proofErr w:type="spellStart"/>
      <w:r w:rsidR="00B17AE3">
        <w:rPr>
          <w:rFonts w:cstheme="minorHAnsi"/>
          <w:sz w:val="24"/>
          <w:szCs w:val="24"/>
        </w:rPr>
        <w:t>FTPUsers</w:t>
      </w:r>
      <w:proofErr w:type="spellEnd"/>
      <w:r w:rsidR="000D5769">
        <w:rPr>
          <w:rFonts w:cstheme="minorHAnsi"/>
          <w:sz w:val="24"/>
          <w:szCs w:val="24"/>
        </w:rPr>
        <w:t>.  Follow this procedure when the FTP Access box is checked on the User Account Creation Form.</w:t>
      </w:r>
    </w:p>
    <w:p w:rsidR="00B17AE3" w:rsidRPr="00820D92" w:rsidRDefault="00B17AE3" w:rsidP="00B17AE3">
      <w:pPr>
        <w:pStyle w:val="ListParagraph"/>
        <w:spacing w:after="0"/>
        <w:ind w:left="792"/>
        <w:rPr>
          <w:rFonts w:cstheme="minorHAnsi"/>
          <w:sz w:val="24"/>
          <w:szCs w:val="24"/>
        </w:rPr>
      </w:pPr>
    </w:p>
    <w:p w:rsidR="000D5769" w:rsidRDefault="000D5769" w:rsidP="00B17AE3">
      <w:pPr>
        <w:pStyle w:val="ListParagraph"/>
        <w:numPr>
          <w:ilvl w:val="2"/>
          <w:numId w:val="4"/>
        </w:numPr>
        <w:spacing w:after="0"/>
        <w:ind w:left="1620" w:hanging="810"/>
        <w:rPr>
          <w:rFonts w:cstheme="minorHAnsi"/>
          <w:sz w:val="24"/>
          <w:szCs w:val="24"/>
        </w:rPr>
      </w:pPr>
      <w:r>
        <w:rPr>
          <w:rFonts w:cstheme="minorHAnsi"/>
          <w:sz w:val="24"/>
          <w:szCs w:val="24"/>
        </w:rPr>
        <w:t>Follow steps 4.1</w:t>
      </w:r>
      <w:r w:rsidR="00C34AA7">
        <w:rPr>
          <w:rFonts w:cstheme="minorHAnsi"/>
          <w:sz w:val="24"/>
          <w:szCs w:val="24"/>
        </w:rPr>
        <w:t xml:space="preserve"> including step 4.1.12</w:t>
      </w:r>
      <w:r>
        <w:rPr>
          <w:rFonts w:cstheme="minorHAnsi"/>
          <w:sz w:val="24"/>
          <w:szCs w:val="24"/>
        </w:rPr>
        <w:t xml:space="preserve"> accordingly before proceeding.</w:t>
      </w:r>
    </w:p>
    <w:p w:rsidR="00C04AD9" w:rsidRPr="00820D92" w:rsidRDefault="00C04AD9" w:rsidP="00B17AE3">
      <w:pPr>
        <w:pStyle w:val="ListParagraph"/>
        <w:numPr>
          <w:ilvl w:val="2"/>
          <w:numId w:val="4"/>
        </w:numPr>
        <w:spacing w:after="0"/>
        <w:ind w:left="1620" w:hanging="810"/>
        <w:rPr>
          <w:rFonts w:cstheme="minorHAnsi"/>
          <w:sz w:val="24"/>
          <w:szCs w:val="24"/>
        </w:rPr>
      </w:pPr>
      <w:r w:rsidRPr="00820D92">
        <w:rPr>
          <w:rFonts w:cstheme="minorHAnsi"/>
          <w:sz w:val="24"/>
          <w:szCs w:val="24"/>
        </w:rPr>
        <w:t>Log in to EPIC-DEVSRV1 to set up a user folder for newly created FTP Users</w:t>
      </w:r>
    </w:p>
    <w:p w:rsidR="00C04AD9" w:rsidRPr="00820D92" w:rsidRDefault="00C04AD9" w:rsidP="00B17AE3">
      <w:pPr>
        <w:pStyle w:val="ListParagraph"/>
        <w:numPr>
          <w:ilvl w:val="2"/>
          <w:numId w:val="4"/>
        </w:numPr>
        <w:spacing w:after="0"/>
        <w:ind w:left="1620" w:hanging="810"/>
        <w:rPr>
          <w:rFonts w:cstheme="minorHAnsi"/>
          <w:sz w:val="24"/>
          <w:szCs w:val="24"/>
        </w:rPr>
      </w:pPr>
      <w:r w:rsidRPr="00820D92">
        <w:rPr>
          <w:rFonts w:cstheme="minorHAnsi"/>
          <w:sz w:val="24"/>
          <w:szCs w:val="24"/>
        </w:rPr>
        <w:t>Open the FTPROOT -&gt; epic folder and create a folder that matches the user name defined in the above steps.</w:t>
      </w:r>
    </w:p>
    <w:p w:rsidR="00C04AD9" w:rsidRPr="00820D92" w:rsidRDefault="00C04AD9" w:rsidP="00B17AE3">
      <w:pPr>
        <w:pStyle w:val="ListParagraph"/>
        <w:numPr>
          <w:ilvl w:val="2"/>
          <w:numId w:val="4"/>
        </w:numPr>
        <w:spacing w:after="0"/>
        <w:ind w:left="1620" w:hanging="810"/>
        <w:rPr>
          <w:rFonts w:cstheme="minorHAnsi"/>
          <w:sz w:val="24"/>
          <w:szCs w:val="24"/>
        </w:rPr>
      </w:pPr>
      <w:r w:rsidRPr="00820D92">
        <w:rPr>
          <w:rFonts w:cstheme="minorHAnsi"/>
          <w:sz w:val="24"/>
          <w:szCs w:val="24"/>
        </w:rPr>
        <w:t>Right click and select Properties and set Security permissions for the folder.</w:t>
      </w:r>
    </w:p>
    <w:p w:rsidR="00C04AD9" w:rsidRPr="00820D92" w:rsidRDefault="00C04AD9" w:rsidP="00B17AE3">
      <w:pPr>
        <w:pStyle w:val="ListParagraph"/>
        <w:numPr>
          <w:ilvl w:val="2"/>
          <w:numId w:val="4"/>
        </w:numPr>
        <w:spacing w:after="0"/>
        <w:ind w:left="1620" w:hanging="810"/>
        <w:rPr>
          <w:rFonts w:cstheme="minorHAnsi"/>
          <w:sz w:val="24"/>
          <w:szCs w:val="24"/>
        </w:rPr>
      </w:pPr>
      <w:r w:rsidRPr="00820D92">
        <w:rPr>
          <w:rFonts w:cstheme="minorHAnsi"/>
          <w:sz w:val="24"/>
          <w:szCs w:val="24"/>
        </w:rPr>
        <w:t>Click Advanced, Change Permissions to add permissions for the user’s folder.</w:t>
      </w:r>
    </w:p>
    <w:p w:rsidR="00C04AD9" w:rsidRPr="00820D92" w:rsidRDefault="00C04AD9" w:rsidP="00B17AE3">
      <w:pPr>
        <w:pStyle w:val="ListParagraph"/>
        <w:numPr>
          <w:ilvl w:val="2"/>
          <w:numId w:val="4"/>
        </w:numPr>
        <w:spacing w:after="0"/>
        <w:ind w:left="1620" w:hanging="810"/>
        <w:rPr>
          <w:rFonts w:cstheme="minorHAnsi"/>
          <w:sz w:val="24"/>
          <w:szCs w:val="24"/>
        </w:rPr>
      </w:pPr>
      <w:r w:rsidRPr="00820D92">
        <w:rPr>
          <w:rFonts w:cstheme="minorHAnsi"/>
          <w:sz w:val="24"/>
          <w:szCs w:val="24"/>
        </w:rPr>
        <w:t>Click Add and enter the newly created users name and select Ok.</w:t>
      </w:r>
    </w:p>
    <w:p w:rsidR="00C04AD9" w:rsidRPr="00820D92" w:rsidRDefault="00C04AD9" w:rsidP="00B17AE3">
      <w:pPr>
        <w:pStyle w:val="ListParagraph"/>
        <w:numPr>
          <w:ilvl w:val="2"/>
          <w:numId w:val="4"/>
        </w:numPr>
        <w:spacing w:after="0"/>
        <w:ind w:left="1620" w:hanging="810"/>
        <w:rPr>
          <w:rFonts w:cstheme="minorHAnsi"/>
          <w:sz w:val="24"/>
          <w:szCs w:val="24"/>
        </w:rPr>
      </w:pPr>
      <w:r w:rsidRPr="00820D92">
        <w:rPr>
          <w:rFonts w:cstheme="minorHAnsi"/>
          <w:sz w:val="24"/>
          <w:szCs w:val="24"/>
        </w:rPr>
        <w:lastRenderedPageBreak/>
        <w:t>In the permissions dialog, check Full Control and for Apply To: select Subfolders and files only. Click Ok.</w:t>
      </w:r>
    </w:p>
    <w:p w:rsidR="00C04AD9" w:rsidRPr="00820D92" w:rsidRDefault="00C04AD9" w:rsidP="00B17AE3">
      <w:pPr>
        <w:pStyle w:val="ListParagraph"/>
        <w:numPr>
          <w:ilvl w:val="2"/>
          <w:numId w:val="4"/>
        </w:numPr>
        <w:spacing w:after="0"/>
        <w:ind w:left="1620" w:hanging="810"/>
        <w:rPr>
          <w:rFonts w:cstheme="minorHAnsi"/>
          <w:sz w:val="24"/>
          <w:szCs w:val="24"/>
        </w:rPr>
      </w:pPr>
      <w:r w:rsidRPr="00820D92">
        <w:rPr>
          <w:rFonts w:cstheme="minorHAnsi"/>
          <w:sz w:val="24"/>
          <w:szCs w:val="24"/>
        </w:rPr>
        <w:t xml:space="preserve">Repeat step </w:t>
      </w:r>
      <w:r w:rsidR="00827E57">
        <w:rPr>
          <w:rFonts w:cstheme="minorHAnsi"/>
          <w:sz w:val="24"/>
          <w:szCs w:val="24"/>
        </w:rPr>
        <w:t>4.</w:t>
      </w:r>
      <w:r w:rsidRPr="00820D92">
        <w:rPr>
          <w:rFonts w:cstheme="minorHAnsi"/>
          <w:sz w:val="24"/>
          <w:szCs w:val="24"/>
        </w:rPr>
        <w:t>3.</w:t>
      </w:r>
      <w:r w:rsidR="00827E57">
        <w:rPr>
          <w:rFonts w:cstheme="minorHAnsi"/>
          <w:sz w:val="24"/>
          <w:szCs w:val="24"/>
        </w:rPr>
        <w:t>6</w:t>
      </w:r>
      <w:r w:rsidRPr="00820D92">
        <w:rPr>
          <w:rFonts w:cstheme="minorHAnsi"/>
          <w:sz w:val="24"/>
          <w:szCs w:val="24"/>
        </w:rPr>
        <w:t xml:space="preserve">, in the permissions dialog select Full Control, but uncheck Delete, and Take Ownership, and for Apply To: select </w:t>
      </w:r>
      <w:r w:rsidR="00CE3EE8">
        <w:rPr>
          <w:rFonts w:cstheme="minorHAnsi"/>
          <w:sz w:val="24"/>
          <w:szCs w:val="24"/>
        </w:rPr>
        <w:t>“</w:t>
      </w:r>
      <w:r w:rsidRPr="00820D92">
        <w:rPr>
          <w:rFonts w:cstheme="minorHAnsi"/>
          <w:sz w:val="24"/>
          <w:szCs w:val="24"/>
        </w:rPr>
        <w:t>This folder only</w:t>
      </w:r>
      <w:r w:rsidR="00CE3EE8">
        <w:rPr>
          <w:rFonts w:cstheme="minorHAnsi"/>
          <w:sz w:val="24"/>
          <w:szCs w:val="24"/>
        </w:rPr>
        <w:t>”</w:t>
      </w:r>
      <w:r w:rsidRPr="00820D92">
        <w:rPr>
          <w:rFonts w:cstheme="minorHAnsi"/>
          <w:sz w:val="24"/>
          <w:szCs w:val="24"/>
        </w:rPr>
        <w:t>.</w:t>
      </w:r>
    </w:p>
    <w:p w:rsidR="00C04AD9" w:rsidRPr="00820D92" w:rsidRDefault="00C04AD9" w:rsidP="00B17AE3">
      <w:pPr>
        <w:pStyle w:val="ListParagraph"/>
        <w:numPr>
          <w:ilvl w:val="2"/>
          <w:numId w:val="4"/>
        </w:numPr>
        <w:spacing w:after="0"/>
        <w:ind w:left="1620" w:hanging="810"/>
        <w:rPr>
          <w:rFonts w:cstheme="minorHAnsi"/>
          <w:sz w:val="24"/>
          <w:szCs w:val="24"/>
        </w:rPr>
      </w:pPr>
      <w:r w:rsidRPr="00820D92">
        <w:rPr>
          <w:rFonts w:cstheme="minorHAnsi"/>
          <w:sz w:val="24"/>
          <w:szCs w:val="24"/>
        </w:rPr>
        <w:t>Click Ok.  This will prevent users from deleting their own FTP home directory and being unable to log in.</w:t>
      </w:r>
    </w:p>
    <w:p w:rsidR="00E878ED" w:rsidRDefault="00E878ED" w:rsidP="00B17AE3">
      <w:pPr>
        <w:pStyle w:val="ListParagraph"/>
        <w:numPr>
          <w:ilvl w:val="2"/>
          <w:numId w:val="4"/>
        </w:numPr>
        <w:spacing w:after="0"/>
        <w:ind w:left="1620" w:hanging="810"/>
        <w:rPr>
          <w:rFonts w:cstheme="minorHAnsi"/>
          <w:sz w:val="24"/>
          <w:szCs w:val="24"/>
        </w:rPr>
      </w:pPr>
      <w:r w:rsidRPr="00820D92">
        <w:rPr>
          <w:rFonts w:cstheme="minorHAnsi"/>
          <w:sz w:val="24"/>
          <w:szCs w:val="24"/>
        </w:rPr>
        <w:t xml:space="preserve">Select the “Owner” tab and then </w:t>
      </w:r>
      <w:r w:rsidR="00CE3EE8">
        <w:rPr>
          <w:rFonts w:cstheme="minorHAnsi"/>
          <w:sz w:val="24"/>
          <w:szCs w:val="24"/>
        </w:rPr>
        <w:t>“</w:t>
      </w:r>
      <w:r w:rsidRPr="00820D92">
        <w:rPr>
          <w:rFonts w:cstheme="minorHAnsi"/>
          <w:sz w:val="24"/>
          <w:szCs w:val="24"/>
        </w:rPr>
        <w:t>Edit</w:t>
      </w:r>
      <w:r w:rsidR="00CE3EE8">
        <w:rPr>
          <w:rFonts w:cstheme="minorHAnsi"/>
          <w:sz w:val="24"/>
          <w:szCs w:val="24"/>
        </w:rPr>
        <w:t>”</w:t>
      </w:r>
      <w:r w:rsidRPr="00820D92">
        <w:rPr>
          <w:rFonts w:cstheme="minorHAnsi"/>
          <w:sz w:val="24"/>
          <w:szCs w:val="24"/>
        </w:rPr>
        <w:t>.  Change the owner to the newly created user and select Ok.</w:t>
      </w:r>
    </w:p>
    <w:p w:rsidR="00AF3B7D" w:rsidRDefault="00AF3B7D" w:rsidP="00B17AE3">
      <w:pPr>
        <w:pStyle w:val="ListParagraph"/>
        <w:numPr>
          <w:ilvl w:val="2"/>
          <w:numId w:val="4"/>
        </w:numPr>
        <w:spacing w:after="0"/>
        <w:ind w:left="1620" w:hanging="810"/>
        <w:rPr>
          <w:rFonts w:cstheme="minorHAnsi"/>
          <w:sz w:val="24"/>
          <w:szCs w:val="24"/>
        </w:rPr>
      </w:pPr>
      <w:r>
        <w:rPr>
          <w:rFonts w:cstheme="minorHAnsi"/>
          <w:sz w:val="24"/>
          <w:szCs w:val="24"/>
        </w:rPr>
        <w:t>Verify the FTP account works using any FTP client.  Connect using FTPS (that’s FTP with SSL, not FTP over SSH).</w:t>
      </w:r>
      <w:r w:rsidR="00CA665C">
        <w:rPr>
          <w:rFonts w:cstheme="minorHAnsi"/>
          <w:sz w:val="24"/>
          <w:szCs w:val="24"/>
        </w:rPr>
        <w:t xml:space="preserve">  Username and password are entered as specified above.</w:t>
      </w:r>
    </w:p>
    <w:p w:rsidR="00F81682" w:rsidRDefault="00F81682" w:rsidP="00B17AE3">
      <w:pPr>
        <w:pStyle w:val="ListParagraph"/>
        <w:numPr>
          <w:ilvl w:val="2"/>
          <w:numId w:val="4"/>
        </w:numPr>
        <w:spacing w:after="0"/>
        <w:ind w:left="1620" w:hanging="810"/>
        <w:rPr>
          <w:rFonts w:cstheme="minorHAnsi"/>
          <w:sz w:val="24"/>
          <w:szCs w:val="24"/>
        </w:rPr>
      </w:pPr>
      <w:r>
        <w:rPr>
          <w:rFonts w:cstheme="minorHAnsi"/>
          <w:sz w:val="24"/>
          <w:szCs w:val="24"/>
        </w:rPr>
        <w:t>Restart IIS Server.</w:t>
      </w:r>
    </w:p>
    <w:p w:rsidR="00E36E4E" w:rsidRDefault="00E36E4E" w:rsidP="00E36E4E">
      <w:pPr>
        <w:pStyle w:val="ListParagraph"/>
        <w:spacing w:after="0"/>
        <w:ind w:left="1620"/>
        <w:rPr>
          <w:rFonts w:cstheme="minorHAnsi"/>
          <w:sz w:val="24"/>
          <w:szCs w:val="24"/>
        </w:rPr>
      </w:pPr>
    </w:p>
    <w:p w:rsidR="008B3CF2" w:rsidRDefault="005536EC" w:rsidP="008B3CF2">
      <w:pPr>
        <w:pStyle w:val="ListParagraph"/>
        <w:numPr>
          <w:ilvl w:val="1"/>
          <w:numId w:val="4"/>
        </w:numPr>
        <w:spacing w:after="0"/>
        <w:rPr>
          <w:rFonts w:cstheme="minorHAnsi"/>
          <w:sz w:val="24"/>
          <w:szCs w:val="24"/>
        </w:rPr>
      </w:pPr>
      <w:r>
        <w:rPr>
          <w:rFonts w:cstheme="minorHAnsi"/>
          <w:sz w:val="24"/>
          <w:szCs w:val="24"/>
        </w:rPr>
        <w:t>Once the steps listed above are completed, s</w:t>
      </w:r>
      <w:r w:rsidR="008B3CF2">
        <w:rPr>
          <w:rFonts w:cstheme="minorHAnsi"/>
          <w:sz w:val="24"/>
          <w:szCs w:val="24"/>
        </w:rPr>
        <w:t xml:space="preserve">ign and date the Implemented </w:t>
      </w:r>
      <w:r w:rsidR="00DD7BCE">
        <w:rPr>
          <w:rFonts w:cstheme="minorHAnsi"/>
          <w:sz w:val="24"/>
          <w:szCs w:val="24"/>
        </w:rPr>
        <w:t>B</w:t>
      </w:r>
      <w:r w:rsidR="008B3CF2">
        <w:rPr>
          <w:rFonts w:cstheme="minorHAnsi"/>
          <w:sz w:val="24"/>
          <w:szCs w:val="24"/>
        </w:rPr>
        <w:t xml:space="preserve">y </w:t>
      </w:r>
      <w:r w:rsidR="00DD7BCE">
        <w:rPr>
          <w:rFonts w:cstheme="minorHAnsi"/>
          <w:sz w:val="24"/>
          <w:szCs w:val="24"/>
        </w:rPr>
        <w:t>on the User Account Creation form</w:t>
      </w:r>
      <w:r w:rsidR="008B3CF2">
        <w:rPr>
          <w:rFonts w:cstheme="minorHAnsi"/>
          <w:sz w:val="24"/>
          <w:szCs w:val="24"/>
        </w:rPr>
        <w:t>.</w:t>
      </w:r>
    </w:p>
    <w:p w:rsidR="008B3CF2" w:rsidRDefault="008B3CF2" w:rsidP="008B3CF2">
      <w:pPr>
        <w:pStyle w:val="ListParagraph"/>
        <w:numPr>
          <w:ilvl w:val="1"/>
          <w:numId w:val="4"/>
        </w:numPr>
        <w:spacing w:after="0"/>
        <w:rPr>
          <w:rFonts w:cstheme="minorHAnsi"/>
          <w:sz w:val="24"/>
          <w:szCs w:val="24"/>
        </w:rPr>
      </w:pPr>
      <w:r>
        <w:rPr>
          <w:rFonts w:cstheme="minorHAnsi"/>
          <w:sz w:val="24"/>
          <w:szCs w:val="24"/>
        </w:rPr>
        <w:t>Notify the user the account has been created and allow them to view the generated password.</w:t>
      </w:r>
    </w:p>
    <w:p w:rsidR="008B3CF2" w:rsidRDefault="008B3CF2" w:rsidP="008B3CF2">
      <w:pPr>
        <w:pStyle w:val="ListParagraph"/>
        <w:numPr>
          <w:ilvl w:val="1"/>
          <w:numId w:val="4"/>
        </w:numPr>
        <w:spacing w:after="0"/>
        <w:rPr>
          <w:rFonts w:cstheme="minorHAnsi"/>
          <w:sz w:val="24"/>
          <w:szCs w:val="24"/>
        </w:rPr>
      </w:pPr>
      <w:r>
        <w:rPr>
          <w:rFonts w:cstheme="minorHAnsi"/>
          <w:sz w:val="24"/>
          <w:szCs w:val="24"/>
        </w:rPr>
        <w:t>File this form securely with IT department for record keeping.</w:t>
      </w:r>
      <w:r w:rsidR="001975B0">
        <w:rPr>
          <w:rFonts w:cstheme="minorHAnsi"/>
          <w:sz w:val="24"/>
          <w:szCs w:val="24"/>
        </w:rPr>
        <w:t xml:space="preserve">  This form may be referred to for password retrieval.</w:t>
      </w:r>
    </w:p>
    <w:p w:rsidR="00534982" w:rsidRDefault="00534982" w:rsidP="008B3CF2">
      <w:pPr>
        <w:pStyle w:val="ListParagraph"/>
        <w:numPr>
          <w:ilvl w:val="1"/>
          <w:numId w:val="4"/>
        </w:numPr>
        <w:spacing w:after="0"/>
        <w:rPr>
          <w:rFonts w:cstheme="minorHAnsi"/>
          <w:sz w:val="24"/>
          <w:szCs w:val="24"/>
        </w:rPr>
      </w:pPr>
      <w:r>
        <w:rPr>
          <w:rFonts w:cstheme="minorHAnsi"/>
          <w:sz w:val="24"/>
          <w:szCs w:val="24"/>
        </w:rPr>
        <w:t xml:space="preserve">Changed to network permissions </w:t>
      </w:r>
      <w:r w:rsidR="00DD7BCE">
        <w:rPr>
          <w:rFonts w:cstheme="minorHAnsi"/>
          <w:sz w:val="24"/>
          <w:szCs w:val="24"/>
        </w:rPr>
        <w:t xml:space="preserve">can </w:t>
      </w:r>
      <w:r>
        <w:rPr>
          <w:rFonts w:cstheme="minorHAnsi"/>
          <w:sz w:val="24"/>
          <w:szCs w:val="24"/>
        </w:rPr>
        <w:t xml:space="preserve">be </w:t>
      </w:r>
      <w:r w:rsidR="00DD7BCE">
        <w:rPr>
          <w:rFonts w:cstheme="minorHAnsi"/>
          <w:sz w:val="24"/>
          <w:szCs w:val="24"/>
        </w:rPr>
        <w:t xml:space="preserve">requested.  </w:t>
      </w:r>
      <w:r>
        <w:rPr>
          <w:rFonts w:cstheme="minorHAnsi"/>
          <w:sz w:val="24"/>
          <w:szCs w:val="24"/>
        </w:rPr>
        <w:t xml:space="preserve">The requestor </w:t>
      </w:r>
      <w:r w:rsidR="00DD7BCE">
        <w:rPr>
          <w:rFonts w:cstheme="minorHAnsi"/>
          <w:sz w:val="24"/>
          <w:szCs w:val="24"/>
        </w:rPr>
        <w:t xml:space="preserve">must complete a User Account Creation form and forward to IT for implementation of network permissions changes.  IT will implement the changes according to the appropriate procedure above, </w:t>
      </w:r>
      <w:r>
        <w:rPr>
          <w:rFonts w:cstheme="minorHAnsi"/>
          <w:sz w:val="24"/>
          <w:szCs w:val="24"/>
        </w:rPr>
        <w:t>complet</w:t>
      </w:r>
      <w:r w:rsidR="00DD7BCE">
        <w:rPr>
          <w:rFonts w:cstheme="minorHAnsi"/>
          <w:sz w:val="24"/>
          <w:szCs w:val="24"/>
        </w:rPr>
        <w:t>ing</w:t>
      </w:r>
      <w:r>
        <w:rPr>
          <w:rFonts w:cstheme="minorHAnsi"/>
          <w:sz w:val="24"/>
          <w:szCs w:val="24"/>
        </w:rPr>
        <w:t xml:space="preserve"> the </w:t>
      </w:r>
      <w:r w:rsidR="00DD7BCE">
        <w:rPr>
          <w:rFonts w:cstheme="minorHAnsi"/>
          <w:sz w:val="24"/>
          <w:szCs w:val="24"/>
        </w:rPr>
        <w:t xml:space="preserve">User Account Creation </w:t>
      </w:r>
      <w:r>
        <w:rPr>
          <w:rFonts w:cstheme="minorHAnsi"/>
          <w:sz w:val="24"/>
          <w:szCs w:val="24"/>
        </w:rPr>
        <w:t xml:space="preserve">form as </w:t>
      </w:r>
      <w:r w:rsidR="00DD7BCE">
        <w:rPr>
          <w:rFonts w:cstheme="minorHAnsi"/>
          <w:sz w:val="24"/>
          <w:szCs w:val="24"/>
        </w:rPr>
        <w:t xml:space="preserve">upon </w:t>
      </w:r>
      <w:r>
        <w:rPr>
          <w:rFonts w:cstheme="minorHAnsi"/>
          <w:sz w:val="24"/>
          <w:szCs w:val="24"/>
        </w:rPr>
        <w:t>mak</w:t>
      </w:r>
      <w:r w:rsidR="00DD7BCE">
        <w:rPr>
          <w:rFonts w:cstheme="minorHAnsi"/>
          <w:sz w:val="24"/>
          <w:szCs w:val="24"/>
        </w:rPr>
        <w:t>ing</w:t>
      </w:r>
      <w:r>
        <w:rPr>
          <w:rFonts w:cstheme="minorHAnsi"/>
          <w:sz w:val="24"/>
          <w:szCs w:val="24"/>
        </w:rPr>
        <w:t xml:space="preserve"> the appropriate changes to the groups and network shares</w:t>
      </w:r>
      <w:r w:rsidR="00DD7BCE">
        <w:rPr>
          <w:rFonts w:cstheme="minorHAnsi"/>
          <w:sz w:val="24"/>
          <w:szCs w:val="24"/>
        </w:rPr>
        <w:t xml:space="preserve"> indicated</w:t>
      </w:r>
      <w:r>
        <w:rPr>
          <w:rFonts w:cstheme="minorHAnsi"/>
          <w:sz w:val="24"/>
          <w:szCs w:val="24"/>
        </w:rPr>
        <w:t>.</w:t>
      </w:r>
    </w:p>
    <w:p w:rsidR="00B17AE3" w:rsidRPr="00820D92" w:rsidRDefault="00B17AE3" w:rsidP="00B17AE3">
      <w:pPr>
        <w:pStyle w:val="ListParagraph"/>
        <w:spacing w:after="0"/>
        <w:ind w:left="1620"/>
        <w:rPr>
          <w:rFonts w:cstheme="minorHAnsi"/>
          <w:sz w:val="24"/>
          <w:szCs w:val="24"/>
        </w:rPr>
      </w:pPr>
    </w:p>
    <w:p w:rsidR="00F079A4" w:rsidRDefault="00F079A4" w:rsidP="00B21243">
      <w:pPr>
        <w:pStyle w:val="ListParagraph"/>
        <w:numPr>
          <w:ilvl w:val="0"/>
          <w:numId w:val="4"/>
        </w:numPr>
        <w:spacing w:after="0"/>
        <w:rPr>
          <w:rFonts w:cstheme="minorHAnsi"/>
          <w:b/>
          <w:sz w:val="24"/>
          <w:szCs w:val="24"/>
        </w:rPr>
      </w:pPr>
      <w:r>
        <w:rPr>
          <w:rFonts w:cstheme="minorHAnsi"/>
          <w:b/>
          <w:sz w:val="24"/>
          <w:szCs w:val="24"/>
        </w:rPr>
        <w:t>Reference Documents</w:t>
      </w:r>
    </w:p>
    <w:p w:rsidR="00F079A4" w:rsidRPr="00F079A4" w:rsidRDefault="00F079A4" w:rsidP="00F079A4">
      <w:pPr>
        <w:spacing w:after="0"/>
        <w:rPr>
          <w:rFonts w:cstheme="minorHAnsi"/>
          <w:sz w:val="24"/>
          <w:szCs w:val="24"/>
        </w:rPr>
      </w:pPr>
    </w:p>
    <w:p w:rsidR="00F079A4" w:rsidRPr="00F079A4" w:rsidRDefault="00F079A4" w:rsidP="00F079A4">
      <w:pPr>
        <w:spacing w:after="0"/>
        <w:ind w:left="360"/>
        <w:rPr>
          <w:rFonts w:cstheme="minorHAnsi"/>
          <w:sz w:val="24"/>
          <w:szCs w:val="24"/>
        </w:rPr>
      </w:pPr>
      <w:r w:rsidRPr="00F079A4">
        <w:rPr>
          <w:rFonts w:cstheme="minorHAnsi"/>
          <w:sz w:val="24"/>
          <w:szCs w:val="24"/>
        </w:rPr>
        <w:t>N/A</w:t>
      </w:r>
    </w:p>
    <w:p w:rsidR="00F079A4" w:rsidRPr="00F079A4" w:rsidRDefault="00F079A4" w:rsidP="00F079A4">
      <w:pPr>
        <w:spacing w:after="0"/>
        <w:rPr>
          <w:rFonts w:cstheme="minorHAnsi"/>
          <w:sz w:val="24"/>
          <w:szCs w:val="24"/>
        </w:rPr>
      </w:pPr>
    </w:p>
    <w:p w:rsidR="00F079A4" w:rsidRDefault="00F079A4" w:rsidP="00B21243">
      <w:pPr>
        <w:pStyle w:val="ListParagraph"/>
        <w:numPr>
          <w:ilvl w:val="0"/>
          <w:numId w:val="4"/>
        </w:numPr>
        <w:spacing w:after="0"/>
        <w:rPr>
          <w:rFonts w:cstheme="minorHAnsi"/>
          <w:b/>
          <w:sz w:val="24"/>
          <w:szCs w:val="24"/>
        </w:rPr>
      </w:pPr>
      <w:r>
        <w:rPr>
          <w:rFonts w:cstheme="minorHAnsi"/>
          <w:b/>
          <w:sz w:val="24"/>
          <w:szCs w:val="24"/>
        </w:rPr>
        <w:t>Attachments</w:t>
      </w:r>
    </w:p>
    <w:p w:rsidR="00F079A4" w:rsidRPr="00F079A4" w:rsidRDefault="00F079A4" w:rsidP="00F079A4">
      <w:pPr>
        <w:spacing w:after="0"/>
        <w:rPr>
          <w:rFonts w:cstheme="minorHAnsi"/>
          <w:sz w:val="24"/>
          <w:szCs w:val="24"/>
        </w:rPr>
      </w:pPr>
    </w:p>
    <w:p w:rsidR="00F079A4" w:rsidRPr="00F079A4" w:rsidRDefault="00F079A4" w:rsidP="00F079A4">
      <w:pPr>
        <w:spacing w:after="0"/>
        <w:ind w:left="360"/>
        <w:rPr>
          <w:rFonts w:cstheme="minorHAnsi"/>
          <w:sz w:val="24"/>
          <w:szCs w:val="24"/>
        </w:rPr>
      </w:pPr>
      <w:r>
        <w:rPr>
          <w:rFonts w:cstheme="minorHAnsi"/>
          <w:sz w:val="24"/>
          <w:szCs w:val="24"/>
        </w:rPr>
        <w:t>Attachment A – User Account Creation</w:t>
      </w:r>
    </w:p>
    <w:p w:rsidR="00F079A4" w:rsidRPr="00F079A4" w:rsidRDefault="00F079A4" w:rsidP="00F079A4">
      <w:pPr>
        <w:spacing w:after="0"/>
        <w:rPr>
          <w:rFonts w:cstheme="minorHAnsi"/>
          <w:sz w:val="24"/>
          <w:szCs w:val="24"/>
        </w:rPr>
      </w:pPr>
    </w:p>
    <w:p w:rsidR="00561F32" w:rsidRPr="00561F32" w:rsidRDefault="00561F32" w:rsidP="00561F32"/>
    <w:p w:rsidR="00561F32" w:rsidRPr="00561F32" w:rsidRDefault="00561F32" w:rsidP="00561F32"/>
    <w:p w:rsidR="00561F32" w:rsidRPr="00561F32" w:rsidRDefault="00561F32" w:rsidP="00561F32">
      <w:pPr>
        <w:sectPr w:rsidR="00561F32" w:rsidRPr="00561F32">
          <w:headerReference w:type="default" r:id="rId11"/>
          <w:footerReference w:type="default" r:id="rId12"/>
          <w:pgSz w:w="12240" w:h="15840"/>
          <w:pgMar w:top="1440" w:right="1440" w:bottom="1440" w:left="1440" w:header="720" w:footer="720" w:gutter="0"/>
          <w:cols w:space="720"/>
          <w:docGrid w:linePitch="360"/>
        </w:sectPr>
      </w:pPr>
    </w:p>
    <w:p w:rsidR="00561F32" w:rsidRPr="00561F32" w:rsidRDefault="00561F32" w:rsidP="00561F32">
      <w:r w:rsidRPr="00561F32">
        <w:lastRenderedPageBreak/>
        <w:t>Account information:</w:t>
      </w:r>
    </w:p>
    <w:p w:rsidR="00561F32" w:rsidRPr="00561F32" w:rsidRDefault="00561F32" w:rsidP="000F4F83">
      <w:pPr>
        <w:tabs>
          <w:tab w:val="left" w:pos="3330"/>
          <w:tab w:val="left" w:pos="6480"/>
        </w:tabs>
      </w:pPr>
      <w:r w:rsidRPr="00561F32">
        <w:t>First name</w:t>
      </w:r>
      <w:r w:rsidR="000F4F83">
        <w:t>:</w:t>
      </w:r>
      <w:r w:rsidR="000F4F83" w:rsidRPr="000F4F83">
        <w:t xml:space="preserve"> </w:t>
      </w:r>
      <w:sdt>
        <w:sdtPr>
          <w:id w:val="153801170"/>
          <w:placeholder>
            <w:docPart w:val="BC46743B490F496DB4B327D5F63C6FF7"/>
          </w:placeholder>
          <w:showingPlcHdr/>
          <w:text/>
        </w:sdtPr>
        <w:sdtContent>
          <w:r w:rsidR="000F4F83" w:rsidRPr="007162E6">
            <w:rPr>
              <w:rStyle w:val="PlaceholderText"/>
            </w:rPr>
            <w:t>Click here to enter text.</w:t>
          </w:r>
        </w:sdtContent>
      </w:sdt>
      <w:r w:rsidR="000F4F83">
        <w:t xml:space="preserve"> </w:t>
      </w:r>
      <w:r w:rsidR="000F4F83">
        <w:tab/>
        <w:t>L</w:t>
      </w:r>
      <w:r w:rsidRPr="00561F32">
        <w:t>ast name</w:t>
      </w:r>
      <w:r w:rsidR="000F4F83">
        <w:t xml:space="preserve">: </w:t>
      </w:r>
      <w:sdt>
        <w:sdtPr>
          <w:id w:val="-33433494"/>
          <w:placeholder>
            <w:docPart w:val="D9379CF833C748DA909F87974CD3E350"/>
          </w:placeholder>
          <w:showingPlcHdr/>
          <w:text/>
        </w:sdtPr>
        <w:sdtContent>
          <w:r w:rsidR="000F4F83" w:rsidRPr="007162E6">
            <w:rPr>
              <w:rStyle w:val="PlaceholderText"/>
            </w:rPr>
            <w:t>Click here to enter text.</w:t>
          </w:r>
        </w:sdtContent>
      </w:sdt>
      <w:r w:rsidR="000F4F83">
        <w:tab/>
      </w:r>
      <w:r w:rsidRPr="00561F32">
        <w:t>Middle initials</w:t>
      </w:r>
      <w:r w:rsidR="000F4F83">
        <w:t xml:space="preserve">: </w:t>
      </w:r>
      <w:sdt>
        <w:sdtPr>
          <w:id w:val="1161124098"/>
          <w:placeholder>
            <w:docPart w:val="67C5CD1C2DBB47089BBC34F24667C939"/>
          </w:placeholder>
          <w:showingPlcHdr/>
          <w:text/>
        </w:sdtPr>
        <w:sdtContent>
          <w:r w:rsidR="000F4F83" w:rsidRPr="007162E6">
            <w:rPr>
              <w:rStyle w:val="PlaceholderText"/>
            </w:rPr>
            <w:t>Click here to enter text.</w:t>
          </w:r>
        </w:sdtContent>
      </w:sdt>
    </w:p>
    <w:p w:rsidR="002B12B3" w:rsidRPr="00561F32" w:rsidRDefault="002B12B3" w:rsidP="00561F32">
      <w:r>
        <w:t>Options:</w:t>
      </w:r>
    </w:p>
    <w:tbl>
      <w:tblPr>
        <w:tblStyle w:val="TableGrid"/>
        <w:tblW w:w="0" w:type="auto"/>
        <w:tblLook w:val="04A0" w:firstRow="1" w:lastRow="0" w:firstColumn="1" w:lastColumn="0" w:noHBand="0" w:noVBand="1"/>
      </w:tblPr>
      <w:tblGrid>
        <w:gridCol w:w="4788"/>
        <w:gridCol w:w="4788"/>
      </w:tblGrid>
      <w:tr w:rsidR="002B12B3" w:rsidTr="002B12B3">
        <w:tc>
          <w:tcPr>
            <w:tcW w:w="4788" w:type="dxa"/>
          </w:tcPr>
          <w:p w:rsidR="002B12B3" w:rsidRDefault="00750FDA" w:rsidP="000F4F83">
            <w:sdt>
              <w:sdtPr>
                <w:id w:val="2952358"/>
                <w14:checkbox>
                  <w14:checked w14:val="0"/>
                  <w14:checkedState w14:val="2612" w14:font="Meiryo"/>
                  <w14:uncheckedState w14:val="2610" w14:font="Meiryo"/>
                </w14:checkbox>
              </w:sdtPr>
              <w:sdtContent>
                <w:r w:rsidR="000F4F83">
                  <w:rPr>
                    <w:rFonts w:ascii="MS Gothic" w:eastAsia="MS Gothic" w:hAnsi="MS Gothic" w:hint="eastAsia"/>
                  </w:rPr>
                  <w:t>☐</w:t>
                </w:r>
              </w:sdtContent>
            </w:sdt>
            <w:r w:rsidR="000F4F83" w:rsidRPr="00561F32">
              <w:t xml:space="preserve"> </w:t>
            </w:r>
            <w:r w:rsidR="002B12B3" w:rsidRPr="00561F32">
              <w:t>Guest user</w:t>
            </w:r>
          </w:p>
        </w:tc>
        <w:tc>
          <w:tcPr>
            <w:tcW w:w="4788" w:type="dxa"/>
          </w:tcPr>
          <w:p w:rsidR="002B12B3" w:rsidRDefault="00750FDA" w:rsidP="00561F32">
            <w:sdt>
              <w:sdtPr>
                <w:id w:val="-1987305047"/>
                <w14:checkbox>
                  <w14:checked w14:val="0"/>
                  <w14:checkedState w14:val="2612" w14:font="Meiryo"/>
                  <w14:uncheckedState w14:val="2610" w14:font="Meiryo"/>
                </w14:checkbox>
              </w:sdtPr>
              <w:sdtContent>
                <w:r w:rsidR="00352F98">
                  <w:rPr>
                    <w:rFonts w:ascii="MS Gothic" w:eastAsia="MS Gothic" w:hAnsi="MS Gothic" w:hint="eastAsia"/>
                  </w:rPr>
                  <w:t>☐</w:t>
                </w:r>
              </w:sdtContent>
            </w:sdt>
            <w:r w:rsidR="000F4F83">
              <w:t xml:space="preserve"> </w:t>
            </w:r>
            <w:r w:rsidR="002B12B3">
              <w:t>Spark Contacts</w:t>
            </w:r>
          </w:p>
        </w:tc>
      </w:tr>
      <w:tr w:rsidR="002B12B3" w:rsidTr="002B12B3">
        <w:tc>
          <w:tcPr>
            <w:tcW w:w="4788" w:type="dxa"/>
          </w:tcPr>
          <w:p w:rsidR="002B12B3" w:rsidRDefault="00750FDA" w:rsidP="00561F32">
            <w:sdt>
              <w:sdtPr>
                <w:id w:val="-1353191772"/>
                <w14:checkbox>
                  <w14:checked w14:val="0"/>
                  <w14:checkedState w14:val="2612" w14:font="Meiryo"/>
                  <w14:uncheckedState w14:val="2610" w14:font="Meiryo"/>
                </w14:checkbox>
              </w:sdtPr>
              <w:sdtContent>
                <w:r w:rsidR="000F4F83">
                  <w:rPr>
                    <w:rFonts w:ascii="MS Gothic" w:eastAsia="MS Gothic" w:hAnsi="MS Gothic" w:hint="eastAsia"/>
                  </w:rPr>
                  <w:t>☐</w:t>
                </w:r>
              </w:sdtContent>
            </w:sdt>
            <w:r w:rsidR="000F4F83">
              <w:t xml:space="preserve"> </w:t>
            </w:r>
            <w:r w:rsidR="002B12B3" w:rsidRPr="00561F32">
              <w:t>FTP Access</w:t>
            </w:r>
          </w:p>
        </w:tc>
        <w:tc>
          <w:tcPr>
            <w:tcW w:w="4788" w:type="dxa"/>
          </w:tcPr>
          <w:p w:rsidR="002B12B3" w:rsidRDefault="00750FDA" w:rsidP="00561F32">
            <w:sdt>
              <w:sdtPr>
                <w:id w:val="2005776709"/>
                <w14:checkbox>
                  <w14:checked w14:val="0"/>
                  <w14:checkedState w14:val="2612" w14:font="Meiryo"/>
                  <w14:uncheckedState w14:val="2610" w14:font="Meiryo"/>
                </w14:checkbox>
              </w:sdtPr>
              <w:sdtContent>
                <w:r w:rsidR="000F4F83">
                  <w:rPr>
                    <w:rFonts w:ascii="MS Gothic" w:eastAsia="MS Gothic" w:hAnsi="MS Gothic" w:hint="eastAsia"/>
                  </w:rPr>
                  <w:t>☐</w:t>
                </w:r>
              </w:sdtContent>
            </w:sdt>
            <w:r w:rsidR="000F4F83">
              <w:t xml:space="preserve"> </w:t>
            </w:r>
            <w:r w:rsidR="002B12B3">
              <w:t>Roaming</w:t>
            </w:r>
          </w:p>
        </w:tc>
      </w:tr>
      <w:tr w:rsidR="002B12B3" w:rsidTr="002B12B3">
        <w:tc>
          <w:tcPr>
            <w:tcW w:w="4788" w:type="dxa"/>
          </w:tcPr>
          <w:p w:rsidR="002B12B3" w:rsidRDefault="00750FDA" w:rsidP="00561F32">
            <w:sdt>
              <w:sdtPr>
                <w:id w:val="97000229"/>
                <w14:checkbox>
                  <w14:checked w14:val="0"/>
                  <w14:checkedState w14:val="2612" w14:font="Meiryo"/>
                  <w14:uncheckedState w14:val="2610" w14:font="Meiryo"/>
                </w14:checkbox>
              </w:sdtPr>
              <w:sdtContent>
                <w:r w:rsidR="000F4F83">
                  <w:rPr>
                    <w:rFonts w:ascii="MS Gothic" w:eastAsia="MS Gothic" w:hAnsi="MS Gothic" w:hint="eastAsia"/>
                  </w:rPr>
                  <w:t>☐</w:t>
                </w:r>
              </w:sdtContent>
            </w:sdt>
            <w:r w:rsidR="000F4F83">
              <w:t xml:space="preserve"> </w:t>
            </w:r>
            <w:r w:rsidR="002B12B3" w:rsidRPr="00561F32">
              <w:t>Mailbox</w:t>
            </w:r>
          </w:p>
        </w:tc>
        <w:tc>
          <w:tcPr>
            <w:tcW w:w="4788" w:type="dxa"/>
          </w:tcPr>
          <w:p w:rsidR="002B12B3" w:rsidRDefault="002B12B3" w:rsidP="00561F32"/>
        </w:tc>
      </w:tr>
    </w:tbl>
    <w:p w:rsidR="002B12B3" w:rsidRDefault="002B12B3" w:rsidP="00561F32"/>
    <w:p w:rsidR="00561F32" w:rsidRPr="00561F32" w:rsidRDefault="00561F32" w:rsidP="00561F32">
      <w:r w:rsidRPr="00561F32">
        <w:t>Alternate email addresses (optional):</w:t>
      </w:r>
    </w:p>
    <w:tbl>
      <w:tblPr>
        <w:tblStyle w:val="TableGrid"/>
        <w:tblW w:w="0" w:type="auto"/>
        <w:tblLook w:val="04A0" w:firstRow="1" w:lastRow="0" w:firstColumn="1" w:lastColumn="0" w:noHBand="0" w:noVBand="1"/>
      </w:tblPr>
      <w:tblGrid>
        <w:gridCol w:w="9576"/>
      </w:tblGrid>
      <w:tr w:rsidR="00561F32" w:rsidRPr="00561F32" w:rsidTr="00561F32">
        <w:trPr>
          <w:trHeight w:val="556"/>
        </w:trPr>
        <w:sdt>
          <w:sdtPr>
            <w:id w:val="1016960484"/>
            <w:showingPlcHdr/>
            <w:text/>
          </w:sdtPr>
          <w:sdtContent>
            <w:tc>
              <w:tcPr>
                <w:tcW w:w="9576" w:type="dxa"/>
              </w:tcPr>
              <w:p w:rsidR="00561F32" w:rsidRPr="00561F32" w:rsidRDefault="000F4F83" w:rsidP="00561F32">
                <w:r w:rsidRPr="007162E6">
                  <w:rPr>
                    <w:rStyle w:val="PlaceholderText"/>
                  </w:rPr>
                  <w:t>Click here to enter text.</w:t>
                </w:r>
              </w:p>
            </w:tc>
          </w:sdtContent>
        </w:sdt>
      </w:tr>
      <w:tr w:rsidR="00561F32" w:rsidRPr="00561F32" w:rsidTr="00561F32">
        <w:trPr>
          <w:trHeight w:val="556"/>
        </w:trPr>
        <w:sdt>
          <w:sdtPr>
            <w:id w:val="723953031"/>
            <w:showingPlcHdr/>
            <w:text/>
          </w:sdtPr>
          <w:sdtContent>
            <w:tc>
              <w:tcPr>
                <w:tcW w:w="9576" w:type="dxa"/>
              </w:tcPr>
              <w:p w:rsidR="00561F32" w:rsidRPr="00561F32" w:rsidRDefault="000F4F83" w:rsidP="00561F32">
                <w:r w:rsidRPr="007162E6">
                  <w:rPr>
                    <w:rStyle w:val="PlaceholderText"/>
                  </w:rPr>
                  <w:t>Click here to enter text.</w:t>
                </w:r>
              </w:p>
            </w:tc>
          </w:sdtContent>
        </w:sdt>
      </w:tr>
      <w:tr w:rsidR="00561F32" w:rsidRPr="00561F32" w:rsidTr="00561F32">
        <w:trPr>
          <w:trHeight w:val="556"/>
        </w:trPr>
        <w:sdt>
          <w:sdtPr>
            <w:id w:val="-75359029"/>
            <w:showingPlcHdr/>
            <w:text/>
          </w:sdtPr>
          <w:sdtContent>
            <w:tc>
              <w:tcPr>
                <w:tcW w:w="9576" w:type="dxa"/>
              </w:tcPr>
              <w:p w:rsidR="00561F32" w:rsidRPr="00561F32" w:rsidRDefault="000F4F83" w:rsidP="00561F32">
                <w:r w:rsidRPr="007162E6">
                  <w:rPr>
                    <w:rStyle w:val="PlaceholderText"/>
                  </w:rPr>
                  <w:t>Click here to enter text.</w:t>
                </w:r>
              </w:p>
            </w:tc>
          </w:sdtContent>
        </w:sdt>
      </w:tr>
      <w:tr w:rsidR="00561F32" w:rsidRPr="00561F32" w:rsidTr="00561F32">
        <w:trPr>
          <w:trHeight w:val="556"/>
        </w:trPr>
        <w:sdt>
          <w:sdtPr>
            <w:id w:val="-2060696574"/>
            <w:showingPlcHdr/>
            <w:text/>
          </w:sdtPr>
          <w:sdtContent>
            <w:tc>
              <w:tcPr>
                <w:tcW w:w="9576" w:type="dxa"/>
              </w:tcPr>
              <w:p w:rsidR="00561F32" w:rsidRPr="00561F32" w:rsidRDefault="000F4F83" w:rsidP="00561F32">
                <w:r w:rsidRPr="007162E6">
                  <w:rPr>
                    <w:rStyle w:val="PlaceholderText"/>
                  </w:rPr>
                  <w:t>Click here to enter text.</w:t>
                </w:r>
              </w:p>
            </w:tc>
          </w:sdtContent>
        </w:sdt>
      </w:tr>
    </w:tbl>
    <w:p w:rsidR="00561F32" w:rsidRPr="00561F32" w:rsidRDefault="00561F32" w:rsidP="00561F32"/>
    <w:p w:rsidR="00561F32" w:rsidRPr="00561F32" w:rsidRDefault="00561F32" w:rsidP="00561F32">
      <w:r w:rsidRPr="00561F32">
        <w:t>Email forwarding address (optional):</w:t>
      </w:r>
    </w:p>
    <w:tbl>
      <w:tblPr>
        <w:tblStyle w:val="TableGrid"/>
        <w:tblW w:w="0" w:type="auto"/>
        <w:tblLook w:val="04A0" w:firstRow="1" w:lastRow="0" w:firstColumn="1" w:lastColumn="0" w:noHBand="0" w:noVBand="1"/>
      </w:tblPr>
      <w:tblGrid>
        <w:gridCol w:w="9576"/>
      </w:tblGrid>
      <w:tr w:rsidR="00561F32" w:rsidRPr="00561F32" w:rsidTr="00561F32">
        <w:trPr>
          <w:trHeight w:val="584"/>
        </w:trPr>
        <w:sdt>
          <w:sdtPr>
            <w:id w:val="638229454"/>
            <w:showingPlcHdr/>
            <w:text/>
          </w:sdtPr>
          <w:sdtContent>
            <w:tc>
              <w:tcPr>
                <w:tcW w:w="9576" w:type="dxa"/>
              </w:tcPr>
              <w:p w:rsidR="00561F32" w:rsidRPr="00561F32" w:rsidRDefault="000F4F83" w:rsidP="00561F32">
                <w:r w:rsidRPr="007162E6">
                  <w:rPr>
                    <w:rStyle w:val="PlaceholderText"/>
                  </w:rPr>
                  <w:t>Click here to enter text.</w:t>
                </w:r>
              </w:p>
            </w:tc>
          </w:sdtContent>
        </w:sdt>
      </w:tr>
    </w:tbl>
    <w:p w:rsidR="00561F32" w:rsidRPr="00561F32" w:rsidRDefault="00561F32" w:rsidP="00561F32"/>
    <w:p w:rsidR="00561F32" w:rsidRPr="00561F32" w:rsidRDefault="00561F32" w:rsidP="00561F32">
      <w:r w:rsidRPr="00561F32">
        <w:t>Permissions:</w:t>
      </w:r>
    </w:p>
    <w:tbl>
      <w:tblPr>
        <w:tblStyle w:val="TableGrid"/>
        <w:tblW w:w="10386" w:type="dxa"/>
        <w:tblLayout w:type="fixed"/>
        <w:tblLook w:val="04A0" w:firstRow="1" w:lastRow="0" w:firstColumn="1" w:lastColumn="0" w:noHBand="0" w:noVBand="1"/>
      </w:tblPr>
      <w:tblGrid>
        <w:gridCol w:w="7308"/>
        <w:gridCol w:w="1530"/>
        <w:gridCol w:w="810"/>
        <w:gridCol w:w="738"/>
      </w:tblGrid>
      <w:tr w:rsidR="00561F32" w:rsidRPr="00561F32" w:rsidTr="00561F32">
        <w:trPr>
          <w:trHeight w:val="123"/>
          <w:tblHeader/>
        </w:trPr>
        <w:tc>
          <w:tcPr>
            <w:tcW w:w="7308" w:type="dxa"/>
            <w:vMerge w:val="restart"/>
            <w:shd w:val="pct10" w:color="auto" w:fill="auto"/>
          </w:tcPr>
          <w:p w:rsidR="00561F32" w:rsidRPr="00561F32" w:rsidRDefault="00561F32" w:rsidP="00561F32">
            <w:r w:rsidRPr="00561F32">
              <w:t>Share name</w:t>
            </w:r>
          </w:p>
        </w:tc>
        <w:tc>
          <w:tcPr>
            <w:tcW w:w="3078" w:type="dxa"/>
            <w:gridSpan w:val="3"/>
            <w:shd w:val="pct10" w:color="auto" w:fill="auto"/>
          </w:tcPr>
          <w:p w:rsidR="00561F32" w:rsidRPr="00561F32" w:rsidRDefault="00561F32" w:rsidP="00561F32">
            <w:r w:rsidRPr="00561F32">
              <w:t>Permissions</w:t>
            </w:r>
          </w:p>
        </w:tc>
      </w:tr>
      <w:tr w:rsidR="00561F32" w:rsidRPr="00561F32" w:rsidTr="00561F32">
        <w:trPr>
          <w:trHeight w:val="122"/>
          <w:tblHeader/>
        </w:trPr>
        <w:tc>
          <w:tcPr>
            <w:tcW w:w="7308" w:type="dxa"/>
            <w:vMerge/>
            <w:shd w:val="pct10" w:color="auto" w:fill="auto"/>
          </w:tcPr>
          <w:p w:rsidR="00561F32" w:rsidRPr="00561F32" w:rsidRDefault="00561F32" w:rsidP="00561F32"/>
        </w:tc>
        <w:tc>
          <w:tcPr>
            <w:tcW w:w="1530" w:type="dxa"/>
            <w:shd w:val="pct10" w:color="auto" w:fill="auto"/>
          </w:tcPr>
          <w:p w:rsidR="00561F32" w:rsidRPr="00561F32" w:rsidRDefault="00561F32" w:rsidP="00561F32">
            <w:r w:rsidRPr="00561F32">
              <w:t>Group</w:t>
            </w:r>
          </w:p>
        </w:tc>
        <w:tc>
          <w:tcPr>
            <w:tcW w:w="810" w:type="dxa"/>
            <w:shd w:val="pct10" w:color="auto" w:fill="auto"/>
          </w:tcPr>
          <w:p w:rsidR="00561F32" w:rsidRPr="00561F32" w:rsidRDefault="00561F32" w:rsidP="00561F32">
            <w:r w:rsidRPr="00561F32">
              <w:t>Read</w:t>
            </w:r>
          </w:p>
        </w:tc>
        <w:tc>
          <w:tcPr>
            <w:tcW w:w="738" w:type="dxa"/>
            <w:shd w:val="pct10" w:color="auto" w:fill="auto"/>
          </w:tcPr>
          <w:p w:rsidR="00561F32" w:rsidRPr="00561F32" w:rsidRDefault="00561F32" w:rsidP="00561F32">
            <w:r w:rsidRPr="00561F32">
              <w:t>Write</w:t>
            </w:r>
          </w:p>
        </w:tc>
      </w:tr>
      <w:tr w:rsidR="00561F32" w:rsidRPr="00561F32" w:rsidTr="00561F32">
        <w:trPr>
          <w:trHeight w:val="647"/>
        </w:trPr>
        <w:sdt>
          <w:sdtPr>
            <w:id w:val="-1514913310"/>
            <w:showingPlcHdr/>
            <w:text/>
          </w:sdtPr>
          <w:sdtContent>
            <w:tc>
              <w:tcPr>
                <w:tcW w:w="7308" w:type="dxa"/>
              </w:tcPr>
              <w:p w:rsidR="00561F32" w:rsidRPr="00561F32" w:rsidRDefault="000F4F83" w:rsidP="00561F32">
                <w:r w:rsidRPr="007162E6">
                  <w:rPr>
                    <w:rStyle w:val="PlaceholderText"/>
                  </w:rPr>
                  <w:t>Click here to enter text.</w:t>
                </w:r>
              </w:p>
            </w:tc>
          </w:sdtContent>
        </w:sdt>
        <w:sdt>
          <w:sdtPr>
            <w:id w:val="397862981"/>
            <w:showingPlcHdr/>
            <w:text/>
          </w:sdtPr>
          <w:sdtContent>
            <w:tc>
              <w:tcPr>
                <w:tcW w:w="1530" w:type="dxa"/>
              </w:tcPr>
              <w:p w:rsidR="00561F32" w:rsidRPr="00561F32" w:rsidRDefault="000F4F83" w:rsidP="00561F32">
                <w:r w:rsidRPr="007162E6">
                  <w:rPr>
                    <w:rStyle w:val="PlaceholderText"/>
                  </w:rPr>
                  <w:t>Click here to enter text.</w:t>
                </w:r>
              </w:p>
            </w:tc>
          </w:sdtContent>
        </w:sdt>
        <w:sdt>
          <w:sdtPr>
            <w:id w:val="1921972783"/>
            <w14:checkbox>
              <w14:checked w14:val="0"/>
              <w14:checkedState w14:val="2612" w14:font="Meiryo"/>
              <w14:uncheckedState w14:val="2610" w14:font="Meiryo"/>
            </w14:checkbox>
          </w:sdtPr>
          <w:sdtContent>
            <w:tc>
              <w:tcPr>
                <w:tcW w:w="810" w:type="dxa"/>
              </w:tcPr>
              <w:p w:rsidR="00561F32" w:rsidRPr="00561F32" w:rsidRDefault="000F4F83" w:rsidP="00561F32">
                <w:r>
                  <w:rPr>
                    <w:rFonts w:ascii="MS Gothic" w:eastAsia="MS Gothic" w:hAnsi="MS Gothic" w:hint="eastAsia"/>
                  </w:rPr>
                  <w:t>☐</w:t>
                </w:r>
              </w:p>
            </w:tc>
          </w:sdtContent>
        </w:sdt>
        <w:sdt>
          <w:sdtPr>
            <w:id w:val="-1117526819"/>
            <w14:checkbox>
              <w14:checked w14:val="0"/>
              <w14:checkedState w14:val="2612" w14:font="Meiryo"/>
              <w14:uncheckedState w14:val="2610" w14:font="Meiryo"/>
            </w14:checkbox>
          </w:sdtPr>
          <w:sdtContent>
            <w:tc>
              <w:tcPr>
                <w:tcW w:w="738" w:type="dxa"/>
              </w:tcPr>
              <w:p w:rsidR="00561F32" w:rsidRPr="00561F32" w:rsidRDefault="000F4F83" w:rsidP="00561F32">
                <w:r>
                  <w:rPr>
                    <w:rFonts w:ascii="MS Gothic" w:eastAsia="MS Gothic" w:hAnsi="MS Gothic" w:hint="eastAsia"/>
                  </w:rPr>
                  <w:t>☐</w:t>
                </w:r>
              </w:p>
            </w:tc>
          </w:sdtContent>
        </w:sdt>
      </w:tr>
      <w:tr w:rsidR="00561F32" w:rsidRPr="00561F32" w:rsidTr="00561F32">
        <w:trPr>
          <w:trHeight w:val="647"/>
        </w:trPr>
        <w:sdt>
          <w:sdtPr>
            <w:id w:val="-1989004310"/>
            <w:showingPlcHdr/>
            <w:text/>
          </w:sdtPr>
          <w:sdtContent>
            <w:tc>
              <w:tcPr>
                <w:tcW w:w="7308" w:type="dxa"/>
              </w:tcPr>
              <w:p w:rsidR="00561F32" w:rsidRPr="00561F32" w:rsidRDefault="000F4F83" w:rsidP="00561F32">
                <w:r w:rsidRPr="007162E6">
                  <w:rPr>
                    <w:rStyle w:val="PlaceholderText"/>
                  </w:rPr>
                  <w:t>Click here to enter text.</w:t>
                </w:r>
              </w:p>
            </w:tc>
          </w:sdtContent>
        </w:sdt>
        <w:sdt>
          <w:sdtPr>
            <w:id w:val="-818888585"/>
            <w:showingPlcHdr/>
            <w:text/>
          </w:sdtPr>
          <w:sdtContent>
            <w:tc>
              <w:tcPr>
                <w:tcW w:w="1530" w:type="dxa"/>
              </w:tcPr>
              <w:p w:rsidR="00561F32" w:rsidRPr="00561F32" w:rsidRDefault="000F4F83" w:rsidP="00561F32">
                <w:r w:rsidRPr="007162E6">
                  <w:rPr>
                    <w:rStyle w:val="PlaceholderText"/>
                  </w:rPr>
                  <w:t>Click here to enter text.</w:t>
                </w:r>
              </w:p>
            </w:tc>
          </w:sdtContent>
        </w:sdt>
        <w:sdt>
          <w:sdtPr>
            <w:id w:val="1716846183"/>
            <w14:checkbox>
              <w14:checked w14:val="0"/>
              <w14:checkedState w14:val="2612" w14:font="Meiryo"/>
              <w14:uncheckedState w14:val="2610" w14:font="Meiryo"/>
            </w14:checkbox>
          </w:sdtPr>
          <w:sdtContent>
            <w:tc>
              <w:tcPr>
                <w:tcW w:w="810" w:type="dxa"/>
              </w:tcPr>
              <w:p w:rsidR="00561F32" w:rsidRPr="00561F32" w:rsidRDefault="000F4F83" w:rsidP="00561F32">
                <w:r>
                  <w:rPr>
                    <w:rFonts w:ascii="MS Gothic" w:eastAsia="MS Gothic" w:hAnsi="MS Gothic" w:hint="eastAsia"/>
                  </w:rPr>
                  <w:t>☐</w:t>
                </w:r>
              </w:p>
            </w:tc>
          </w:sdtContent>
        </w:sdt>
        <w:sdt>
          <w:sdtPr>
            <w:id w:val="-1710492892"/>
            <w14:checkbox>
              <w14:checked w14:val="0"/>
              <w14:checkedState w14:val="2612" w14:font="Meiryo"/>
              <w14:uncheckedState w14:val="2610" w14:font="Meiryo"/>
            </w14:checkbox>
          </w:sdtPr>
          <w:sdtContent>
            <w:tc>
              <w:tcPr>
                <w:tcW w:w="738" w:type="dxa"/>
              </w:tcPr>
              <w:p w:rsidR="00561F32" w:rsidRPr="00561F32" w:rsidRDefault="000F4F83" w:rsidP="00561F32">
                <w:r>
                  <w:rPr>
                    <w:rFonts w:ascii="MS Gothic" w:eastAsia="MS Gothic" w:hAnsi="MS Gothic" w:hint="eastAsia"/>
                  </w:rPr>
                  <w:t>☐</w:t>
                </w:r>
              </w:p>
            </w:tc>
          </w:sdtContent>
        </w:sdt>
      </w:tr>
      <w:tr w:rsidR="00561F32" w:rsidRPr="00561F32" w:rsidTr="00561F32">
        <w:trPr>
          <w:trHeight w:val="647"/>
        </w:trPr>
        <w:sdt>
          <w:sdtPr>
            <w:id w:val="-1594848353"/>
            <w:showingPlcHdr/>
            <w:text/>
          </w:sdtPr>
          <w:sdtContent>
            <w:tc>
              <w:tcPr>
                <w:tcW w:w="7308" w:type="dxa"/>
              </w:tcPr>
              <w:p w:rsidR="00561F32" w:rsidRPr="00561F32" w:rsidRDefault="000F4F83" w:rsidP="00561F32">
                <w:r w:rsidRPr="007162E6">
                  <w:rPr>
                    <w:rStyle w:val="PlaceholderText"/>
                  </w:rPr>
                  <w:t>Click here to enter text.</w:t>
                </w:r>
              </w:p>
            </w:tc>
          </w:sdtContent>
        </w:sdt>
        <w:sdt>
          <w:sdtPr>
            <w:id w:val="-1487625495"/>
            <w:showingPlcHdr/>
            <w:text/>
          </w:sdtPr>
          <w:sdtContent>
            <w:tc>
              <w:tcPr>
                <w:tcW w:w="1530" w:type="dxa"/>
              </w:tcPr>
              <w:p w:rsidR="00561F32" w:rsidRPr="00561F32" w:rsidRDefault="000F4F83" w:rsidP="00561F32">
                <w:r w:rsidRPr="007162E6">
                  <w:rPr>
                    <w:rStyle w:val="PlaceholderText"/>
                  </w:rPr>
                  <w:t>Click here to enter text.</w:t>
                </w:r>
              </w:p>
            </w:tc>
          </w:sdtContent>
        </w:sdt>
        <w:sdt>
          <w:sdtPr>
            <w:id w:val="402725993"/>
            <w14:checkbox>
              <w14:checked w14:val="0"/>
              <w14:checkedState w14:val="2612" w14:font="Meiryo"/>
              <w14:uncheckedState w14:val="2610" w14:font="Meiryo"/>
            </w14:checkbox>
          </w:sdtPr>
          <w:sdtContent>
            <w:tc>
              <w:tcPr>
                <w:tcW w:w="810" w:type="dxa"/>
              </w:tcPr>
              <w:p w:rsidR="00561F32" w:rsidRPr="00561F32" w:rsidRDefault="000F4F83" w:rsidP="00561F32">
                <w:r>
                  <w:rPr>
                    <w:rFonts w:ascii="MS Gothic" w:eastAsia="MS Gothic" w:hAnsi="MS Gothic" w:hint="eastAsia"/>
                  </w:rPr>
                  <w:t>☐</w:t>
                </w:r>
              </w:p>
            </w:tc>
          </w:sdtContent>
        </w:sdt>
        <w:sdt>
          <w:sdtPr>
            <w:id w:val="1560973069"/>
            <w14:checkbox>
              <w14:checked w14:val="0"/>
              <w14:checkedState w14:val="2612" w14:font="Meiryo"/>
              <w14:uncheckedState w14:val="2610" w14:font="Meiryo"/>
            </w14:checkbox>
          </w:sdtPr>
          <w:sdtContent>
            <w:tc>
              <w:tcPr>
                <w:tcW w:w="738" w:type="dxa"/>
              </w:tcPr>
              <w:p w:rsidR="00561F32" w:rsidRPr="00561F32" w:rsidRDefault="000F4F83" w:rsidP="00561F32">
                <w:r>
                  <w:rPr>
                    <w:rFonts w:ascii="MS Gothic" w:eastAsia="MS Gothic" w:hAnsi="MS Gothic" w:hint="eastAsia"/>
                  </w:rPr>
                  <w:t>☐</w:t>
                </w:r>
              </w:p>
            </w:tc>
          </w:sdtContent>
        </w:sdt>
      </w:tr>
      <w:tr w:rsidR="00561F32" w:rsidRPr="00561F32" w:rsidTr="00561F32">
        <w:trPr>
          <w:trHeight w:val="647"/>
        </w:trPr>
        <w:sdt>
          <w:sdtPr>
            <w:id w:val="-1597007843"/>
            <w:showingPlcHdr/>
            <w:text/>
          </w:sdtPr>
          <w:sdtContent>
            <w:tc>
              <w:tcPr>
                <w:tcW w:w="7308" w:type="dxa"/>
              </w:tcPr>
              <w:p w:rsidR="00561F32" w:rsidRPr="00561F32" w:rsidRDefault="000F4F83" w:rsidP="00561F32">
                <w:r w:rsidRPr="007162E6">
                  <w:rPr>
                    <w:rStyle w:val="PlaceholderText"/>
                  </w:rPr>
                  <w:t>Click here to enter text.</w:t>
                </w:r>
              </w:p>
            </w:tc>
          </w:sdtContent>
        </w:sdt>
        <w:sdt>
          <w:sdtPr>
            <w:id w:val="-1811933206"/>
            <w:showingPlcHdr/>
            <w:text/>
          </w:sdtPr>
          <w:sdtContent>
            <w:tc>
              <w:tcPr>
                <w:tcW w:w="1530" w:type="dxa"/>
              </w:tcPr>
              <w:p w:rsidR="00561F32" w:rsidRPr="00561F32" w:rsidRDefault="000F4F83" w:rsidP="00561F32">
                <w:r w:rsidRPr="007162E6">
                  <w:rPr>
                    <w:rStyle w:val="PlaceholderText"/>
                  </w:rPr>
                  <w:t>Click here to enter text.</w:t>
                </w:r>
              </w:p>
            </w:tc>
          </w:sdtContent>
        </w:sdt>
        <w:sdt>
          <w:sdtPr>
            <w:id w:val="1492456971"/>
            <w14:checkbox>
              <w14:checked w14:val="0"/>
              <w14:checkedState w14:val="2612" w14:font="Meiryo"/>
              <w14:uncheckedState w14:val="2610" w14:font="Meiryo"/>
            </w14:checkbox>
          </w:sdtPr>
          <w:sdtContent>
            <w:tc>
              <w:tcPr>
                <w:tcW w:w="810" w:type="dxa"/>
              </w:tcPr>
              <w:p w:rsidR="00561F32" w:rsidRPr="00561F32" w:rsidRDefault="000F4F83" w:rsidP="00561F32">
                <w:r>
                  <w:rPr>
                    <w:rFonts w:ascii="MS Gothic" w:eastAsia="MS Gothic" w:hAnsi="MS Gothic" w:hint="eastAsia"/>
                  </w:rPr>
                  <w:t>☐</w:t>
                </w:r>
              </w:p>
            </w:tc>
          </w:sdtContent>
        </w:sdt>
        <w:sdt>
          <w:sdtPr>
            <w:id w:val="-1016998588"/>
            <w14:checkbox>
              <w14:checked w14:val="0"/>
              <w14:checkedState w14:val="2612" w14:font="Meiryo"/>
              <w14:uncheckedState w14:val="2610" w14:font="Meiryo"/>
            </w14:checkbox>
          </w:sdtPr>
          <w:sdtContent>
            <w:tc>
              <w:tcPr>
                <w:tcW w:w="738" w:type="dxa"/>
              </w:tcPr>
              <w:p w:rsidR="00561F32" w:rsidRPr="00561F32" w:rsidRDefault="000F4F83" w:rsidP="00561F32">
                <w:r>
                  <w:rPr>
                    <w:rFonts w:ascii="MS Gothic" w:eastAsia="MS Gothic" w:hAnsi="MS Gothic" w:hint="eastAsia"/>
                  </w:rPr>
                  <w:t>☐</w:t>
                </w:r>
              </w:p>
            </w:tc>
          </w:sdtContent>
        </w:sdt>
      </w:tr>
      <w:tr w:rsidR="00561F32" w:rsidRPr="00561F32" w:rsidTr="00561F32">
        <w:trPr>
          <w:trHeight w:val="647"/>
        </w:trPr>
        <w:sdt>
          <w:sdtPr>
            <w:id w:val="-91393591"/>
            <w:showingPlcHdr/>
            <w:text/>
          </w:sdtPr>
          <w:sdtContent>
            <w:tc>
              <w:tcPr>
                <w:tcW w:w="7308" w:type="dxa"/>
              </w:tcPr>
              <w:p w:rsidR="00561F32" w:rsidRPr="00561F32" w:rsidRDefault="000F4F83" w:rsidP="00561F32">
                <w:r w:rsidRPr="007162E6">
                  <w:rPr>
                    <w:rStyle w:val="PlaceholderText"/>
                  </w:rPr>
                  <w:t>Click here to enter text.</w:t>
                </w:r>
              </w:p>
            </w:tc>
          </w:sdtContent>
        </w:sdt>
        <w:sdt>
          <w:sdtPr>
            <w:id w:val="1297422160"/>
            <w:showingPlcHdr/>
            <w:text/>
          </w:sdtPr>
          <w:sdtContent>
            <w:tc>
              <w:tcPr>
                <w:tcW w:w="1530" w:type="dxa"/>
              </w:tcPr>
              <w:p w:rsidR="00561F32" w:rsidRPr="00561F32" w:rsidRDefault="000F4F83" w:rsidP="00561F32">
                <w:r w:rsidRPr="007162E6">
                  <w:rPr>
                    <w:rStyle w:val="PlaceholderText"/>
                  </w:rPr>
                  <w:t>Click here to enter text.</w:t>
                </w:r>
              </w:p>
            </w:tc>
          </w:sdtContent>
        </w:sdt>
        <w:sdt>
          <w:sdtPr>
            <w:id w:val="-1933122610"/>
            <w14:checkbox>
              <w14:checked w14:val="0"/>
              <w14:checkedState w14:val="2612" w14:font="Meiryo"/>
              <w14:uncheckedState w14:val="2610" w14:font="Meiryo"/>
            </w14:checkbox>
          </w:sdtPr>
          <w:sdtContent>
            <w:tc>
              <w:tcPr>
                <w:tcW w:w="810" w:type="dxa"/>
              </w:tcPr>
              <w:p w:rsidR="00561F32" w:rsidRPr="00561F32" w:rsidRDefault="000F4F83" w:rsidP="00561F32">
                <w:r>
                  <w:rPr>
                    <w:rFonts w:ascii="MS Gothic" w:eastAsia="MS Gothic" w:hAnsi="MS Gothic" w:hint="eastAsia"/>
                  </w:rPr>
                  <w:t>☐</w:t>
                </w:r>
              </w:p>
            </w:tc>
          </w:sdtContent>
        </w:sdt>
        <w:sdt>
          <w:sdtPr>
            <w:id w:val="1338737133"/>
            <w14:checkbox>
              <w14:checked w14:val="0"/>
              <w14:checkedState w14:val="2612" w14:font="Meiryo"/>
              <w14:uncheckedState w14:val="2610" w14:font="Meiryo"/>
            </w14:checkbox>
          </w:sdtPr>
          <w:sdtContent>
            <w:tc>
              <w:tcPr>
                <w:tcW w:w="738" w:type="dxa"/>
              </w:tcPr>
              <w:p w:rsidR="00561F32" w:rsidRPr="00561F32" w:rsidRDefault="000F4F83" w:rsidP="00561F32">
                <w:r>
                  <w:rPr>
                    <w:rFonts w:ascii="MS Gothic" w:eastAsia="MS Gothic" w:hAnsi="MS Gothic" w:hint="eastAsia"/>
                  </w:rPr>
                  <w:t>☐</w:t>
                </w:r>
              </w:p>
            </w:tc>
          </w:sdtContent>
        </w:sdt>
      </w:tr>
      <w:tr w:rsidR="00561F32" w:rsidRPr="00561F32" w:rsidTr="00561F32">
        <w:trPr>
          <w:trHeight w:val="647"/>
        </w:trPr>
        <w:sdt>
          <w:sdtPr>
            <w:id w:val="-247110762"/>
            <w:showingPlcHdr/>
            <w:text/>
          </w:sdtPr>
          <w:sdtContent>
            <w:tc>
              <w:tcPr>
                <w:tcW w:w="7308" w:type="dxa"/>
              </w:tcPr>
              <w:p w:rsidR="00561F32" w:rsidRPr="00561F32" w:rsidRDefault="000F4F83" w:rsidP="00561F32">
                <w:r w:rsidRPr="007162E6">
                  <w:rPr>
                    <w:rStyle w:val="PlaceholderText"/>
                  </w:rPr>
                  <w:t>Click here to enter text.</w:t>
                </w:r>
              </w:p>
            </w:tc>
          </w:sdtContent>
        </w:sdt>
        <w:sdt>
          <w:sdtPr>
            <w:id w:val="-957016686"/>
            <w:showingPlcHdr/>
            <w:text/>
          </w:sdtPr>
          <w:sdtContent>
            <w:tc>
              <w:tcPr>
                <w:tcW w:w="1530" w:type="dxa"/>
              </w:tcPr>
              <w:p w:rsidR="00561F32" w:rsidRPr="00561F32" w:rsidRDefault="000F4F83" w:rsidP="00561F32">
                <w:r w:rsidRPr="007162E6">
                  <w:rPr>
                    <w:rStyle w:val="PlaceholderText"/>
                  </w:rPr>
                  <w:t>Click here to enter text.</w:t>
                </w:r>
              </w:p>
            </w:tc>
          </w:sdtContent>
        </w:sdt>
        <w:sdt>
          <w:sdtPr>
            <w:id w:val="-1417006713"/>
            <w14:checkbox>
              <w14:checked w14:val="0"/>
              <w14:checkedState w14:val="2612" w14:font="Meiryo"/>
              <w14:uncheckedState w14:val="2610" w14:font="Meiryo"/>
            </w14:checkbox>
          </w:sdtPr>
          <w:sdtContent>
            <w:tc>
              <w:tcPr>
                <w:tcW w:w="810" w:type="dxa"/>
              </w:tcPr>
              <w:p w:rsidR="00561F32" w:rsidRPr="00561F32" w:rsidRDefault="000F4F83" w:rsidP="00561F32">
                <w:r>
                  <w:rPr>
                    <w:rFonts w:ascii="MS Gothic" w:eastAsia="MS Gothic" w:hAnsi="MS Gothic" w:hint="eastAsia"/>
                  </w:rPr>
                  <w:t>☐</w:t>
                </w:r>
              </w:p>
            </w:tc>
          </w:sdtContent>
        </w:sdt>
        <w:sdt>
          <w:sdtPr>
            <w:id w:val="-105504697"/>
            <w14:checkbox>
              <w14:checked w14:val="0"/>
              <w14:checkedState w14:val="2612" w14:font="Meiryo"/>
              <w14:uncheckedState w14:val="2610" w14:font="Meiryo"/>
            </w14:checkbox>
          </w:sdtPr>
          <w:sdtContent>
            <w:tc>
              <w:tcPr>
                <w:tcW w:w="738" w:type="dxa"/>
              </w:tcPr>
              <w:p w:rsidR="00561F32" w:rsidRPr="00561F32" w:rsidRDefault="000F4F83" w:rsidP="00561F32">
                <w:r>
                  <w:rPr>
                    <w:rFonts w:ascii="MS Gothic" w:eastAsia="MS Gothic" w:hAnsi="MS Gothic" w:hint="eastAsia"/>
                  </w:rPr>
                  <w:t>☐</w:t>
                </w:r>
              </w:p>
            </w:tc>
          </w:sdtContent>
        </w:sdt>
      </w:tr>
      <w:tr w:rsidR="00561F32" w:rsidRPr="00561F32" w:rsidTr="00561F32">
        <w:trPr>
          <w:trHeight w:val="647"/>
        </w:trPr>
        <w:sdt>
          <w:sdtPr>
            <w:id w:val="303520113"/>
            <w:showingPlcHdr/>
            <w:text/>
          </w:sdtPr>
          <w:sdtContent>
            <w:tc>
              <w:tcPr>
                <w:tcW w:w="7308" w:type="dxa"/>
              </w:tcPr>
              <w:p w:rsidR="00561F32" w:rsidRPr="00561F32" w:rsidRDefault="000F4F83" w:rsidP="00561F32">
                <w:r w:rsidRPr="007162E6">
                  <w:rPr>
                    <w:rStyle w:val="PlaceholderText"/>
                  </w:rPr>
                  <w:t>Click here to enter text.</w:t>
                </w:r>
              </w:p>
            </w:tc>
          </w:sdtContent>
        </w:sdt>
        <w:sdt>
          <w:sdtPr>
            <w:id w:val="-1499884408"/>
            <w:showingPlcHdr/>
            <w:text/>
          </w:sdtPr>
          <w:sdtContent>
            <w:tc>
              <w:tcPr>
                <w:tcW w:w="1530" w:type="dxa"/>
              </w:tcPr>
              <w:p w:rsidR="00561F32" w:rsidRPr="00561F32" w:rsidRDefault="000F4F83" w:rsidP="00561F32">
                <w:r w:rsidRPr="007162E6">
                  <w:rPr>
                    <w:rStyle w:val="PlaceholderText"/>
                  </w:rPr>
                  <w:t>Click here to enter text.</w:t>
                </w:r>
              </w:p>
            </w:tc>
          </w:sdtContent>
        </w:sdt>
        <w:sdt>
          <w:sdtPr>
            <w:id w:val="-1982452503"/>
            <w14:checkbox>
              <w14:checked w14:val="0"/>
              <w14:checkedState w14:val="2612" w14:font="Meiryo"/>
              <w14:uncheckedState w14:val="2610" w14:font="Meiryo"/>
            </w14:checkbox>
          </w:sdtPr>
          <w:sdtContent>
            <w:tc>
              <w:tcPr>
                <w:tcW w:w="810" w:type="dxa"/>
              </w:tcPr>
              <w:p w:rsidR="00561F32" w:rsidRPr="00561F32" w:rsidRDefault="000F4F83" w:rsidP="00561F32">
                <w:r>
                  <w:rPr>
                    <w:rFonts w:ascii="MS Gothic" w:eastAsia="MS Gothic" w:hAnsi="MS Gothic" w:hint="eastAsia"/>
                  </w:rPr>
                  <w:t>☐</w:t>
                </w:r>
              </w:p>
            </w:tc>
          </w:sdtContent>
        </w:sdt>
        <w:sdt>
          <w:sdtPr>
            <w:id w:val="1587802478"/>
            <w14:checkbox>
              <w14:checked w14:val="0"/>
              <w14:checkedState w14:val="2612" w14:font="Meiryo"/>
              <w14:uncheckedState w14:val="2610" w14:font="Meiryo"/>
            </w14:checkbox>
          </w:sdtPr>
          <w:sdtContent>
            <w:tc>
              <w:tcPr>
                <w:tcW w:w="738" w:type="dxa"/>
              </w:tcPr>
              <w:p w:rsidR="00561F32" w:rsidRPr="00561F32" w:rsidRDefault="000F4F83" w:rsidP="00561F32">
                <w:r>
                  <w:rPr>
                    <w:rFonts w:ascii="MS Gothic" w:eastAsia="MS Gothic" w:hAnsi="MS Gothic" w:hint="eastAsia"/>
                  </w:rPr>
                  <w:t>☐</w:t>
                </w:r>
              </w:p>
            </w:tc>
          </w:sdtContent>
        </w:sdt>
      </w:tr>
      <w:tr w:rsidR="00561F32" w:rsidRPr="00561F32" w:rsidTr="00561F32">
        <w:trPr>
          <w:trHeight w:val="647"/>
        </w:trPr>
        <w:sdt>
          <w:sdtPr>
            <w:id w:val="994689624"/>
            <w:showingPlcHdr/>
            <w:text/>
          </w:sdtPr>
          <w:sdtContent>
            <w:tc>
              <w:tcPr>
                <w:tcW w:w="7308" w:type="dxa"/>
              </w:tcPr>
              <w:p w:rsidR="00561F32" w:rsidRPr="00561F32" w:rsidRDefault="000F4F83" w:rsidP="00561F32">
                <w:r w:rsidRPr="007162E6">
                  <w:rPr>
                    <w:rStyle w:val="PlaceholderText"/>
                  </w:rPr>
                  <w:t>Click here to enter text.</w:t>
                </w:r>
              </w:p>
            </w:tc>
          </w:sdtContent>
        </w:sdt>
        <w:sdt>
          <w:sdtPr>
            <w:id w:val="-136581513"/>
            <w:showingPlcHdr/>
            <w:text/>
          </w:sdtPr>
          <w:sdtContent>
            <w:tc>
              <w:tcPr>
                <w:tcW w:w="1530" w:type="dxa"/>
              </w:tcPr>
              <w:p w:rsidR="00561F32" w:rsidRPr="00561F32" w:rsidRDefault="000F4F83" w:rsidP="00561F32">
                <w:r w:rsidRPr="007162E6">
                  <w:rPr>
                    <w:rStyle w:val="PlaceholderText"/>
                  </w:rPr>
                  <w:t>Click here to enter text.</w:t>
                </w:r>
              </w:p>
            </w:tc>
          </w:sdtContent>
        </w:sdt>
        <w:sdt>
          <w:sdtPr>
            <w:id w:val="496154391"/>
            <w14:checkbox>
              <w14:checked w14:val="0"/>
              <w14:checkedState w14:val="2612" w14:font="Meiryo"/>
              <w14:uncheckedState w14:val="2610" w14:font="Meiryo"/>
            </w14:checkbox>
          </w:sdtPr>
          <w:sdtContent>
            <w:tc>
              <w:tcPr>
                <w:tcW w:w="810" w:type="dxa"/>
              </w:tcPr>
              <w:p w:rsidR="00561F32" w:rsidRPr="00561F32" w:rsidRDefault="000F4F83" w:rsidP="00561F32">
                <w:r>
                  <w:rPr>
                    <w:rFonts w:ascii="MS Gothic" w:eastAsia="MS Gothic" w:hAnsi="MS Gothic" w:hint="eastAsia"/>
                  </w:rPr>
                  <w:t>☐</w:t>
                </w:r>
              </w:p>
            </w:tc>
          </w:sdtContent>
        </w:sdt>
        <w:sdt>
          <w:sdtPr>
            <w:id w:val="-677198371"/>
            <w14:checkbox>
              <w14:checked w14:val="0"/>
              <w14:checkedState w14:val="2612" w14:font="Meiryo"/>
              <w14:uncheckedState w14:val="2610" w14:font="Meiryo"/>
            </w14:checkbox>
          </w:sdtPr>
          <w:sdtContent>
            <w:tc>
              <w:tcPr>
                <w:tcW w:w="738" w:type="dxa"/>
              </w:tcPr>
              <w:p w:rsidR="00561F32" w:rsidRPr="00561F32" w:rsidRDefault="000F4F83" w:rsidP="00561F32">
                <w:r>
                  <w:rPr>
                    <w:rFonts w:ascii="MS Gothic" w:eastAsia="MS Gothic" w:hAnsi="MS Gothic" w:hint="eastAsia"/>
                  </w:rPr>
                  <w:t>☐</w:t>
                </w:r>
              </w:p>
            </w:tc>
          </w:sdtContent>
        </w:sdt>
      </w:tr>
      <w:tr w:rsidR="00561F32" w:rsidRPr="00561F32" w:rsidTr="00561F32">
        <w:trPr>
          <w:trHeight w:val="647"/>
        </w:trPr>
        <w:sdt>
          <w:sdtPr>
            <w:id w:val="1055353263"/>
            <w:showingPlcHdr/>
            <w:text/>
          </w:sdtPr>
          <w:sdtContent>
            <w:tc>
              <w:tcPr>
                <w:tcW w:w="7308" w:type="dxa"/>
              </w:tcPr>
              <w:p w:rsidR="00561F32" w:rsidRPr="00561F32" w:rsidRDefault="000F4F83" w:rsidP="00561F32">
                <w:r w:rsidRPr="007162E6">
                  <w:rPr>
                    <w:rStyle w:val="PlaceholderText"/>
                  </w:rPr>
                  <w:t>Click here to enter text.</w:t>
                </w:r>
              </w:p>
            </w:tc>
          </w:sdtContent>
        </w:sdt>
        <w:sdt>
          <w:sdtPr>
            <w:id w:val="1530297828"/>
            <w:showingPlcHdr/>
            <w:text/>
          </w:sdtPr>
          <w:sdtContent>
            <w:tc>
              <w:tcPr>
                <w:tcW w:w="1530" w:type="dxa"/>
              </w:tcPr>
              <w:p w:rsidR="00561F32" w:rsidRPr="00561F32" w:rsidRDefault="000F4F83" w:rsidP="00561F32">
                <w:r w:rsidRPr="007162E6">
                  <w:rPr>
                    <w:rStyle w:val="PlaceholderText"/>
                  </w:rPr>
                  <w:t>Click here to enter text.</w:t>
                </w:r>
              </w:p>
            </w:tc>
          </w:sdtContent>
        </w:sdt>
        <w:sdt>
          <w:sdtPr>
            <w:id w:val="-593469686"/>
            <w14:checkbox>
              <w14:checked w14:val="0"/>
              <w14:checkedState w14:val="2612" w14:font="Meiryo"/>
              <w14:uncheckedState w14:val="2610" w14:font="Meiryo"/>
            </w14:checkbox>
          </w:sdtPr>
          <w:sdtContent>
            <w:tc>
              <w:tcPr>
                <w:tcW w:w="810" w:type="dxa"/>
              </w:tcPr>
              <w:p w:rsidR="00561F32" w:rsidRPr="00561F32" w:rsidRDefault="000F4F83" w:rsidP="00561F32">
                <w:r>
                  <w:rPr>
                    <w:rFonts w:ascii="MS Gothic" w:eastAsia="MS Gothic" w:hAnsi="MS Gothic" w:hint="eastAsia"/>
                  </w:rPr>
                  <w:t>☐</w:t>
                </w:r>
              </w:p>
            </w:tc>
          </w:sdtContent>
        </w:sdt>
        <w:sdt>
          <w:sdtPr>
            <w:id w:val="519742817"/>
            <w14:checkbox>
              <w14:checked w14:val="0"/>
              <w14:checkedState w14:val="2612" w14:font="Meiryo"/>
              <w14:uncheckedState w14:val="2610" w14:font="Meiryo"/>
            </w14:checkbox>
          </w:sdtPr>
          <w:sdtContent>
            <w:tc>
              <w:tcPr>
                <w:tcW w:w="738" w:type="dxa"/>
              </w:tcPr>
              <w:p w:rsidR="00561F32" w:rsidRPr="00561F32" w:rsidRDefault="000F4F83" w:rsidP="00561F32">
                <w:r>
                  <w:rPr>
                    <w:rFonts w:ascii="MS Gothic" w:eastAsia="MS Gothic" w:hAnsi="MS Gothic" w:hint="eastAsia"/>
                  </w:rPr>
                  <w:t>☐</w:t>
                </w:r>
              </w:p>
            </w:tc>
          </w:sdtContent>
        </w:sdt>
      </w:tr>
      <w:tr w:rsidR="00561F32" w:rsidRPr="00561F32" w:rsidTr="00561F32">
        <w:trPr>
          <w:trHeight w:val="647"/>
        </w:trPr>
        <w:sdt>
          <w:sdtPr>
            <w:id w:val="-1686815006"/>
            <w:showingPlcHdr/>
            <w:text/>
          </w:sdtPr>
          <w:sdtContent>
            <w:tc>
              <w:tcPr>
                <w:tcW w:w="7308" w:type="dxa"/>
              </w:tcPr>
              <w:p w:rsidR="00561F32" w:rsidRPr="00561F32" w:rsidRDefault="000F4F83" w:rsidP="00561F32">
                <w:r w:rsidRPr="007162E6">
                  <w:rPr>
                    <w:rStyle w:val="PlaceholderText"/>
                  </w:rPr>
                  <w:t>Click here to enter text.</w:t>
                </w:r>
              </w:p>
            </w:tc>
          </w:sdtContent>
        </w:sdt>
        <w:sdt>
          <w:sdtPr>
            <w:id w:val="1868939682"/>
            <w:showingPlcHdr/>
            <w:text/>
          </w:sdtPr>
          <w:sdtContent>
            <w:tc>
              <w:tcPr>
                <w:tcW w:w="1530" w:type="dxa"/>
              </w:tcPr>
              <w:p w:rsidR="00561F32" w:rsidRPr="00561F32" w:rsidRDefault="000F4F83" w:rsidP="00561F32">
                <w:r w:rsidRPr="007162E6">
                  <w:rPr>
                    <w:rStyle w:val="PlaceholderText"/>
                  </w:rPr>
                  <w:t>Click here to enter text.</w:t>
                </w:r>
              </w:p>
            </w:tc>
          </w:sdtContent>
        </w:sdt>
        <w:sdt>
          <w:sdtPr>
            <w:id w:val="594911334"/>
            <w14:checkbox>
              <w14:checked w14:val="0"/>
              <w14:checkedState w14:val="2612" w14:font="Meiryo"/>
              <w14:uncheckedState w14:val="2610" w14:font="Meiryo"/>
            </w14:checkbox>
          </w:sdtPr>
          <w:sdtContent>
            <w:tc>
              <w:tcPr>
                <w:tcW w:w="810" w:type="dxa"/>
              </w:tcPr>
              <w:p w:rsidR="00561F32" w:rsidRPr="00561F32" w:rsidRDefault="000F4F83" w:rsidP="00561F32">
                <w:r>
                  <w:rPr>
                    <w:rFonts w:ascii="MS Gothic" w:eastAsia="MS Gothic" w:hAnsi="MS Gothic" w:hint="eastAsia"/>
                  </w:rPr>
                  <w:t>☐</w:t>
                </w:r>
              </w:p>
            </w:tc>
          </w:sdtContent>
        </w:sdt>
        <w:sdt>
          <w:sdtPr>
            <w:id w:val="335121446"/>
            <w14:checkbox>
              <w14:checked w14:val="0"/>
              <w14:checkedState w14:val="2612" w14:font="Meiryo"/>
              <w14:uncheckedState w14:val="2610" w14:font="Meiryo"/>
            </w14:checkbox>
          </w:sdtPr>
          <w:sdtContent>
            <w:tc>
              <w:tcPr>
                <w:tcW w:w="738" w:type="dxa"/>
              </w:tcPr>
              <w:p w:rsidR="00561F32" w:rsidRPr="00561F32" w:rsidRDefault="000F4F83" w:rsidP="00561F32">
                <w:r>
                  <w:rPr>
                    <w:rFonts w:ascii="MS Gothic" w:eastAsia="MS Gothic" w:hAnsi="MS Gothic" w:hint="eastAsia"/>
                  </w:rPr>
                  <w:t>☐</w:t>
                </w:r>
              </w:p>
            </w:tc>
          </w:sdtContent>
        </w:sdt>
      </w:tr>
    </w:tbl>
    <w:p w:rsidR="00561F32" w:rsidRPr="00561F32" w:rsidRDefault="00561F32" w:rsidP="00561F32"/>
    <w:tbl>
      <w:tblPr>
        <w:tblStyle w:val="TableGrid"/>
        <w:tblW w:w="0" w:type="auto"/>
        <w:shd w:val="clear" w:color="auto" w:fill="D9D9D9" w:themeFill="background1" w:themeFillShade="D9"/>
        <w:tblLook w:val="04A0" w:firstRow="1" w:lastRow="0" w:firstColumn="1" w:lastColumn="0" w:noHBand="0" w:noVBand="1"/>
      </w:tblPr>
      <w:tblGrid>
        <w:gridCol w:w="2268"/>
        <w:gridCol w:w="7308"/>
      </w:tblGrid>
      <w:tr w:rsidR="002248E3" w:rsidTr="002248E3">
        <w:tc>
          <w:tcPr>
            <w:tcW w:w="9576" w:type="dxa"/>
            <w:gridSpan w:val="2"/>
            <w:shd w:val="clear" w:color="auto" w:fill="D9D9D9" w:themeFill="background1" w:themeFillShade="D9"/>
          </w:tcPr>
          <w:p w:rsidR="002248E3" w:rsidRDefault="002248E3" w:rsidP="00561F32">
            <w:r>
              <w:t>IT Use Only:</w:t>
            </w:r>
          </w:p>
        </w:tc>
      </w:tr>
      <w:tr w:rsidR="002248E3" w:rsidTr="002248E3">
        <w:trPr>
          <w:trHeight w:val="750"/>
        </w:trPr>
        <w:tc>
          <w:tcPr>
            <w:tcW w:w="2268" w:type="dxa"/>
            <w:shd w:val="clear" w:color="auto" w:fill="D9D9D9" w:themeFill="background1" w:themeFillShade="D9"/>
          </w:tcPr>
          <w:p w:rsidR="002248E3" w:rsidRDefault="002248E3" w:rsidP="00561F32">
            <w:r>
              <w:t>Username</w:t>
            </w:r>
          </w:p>
        </w:tc>
        <w:sdt>
          <w:sdtPr>
            <w:id w:val="613256403"/>
            <w:showingPlcHdr/>
            <w:text/>
          </w:sdtPr>
          <w:sdtContent>
            <w:tc>
              <w:tcPr>
                <w:tcW w:w="7308" w:type="dxa"/>
                <w:shd w:val="clear" w:color="auto" w:fill="D9D9D9" w:themeFill="background1" w:themeFillShade="D9"/>
              </w:tcPr>
              <w:p w:rsidR="002248E3" w:rsidRDefault="002248E3" w:rsidP="00561F32">
                <w:r w:rsidRPr="007162E6">
                  <w:rPr>
                    <w:rStyle w:val="PlaceholderText"/>
                  </w:rPr>
                  <w:t>Click here to enter text.</w:t>
                </w:r>
              </w:p>
            </w:tc>
          </w:sdtContent>
        </w:sdt>
      </w:tr>
      <w:tr w:rsidR="002248E3" w:rsidTr="002248E3">
        <w:trPr>
          <w:trHeight w:val="750"/>
        </w:trPr>
        <w:tc>
          <w:tcPr>
            <w:tcW w:w="2268" w:type="dxa"/>
            <w:shd w:val="clear" w:color="auto" w:fill="D9D9D9" w:themeFill="background1" w:themeFillShade="D9"/>
          </w:tcPr>
          <w:p w:rsidR="002248E3" w:rsidRDefault="002248E3" w:rsidP="00561F32">
            <w:r>
              <w:t>Password</w:t>
            </w:r>
          </w:p>
        </w:tc>
        <w:sdt>
          <w:sdtPr>
            <w:id w:val="-966039603"/>
            <w:showingPlcHdr/>
            <w:text/>
          </w:sdtPr>
          <w:sdtContent>
            <w:tc>
              <w:tcPr>
                <w:tcW w:w="7308" w:type="dxa"/>
                <w:shd w:val="clear" w:color="auto" w:fill="D9D9D9" w:themeFill="background1" w:themeFillShade="D9"/>
              </w:tcPr>
              <w:p w:rsidR="002248E3" w:rsidRDefault="002248E3" w:rsidP="00561F32">
                <w:r w:rsidRPr="007162E6">
                  <w:rPr>
                    <w:rStyle w:val="PlaceholderText"/>
                  </w:rPr>
                  <w:t>Click here to enter text.</w:t>
                </w:r>
              </w:p>
            </w:tc>
          </w:sdtContent>
        </w:sdt>
      </w:tr>
    </w:tbl>
    <w:p w:rsidR="00561F32" w:rsidRDefault="00FD3E03" w:rsidP="00561F32">
      <w:pPr>
        <w:rPr>
          <w:b/>
        </w:rPr>
      </w:pPr>
      <w:r>
        <w:rPr>
          <w:b/>
        </w:rPr>
        <w:t>Instruct users that their password must be stored in a secure location.</w:t>
      </w:r>
      <w:r w:rsidR="00E62E84">
        <w:rPr>
          <w:b/>
        </w:rPr>
        <w:t xml:space="preserve">  This record may be referred to for password retrieval.</w:t>
      </w:r>
    </w:p>
    <w:p w:rsidR="00DD7BCE" w:rsidRPr="00BA47F6" w:rsidRDefault="00DD7BCE" w:rsidP="00561F32">
      <w:pPr>
        <w:rPr>
          <w:b/>
          <w:sz w:val="44"/>
        </w:rPr>
      </w:pPr>
    </w:p>
    <w:p w:rsidR="00812D23" w:rsidRPr="00F13323" w:rsidRDefault="00812D23" w:rsidP="00812D23">
      <w:pPr>
        <w:spacing w:after="0"/>
        <w:rPr>
          <w:sz w:val="24"/>
          <w:szCs w:val="24"/>
        </w:rPr>
      </w:pPr>
      <w:r>
        <w:rPr>
          <w:noProof/>
          <w:sz w:val="24"/>
          <w:szCs w:val="24"/>
        </w:rPr>
        <mc:AlternateContent>
          <mc:Choice Requires="wps">
            <w:drawing>
              <wp:anchor distT="0" distB="0" distL="114300" distR="114300" simplePos="0" relativeHeight="251659264" behindDoc="0" locked="0" layoutInCell="1" allowOverlap="1" wp14:anchorId="2B0C03C9" wp14:editId="06FA072C">
                <wp:simplePos x="0" y="0"/>
                <wp:positionH relativeFrom="column">
                  <wp:posOffset>97155</wp:posOffset>
                </wp:positionH>
                <wp:positionV relativeFrom="paragraph">
                  <wp:posOffset>66675</wp:posOffset>
                </wp:positionV>
                <wp:extent cx="5761355" cy="0"/>
                <wp:effectExtent l="30480" t="28575" r="27940" b="2857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1355" cy="0"/>
                        </a:xfrm>
                        <a:prstGeom prst="line">
                          <a:avLst/>
                        </a:prstGeom>
                        <a:noFill/>
                        <a:ln w="5472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5pt,5.25pt" to="461.3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" strokeweight="1.52mm"/>
            </w:pict>
          </mc:Fallback>
        </mc:AlternateContent>
      </w:r>
    </w:p>
    <w:p w:rsidR="002248E3" w:rsidRPr="001B7CF1" w:rsidRDefault="002248E3" w:rsidP="002248E3">
      <w:pPr>
        <w:rPr>
          <w:b/>
          <w:sz w:val="24"/>
          <w:szCs w:val="24"/>
        </w:rPr>
      </w:pPr>
      <w:r w:rsidRPr="001B7CF1">
        <w:rPr>
          <w:b/>
          <w:sz w:val="24"/>
          <w:szCs w:val="24"/>
        </w:rPr>
        <w:t>Approval Signatures:</w:t>
      </w:r>
    </w:p>
    <w:p w:rsidR="00F177DF" w:rsidRPr="00F13323" w:rsidRDefault="00F177DF" w:rsidP="00F177DF">
      <w:pPr>
        <w:rPr>
          <w:sz w:val="24"/>
          <w:szCs w:val="24"/>
        </w:rPr>
      </w:pPr>
      <w:r>
        <w:rPr>
          <w:sz w:val="24"/>
          <w:szCs w:val="24"/>
        </w:rPr>
        <w:t>Requestor</w:t>
      </w:r>
      <w:r w:rsidRPr="00F13323">
        <w:rPr>
          <w:sz w:val="24"/>
          <w:szCs w:val="24"/>
        </w:rPr>
        <w:t>:</w:t>
      </w:r>
      <w:r w:rsidRPr="00F13323">
        <w:rPr>
          <w:sz w:val="24"/>
          <w:szCs w:val="24"/>
        </w:rPr>
        <w:tab/>
        <w:t>_______________________</w:t>
      </w:r>
      <w:r w:rsidRPr="00F13323">
        <w:rPr>
          <w:sz w:val="24"/>
          <w:szCs w:val="24"/>
        </w:rPr>
        <w:tab/>
      </w:r>
      <w:r w:rsidRPr="00F13323">
        <w:rPr>
          <w:sz w:val="24"/>
          <w:szCs w:val="24"/>
        </w:rPr>
        <w:tab/>
      </w:r>
      <w:r w:rsidRPr="00F13323">
        <w:rPr>
          <w:sz w:val="24"/>
          <w:szCs w:val="24"/>
        </w:rPr>
        <w:tab/>
        <w:t>Date:_____________</w:t>
      </w:r>
    </w:p>
    <w:p w:rsidR="00DD7BCE" w:rsidRDefault="00DD7BCE" w:rsidP="002248E3">
      <w:pPr>
        <w:rPr>
          <w:rFonts w:cstheme="minorHAnsi"/>
          <w:sz w:val="24"/>
          <w:szCs w:val="24"/>
        </w:rPr>
      </w:pPr>
      <w:r>
        <w:rPr>
          <w:rFonts w:cstheme="minorHAnsi"/>
          <w:sz w:val="24"/>
          <w:szCs w:val="24"/>
        </w:rPr>
        <w:t>For QA Permissions Only:</w:t>
      </w:r>
    </w:p>
    <w:p w:rsidR="00DD7BCE" w:rsidRDefault="00DD7BCE" w:rsidP="002248E3">
      <w:pPr>
        <w:rPr>
          <w:sz w:val="24"/>
          <w:szCs w:val="24"/>
        </w:rPr>
      </w:pPr>
      <w:r w:rsidRPr="00F13323">
        <w:rPr>
          <w:sz w:val="24"/>
          <w:szCs w:val="24"/>
        </w:rPr>
        <w:t>___________________________________</w:t>
      </w:r>
      <w:r w:rsidRPr="00F13323">
        <w:rPr>
          <w:sz w:val="24"/>
          <w:szCs w:val="24"/>
        </w:rPr>
        <w:tab/>
      </w:r>
      <w:r w:rsidRPr="00F13323">
        <w:rPr>
          <w:sz w:val="24"/>
          <w:szCs w:val="24"/>
        </w:rPr>
        <w:tab/>
      </w:r>
      <w:r w:rsidRPr="00F13323">
        <w:rPr>
          <w:sz w:val="24"/>
          <w:szCs w:val="24"/>
        </w:rPr>
        <w:tab/>
        <w:t>Date</w:t>
      </w:r>
      <w:proofErr w:type="gramStart"/>
      <w:r w:rsidRPr="00F13323">
        <w:rPr>
          <w:sz w:val="24"/>
          <w:szCs w:val="24"/>
        </w:rPr>
        <w:t>:_</w:t>
      </w:r>
      <w:proofErr w:type="gramEnd"/>
      <w:r w:rsidRPr="00F13323">
        <w:rPr>
          <w:sz w:val="24"/>
          <w:szCs w:val="24"/>
        </w:rPr>
        <w:t>____________</w:t>
      </w:r>
    </w:p>
    <w:p w:rsidR="00DD7BCE" w:rsidRDefault="00DD7BCE" w:rsidP="002248E3">
      <w:pPr>
        <w:rPr>
          <w:rFonts w:cstheme="minorHAnsi"/>
          <w:sz w:val="24"/>
          <w:szCs w:val="24"/>
        </w:rPr>
      </w:pPr>
      <w:r>
        <w:rPr>
          <w:rFonts w:cstheme="minorHAnsi"/>
          <w:sz w:val="24"/>
          <w:szCs w:val="24"/>
        </w:rPr>
        <w:t>Quality &amp; Program Management Director</w:t>
      </w:r>
    </w:p>
    <w:p w:rsidR="002248E3" w:rsidRPr="001B7CF1" w:rsidRDefault="002248E3" w:rsidP="002248E3">
      <w:pPr>
        <w:rPr>
          <w:b/>
          <w:sz w:val="24"/>
          <w:szCs w:val="24"/>
        </w:rPr>
      </w:pPr>
      <w:r w:rsidRPr="001B7CF1">
        <w:rPr>
          <w:b/>
          <w:sz w:val="24"/>
          <w:szCs w:val="24"/>
        </w:rPr>
        <w:t>Implemented by:</w:t>
      </w:r>
    </w:p>
    <w:p w:rsidR="002248E3" w:rsidRDefault="002248E3" w:rsidP="002248E3">
      <w:pPr>
        <w:rPr>
          <w:sz w:val="24"/>
          <w:szCs w:val="24"/>
        </w:rPr>
      </w:pPr>
      <w:r w:rsidRPr="00461B71">
        <w:rPr>
          <w:sz w:val="24"/>
          <w:szCs w:val="24"/>
        </w:rPr>
        <w:t>IT:</w:t>
      </w:r>
      <w:r w:rsidRPr="00461B71">
        <w:rPr>
          <w:sz w:val="24"/>
          <w:szCs w:val="24"/>
        </w:rPr>
        <w:tab/>
      </w:r>
      <w:r w:rsidRPr="00461B71">
        <w:rPr>
          <w:sz w:val="24"/>
          <w:szCs w:val="24"/>
        </w:rPr>
        <w:tab/>
        <w:t>_______________________</w:t>
      </w:r>
      <w:r w:rsidRPr="00461B71">
        <w:rPr>
          <w:sz w:val="24"/>
          <w:szCs w:val="24"/>
        </w:rPr>
        <w:tab/>
      </w:r>
      <w:r w:rsidRPr="00461B71">
        <w:rPr>
          <w:sz w:val="24"/>
          <w:szCs w:val="24"/>
        </w:rPr>
        <w:tab/>
      </w:r>
      <w:r w:rsidRPr="00461B71">
        <w:rPr>
          <w:sz w:val="24"/>
          <w:szCs w:val="24"/>
        </w:rPr>
        <w:tab/>
        <w:t>Date:_____________</w:t>
      </w:r>
    </w:p>
    <w:p w:rsidR="000C472D" w:rsidRDefault="000C472D">
      <w:pPr>
        <w:rPr>
          <w:rFonts w:cstheme="minorHAnsi"/>
          <w:sz w:val="24"/>
          <w:szCs w:val="24"/>
        </w:rPr>
        <w:sectPr w:rsidR="000C472D" w:rsidSect="000C472D">
          <w:headerReference w:type="default" r:id="rId13"/>
          <w:pgSz w:w="12240" w:h="15840"/>
          <w:pgMar w:top="1440" w:right="1440" w:bottom="1440" w:left="1440" w:header="720" w:footer="720" w:gutter="0"/>
          <w:cols w:space="720"/>
          <w:docGrid w:linePitch="360"/>
        </w:sectPr>
      </w:pPr>
    </w:p>
    <w:p w:rsidR="00561F32" w:rsidRPr="009250EC" w:rsidRDefault="00561F32" w:rsidP="00561F32">
      <w:pPr>
        <w:jc w:val="center"/>
        <w:rPr>
          <w:b/>
          <w:sz w:val="24"/>
          <w:szCs w:val="24"/>
          <w:lang w:val="fr-FR"/>
        </w:rPr>
      </w:pPr>
      <w:r w:rsidRPr="009250EC">
        <w:rPr>
          <w:b/>
          <w:sz w:val="24"/>
          <w:szCs w:val="24"/>
          <w:lang w:val="fr-FR"/>
        </w:rPr>
        <w:lastRenderedPageBreak/>
        <w:t xml:space="preserve">Document </w:t>
      </w:r>
      <w:r w:rsidRPr="009250EC">
        <w:rPr>
          <w:b/>
          <w:sz w:val="24"/>
          <w:szCs w:val="24"/>
        </w:rPr>
        <w:t>Revision</w:t>
      </w:r>
      <w:r w:rsidRPr="009250EC">
        <w:rPr>
          <w:b/>
          <w:sz w:val="24"/>
          <w:szCs w:val="24"/>
          <w:lang w:val="fr-FR"/>
        </w:rPr>
        <w:t xml:space="preserve"> </w:t>
      </w:r>
      <w:r w:rsidRPr="009250EC">
        <w:rPr>
          <w:b/>
          <w:sz w:val="24"/>
          <w:szCs w:val="24"/>
        </w:rPr>
        <w:t>History</w:t>
      </w:r>
    </w:p>
    <w:tbl>
      <w:tblPr>
        <w:tblW w:w="0" w:type="auto"/>
        <w:tblLayout w:type="fixed"/>
        <w:tblLook w:val="0000" w:firstRow="0" w:lastRow="0" w:firstColumn="0" w:lastColumn="0" w:noHBand="0" w:noVBand="0"/>
      </w:tblPr>
      <w:tblGrid>
        <w:gridCol w:w="1638"/>
        <w:gridCol w:w="1260"/>
        <w:gridCol w:w="3842"/>
        <w:gridCol w:w="1417"/>
        <w:gridCol w:w="1417"/>
      </w:tblGrid>
      <w:tr w:rsidR="00561F32" w:rsidRPr="009250EC" w:rsidTr="00561F32">
        <w:trPr>
          <w:trHeight w:val="660"/>
        </w:trPr>
        <w:tc>
          <w:tcPr>
            <w:tcW w:w="1638"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r w:rsidRPr="009250EC">
              <w:rPr>
                <w:sz w:val="24"/>
                <w:szCs w:val="24"/>
              </w:rPr>
              <w:t>Change Order Number:</w:t>
            </w:r>
          </w:p>
        </w:tc>
        <w:tc>
          <w:tcPr>
            <w:tcW w:w="1260"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r w:rsidRPr="009250EC">
              <w:rPr>
                <w:sz w:val="24"/>
                <w:szCs w:val="24"/>
              </w:rPr>
              <w:t>Version Number:</w:t>
            </w:r>
          </w:p>
        </w:tc>
        <w:tc>
          <w:tcPr>
            <w:tcW w:w="3842"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r w:rsidRPr="009250EC">
              <w:rPr>
                <w:sz w:val="24"/>
                <w:szCs w:val="24"/>
              </w:rPr>
              <w:t>Description of Change:</w:t>
            </w:r>
          </w:p>
        </w:tc>
        <w:tc>
          <w:tcPr>
            <w:tcW w:w="1417"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r w:rsidRPr="009250EC">
              <w:rPr>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561F32" w:rsidRPr="009250EC" w:rsidRDefault="00561F32" w:rsidP="00561F32">
            <w:pPr>
              <w:spacing w:after="0"/>
              <w:rPr>
                <w:sz w:val="24"/>
                <w:szCs w:val="24"/>
              </w:rPr>
            </w:pPr>
            <w:r w:rsidRPr="009250EC">
              <w:rPr>
                <w:sz w:val="24"/>
                <w:szCs w:val="24"/>
              </w:rPr>
              <w:t>Updated by:</w:t>
            </w:r>
          </w:p>
        </w:tc>
      </w:tr>
      <w:tr w:rsidR="00561F32" w:rsidRPr="009250EC" w:rsidTr="00561F32">
        <w:trPr>
          <w:tblHeader/>
        </w:trPr>
        <w:tc>
          <w:tcPr>
            <w:tcW w:w="1638"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r w:rsidRPr="009250EC">
              <w:rPr>
                <w:sz w:val="24"/>
                <w:szCs w:val="24"/>
              </w:rPr>
              <w:t>CC-1</w:t>
            </w:r>
            <w:r>
              <w:rPr>
                <w:sz w:val="24"/>
                <w:szCs w:val="24"/>
              </w:rPr>
              <w:t>20116</w:t>
            </w:r>
            <w:r w:rsidRPr="009250EC">
              <w:rPr>
                <w:sz w:val="24"/>
                <w:szCs w:val="24"/>
              </w:rPr>
              <w:t>-01</w:t>
            </w:r>
          </w:p>
        </w:tc>
        <w:tc>
          <w:tcPr>
            <w:tcW w:w="1260"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r w:rsidRPr="009250EC">
              <w:rPr>
                <w:sz w:val="24"/>
                <w:szCs w:val="24"/>
              </w:rPr>
              <w:t>000</w:t>
            </w:r>
          </w:p>
        </w:tc>
        <w:tc>
          <w:tcPr>
            <w:tcW w:w="3842"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r w:rsidRPr="009250EC">
              <w:rPr>
                <w:sz w:val="24"/>
                <w:szCs w:val="24"/>
              </w:rPr>
              <w:t>New Document</w:t>
            </w:r>
          </w:p>
        </w:tc>
        <w:tc>
          <w:tcPr>
            <w:tcW w:w="1417"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561F32" w:rsidRPr="009250EC" w:rsidRDefault="00561F32" w:rsidP="00561F32">
            <w:pPr>
              <w:spacing w:after="0"/>
              <w:rPr>
                <w:sz w:val="24"/>
                <w:szCs w:val="24"/>
              </w:rPr>
            </w:pPr>
            <w:r>
              <w:rPr>
                <w:sz w:val="24"/>
                <w:szCs w:val="24"/>
              </w:rPr>
              <w:t>B. Cullinan</w:t>
            </w:r>
          </w:p>
        </w:tc>
      </w:tr>
      <w:tr w:rsidR="00561F32" w:rsidRPr="009250EC" w:rsidTr="00561F32">
        <w:trPr>
          <w:tblHeader/>
        </w:trPr>
        <w:tc>
          <w:tcPr>
            <w:tcW w:w="1638"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1260"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3842"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lang w:val="fr-FR"/>
              </w:rPr>
            </w:pPr>
          </w:p>
        </w:tc>
        <w:tc>
          <w:tcPr>
            <w:tcW w:w="1417" w:type="dxa"/>
            <w:tcBorders>
              <w:top w:val="single" w:sz="6" w:space="0" w:color="auto"/>
              <w:left w:val="single" w:sz="6" w:space="0" w:color="auto"/>
              <w:bottom w:val="single" w:sz="6" w:space="0" w:color="auto"/>
              <w:right w:val="single" w:sz="6" w:space="0" w:color="auto"/>
            </w:tcBorders>
          </w:tcPr>
          <w:p w:rsidR="00561F32" w:rsidRPr="009250EC" w:rsidRDefault="00561F32" w:rsidP="00561F32">
            <w:pPr>
              <w:spacing w:after="0"/>
              <w:rPr>
                <w:sz w:val="24"/>
                <w:szCs w:val="24"/>
                <w:lang w:val="fr-FR"/>
              </w:rPr>
            </w:pPr>
          </w:p>
        </w:tc>
      </w:tr>
      <w:tr w:rsidR="00561F32" w:rsidRPr="009250EC" w:rsidTr="00561F32">
        <w:trPr>
          <w:tblHeader/>
        </w:trPr>
        <w:tc>
          <w:tcPr>
            <w:tcW w:w="1638"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lang w:val="fr-FR"/>
              </w:rPr>
            </w:pPr>
          </w:p>
        </w:tc>
        <w:tc>
          <w:tcPr>
            <w:tcW w:w="1260"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3842"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561F32" w:rsidRPr="009250EC" w:rsidRDefault="00561F32" w:rsidP="00561F32">
            <w:pPr>
              <w:spacing w:after="0"/>
              <w:rPr>
                <w:sz w:val="24"/>
                <w:szCs w:val="24"/>
              </w:rPr>
            </w:pPr>
          </w:p>
        </w:tc>
      </w:tr>
      <w:tr w:rsidR="00561F32" w:rsidRPr="009250EC" w:rsidTr="00561F32">
        <w:trPr>
          <w:tblHeader/>
        </w:trPr>
        <w:tc>
          <w:tcPr>
            <w:tcW w:w="1638"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1260"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3842"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561F32" w:rsidRPr="009250EC" w:rsidRDefault="00561F32" w:rsidP="00561F32">
            <w:pPr>
              <w:spacing w:after="0"/>
              <w:rPr>
                <w:sz w:val="24"/>
                <w:szCs w:val="24"/>
              </w:rPr>
            </w:pPr>
          </w:p>
        </w:tc>
      </w:tr>
      <w:tr w:rsidR="00561F32" w:rsidRPr="009250EC" w:rsidTr="00561F32">
        <w:trPr>
          <w:tblHeader/>
        </w:trPr>
        <w:tc>
          <w:tcPr>
            <w:tcW w:w="1638"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1260"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3842"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561F32" w:rsidRPr="009250EC" w:rsidRDefault="00561F32" w:rsidP="00561F32">
            <w:pPr>
              <w:spacing w:after="0"/>
              <w:rPr>
                <w:sz w:val="24"/>
                <w:szCs w:val="24"/>
              </w:rPr>
            </w:pPr>
          </w:p>
        </w:tc>
      </w:tr>
      <w:tr w:rsidR="00561F32" w:rsidRPr="009250EC" w:rsidTr="00561F32">
        <w:trPr>
          <w:tblHeader/>
        </w:trPr>
        <w:tc>
          <w:tcPr>
            <w:tcW w:w="1638"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1260"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3842"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561F32" w:rsidRPr="009250EC" w:rsidRDefault="00561F32" w:rsidP="00561F32">
            <w:pPr>
              <w:spacing w:after="0"/>
              <w:rPr>
                <w:sz w:val="24"/>
                <w:szCs w:val="24"/>
              </w:rPr>
            </w:pPr>
          </w:p>
        </w:tc>
      </w:tr>
      <w:tr w:rsidR="00561F32" w:rsidRPr="009250EC" w:rsidTr="00561F32">
        <w:trPr>
          <w:tblHeader/>
        </w:trPr>
        <w:tc>
          <w:tcPr>
            <w:tcW w:w="1638"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1260"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3842"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561F32" w:rsidRPr="009250EC" w:rsidRDefault="00561F32" w:rsidP="00561F32">
            <w:pPr>
              <w:spacing w:after="0"/>
              <w:rPr>
                <w:sz w:val="24"/>
                <w:szCs w:val="24"/>
              </w:rPr>
            </w:pPr>
          </w:p>
        </w:tc>
      </w:tr>
      <w:tr w:rsidR="00561F32" w:rsidRPr="009250EC" w:rsidTr="00561F32">
        <w:trPr>
          <w:tblHeader/>
        </w:trPr>
        <w:tc>
          <w:tcPr>
            <w:tcW w:w="1638"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1260"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3842"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561F32" w:rsidRPr="009250EC" w:rsidRDefault="00561F32" w:rsidP="00561F32">
            <w:pPr>
              <w:spacing w:after="0"/>
              <w:rPr>
                <w:sz w:val="24"/>
                <w:szCs w:val="24"/>
              </w:rPr>
            </w:pPr>
          </w:p>
        </w:tc>
      </w:tr>
      <w:tr w:rsidR="00561F32" w:rsidRPr="009250EC" w:rsidTr="00561F32">
        <w:trPr>
          <w:tblHeader/>
        </w:trPr>
        <w:tc>
          <w:tcPr>
            <w:tcW w:w="1638"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1260"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3842"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561F32" w:rsidRPr="009250EC" w:rsidRDefault="00561F32" w:rsidP="00561F32">
            <w:pPr>
              <w:spacing w:after="0"/>
              <w:rPr>
                <w:sz w:val="24"/>
                <w:szCs w:val="24"/>
              </w:rPr>
            </w:pPr>
          </w:p>
        </w:tc>
      </w:tr>
      <w:tr w:rsidR="00561F32" w:rsidRPr="009250EC" w:rsidTr="00561F32">
        <w:trPr>
          <w:tblHeader/>
        </w:trPr>
        <w:tc>
          <w:tcPr>
            <w:tcW w:w="1638"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1260"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3842"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561F32" w:rsidRPr="009250EC" w:rsidRDefault="00561F32" w:rsidP="00561F32">
            <w:pPr>
              <w:spacing w:after="0"/>
              <w:rPr>
                <w:sz w:val="24"/>
                <w:szCs w:val="24"/>
              </w:rPr>
            </w:pPr>
          </w:p>
        </w:tc>
      </w:tr>
      <w:tr w:rsidR="00561F32" w:rsidRPr="009250EC" w:rsidTr="00561F32">
        <w:trPr>
          <w:tblHeader/>
        </w:trPr>
        <w:tc>
          <w:tcPr>
            <w:tcW w:w="1638"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1260"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3842"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561F32" w:rsidRPr="009250EC" w:rsidRDefault="00561F32" w:rsidP="00561F32">
            <w:pPr>
              <w:spacing w:after="0"/>
              <w:rPr>
                <w:sz w:val="24"/>
                <w:szCs w:val="24"/>
              </w:rPr>
            </w:pPr>
          </w:p>
        </w:tc>
      </w:tr>
      <w:tr w:rsidR="00561F32" w:rsidRPr="009250EC" w:rsidTr="00561F32">
        <w:trPr>
          <w:tblHeader/>
        </w:trPr>
        <w:tc>
          <w:tcPr>
            <w:tcW w:w="1638"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1260"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3842"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561F32" w:rsidRPr="009250EC" w:rsidRDefault="00561F32" w:rsidP="00561F32">
            <w:pPr>
              <w:spacing w:after="0"/>
              <w:rPr>
                <w:sz w:val="24"/>
                <w:szCs w:val="24"/>
              </w:rPr>
            </w:pPr>
          </w:p>
        </w:tc>
      </w:tr>
      <w:tr w:rsidR="00561F32" w:rsidRPr="009250EC" w:rsidTr="00561F32">
        <w:trPr>
          <w:tblHeader/>
        </w:trPr>
        <w:tc>
          <w:tcPr>
            <w:tcW w:w="1638"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1260"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3842"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561F32" w:rsidRPr="009250EC" w:rsidRDefault="00561F32" w:rsidP="00561F32">
            <w:pPr>
              <w:spacing w:after="0"/>
              <w:rPr>
                <w:sz w:val="24"/>
                <w:szCs w:val="24"/>
              </w:rPr>
            </w:pPr>
          </w:p>
        </w:tc>
      </w:tr>
      <w:tr w:rsidR="00561F32" w:rsidRPr="009250EC" w:rsidTr="00561F32">
        <w:trPr>
          <w:tblHeader/>
        </w:trPr>
        <w:tc>
          <w:tcPr>
            <w:tcW w:w="1638"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1260"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3842"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561F32" w:rsidRPr="009250EC" w:rsidRDefault="00561F32" w:rsidP="00561F32">
            <w:pPr>
              <w:spacing w:after="0"/>
              <w:rPr>
                <w:sz w:val="24"/>
                <w:szCs w:val="24"/>
              </w:rPr>
            </w:pPr>
          </w:p>
        </w:tc>
      </w:tr>
      <w:tr w:rsidR="00561F32" w:rsidRPr="009250EC" w:rsidTr="00561F32">
        <w:trPr>
          <w:tblHeader/>
        </w:trPr>
        <w:tc>
          <w:tcPr>
            <w:tcW w:w="1638"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1260"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3842"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561F32" w:rsidRPr="009250EC" w:rsidRDefault="00561F32" w:rsidP="00561F32">
            <w:pPr>
              <w:spacing w:after="0"/>
              <w:rPr>
                <w:sz w:val="24"/>
                <w:szCs w:val="24"/>
              </w:rPr>
            </w:pPr>
          </w:p>
        </w:tc>
      </w:tr>
      <w:tr w:rsidR="00561F32" w:rsidRPr="009250EC" w:rsidTr="00561F32">
        <w:trPr>
          <w:tblHeader/>
        </w:trPr>
        <w:tc>
          <w:tcPr>
            <w:tcW w:w="1638"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1260"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3842"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561F32" w:rsidRPr="009250EC" w:rsidRDefault="00561F32" w:rsidP="00561F32">
            <w:pPr>
              <w:spacing w:after="0"/>
              <w:rPr>
                <w:sz w:val="24"/>
                <w:szCs w:val="24"/>
              </w:rPr>
            </w:pPr>
          </w:p>
        </w:tc>
      </w:tr>
      <w:tr w:rsidR="00561F32" w:rsidRPr="009250EC" w:rsidTr="00561F32">
        <w:trPr>
          <w:tblHeader/>
        </w:trPr>
        <w:tc>
          <w:tcPr>
            <w:tcW w:w="1638"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1260" w:type="dxa"/>
            <w:tcBorders>
              <w:top w:val="single" w:sz="6" w:space="0" w:color="auto"/>
              <w:left w:val="single" w:sz="6" w:space="0" w:color="auto"/>
              <w:bottom w:val="single" w:sz="6" w:space="0" w:color="auto"/>
            </w:tcBorders>
          </w:tcPr>
          <w:p w:rsidR="00561F32" w:rsidRPr="009250EC" w:rsidRDefault="00561F32" w:rsidP="00561F32">
            <w:pPr>
              <w:spacing w:after="0"/>
              <w:jc w:val="center"/>
              <w:rPr>
                <w:sz w:val="24"/>
                <w:szCs w:val="24"/>
              </w:rPr>
            </w:pPr>
          </w:p>
        </w:tc>
        <w:tc>
          <w:tcPr>
            <w:tcW w:w="3842"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tcBorders>
          </w:tcPr>
          <w:p w:rsidR="00561F32" w:rsidRPr="009250EC" w:rsidRDefault="00561F32" w:rsidP="00561F32">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561F32" w:rsidRPr="009250EC" w:rsidRDefault="00561F32" w:rsidP="00561F32">
            <w:pPr>
              <w:spacing w:after="0"/>
              <w:rPr>
                <w:sz w:val="24"/>
                <w:szCs w:val="24"/>
              </w:rPr>
            </w:pPr>
          </w:p>
        </w:tc>
      </w:tr>
    </w:tbl>
    <w:p w:rsidR="00BE00D0" w:rsidRPr="00820D92" w:rsidRDefault="00BE00D0" w:rsidP="00820D92">
      <w:pPr>
        <w:spacing w:after="0"/>
        <w:rPr>
          <w:rFonts w:cstheme="minorHAnsi"/>
          <w:sz w:val="24"/>
          <w:szCs w:val="24"/>
        </w:rPr>
      </w:pPr>
    </w:p>
    <w:sectPr w:rsidR="00BE00D0" w:rsidRPr="00820D92" w:rsidSect="000C472D">
      <w:head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Andrea Miller" w:date="2012-04-04T08:57:00Z" w:initials="EPIC/AM">
    <w:p w:rsidR="00750FDA" w:rsidRDefault="00750FDA">
      <w:pPr>
        <w:pStyle w:val="CommentText"/>
      </w:pPr>
      <w:r>
        <w:rPr>
          <w:rStyle w:val="CommentReference"/>
        </w:rPr>
        <w:annotationRef/>
      </w:r>
      <w:r>
        <w:t>This is not a responsibility of the user, though, is it?  Shouldn’t this be electronically controlled through user id permissions?  Remember, this table is for actions the specified individuals are responsible for</w:t>
      </w:r>
    </w:p>
    <w:p w:rsidR="00750FDA" w:rsidRPr="00CE635E" w:rsidRDefault="000A1012" w:rsidP="00750FDA">
      <w:pPr>
        <w:pStyle w:val="CommentText"/>
        <w:numPr>
          <w:ilvl w:val="0"/>
          <w:numId w:val="10"/>
        </w:numPr>
        <w:rPr>
          <w:b/>
        </w:rPr>
      </w:pPr>
      <w:r>
        <w:rPr>
          <w:b/>
        </w:rPr>
        <w:t>Deleted</w:t>
      </w:r>
    </w:p>
  </w:comment>
  <w:comment w:id="2" w:author="Andrea Miller" w:date="2012-03-28T10:59:00Z" w:initials="EPIC/AM">
    <w:p w:rsidR="00750FDA" w:rsidRDefault="00750FDA">
      <w:pPr>
        <w:pStyle w:val="CommentText"/>
      </w:pPr>
      <w:r>
        <w:rPr>
          <w:rStyle w:val="CommentReference"/>
        </w:rPr>
        <w:annotationRef/>
      </w:r>
      <w:r>
        <w:t>Who is they?</w:t>
      </w:r>
    </w:p>
  </w:comment>
  <w:comment w:id="4" w:author="Andrea Miller" w:date="2012-04-04T09:05:00Z" w:initials="EPIC/AM">
    <w:p w:rsidR="00750FDA" w:rsidRDefault="00750FDA">
      <w:pPr>
        <w:pStyle w:val="CommentText"/>
      </w:pPr>
      <w:r>
        <w:rPr>
          <w:rStyle w:val="CommentReference"/>
        </w:rPr>
        <w:annotationRef/>
      </w:r>
      <w:r>
        <w:t>Since we have users that don’t follow this format, do we want to identify this difference?</w:t>
      </w:r>
    </w:p>
    <w:p w:rsidR="00750FDA" w:rsidRDefault="00750FDA">
      <w:pPr>
        <w:pStyle w:val="CommentText"/>
        <w:rPr>
          <w:b/>
        </w:rPr>
      </w:pPr>
      <w:r>
        <w:rPr>
          <w:b/>
        </w:rPr>
        <w:t>This should not be true, and if it is, it needs to be fixed.  All usernames should be a combination of the first and last name.</w:t>
      </w:r>
    </w:p>
    <w:p w:rsidR="000A1012" w:rsidRPr="00CE635E" w:rsidRDefault="000A1012">
      <w:pPr>
        <w:pStyle w:val="CommentText"/>
        <w:rPr>
          <w:b/>
        </w:rPr>
      </w:pPr>
      <w:r>
        <w:rPr>
          <w:b/>
        </w:rPr>
        <w:t>A</w:t>
      </w:r>
      <w:r w:rsidR="00C91387">
        <w:rPr>
          <w:b/>
        </w:rPr>
        <w:t>F</w:t>
      </w:r>
      <w:bookmarkStart w:id="5" w:name="_GoBack"/>
      <w:bookmarkEnd w:id="5"/>
      <w:r>
        <w:rPr>
          <w:b/>
        </w:rPr>
        <w:t>M – Based on my review of the logins we have here at the office, there are no users that are on the internal network with a username other than {</w:t>
      </w:r>
      <w:proofErr w:type="spellStart"/>
      <w:r>
        <w:rPr>
          <w:b/>
        </w:rPr>
        <w:t>FirstName</w:t>
      </w:r>
      <w:proofErr w:type="spellEnd"/>
      <w:proofErr w:type="gramStart"/>
      <w:r>
        <w:rPr>
          <w:b/>
        </w:rPr>
        <w:t>}{</w:t>
      </w:r>
      <w:proofErr w:type="spellStart"/>
      <w:proofErr w:type="gramEnd"/>
      <w:r>
        <w:rPr>
          <w:b/>
        </w:rPr>
        <w:t>LastName</w:t>
      </w:r>
      <w:proofErr w:type="spellEnd"/>
      <w:r>
        <w:rPr>
          <w:b/>
        </w:rPr>
        <w:t>}</w:t>
      </w:r>
    </w:p>
  </w:comment>
  <w:comment w:id="7" w:author="Andrea Miller" w:date="2012-03-29T08:35:00Z" w:initials="EPIC/AM">
    <w:p w:rsidR="00750FDA" w:rsidRDefault="00750FDA">
      <w:pPr>
        <w:pStyle w:val="CommentText"/>
      </w:pPr>
      <w:r>
        <w:rPr>
          <w:rStyle w:val="CommentReference"/>
        </w:rPr>
        <w:annotationRef/>
      </w:r>
      <w:r>
        <w:t>Should this instruction be placed at the end of the process when you notify users?</w:t>
      </w:r>
    </w:p>
    <w:p w:rsidR="00750FDA" w:rsidRPr="00B5210E" w:rsidRDefault="00750FDA">
      <w:pPr>
        <w:pStyle w:val="CommentText"/>
        <w:rPr>
          <w:b/>
        </w:rPr>
      </w:pPr>
      <w:r>
        <w:rPr>
          <w:b/>
        </w:rPr>
        <w:t>It is.</w:t>
      </w:r>
    </w:p>
  </w:comment>
  <w:comment w:id="8" w:author="Andrea Miller" w:date="2012-03-28T11:01:00Z" w:initials="EPIC/AM">
    <w:p w:rsidR="00750FDA" w:rsidRDefault="00750FDA">
      <w:pPr>
        <w:pStyle w:val="CommentText"/>
      </w:pPr>
      <w:r>
        <w:rPr>
          <w:rStyle w:val="CommentReference"/>
        </w:rPr>
        <w:annotationRef/>
      </w:r>
      <w:r>
        <w:t>Again, is this “the user”?</w:t>
      </w:r>
    </w:p>
  </w:comment>
  <w:comment w:id="9" w:author="Andrea Miller" w:date="2012-03-29T08:39:00Z" w:initials="EPIC/AM">
    <w:p w:rsidR="00750FDA" w:rsidRDefault="00750FDA">
      <w:pPr>
        <w:pStyle w:val="CommentText"/>
      </w:pPr>
      <w:r>
        <w:rPr>
          <w:rStyle w:val="CommentReference"/>
        </w:rPr>
        <w:annotationRef/>
      </w:r>
      <w:r>
        <w:t>Should this section list the permissions that are currently established to be selected from?</w:t>
      </w:r>
    </w:p>
    <w:p w:rsidR="00750FDA" w:rsidRPr="00F516A6" w:rsidRDefault="00750FDA">
      <w:pPr>
        <w:pStyle w:val="CommentText"/>
        <w:rPr>
          <w:b/>
        </w:rPr>
      </w:pPr>
      <w:r>
        <w:rPr>
          <w:b/>
        </w:rPr>
        <w:t>We will retroactively create user forms for current users.  The full list can be retrieved from IT.  All groups that are in use will be reflected by joining all of the user records.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0FDA" w:rsidRDefault="00750FDA" w:rsidP="007D0935">
      <w:pPr>
        <w:spacing w:after="0" w:line="240" w:lineRule="auto"/>
      </w:pPr>
      <w:r>
        <w:separator/>
      </w:r>
    </w:p>
  </w:endnote>
  <w:endnote w:type="continuationSeparator" w:id="0">
    <w:p w:rsidR="00750FDA" w:rsidRDefault="00750FDA" w:rsidP="007D0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MS Gothic">
    <w:altName w:val="Meiryo"/>
    <w:panose1 w:val="020B0609070205080204"/>
    <w:charset w:val="80"/>
    <w:family w:val="moder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0FDA" w:rsidRPr="001B7CF1" w:rsidRDefault="00750FDA" w:rsidP="00561F32">
    <w:pPr>
      <w:pStyle w:val="Footer"/>
      <w:rPr>
        <w:sz w:val="18"/>
        <w:szCs w:val="18"/>
      </w:rPr>
    </w:pPr>
    <w:r>
      <w:rPr>
        <w:sz w:val="18"/>
        <w:szCs w:val="18"/>
      </w:rPr>
      <w:t>User Account Policy</w:t>
    </w:r>
    <w:r w:rsidRPr="001B7CF1">
      <w:rPr>
        <w:sz w:val="18"/>
        <w:szCs w:val="18"/>
      </w:rPr>
      <w:tab/>
    </w:r>
    <w:r w:rsidRPr="001B7CF1">
      <w:rPr>
        <w:sz w:val="18"/>
        <w:szCs w:val="18"/>
      </w:rPr>
      <w:tab/>
      <w:t>Confidential &amp; Proprietary</w:t>
    </w:r>
  </w:p>
  <w:p w:rsidR="00750FDA" w:rsidRPr="001B7CF1" w:rsidRDefault="00750FDA" w:rsidP="00561F32">
    <w:pPr>
      <w:pStyle w:val="Footer"/>
      <w:rPr>
        <w:sz w:val="18"/>
        <w:szCs w:val="18"/>
      </w:rPr>
    </w:pPr>
    <w:r w:rsidRPr="001B7CF1">
      <w:rPr>
        <w:sz w:val="18"/>
        <w:szCs w:val="18"/>
      </w:rPr>
      <w:t>Document Number:</w:t>
    </w:r>
    <w:r>
      <w:rPr>
        <w:sz w:val="18"/>
        <w:szCs w:val="18"/>
      </w:rPr>
      <w:t xml:space="preserve"> IT-006</w:t>
    </w:r>
    <w:r w:rsidRPr="001B7CF1">
      <w:rPr>
        <w:sz w:val="18"/>
        <w:szCs w:val="18"/>
      </w:rPr>
      <w:tab/>
    </w:r>
    <w:r w:rsidRPr="001B7CF1">
      <w:rPr>
        <w:sz w:val="18"/>
        <w:szCs w:val="18"/>
      </w:rPr>
      <w:tab/>
      <w:t xml:space="preserve">Page </w:t>
    </w:r>
    <w:r w:rsidRPr="001B7CF1">
      <w:rPr>
        <w:sz w:val="18"/>
        <w:szCs w:val="18"/>
      </w:rPr>
      <w:fldChar w:fldCharType="begin"/>
    </w:r>
    <w:r w:rsidRPr="001B7CF1">
      <w:rPr>
        <w:sz w:val="18"/>
        <w:szCs w:val="18"/>
      </w:rPr>
      <w:instrText xml:space="preserve"> PAGE </w:instrText>
    </w:r>
    <w:r w:rsidRPr="001B7CF1">
      <w:rPr>
        <w:sz w:val="18"/>
        <w:szCs w:val="18"/>
      </w:rPr>
      <w:fldChar w:fldCharType="separate"/>
    </w:r>
    <w:r w:rsidR="00C91387">
      <w:rPr>
        <w:noProof/>
        <w:sz w:val="18"/>
        <w:szCs w:val="18"/>
      </w:rPr>
      <w:t>7</w:t>
    </w:r>
    <w:r w:rsidRPr="001B7CF1">
      <w:rPr>
        <w:sz w:val="18"/>
        <w:szCs w:val="18"/>
      </w:rPr>
      <w:fldChar w:fldCharType="end"/>
    </w:r>
    <w:r w:rsidRPr="001B7CF1">
      <w:rPr>
        <w:sz w:val="18"/>
        <w:szCs w:val="18"/>
      </w:rPr>
      <w:t xml:space="preserve"> of </w:t>
    </w:r>
    <w:r w:rsidRPr="001B7CF1">
      <w:rPr>
        <w:sz w:val="18"/>
        <w:szCs w:val="18"/>
      </w:rPr>
      <w:fldChar w:fldCharType="begin"/>
    </w:r>
    <w:r w:rsidRPr="001B7CF1">
      <w:rPr>
        <w:sz w:val="18"/>
        <w:szCs w:val="18"/>
      </w:rPr>
      <w:instrText xml:space="preserve"> NUMPAGES \*Arabic </w:instrText>
    </w:r>
    <w:r w:rsidRPr="001B7CF1">
      <w:rPr>
        <w:sz w:val="18"/>
        <w:szCs w:val="18"/>
      </w:rPr>
      <w:fldChar w:fldCharType="separate"/>
    </w:r>
    <w:r w:rsidR="00C91387">
      <w:rPr>
        <w:noProof/>
        <w:sz w:val="18"/>
        <w:szCs w:val="18"/>
      </w:rPr>
      <w:t>8</w:t>
    </w:r>
    <w:r w:rsidRPr="001B7CF1">
      <w:rPr>
        <w:sz w:val="18"/>
        <w:szCs w:val="18"/>
      </w:rPr>
      <w:fldChar w:fldCharType="end"/>
    </w:r>
  </w:p>
  <w:p w:rsidR="00750FDA" w:rsidRPr="00561F32" w:rsidRDefault="00750FDA" w:rsidP="00561F32">
    <w:pPr>
      <w:pStyle w:val="Footer"/>
      <w:rPr>
        <w:sz w:val="18"/>
        <w:szCs w:val="18"/>
      </w:rPr>
    </w:pPr>
    <w:r w:rsidRPr="001B7CF1">
      <w:rPr>
        <w:sz w:val="18"/>
        <w:szCs w:val="18"/>
      </w:rPr>
      <w:t>Revision Number</w:t>
    </w:r>
    <w:proofErr w:type="gramStart"/>
    <w:r w:rsidRPr="001B7CF1">
      <w:rPr>
        <w:sz w:val="18"/>
        <w:szCs w:val="18"/>
      </w:rPr>
      <w:t>:</w:t>
    </w:r>
    <w:r w:rsidRPr="00F13323">
      <w:rPr>
        <w:sz w:val="18"/>
        <w:szCs w:val="18"/>
      </w:rPr>
      <w:t>00</w:t>
    </w:r>
    <w:r>
      <w:rPr>
        <w:sz w:val="18"/>
        <w:szCs w:val="18"/>
      </w:rPr>
      <w:t>0</w:t>
    </w:r>
    <w:proofErr w:type="gram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0FDA" w:rsidRDefault="00750FDA" w:rsidP="007D0935">
      <w:pPr>
        <w:spacing w:after="0" w:line="240" w:lineRule="auto"/>
      </w:pPr>
      <w:r>
        <w:separator/>
      </w:r>
    </w:p>
  </w:footnote>
  <w:footnote w:type="continuationSeparator" w:id="0">
    <w:p w:rsidR="00750FDA" w:rsidRDefault="00750FDA" w:rsidP="007D093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890" w:type="dxa"/>
      <w:tblInd w:w="-612" w:type="dxa"/>
      <w:tblLayout w:type="fixed"/>
      <w:tblLook w:val="0000" w:firstRow="0" w:lastRow="0" w:firstColumn="0" w:lastColumn="0" w:noHBand="0" w:noVBand="0"/>
    </w:tblPr>
    <w:tblGrid>
      <w:gridCol w:w="4495"/>
      <w:gridCol w:w="6395"/>
    </w:tblGrid>
    <w:tr w:rsidR="00750FDA" w:rsidTr="000E2716">
      <w:tc>
        <w:tcPr>
          <w:tcW w:w="4495" w:type="dxa"/>
          <w:tcBorders>
            <w:top w:val="single" w:sz="4" w:space="0" w:color="000000"/>
            <w:left w:val="single" w:sz="4" w:space="0" w:color="000000"/>
            <w:bottom w:val="single" w:sz="4" w:space="0" w:color="000000"/>
          </w:tcBorders>
          <w:shd w:val="clear" w:color="auto" w:fill="auto"/>
          <w:vAlign w:val="center"/>
        </w:tcPr>
        <w:p w:rsidR="00750FDA" w:rsidRDefault="00750FDA" w:rsidP="000E2716">
          <w:pPr>
            <w:pStyle w:val="Header"/>
            <w:snapToGrid w:val="0"/>
            <w:jc w:val="center"/>
            <w:rPr>
              <w:rFonts w:ascii="Verdana" w:hAnsi="Verdana"/>
              <w:b/>
              <w:sz w:val="28"/>
              <w:szCs w:val="28"/>
            </w:rPr>
          </w:pPr>
          <w:r>
            <w:rPr>
              <w:rFonts w:ascii="Verdana" w:hAnsi="Verdana"/>
              <w:b/>
              <w:noProof/>
              <w:sz w:val="28"/>
              <w:szCs w:val="28"/>
            </w:rPr>
            <w:drawing>
              <wp:inline distT="0" distB="0" distL="0" distR="0" wp14:anchorId="3D61B314" wp14:editId="681FCD25">
                <wp:extent cx="1889125" cy="569595"/>
                <wp:effectExtent l="0" t="0" r="0" b="1905"/>
                <wp:docPr id="4" name="Picture 4" descr="EPIC_Horizont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 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125" cy="569595"/>
                        </a:xfrm>
                        <a:prstGeom prst="rect">
                          <a:avLst/>
                        </a:prstGeom>
                        <a:noFill/>
                        <a:ln>
                          <a:noFill/>
                        </a:ln>
                      </pic:spPr>
                    </pic:pic>
                  </a:graphicData>
                </a:graphic>
              </wp:inline>
            </w:drawing>
          </w:r>
        </w:p>
      </w:tc>
      <w:tc>
        <w:tcPr>
          <w:tcW w:w="63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0FDA" w:rsidRDefault="00750FDA" w:rsidP="000E2716">
          <w:pPr>
            <w:pStyle w:val="Header"/>
            <w:tabs>
              <w:tab w:val="clear" w:pos="4680"/>
              <w:tab w:val="clear" w:pos="9360"/>
            </w:tabs>
            <w:snapToGrid w:val="0"/>
            <w:jc w:val="center"/>
            <w:rPr>
              <w:rFonts w:ascii="Verdana" w:hAnsi="Verdana"/>
              <w:b/>
              <w:sz w:val="28"/>
              <w:szCs w:val="28"/>
            </w:rPr>
          </w:pPr>
          <w:r>
            <w:rPr>
              <w:b/>
              <w:sz w:val="36"/>
              <w:szCs w:val="28"/>
            </w:rPr>
            <w:t>User Account Policy</w:t>
          </w:r>
        </w:p>
      </w:tc>
    </w:tr>
  </w:tbl>
  <w:p w:rsidR="00750FDA" w:rsidRDefault="00750FD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890" w:type="dxa"/>
      <w:tblInd w:w="-612" w:type="dxa"/>
      <w:tblLayout w:type="fixed"/>
      <w:tblLook w:val="0000" w:firstRow="0" w:lastRow="0" w:firstColumn="0" w:lastColumn="0" w:noHBand="0" w:noVBand="0"/>
    </w:tblPr>
    <w:tblGrid>
      <w:gridCol w:w="4495"/>
      <w:gridCol w:w="6395"/>
    </w:tblGrid>
    <w:tr w:rsidR="00750FDA" w:rsidTr="000E2716">
      <w:tc>
        <w:tcPr>
          <w:tcW w:w="4495" w:type="dxa"/>
          <w:tcBorders>
            <w:top w:val="single" w:sz="4" w:space="0" w:color="000000"/>
            <w:left w:val="single" w:sz="4" w:space="0" w:color="000000"/>
            <w:bottom w:val="single" w:sz="4" w:space="0" w:color="000000"/>
          </w:tcBorders>
          <w:shd w:val="clear" w:color="auto" w:fill="auto"/>
          <w:vAlign w:val="center"/>
        </w:tcPr>
        <w:p w:rsidR="00750FDA" w:rsidRDefault="00750FDA" w:rsidP="000E2716">
          <w:pPr>
            <w:pStyle w:val="Header"/>
            <w:snapToGrid w:val="0"/>
            <w:jc w:val="center"/>
            <w:rPr>
              <w:rFonts w:ascii="Verdana" w:hAnsi="Verdana"/>
              <w:b/>
              <w:sz w:val="28"/>
              <w:szCs w:val="28"/>
            </w:rPr>
          </w:pPr>
          <w:r>
            <w:rPr>
              <w:rFonts w:ascii="Verdana" w:hAnsi="Verdana"/>
              <w:b/>
              <w:noProof/>
              <w:sz w:val="28"/>
              <w:szCs w:val="28"/>
            </w:rPr>
            <w:drawing>
              <wp:inline distT="0" distB="0" distL="0" distR="0" wp14:anchorId="1BB198E6" wp14:editId="07437CBC">
                <wp:extent cx="1889125" cy="569595"/>
                <wp:effectExtent l="0" t="0" r="0" b="1905"/>
                <wp:docPr id="1" name="Picture 1" descr="EPIC_Horizont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 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125" cy="569595"/>
                        </a:xfrm>
                        <a:prstGeom prst="rect">
                          <a:avLst/>
                        </a:prstGeom>
                        <a:noFill/>
                        <a:ln>
                          <a:noFill/>
                        </a:ln>
                      </pic:spPr>
                    </pic:pic>
                  </a:graphicData>
                </a:graphic>
              </wp:inline>
            </w:drawing>
          </w:r>
        </w:p>
      </w:tc>
      <w:tc>
        <w:tcPr>
          <w:tcW w:w="63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0FDA" w:rsidRDefault="00750FDA" w:rsidP="000C472D">
          <w:pPr>
            <w:pStyle w:val="Header"/>
            <w:tabs>
              <w:tab w:val="clear" w:pos="4680"/>
              <w:tab w:val="clear" w:pos="9360"/>
            </w:tabs>
            <w:snapToGrid w:val="0"/>
            <w:jc w:val="center"/>
            <w:rPr>
              <w:b/>
              <w:sz w:val="36"/>
              <w:szCs w:val="28"/>
            </w:rPr>
          </w:pPr>
          <w:r>
            <w:rPr>
              <w:b/>
              <w:sz w:val="36"/>
              <w:szCs w:val="28"/>
            </w:rPr>
            <w:t>Attachment A</w:t>
          </w:r>
        </w:p>
        <w:p w:rsidR="00750FDA" w:rsidRPr="00EB3ABD" w:rsidRDefault="00750FDA" w:rsidP="000C472D">
          <w:pPr>
            <w:pStyle w:val="Header"/>
            <w:tabs>
              <w:tab w:val="clear" w:pos="4680"/>
              <w:tab w:val="clear" w:pos="9360"/>
            </w:tabs>
            <w:snapToGrid w:val="0"/>
            <w:jc w:val="center"/>
            <w:rPr>
              <w:b/>
              <w:sz w:val="36"/>
              <w:szCs w:val="28"/>
            </w:rPr>
          </w:pPr>
          <w:r>
            <w:rPr>
              <w:b/>
              <w:sz w:val="36"/>
              <w:szCs w:val="28"/>
            </w:rPr>
            <w:t>User Account Creation</w:t>
          </w:r>
        </w:p>
      </w:tc>
    </w:tr>
  </w:tbl>
  <w:p w:rsidR="00750FDA" w:rsidRDefault="00750FD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890" w:type="dxa"/>
      <w:tblInd w:w="-612" w:type="dxa"/>
      <w:tblLayout w:type="fixed"/>
      <w:tblLook w:val="0000" w:firstRow="0" w:lastRow="0" w:firstColumn="0" w:lastColumn="0" w:noHBand="0" w:noVBand="0"/>
    </w:tblPr>
    <w:tblGrid>
      <w:gridCol w:w="4495"/>
      <w:gridCol w:w="6395"/>
    </w:tblGrid>
    <w:tr w:rsidR="00750FDA" w:rsidTr="000E2716">
      <w:tc>
        <w:tcPr>
          <w:tcW w:w="4495" w:type="dxa"/>
          <w:tcBorders>
            <w:top w:val="single" w:sz="4" w:space="0" w:color="000000"/>
            <w:left w:val="single" w:sz="4" w:space="0" w:color="000000"/>
            <w:bottom w:val="single" w:sz="4" w:space="0" w:color="000000"/>
          </w:tcBorders>
          <w:shd w:val="clear" w:color="auto" w:fill="auto"/>
          <w:vAlign w:val="center"/>
        </w:tcPr>
        <w:p w:rsidR="00750FDA" w:rsidRDefault="00750FDA" w:rsidP="000E2716">
          <w:pPr>
            <w:pStyle w:val="Header"/>
            <w:snapToGrid w:val="0"/>
            <w:jc w:val="center"/>
            <w:rPr>
              <w:rFonts w:ascii="Verdana" w:hAnsi="Verdana"/>
              <w:b/>
              <w:sz w:val="28"/>
              <w:szCs w:val="28"/>
            </w:rPr>
          </w:pPr>
          <w:r>
            <w:rPr>
              <w:rFonts w:ascii="Verdana" w:hAnsi="Verdana"/>
              <w:b/>
              <w:noProof/>
              <w:sz w:val="28"/>
              <w:szCs w:val="28"/>
            </w:rPr>
            <w:drawing>
              <wp:inline distT="0" distB="0" distL="0" distR="0" wp14:anchorId="653AB11C" wp14:editId="17A966A7">
                <wp:extent cx="1889125" cy="569595"/>
                <wp:effectExtent l="0" t="0" r="0" b="1905"/>
                <wp:docPr id="2" name="Picture 2" descr="EPIC_Horizont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 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125" cy="569595"/>
                        </a:xfrm>
                        <a:prstGeom prst="rect">
                          <a:avLst/>
                        </a:prstGeom>
                        <a:noFill/>
                        <a:ln>
                          <a:noFill/>
                        </a:ln>
                      </pic:spPr>
                    </pic:pic>
                  </a:graphicData>
                </a:graphic>
              </wp:inline>
            </w:drawing>
          </w:r>
        </w:p>
      </w:tc>
      <w:tc>
        <w:tcPr>
          <w:tcW w:w="63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50FDA" w:rsidRPr="00EB3ABD" w:rsidRDefault="00750FDA" w:rsidP="000C472D">
          <w:pPr>
            <w:pStyle w:val="Header"/>
            <w:tabs>
              <w:tab w:val="clear" w:pos="4680"/>
              <w:tab w:val="clear" w:pos="9360"/>
            </w:tabs>
            <w:snapToGrid w:val="0"/>
            <w:jc w:val="center"/>
            <w:rPr>
              <w:b/>
              <w:sz w:val="36"/>
              <w:szCs w:val="28"/>
            </w:rPr>
          </w:pPr>
          <w:r>
            <w:rPr>
              <w:b/>
              <w:sz w:val="36"/>
              <w:szCs w:val="28"/>
            </w:rPr>
            <w:t>User Account Policy</w:t>
          </w:r>
        </w:p>
      </w:tc>
    </w:tr>
  </w:tbl>
  <w:p w:rsidR="00750FDA" w:rsidRDefault="00750FD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EF3EBD6E"/>
    <w:name w:val="WW8Num2"/>
    <w:lvl w:ilvl="0">
      <w:start w:val="1"/>
      <w:numFmt w:val="decimal"/>
      <w:lvlText w:val="%1.0"/>
      <w:lvlJc w:val="left"/>
      <w:pPr>
        <w:tabs>
          <w:tab w:val="num" w:pos="0"/>
        </w:tabs>
        <w:ind w:left="720" w:hanging="720"/>
      </w:pPr>
      <w:rPr>
        <w:rFonts w:ascii="Calibri" w:hAnsi="Calibri" w:cs="Calibri" w:hint="default"/>
        <w:b/>
        <w:bCs/>
        <w:sz w:val="24"/>
        <w:szCs w:val="24"/>
      </w:rPr>
    </w:lvl>
    <w:lvl w:ilvl="1">
      <w:start w:val="1"/>
      <w:numFmt w:val="decimal"/>
      <w:lvlText w:val="%1.%2"/>
      <w:lvlJc w:val="left"/>
      <w:pPr>
        <w:tabs>
          <w:tab w:val="num" w:pos="0"/>
        </w:tabs>
        <w:ind w:left="1440" w:hanging="720"/>
      </w:pPr>
      <w:rPr>
        <w:rFonts w:ascii="Calibri" w:hAnsi="Calibri" w:cs="Calibri" w:hint="default"/>
        <w:b/>
        <w:bCs/>
        <w:sz w:val="24"/>
        <w:szCs w:val="24"/>
      </w:rPr>
    </w:lvl>
    <w:lvl w:ilvl="2">
      <w:start w:val="1"/>
      <w:numFmt w:val="decimal"/>
      <w:lvlText w:val="%1.%2.%3"/>
      <w:lvlJc w:val="left"/>
      <w:pPr>
        <w:tabs>
          <w:tab w:val="num" w:pos="0"/>
        </w:tabs>
        <w:ind w:left="2160" w:hanging="720"/>
      </w:pPr>
      <w:rPr>
        <w:rFonts w:ascii="Calibri" w:hAnsi="Calibri" w:cs="Calibri" w:hint="default"/>
        <w:b/>
        <w:bCs/>
        <w:sz w:val="24"/>
        <w:szCs w:val="24"/>
      </w:rPr>
    </w:lvl>
    <w:lvl w:ilvl="3">
      <w:start w:val="1"/>
      <w:numFmt w:val="decimal"/>
      <w:lvlText w:val="%1.%2.%3.%4"/>
      <w:lvlJc w:val="left"/>
      <w:pPr>
        <w:tabs>
          <w:tab w:val="num" w:pos="0"/>
        </w:tabs>
        <w:ind w:left="2880" w:hanging="720"/>
      </w:pPr>
      <w:rPr>
        <w:rFonts w:ascii="Verdana" w:hAnsi="Verdana"/>
        <w:b/>
        <w:bCs/>
        <w:sz w:val="24"/>
        <w:szCs w:val="24"/>
      </w:rPr>
    </w:lvl>
    <w:lvl w:ilvl="4">
      <w:start w:val="1"/>
      <w:numFmt w:val="decimal"/>
      <w:lvlText w:val="%1.%2.%3.%4.%5"/>
      <w:lvlJc w:val="left"/>
      <w:pPr>
        <w:tabs>
          <w:tab w:val="num" w:pos="0"/>
        </w:tabs>
        <w:ind w:left="3960" w:hanging="1080"/>
      </w:pPr>
      <w:rPr>
        <w:rFonts w:ascii="Verdana" w:hAnsi="Verdana"/>
        <w:b/>
        <w:bCs/>
        <w:sz w:val="24"/>
        <w:szCs w:val="24"/>
      </w:rPr>
    </w:lvl>
    <w:lvl w:ilvl="5">
      <w:start w:val="1"/>
      <w:numFmt w:val="decimal"/>
      <w:lvlText w:val="%1.%2.%3.%4.%5.%6"/>
      <w:lvlJc w:val="left"/>
      <w:pPr>
        <w:tabs>
          <w:tab w:val="num" w:pos="0"/>
        </w:tabs>
        <w:ind w:left="4680" w:hanging="1080"/>
      </w:pPr>
      <w:rPr>
        <w:rFonts w:ascii="Verdana" w:hAnsi="Verdana"/>
        <w:b/>
        <w:bCs/>
        <w:sz w:val="24"/>
        <w:szCs w:val="24"/>
      </w:rPr>
    </w:lvl>
    <w:lvl w:ilvl="6">
      <w:start w:val="1"/>
      <w:numFmt w:val="decimal"/>
      <w:lvlText w:val="%1.%2.%3.%4.%5.%6.%7"/>
      <w:lvlJc w:val="left"/>
      <w:pPr>
        <w:tabs>
          <w:tab w:val="num" w:pos="0"/>
        </w:tabs>
        <w:ind w:left="5760" w:hanging="1440"/>
      </w:pPr>
      <w:rPr>
        <w:rFonts w:ascii="Verdana" w:hAnsi="Verdana"/>
        <w:b/>
        <w:bCs/>
        <w:sz w:val="24"/>
        <w:szCs w:val="24"/>
      </w:rPr>
    </w:lvl>
    <w:lvl w:ilvl="7">
      <w:start w:val="1"/>
      <w:numFmt w:val="decimal"/>
      <w:lvlText w:val="%1.%2.%3.%4.%5.%6.%7.%8"/>
      <w:lvlJc w:val="left"/>
      <w:pPr>
        <w:tabs>
          <w:tab w:val="num" w:pos="0"/>
        </w:tabs>
        <w:ind w:left="6480" w:hanging="1440"/>
      </w:pPr>
      <w:rPr>
        <w:rFonts w:ascii="Verdana" w:hAnsi="Verdana"/>
        <w:b/>
        <w:bCs/>
        <w:sz w:val="24"/>
        <w:szCs w:val="24"/>
      </w:rPr>
    </w:lvl>
    <w:lvl w:ilvl="8">
      <w:start w:val="1"/>
      <w:numFmt w:val="decimal"/>
      <w:lvlText w:val="%1.%2.%3.%4.%5.%6.%7.%8.%9"/>
      <w:lvlJc w:val="left"/>
      <w:pPr>
        <w:tabs>
          <w:tab w:val="num" w:pos="0"/>
        </w:tabs>
        <w:ind w:left="7560" w:hanging="1800"/>
      </w:pPr>
      <w:rPr>
        <w:rFonts w:ascii="Verdana" w:hAnsi="Verdana"/>
        <w:b/>
        <w:bCs/>
        <w:sz w:val="24"/>
        <w:szCs w:val="24"/>
      </w:rPr>
    </w:lvl>
  </w:abstractNum>
  <w:abstractNum w:abstractNumId="1">
    <w:nsid w:val="10025C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B025645"/>
    <w:multiLevelType w:val="multilevel"/>
    <w:tmpl w:val="D7880EF2"/>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lowerLetter"/>
      <w:lvlText w:val="%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4923A38"/>
    <w:multiLevelType w:val="hybridMultilevel"/>
    <w:tmpl w:val="8E70E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8C71E4E"/>
    <w:multiLevelType w:val="multilevel"/>
    <w:tmpl w:val="758C140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lowerLetter"/>
      <w:lvlText w:val="%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332B3159"/>
    <w:multiLevelType w:val="hybridMultilevel"/>
    <w:tmpl w:val="651A2652"/>
    <w:lvl w:ilvl="0" w:tplc="353E0C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9D557F2"/>
    <w:multiLevelType w:val="hybridMultilevel"/>
    <w:tmpl w:val="38382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096A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4D7848A8"/>
    <w:multiLevelType w:val="multilevel"/>
    <w:tmpl w:val="1C507F1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7F8855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9"/>
  </w:num>
  <w:num w:numId="3">
    <w:abstractNumId w:val="7"/>
  </w:num>
  <w:num w:numId="4">
    <w:abstractNumId w:val="8"/>
  </w:num>
  <w:num w:numId="5">
    <w:abstractNumId w:val="0"/>
  </w:num>
  <w:num w:numId="6">
    <w:abstractNumId w:val="6"/>
  </w:num>
  <w:num w:numId="7">
    <w:abstractNumId w:val="3"/>
  </w:num>
  <w:num w:numId="8">
    <w:abstractNumId w:val="4"/>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trackRevisions/>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0935"/>
    <w:rsid w:val="000A1012"/>
    <w:rsid w:val="000A2F7D"/>
    <w:rsid w:val="000C2D90"/>
    <w:rsid w:val="000C472D"/>
    <w:rsid w:val="000D5769"/>
    <w:rsid w:val="000E1750"/>
    <w:rsid w:val="000E2716"/>
    <w:rsid w:val="000F4F83"/>
    <w:rsid w:val="00136ABF"/>
    <w:rsid w:val="00187B8C"/>
    <w:rsid w:val="001975B0"/>
    <w:rsid w:val="001A1E6C"/>
    <w:rsid w:val="001F6BDA"/>
    <w:rsid w:val="00204918"/>
    <w:rsid w:val="002053F7"/>
    <w:rsid w:val="002058F4"/>
    <w:rsid w:val="00214B12"/>
    <w:rsid w:val="002248E3"/>
    <w:rsid w:val="0022680E"/>
    <w:rsid w:val="00294C0C"/>
    <w:rsid w:val="002A692A"/>
    <w:rsid w:val="002B12B3"/>
    <w:rsid w:val="002B2B51"/>
    <w:rsid w:val="002C775D"/>
    <w:rsid w:val="00343FAF"/>
    <w:rsid w:val="00352F98"/>
    <w:rsid w:val="003545FD"/>
    <w:rsid w:val="00355CC9"/>
    <w:rsid w:val="003602A9"/>
    <w:rsid w:val="003766A4"/>
    <w:rsid w:val="003A6783"/>
    <w:rsid w:val="003C22E7"/>
    <w:rsid w:val="0040088B"/>
    <w:rsid w:val="004034E5"/>
    <w:rsid w:val="00447B19"/>
    <w:rsid w:val="00454665"/>
    <w:rsid w:val="00487151"/>
    <w:rsid w:val="00515B7A"/>
    <w:rsid w:val="00532087"/>
    <w:rsid w:val="00534982"/>
    <w:rsid w:val="00541993"/>
    <w:rsid w:val="005536EC"/>
    <w:rsid w:val="00561F32"/>
    <w:rsid w:val="0058188C"/>
    <w:rsid w:val="005A5FEA"/>
    <w:rsid w:val="00664944"/>
    <w:rsid w:val="00685CD9"/>
    <w:rsid w:val="00711696"/>
    <w:rsid w:val="00750FDA"/>
    <w:rsid w:val="0078167B"/>
    <w:rsid w:val="00794443"/>
    <w:rsid w:val="007D0935"/>
    <w:rsid w:val="007D2100"/>
    <w:rsid w:val="007D7D00"/>
    <w:rsid w:val="007F3F73"/>
    <w:rsid w:val="007F4707"/>
    <w:rsid w:val="00812D23"/>
    <w:rsid w:val="00820D92"/>
    <w:rsid w:val="00827E57"/>
    <w:rsid w:val="00886CE3"/>
    <w:rsid w:val="008B3CF2"/>
    <w:rsid w:val="008B6F45"/>
    <w:rsid w:val="00924151"/>
    <w:rsid w:val="00944464"/>
    <w:rsid w:val="009A01BC"/>
    <w:rsid w:val="009B13AE"/>
    <w:rsid w:val="009E5E3E"/>
    <w:rsid w:val="009F25E6"/>
    <w:rsid w:val="00A04201"/>
    <w:rsid w:val="00A4459F"/>
    <w:rsid w:val="00A751AC"/>
    <w:rsid w:val="00AD0316"/>
    <w:rsid w:val="00AF3B7D"/>
    <w:rsid w:val="00B17AE3"/>
    <w:rsid w:val="00B21243"/>
    <w:rsid w:val="00B33994"/>
    <w:rsid w:val="00B5210E"/>
    <w:rsid w:val="00B8144C"/>
    <w:rsid w:val="00B8368D"/>
    <w:rsid w:val="00BA47F6"/>
    <w:rsid w:val="00BA529B"/>
    <w:rsid w:val="00BB0769"/>
    <w:rsid w:val="00BD6402"/>
    <w:rsid w:val="00BE00D0"/>
    <w:rsid w:val="00C04AD9"/>
    <w:rsid w:val="00C269FF"/>
    <w:rsid w:val="00C34AA7"/>
    <w:rsid w:val="00C36557"/>
    <w:rsid w:val="00C53ADC"/>
    <w:rsid w:val="00C91387"/>
    <w:rsid w:val="00CA665C"/>
    <w:rsid w:val="00CE3EE8"/>
    <w:rsid w:val="00CE635E"/>
    <w:rsid w:val="00D720FA"/>
    <w:rsid w:val="00DA1400"/>
    <w:rsid w:val="00DD0DC8"/>
    <w:rsid w:val="00DD7BCE"/>
    <w:rsid w:val="00DE6BB5"/>
    <w:rsid w:val="00E2179A"/>
    <w:rsid w:val="00E36E4E"/>
    <w:rsid w:val="00E62E84"/>
    <w:rsid w:val="00E7440C"/>
    <w:rsid w:val="00E878ED"/>
    <w:rsid w:val="00EB3ABD"/>
    <w:rsid w:val="00F079A4"/>
    <w:rsid w:val="00F177DF"/>
    <w:rsid w:val="00F20419"/>
    <w:rsid w:val="00F42A86"/>
    <w:rsid w:val="00F5135A"/>
    <w:rsid w:val="00F516A6"/>
    <w:rsid w:val="00F81682"/>
    <w:rsid w:val="00F83BF8"/>
    <w:rsid w:val="00F94C14"/>
    <w:rsid w:val="00F95BEE"/>
    <w:rsid w:val="00FC2556"/>
    <w:rsid w:val="00FD3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339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09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935"/>
  </w:style>
  <w:style w:type="paragraph" w:styleId="Footer">
    <w:name w:val="footer"/>
    <w:basedOn w:val="Normal"/>
    <w:link w:val="FooterChar"/>
    <w:unhideWhenUsed/>
    <w:rsid w:val="007D09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935"/>
  </w:style>
  <w:style w:type="paragraph" w:styleId="BalloonText">
    <w:name w:val="Balloon Text"/>
    <w:basedOn w:val="Normal"/>
    <w:link w:val="BalloonTextChar"/>
    <w:uiPriority w:val="99"/>
    <w:semiHidden/>
    <w:unhideWhenUsed/>
    <w:rsid w:val="007D09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0935"/>
    <w:rPr>
      <w:rFonts w:ascii="Tahoma" w:hAnsi="Tahoma" w:cs="Tahoma"/>
      <w:sz w:val="16"/>
      <w:szCs w:val="16"/>
    </w:rPr>
  </w:style>
  <w:style w:type="character" w:customStyle="1" w:styleId="Heading1Char">
    <w:name w:val="Heading 1 Char"/>
    <w:basedOn w:val="DefaultParagraphFont"/>
    <w:link w:val="Heading1"/>
    <w:uiPriority w:val="9"/>
    <w:rsid w:val="00B33994"/>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qFormat/>
    <w:rsid w:val="00BD6402"/>
    <w:pPr>
      <w:ind w:left="720"/>
      <w:contextualSpacing/>
    </w:pPr>
  </w:style>
  <w:style w:type="table" w:styleId="TableGrid">
    <w:name w:val="Table Grid"/>
    <w:basedOn w:val="TableNormal"/>
    <w:uiPriority w:val="59"/>
    <w:rsid w:val="002049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ntents">
    <w:name w:val="Table Contents"/>
    <w:basedOn w:val="Normal"/>
    <w:rsid w:val="00820D92"/>
    <w:pPr>
      <w:suppressLineNumbers/>
      <w:suppressAutoHyphens/>
    </w:pPr>
    <w:rPr>
      <w:rFonts w:ascii="Calibri" w:eastAsia="Times New Roman" w:hAnsi="Calibri" w:cs="Calibri"/>
      <w:lang w:eastAsia="ar-SA"/>
    </w:rPr>
  </w:style>
  <w:style w:type="character" w:styleId="PlaceholderText">
    <w:name w:val="Placeholder Text"/>
    <w:basedOn w:val="DefaultParagraphFont"/>
    <w:uiPriority w:val="99"/>
    <w:semiHidden/>
    <w:rsid w:val="000F4F83"/>
    <w:rPr>
      <w:color w:val="808080"/>
    </w:rPr>
  </w:style>
  <w:style w:type="character" w:styleId="Hyperlink">
    <w:name w:val="Hyperlink"/>
    <w:basedOn w:val="DefaultParagraphFont"/>
    <w:uiPriority w:val="99"/>
    <w:unhideWhenUsed/>
    <w:rsid w:val="00447B19"/>
    <w:rPr>
      <w:color w:val="0000FF" w:themeColor="hyperlink"/>
      <w:u w:val="single"/>
    </w:rPr>
  </w:style>
  <w:style w:type="character" w:styleId="CommentReference">
    <w:name w:val="annotation reference"/>
    <w:basedOn w:val="DefaultParagraphFont"/>
    <w:uiPriority w:val="99"/>
    <w:semiHidden/>
    <w:unhideWhenUsed/>
    <w:rsid w:val="00532087"/>
    <w:rPr>
      <w:sz w:val="16"/>
      <w:szCs w:val="16"/>
    </w:rPr>
  </w:style>
  <w:style w:type="paragraph" w:styleId="CommentText">
    <w:name w:val="annotation text"/>
    <w:basedOn w:val="Normal"/>
    <w:link w:val="CommentTextChar"/>
    <w:uiPriority w:val="99"/>
    <w:semiHidden/>
    <w:unhideWhenUsed/>
    <w:rsid w:val="00532087"/>
    <w:pPr>
      <w:spacing w:line="240" w:lineRule="auto"/>
    </w:pPr>
    <w:rPr>
      <w:sz w:val="20"/>
      <w:szCs w:val="20"/>
    </w:rPr>
  </w:style>
  <w:style w:type="character" w:customStyle="1" w:styleId="CommentTextChar">
    <w:name w:val="Comment Text Char"/>
    <w:basedOn w:val="DefaultParagraphFont"/>
    <w:link w:val="CommentText"/>
    <w:uiPriority w:val="99"/>
    <w:semiHidden/>
    <w:rsid w:val="00532087"/>
    <w:rPr>
      <w:sz w:val="20"/>
      <w:szCs w:val="20"/>
    </w:rPr>
  </w:style>
  <w:style w:type="paragraph" w:styleId="CommentSubject">
    <w:name w:val="annotation subject"/>
    <w:basedOn w:val="CommentText"/>
    <w:next w:val="CommentText"/>
    <w:link w:val="CommentSubjectChar"/>
    <w:uiPriority w:val="99"/>
    <w:semiHidden/>
    <w:unhideWhenUsed/>
    <w:rsid w:val="00532087"/>
    <w:rPr>
      <w:b/>
      <w:bCs/>
    </w:rPr>
  </w:style>
  <w:style w:type="character" w:customStyle="1" w:styleId="CommentSubjectChar">
    <w:name w:val="Comment Subject Char"/>
    <w:basedOn w:val="CommentTextChar"/>
    <w:link w:val="CommentSubject"/>
    <w:uiPriority w:val="99"/>
    <w:semiHidden/>
    <w:rsid w:val="00532087"/>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3399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09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935"/>
  </w:style>
  <w:style w:type="paragraph" w:styleId="Footer">
    <w:name w:val="footer"/>
    <w:basedOn w:val="Normal"/>
    <w:link w:val="FooterChar"/>
    <w:unhideWhenUsed/>
    <w:rsid w:val="007D09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935"/>
  </w:style>
  <w:style w:type="paragraph" w:styleId="BalloonText">
    <w:name w:val="Balloon Text"/>
    <w:basedOn w:val="Normal"/>
    <w:link w:val="BalloonTextChar"/>
    <w:uiPriority w:val="99"/>
    <w:semiHidden/>
    <w:unhideWhenUsed/>
    <w:rsid w:val="007D09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0935"/>
    <w:rPr>
      <w:rFonts w:ascii="Tahoma" w:hAnsi="Tahoma" w:cs="Tahoma"/>
      <w:sz w:val="16"/>
      <w:szCs w:val="16"/>
    </w:rPr>
  </w:style>
  <w:style w:type="character" w:customStyle="1" w:styleId="Heading1Char">
    <w:name w:val="Heading 1 Char"/>
    <w:basedOn w:val="DefaultParagraphFont"/>
    <w:link w:val="Heading1"/>
    <w:uiPriority w:val="9"/>
    <w:rsid w:val="00B33994"/>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qFormat/>
    <w:rsid w:val="00BD6402"/>
    <w:pPr>
      <w:ind w:left="720"/>
      <w:contextualSpacing/>
    </w:pPr>
  </w:style>
  <w:style w:type="table" w:styleId="TableGrid">
    <w:name w:val="Table Grid"/>
    <w:basedOn w:val="TableNormal"/>
    <w:uiPriority w:val="59"/>
    <w:rsid w:val="002049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ntents">
    <w:name w:val="Table Contents"/>
    <w:basedOn w:val="Normal"/>
    <w:rsid w:val="00820D92"/>
    <w:pPr>
      <w:suppressLineNumbers/>
      <w:suppressAutoHyphens/>
    </w:pPr>
    <w:rPr>
      <w:rFonts w:ascii="Calibri" w:eastAsia="Times New Roman" w:hAnsi="Calibri" w:cs="Calibri"/>
      <w:lang w:eastAsia="ar-SA"/>
    </w:rPr>
  </w:style>
  <w:style w:type="character" w:styleId="PlaceholderText">
    <w:name w:val="Placeholder Text"/>
    <w:basedOn w:val="DefaultParagraphFont"/>
    <w:uiPriority w:val="99"/>
    <w:semiHidden/>
    <w:rsid w:val="000F4F83"/>
    <w:rPr>
      <w:color w:val="808080"/>
    </w:rPr>
  </w:style>
  <w:style w:type="character" w:styleId="Hyperlink">
    <w:name w:val="Hyperlink"/>
    <w:basedOn w:val="DefaultParagraphFont"/>
    <w:uiPriority w:val="99"/>
    <w:unhideWhenUsed/>
    <w:rsid w:val="00447B19"/>
    <w:rPr>
      <w:color w:val="0000FF" w:themeColor="hyperlink"/>
      <w:u w:val="single"/>
    </w:rPr>
  </w:style>
  <w:style w:type="character" w:styleId="CommentReference">
    <w:name w:val="annotation reference"/>
    <w:basedOn w:val="DefaultParagraphFont"/>
    <w:uiPriority w:val="99"/>
    <w:semiHidden/>
    <w:unhideWhenUsed/>
    <w:rsid w:val="00532087"/>
    <w:rPr>
      <w:sz w:val="16"/>
      <w:szCs w:val="16"/>
    </w:rPr>
  </w:style>
  <w:style w:type="paragraph" w:styleId="CommentText">
    <w:name w:val="annotation text"/>
    <w:basedOn w:val="Normal"/>
    <w:link w:val="CommentTextChar"/>
    <w:uiPriority w:val="99"/>
    <w:semiHidden/>
    <w:unhideWhenUsed/>
    <w:rsid w:val="00532087"/>
    <w:pPr>
      <w:spacing w:line="240" w:lineRule="auto"/>
    </w:pPr>
    <w:rPr>
      <w:sz w:val="20"/>
      <w:szCs w:val="20"/>
    </w:rPr>
  </w:style>
  <w:style w:type="character" w:customStyle="1" w:styleId="CommentTextChar">
    <w:name w:val="Comment Text Char"/>
    <w:basedOn w:val="DefaultParagraphFont"/>
    <w:link w:val="CommentText"/>
    <w:uiPriority w:val="99"/>
    <w:semiHidden/>
    <w:rsid w:val="00532087"/>
    <w:rPr>
      <w:sz w:val="20"/>
      <w:szCs w:val="20"/>
    </w:rPr>
  </w:style>
  <w:style w:type="paragraph" w:styleId="CommentSubject">
    <w:name w:val="annotation subject"/>
    <w:basedOn w:val="CommentText"/>
    <w:next w:val="CommentText"/>
    <w:link w:val="CommentSubjectChar"/>
    <w:uiPriority w:val="99"/>
    <w:semiHidden/>
    <w:unhideWhenUsed/>
    <w:rsid w:val="00532087"/>
    <w:rPr>
      <w:b/>
      <w:bCs/>
    </w:rPr>
  </w:style>
  <w:style w:type="character" w:customStyle="1" w:styleId="CommentSubjectChar">
    <w:name w:val="Comment Subject Char"/>
    <w:basedOn w:val="CommentTextChar"/>
    <w:link w:val="CommentSubject"/>
    <w:uiPriority w:val="99"/>
    <w:semiHidden/>
    <w:rsid w:val="005320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clinicians@epicdiagnostics.com"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C46743B490F496DB4B327D5F63C6FF7"/>
        <w:category>
          <w:name w:val="General"/>
          <w:gallery w:val="placeholder"/>
        </w:category>
        <w:types>
          <w:type w:val="bbPlcHdr"/>
        </w:types>
        <w:behaviors>
          <w:behavior w:val="content"/>
        </w:behaviors>
        <w:guid w:val="{E200CB83-83A1-4B3C-8E12-91E53D7B0F4A}"/>
      </w:docPartPr>
      <w:docPartBody>
        <w:p w:rsidR="00AC5547" w:rsidRDefault="00AC5547" w:rsidP="00AC5547">
          <w:pPr>
            <w:pStyle w:val="BC46743B490F496DB4B327D5F63C6FF71"/>
          </w:pPr>
          <w:r w:rsidRPr="007162E6">
            <w:rPr>
              <w:rStyle w:val="PlaceholderText"/>
            </w:rPr>
            <w:t>Click here to enter text.</w:t>
          </w:r>
        </w:p>
      </w:docPartBody>
    </w:docPart>
    <w:docPart>
      <w:docPartPr>
        <w:name w:val="D9379CF833C748DA909F87974CD3E350"/>
        <w:category>
          <w:name w:val="General"/>
          <w:gallery w:val="placeholder"/>
        </w:category>
        <w:types>
          <w:type w:val="bbPlcHdr"/>
        </w:types>
        <w:behaviors>
          <w:behavior w:val="content"/>
        </w:behaviors>
        <w:guid w:val="{B196CE80-5FA3-4420-A004-F7351C1021F4}"/>
      </w:docPartPr>
      <w:docPartBody>
        <w:p w:rsidR="00AC5547" w:rsidRDefault="00AC5547" w:rsidP="00AC5547">
          <w:pPr>
            <w:pStyle w:val="D9379CF833C748DA909F87974CD3E350"/>
          </w:pPr>
          <w:r w:rsidRPr="007162E6">
            <w:rPr>
              <w:rStyle w:val="PlaceholderText"/>
            </w:rPr>
            <w:t>Click here to enter text.</w:t>
          </w:r>
        </w:p>
      </w:docPartBody>
    </w:docPart>
    <w:docPart>
      <w:docPartPr>
        <w:name w:val="67C5CD1C2DBB47089BBC34F24667C939"/>
        <w:category>
          <w:name w:val="General"/>
          <w:gallery w:val="placeholder"/>
        </w:category>
        <w:types>
          <w:type w:val="bbPlcHdr"/>
        </w:types>
        <w:behaviors>
          <w:behavior w:val="content"/>
        </w:behaviors>
        <w:guid w:val="{A4D30F1F-D314-476B-A467-F069EB75DE89}"/>
      </w:docPartPr>
      <w:docPartBody>
        <w:p w:rsidR="00AC5547" w:rsidRDefault="00AC5547" w:rsidP="00AC5547">
          <w:pPr>
            <w:pStyle w:val="67C5CD1C2DBB47089BBC34F24667C939"/>
          </w:pPr>
          <w:r w:rsidRPr="007162E6">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MS Gothic">
    <w:altName w:val="Meiryo"/>
    <w:panose1 w:val="020B0609070205080204"/>
    <w:charset w:val="80"/>
    <w:family w:val="modern"/>
    <w:notTrueType/>
    <w:pitch w:val="fixed"/>
    <w:sig w:usb0="00000000"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5547"/>
    <w:rsid w:val="003B5484"/>
    <w:rsid w:val="003F43ED"/>
    <w:rsid w:val="008C365F"/>
    <w:rsid w:val="00AC5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C5547"/>
    <w:rPr>
      <w:color w:val="808080"/>
    </w:rPr>
  </w:style>
  <w:style w:type="paragraph" w:customStyle="1" w:styleId="B03766193DB848D995DFD0B41A738169">
    <w:name w:val="B03766193DB848D995DFD0B41A738169"/>
    <w:rsid w:val="00AC5547"/>
    <w:rPr>
      <w:rFonts w:eastAsiaTheme="minorHAnsi"/>
    </w:rPr>
  </w:style>
  <w:style w:type="paragraph" w:customStyle="1" w:styleId="BC46743B490F496DB4B327D5F63C6FF7">
    <w:name w:val="BC46743B490F496DB4B327D5F63C6FF7"/>
    <w:rsid w:val="00AC5547"/>
  </w:style>
  <w:style w:type="paragraph" w:customStyle="1" w:styleId="BC46743B490F496DB4B327D5F63C6FF71">
    <w:name w:val="BC46743B490F496DB4B327D5F63C6FF71"/>
    <w:rsid w:val="00AC5547"/>
    <w:rPr>
      <w:rFonts w:eastAsiaTheme="minorHAnsi"/>
    </w:rPr>
  </w:style>
  <w:style w:type="paragraph" w:customStyle="1" w:styleId="D9379CF833C748DA909F87974CD3E350">
    <w:name w:val="D9379CF833C748DA909F87974CD3E350"/>
    <w:rsid w:val="00AC5547"/>
    <w:rPr>
      <w:rFonts w:eastAsiaTheme="minorHAnsi"/>
    </w:rPr>
  </w:style>
  <w:style w:type="paragraph" w:customStyle="1" w:styleId="67C5CD1C2DBB47089BBC34F24667C939">
    <w:name w:val="67C5CD1C2DBB47089BBC34F24667C939"/>
    <w:rsid w:val="00AC5547"/>
    <w:rPr>
      <w:rFonts w:eastAsiaTheme="minorHAnsi"/>
    </w:rPr>
  </w:style>
  <w:style w:type="paragraph" w:customStyle="1" w:styleId="E1CD8472F1B9469BAFD241C7529F63C5">
    <w:name w:val="E1CD8472F1B9469BAFD241C7529F63C5"/>
    <w:rsid w:val="00AC5547"/>
    <w:rPr>
      <w:rFonts w:eastAsiaTheme="minorHAnsi"/>
    </w:rPr>
  </w:style>
  <w:style w:type="paragraph" w:customStyle="1" w:styleId="2144FFC679B7445EB4151684A89732E0">
    <w:name w:val="2144FFC679B7445EB4151684A89732E0"/>
    <w:rsid w:val="00AC5547"/>
    <w:rPr>
      <w:rFonts w:eastAsiaTheme="minorHAnsi"/>
    </w:rPr>
  </w:style>
  <w:style w:type="paragraph" w:customStyle="1" w:styleId="61FCC0091DFF42708878AE6AB4D73E1D">
    <w:name w:val="61FCC0091DFF42708878AE6AB4D73E1D"/>
    <w:rsid w:val="00AC5547"/>
    <w:rPr>
      <w:rFonts w:eastAsiaTheme="minorHAnsi"/>
    </w:rPr>
  </w:style>
  <w:style w:type="paragraph" w:customStyle="1" w:styleId="AC74E8EA9A04493C85D9A152A879051C">
    <w:name w:val="AC74E8EA9A04493C85D9A152A879051C"/>
    <w:rsid w:val="00AC5547"/>
    <w:rPr>
      <w:rFonts w:eastAsiaTheme="minorHAnsi"/>
    </w:rPr>
  </w:style>
  <w:style w:type="paragraph" w:customStyle="1" w:styleId="FE720C9384954E6A8010BC34A7D3B2E7">
    <w:name w:val="FE720C9384954E6A8010BC34A7D3B2E7"/>
    <w:rsid w:val="00AC5547"/>
    <w:rPr>
      <w:rFonts w:eastAsiaTheme="minorHAnsi"/>
    </w:rPr>
  </w:style>
  <w:style w:type="paragraph" w:customStyle="1" w:styleId="0D6D92E52EE64AA89AE94B46FA77A5D6">
    <w:name w:val="0D6D92E52EE64AA89AE94B46FA77A5D6"/>
    <w:rsid w:val="00AC5547"/>
    <w:rPr>
      <w:rFonts w:eastAsiaTheme="minorHAnsi"/>
    </w:rPr>
  </w:style>
  <w:style w:type="paragraph" w:customStyle="1" w:styleId="A531CC0FC1E54DF8816367E0F5E851D8">
    <w:name w:val="A531CC0FC1E54DF8816367E0F5E851D8"/>
    <w:rsid w:val="00AC5547"/>
    <w:rPr>
      <w:rFonts w:eastAsiaTheme="minorHAnsi"/>
    </w:rPr>
  </w:style>
  <w:style w:type="paragraph" w:customStyle="1" w:styleId="D97F3570F4DD4D83BB77D585BF435FCD">
    <w:name w:val="D97F3570F4DD4D83BB77D585BF435FCD"/>
    <w:rsid w:val="00AC5547"/>
    <w:rPr>
      <w:rFonts w:eastAsiaTheme="minorHAnsi"/>
    </w:rPr>
  </w:style>
  <w:style w:type="paragraph" w:customStyle="1" w:styleId="C05DD8A11727499DA1D294A9D93B4F7F">
    <w:name w:val="C05DD8A11727499DA1D294A9D93B4F7F"/>
    <w:rsid w:val="00AC5547"/>
    <w:rPr>
      <w:rFonts w:eastAsiaTheme="minorHAnsi"/>
    </w:rPr>
  </w:style>
  <w:style w:type="paragraph" w:customStyle="1" w:styleId="110BDD4BAD624B9C9FE2AC6C35E5EAC8">
    <w:name w:val="110BDD4BAD624B9C9FE2AC6C35E5EAC8"/>
    <w:rsid w:val="00AC5547"/>
    <w:rPr>
      <w:rFonts w:eastAsiaTheme="minorHAnsi"/>
    </w:rPr>
  </w:style>
  <w:style w:type="paragraph" w:customStyle="1" w:styleId="EE9C8BC9644A47FC89867A9D1CB3986A">
    <w:name w:val="EE9C8BC9644A47FC89867A9D1CB3986A"/>
    <w:rsid w:val="00AC5547"/>
    <w:rPr>
      <w:rFonts w:eastAsiaTheme="minorHAnsi"/>
    </w:rPr>
  </w:style>
  <w:style w:type="paragraph" w:customStyle="1" w:styleId="025C9447B84D463DA0DD2B8C875386FD">
    <w:name w:val="025C9447B84D463DA0DD2B8C875386FD"/>
    <w:rsid w:val="00AC5547"/>
    <w:rPr>
      <w:rFonts w:eastAsiaTheme="minorHAnsi"/>
    </w:rPr>
  </w:style>
  <w:style w:type="paragraph" w:customStyle="1" w:styleId="4FC15427DF9A4959B6C15E9E134CF768">
    <w:name w:val="4FC15427DF9A4959B6C15E9E134CF768"/>
    <w:rsid w:val="00AC5547"/>
    <w:rPr>
      <w:rFonts w:eastAsiaTheme="minorHAnsi"/>
    </w:rPr>
  </w:style>
  <w:style w:type="paragraph" w:customStyle="1" w:styleId="A64122D23CCC41CFA04EEF6ECE4DFC1F">
    <w:name w:val="A64122D23CCC41CFA04EEF6ECE4DFC1F"/>
    <w:rsid w:val="00AC5547"/>
    <w:rPr>
      <w:rFonts w:eastAsiaTheme="minorHAnsi"/>
    </w:rPr>
  </w:style>
  <w:style w:type="paragraph" w:customStyle="1" w:styleId="9B53BD43AD4E457F9E93BFE9C7BB495E">
    <w:name w:val="9B53BD43AD4E457F9E93BFE9C7BB495E"/>
    <w:rsid w:val="00AC5547"/>
    <w:rPr>
      <w:rFonts w:eastAsiaTheme="minorHAnsi"/>
    </w:rPr>
  </w:style>
  <w:style w:type="paragraph" w:customStyle="1" w:styleId="F623D0715C2D4CB9946A039C8FABE3D7">
    <w:name w:val="F623D0715C2D4CB9946A039C8FABE3D7"/>
    <w:rsid w:val="00AC5547"/>
    <w:rPr>
      <w:rFonts w:eastAsiaTheme="minorHAnsi"/>
    </w:rPr>
  </w:style>
  <w:style w:type="paragraph" w:customStyle="1" w:styleId="BE1446C790F2489C8D3E3AE7C6BDF03C">
    <w:name w:val="BE1446C790F2489C8D3E3AE7C6BDF03C"/>
    <w:rsid w:val="00AC5547"/>
    <w:rPr>
      <w:rFonts w:eastAsiaTheme="minorHAnsi"/>
    </w:rPr>
  </w:style>
  <w:style w:type="paragraph" w:customStyle="1" w:styleId="166BC8DEEA2E4E8FA10742231F457F5F">
    <w:name w:val="166BC8DEEA2E4E8FA10742231F457F5F"/>
    <w:rsid w:val="00AC5547"/>
    <w:rPr>
      <w:rFonts w:eastAsiaTheme="minorHAnsi"/>
    </w:rPr>
  </w:style>
  <w:style w:type="paragraph" w:customStyle="1" w:styleId="CD6640039C174DC1AD9B2BAA23452EBF">
    <w:name w:val="CD6640039C174DC1AD9B2BAA23452EBF"/>
    <w:rsid w:val="00AC5547"/>
    <w:rPr>
      <w:rFonts w:eastAsiaTheme="minorHAnsi"/>
    </w:rPr>
  </w:style>
  <w:style w:type="paragraph" w:customStyle="1" w:styleId="46E547E6BDBE4B908C172CE161EE7CF1">
    <w:name w:val="46E547E6BDBE4B908C172CE161EE7CF1"/>
    <w:rsid w:val="00AC5547"/>
    <w:rPr>
      <w:rFonts w:eastAsiaTheme="minorHAnsi"/>
    </w:rPr>
  </w:style>
  <w:style w:type="paragraph" w:customStyle="1" w:styleId="8DDFF505CF124C008CAC0D2E2C1CEDC0">
    <w:name w:val="8DDFF505CF124C008CAC0D2E2C1CEDC0"/>
    <w:rsid w:val="00AC5547"/>
    <w:rPr>
      <w:rFonts w:eastAsiaTheme="minorHAnsi"/>
    </w:rPr>
  </w:style>
  <w:style w:type="paragraph" w:customStyle="1" w:styleId="E47C25A6E5724A9BB959B3F63E81DA08">
    <w:name w:val="E47C25A6E5724A9BB959B3F63E81DA08"/>
    <w:rsid w:val="00AC5547"/>
    <w:rPr>
      <w:rFonts w:eastAsiaTheme="minorHAnsi"/>
    </w:rPr>
  </w:style>
  <w:style w:type="paragraph" w:customStyle="1" w:styleId="8ACF770CE3134486837C7E295FD26AF8">
    <w:name w:val="8ACF770CE3134486837C7E295FD26AF8"/>
    <w:rsid w:val="00AC5547"/>
    <w:rPr>
      <w:rFonts w:eastAsiaTheme="minorHAnsi"/>
    </w:rPr>
  </w:style>
  <w:style w:type="paragraph" w:customStyle="1" w:styleId="F44495738E874D469D4EFAF6546CDF84">
    <w:name w:val="F44495738E874D469D4EFAF6546CDF84"/>
    <w:rsid w:val="00AC5547"/>
    <w:rPr>
      <w:rFonts w:eastAsiaTheme="minorHAnsi"/>
    </w:rPr>
  </w:style>
  <w:style w:type="paragraph" w:customStyle="1" w:styleId="08756BC128AD44DE8940808808DBC991">
    <w:name w:val="08756BC128AD44DE8940808808DBC991"/>
    <w:rsid w:val="00AC5547"/>
    <w:rPr>
      <w:rFonts w:eastAsiaTheme="minorHAnsi"/>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C5547"/>
    <w:rPr>
      <w:color w:val="808080"/>
    </w:rPr>
  </w:style>
  <w:style w:type="paragraph" w:customStyle="1" w:styleId="B03766193DB848D995DFD0B41A738169">
    <w:name w:val="B03766193DB848D995DFD0B41A738169"/>
    <w:rsid w:val="00AC5547"/>
    <w:rPr>
      <w:rFonts w:eastAsiaTheme="minorHAnsi"/>
    </w:rPr>
  </w:style>
  <w:style w:type="paragraph" w:customStyle="1" w:styleId="BC46743B490F496DB4B327D5F63C6FF7">
    <w:name w:val="BC46743B490F496DB4B327D5F63C6FF7"/>
    <w:rsid w:val="00AC5547"/>
  </w:style>
  <w:style w:type="paragraph" w:customStyle="1" w:styleId="BC46743B490F496DB4B327D5F63C6FF71">
    <w:name w:val="BC46743B490F496DB4B327D5F63C6FF71"/>
    <w:rsid w:val="00AC5547"/>
    <w:rPr>
      <w:rFonts w:eastAsiaTheme="minorHAnsi"/>
    </w:rPr>
  </w:style>
  <w:style w:type="paragraph" w:customStyle="1" w:styleId="D9379CF833C748DA909F87974CD3E350">
    <w:name w:val="D9379CF833C748DA909F87974CD3E350"/>
    <w:rsid w:val="00AC5547"/>
    <w:rPr>
      <w:rFonts w:eastAsiaTheme="minorHAnsi"/>
    </w:rPr>
  </w:style>
  <w:style w:type="paragraph" w:customStyle="1" w:styleId="67C5CD1C2DBB47089BBC34F24667C939">
    <w:name w:val="67C5CD1C2DBB47089BBC34F24667C939"/>
    <w:rsid w:val="00AC5547"/>
    <w:rPr>
      <w:rFonts w:eastAsiaTheme="minorHAnsi"/>
    </w:rPr>
  </w:style>
  <w:style w:type="paragraph" w:customStyle="1" w:styleId="E1CD8472F1B9469BAFD241C7529F63C5">
    <w:name w:val="E1CD8472F1B9469BAFD241C7529F63C5"/>
    <w:rsid w:val="00AC5547"/>
    <w:rPr>
      <w:rFonts w:eastAsiaTheme="minorHAnsi"/>
    </w:rPr>
  </w:style>
  <w:style w:type="paragraph" w:customStyle="1" w:styleId="2144FFC679B7445EB4151684A89732E0">
    <w:name w:val="2144FFC679B7445EB4151684A89732E0"/>
    <w:rsid w:val="00AC5547"/>
    <w:rPr>
      <w:rFonts w:eastAsiaTheme="minorHAnsi"/>
    </w:rPr>
  </w:style>
  <w:style w:type="paragraph" w:customStyle="1" w:styleId="61FCC0091DFF42708878AE6AB4D73E1D">
    <w:name w:val="61FCC0091DFF42708878AE6AB4D73E1D"/>
    <w:rsid w:val="00AC5547"/>
    <w:rPr>
      <w:rFonts w:eastAsiaTheme="minorHAnsi"/>
    </w:rPr>
  </w:style>
  <w:style w:type="paragraph" w:customStyle="1" w:styleId="AC74E8EA9A04493C85D9A152A879051C">
    <w:name w:val="AC74E8EA9A04493C85D9A152A879051C"/>
    <w:rsid w:val="00AC5547"/>
    <w:rPr>
      <w:rFonts w:eastAsiaTheme="minorHAnsi"/>
    </w:rPr>
  </w:style>
  <w:style w:type="paragraph" w:customStyle="1" w:styleId="FE720C9384954E6A8010BC34A7D3B2E7">
    <w:name w:val="FE720C9384954E6A8010BC34A7D3B2E7"/>
    <w:rsid w:val="00AC5547"/>
    <w:rPr>
      <w:rFonts w:eastAsiaTheme="minorHAnsi"/>
    </w:rPr>
  </w:style>
  <w:style w:type="paragraph" w:customStyle="1" w:styleId="0D6D92E52EE64AA89AE94B46FA77A5D6">
    <w:name w:val="0D6D92E52EE64AA89AE94B46FA77A5D6"/>
    <w:rsid w:val="00AC5547"/>
    <w:rPr>
      <w:rFonts w:eastAsiaTheme="minorHAnsi"/>
    </w:rPr>
  </w:style>
  <w:style w:type="paragraph" w:customStyle="1" w:styleId="A531CC0FC1E54DF8816367E0F5E851D8">
    <w:name w:val="A531CC0FC1E54DF8816367E0F5E851D8"/>
    <w:rsid w:val="00AC5547"/>
    <w:rPr>
      <w:rFonts w:eastAsiaTheme="minorHAnsi"/>
    </w:rPr>
  </w:style>
  <w:style w:type="paragraph" w:customStyle="1" w:styleId="D97F3570F4DD4D83BB77D585BF435FCD">
    <w:name w:val="D97F3570F4DD4D83BB77D585BF435FCD"/>
    <w:rsid w:val="00AC5547"/>
    <w:rPr>
      <w:rFonts w:eastAsiaTheme="minorHAnsi"/>
    </w:rPr>
  </w:style>
  <w:style w:type="paragraph" w:customStyle="1" w:styleId="C05DD8A11727499DA1D294A9D93B4F7F">
    <w:name w:val="C05DD8A11727499DA1D294A9D93B4F7F"/>
    <w:rsid w:val="00AC5547"/>
    <w:rPr>
      <w:rFonts w:eastAsiaTheme="minorHAnsi"/>
    </w:rPr>
  </w:style>
  <w:style w:type="paragraph" w:customStyle="1" w:styleId="110BDD4BAD624B9C9FE2AC6C35E5EAC8">
    <w:name w:val="110BDD4BAD624B9C9FE2AC6C35E5EAC8"/>
    <w:rsid w:val="00AC5547"/>
    <w:rPr>
      <w:rFonts w:eastAsiaTheme="minorHAnsi"/>
    </w:rPr>
  </w:style>
  <w:style w:type="paragraph" w:customStyle="1" w:styleId="EE9C8BC9644A47FC89867A9D1CB3986A">
    <w:name w:val="EE9C8BC9644A47FC89867A9D1CB3986A"/>
    <w:rsid w:val="00AC5547"/>
    <w:rPr>
      <w:rFonts w:eastAsiaTheme="minorHAnsi"/>
    </w:rPr>
  </w:style>
  <w:style w:type="paragraph" w:customStyle="1" w:styleId="025C9447B84D463DA0DD2B8C875386FD">
    <w:name w:val="025C9447B84D463DA0DD2B8C875386FD"/>
    <w:rsid w:val="00AC5547"/>
    <w:rPr>
      <w:rFonts w:eastAsiaTheme="minorHAnsi"/>
    </w:rPr>
  </w:style>
  <w:style w:type="paragraph" w:customStyle="1" w:styleId="4FC15427DF9A4959B6C15E9E134CF768">
    <w:name w:val="4FC15427DF9A4959B6C15E9E134CF768"/>
    <w:rsid w:val="00AC5547"/>
    <w:rPr>
      <w:rFonts w:eastAsiaTheme="minorHAnsi"/>
    </w:rPr>
  </w:style>
  <w:style w:type="paragraph" w:customStyle="1" w:styleId="A64122D23CCC41CFA04EEF6ECE4DFC1F">
    <w:name w:val="A64122D23CCC41CFA04EEF6ECE4DFC1F"/>
    <w:rsid w:val="00AC5547"/>
    <w:rPr>
      <w:rFonts w:eastAsiaTheme="minorHAnsi"/>
    </w:rPr>
  </w:style>
  <w:style w:type="paragraph" w:customStyle="1" w:styleId="9B53BD43AD4E457F9E93BFE9C7BB495E">
    <w:name w:val="9B53BD43AD4E457F9E93BFE9C7BB495E"/>
    <w:rsid w:val="00AC5547"/>
    <w:rPr>
      <w:rFonts w:eastAsiaTheme="minorHAnsi"/>
    </w:rPr>
  </w:style>
  <w:style w:type="paragraph" w:customStyle="1" w:styleId="F623D0715C2D4CB9946A039C8FABE3D7">
    <w:name w:val="F623D0715C2D4CB9946A039C8FABE3D7"/>
    <w:rsid w:val="00AC5547"/>
    <w:rPr>
      <w:rFonts w:eastAsiaTheme="minorHAnsi"/>
    </w:rPr>
  </w:style>
  <w:style w:type="paragraph" w:customStyle="1" w:styleId="BE1446C790F2489C8D3E3AE7C6BDF03C">
    <w:name w:val="BE1446C790F2489C8D3E3AE7C6BDF03C"/>
    <w:rsid w:val="00AC5547"/>
    <w:rPr>
      <w:rFonts w:eastAsiaTheme="minorHAnsi"/>
    </w:rPr>
  </w:style>
  <w:style w:type="paragraph" w:customStyle="1" w:styleId="166BC8DEEA2E4E8FA10742231F457F5F">
    <w:name w:val="166BC8DEEA2E4E8FA10742231F457F5F"/>
    <w:rsid w:val="00AC5547"/>
    <w:rPr>
      <w:rFonts w:eastAsiaTheme="minorHAnsi"/>
    </w:rPr>
  </w:style>
  <w:style w:type="paragraph" w:customStyle="1" w:styleId="CD6640039C174DC1AD9B2BAA23452EBF">
    <w:name w:val="CD6640039C174DC1AD9B2BAA23452EBF"/>
    <w:rsid w:val="00AC5547"/>
    <w:rPr>
      <w:rFonts w:eastAsiaTheme="minorHAnsi"/>
    </w:rPr>
  </w:style>
  <w:style w:type="paragraph" w:customStyle="1" w:styleId="46E547E6BDBE4B908C172CE161EE7CF1">
    <w:name w:val="46E547E6BDBE4B908C172CE161EE7CF1"/>
    <w:rsid w:val="00AC5547"/>
    <w:rPr>
      <w:rFonts w:eastAsiaTheme="minorHAnsi"/>
    </w:rPr>
  </w:style>
  <w:style w:type="paragraph" w:customStyle="1" w:styleId="8DDFF505CF124C008CAC0D2E2C1CEDC0">
    <w:name w:val="8DDFF505CF124C008CAC0D2E2C1CEDC0"/>
    <w:rsid w:val="00AC5547"/>
    <w:rPr>
      <w:rFonts w:eastAsiaTheme="minorHAnsi"/>
    </w:rPr>
  </w:style>
  <w:style w:type="paragraph" w:customStyle="1" w:styleId="E47C25A6E5724A9BB959B3F63E81DA08">
    <w:name w:val="E47C25A6E5724A9BB959B3F63E81DA08"/>
    <w:rsid w:val="00AC5547"/>
    <w:rPr>
      <w:rFonts w:eastAsiaTheme="minorHAnsi"/>
    </w:rPr>
  </w:style>
  <w:style w:type="paragraph" w:customStyle="1" w:styleId="8ACF770CE3134486837C7E295FD26AF8">
    <w:name w:val="8ACF770CE3134486837C7E295FD26AF8"/>
    <w:rsid w:val="00AC5547"/>
    <w:rPr>
      <w:rFonts w:eastAsiaTheme="minorHAnsi"/>
    </w:rPr>
  </w:style>
  <w:style w:type="paragraph" w:customStyle="1" w:styleId="F44495738E874D469D4EFAF6546CDF84">
    <w:name w:val="F44495738E874D469D4EFAF6546CDF84"/>
    <w:rsid w:val="00AC5547"/>
    <w:rPr>
      <w:rFonts w:eastAsiaTheme="minorHAnsi"/>
    </w:rPr>
  </w:style>
  <w:style w:type="paragraph" w:customStyle="1" w:styleId="08756BC128AD44DE8940808808DBC991">
    <w:name w:val="08756BC128AD44DE8940808808DBC991"/>
    <w:rsid w:val="00AC5547"/>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294C19-CF1D-4DC2-9285-0317EBC24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2412</TotalTime>
  <Pages>8</Pages>
  <Words>1671</Words>
  <Characters>9528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Cullinan</dc:creator>
  <cp:lastModifiedBy>Admin</cp:lastModifiedBy>
  <cp:revision>60</cp:revision>
  <dcterms:created xsi:type="dcterms:W3CDTF">2012-01-16T18:32:00Z</dcterms:created>
  <dcterms:modified xsi:type="dcterms:W3CDTF">2012-04-04T16:06:00Z</dcterms:modified>
</cp:coreProperties>
</file>