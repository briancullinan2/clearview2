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2B1" w:rsidRPr="00FA08F9" w:rsidRDefault="001642B1" w:rsidP="0024442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Purpose</w:t>
      </w:r>
    </w:p>
    <w:p w:rsidR="001642B1" w:rsidRDefault="001642B1" w:rsidP="00244425">
      <w:pPr>
        <w:pStyle w:val="ListParagraph"/>
        <w:rPr>
          <w:sz w:val="24"/>
          <w:szCs w:val="24"/>
        </w:rPr>
      </w:pPr>
    </w:p>
    <w:p w:rsidR="001642B1" w:rsidRPr="00FA08F9" w:rsidRDefault="001642B1" w:rsidP="00244425">
      <w:pPr>
        <w:pStyle w:val="ListParagraph"/>
        <w:rPr>
          <w:b/>
          <w:bCs/>
          <w:sz w:val="24"/>
          <w:szCs w:val="24"/>
        </w:rPr>
      </w:pPr>
      <w:r w:rsidRPr="00FA08F9">
        <w:rPr>
          <w:sz w:val="24"/>
          <w:szCs w:val="24"/>
        </w:rPr>
        <w:t xml:space="preserve">This procedure provides policy and procedure for </w:t>
      </w:r>
      <w:r w:rsidR="006A1031">
        <w:rPr>
          <w:sz w:val="24"/>
          <w:szCs w:val="24"/>
        </w:rPr>
        <w:t>configuration and day-to-day operation of the network.</w:t>
      </w:r>
    </w:p>
    <w:p w:rsidR="001642B1" w:rsidRPr="00FA08F9" w:rsidRDefault="001642B1" w:rsidP="0033346B">
      <w:pPr>
        <w:pStyle w:val="ListParagraph"/>
        <w:ind w:left="2160"/>
        <w:rPr>
          <w:sz w:val="24"/>
          <w:szCs w:val="24"/>
        </w:rPr>
      </w:pPr>
    </w:p>
    <w:p w:rsidR="001642B1" w:rsidRPr="00FA08F9" w:rsidRDefault="001642B1" w:rsidP="0054504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Scope</w:t>
      </w:r>
    </w:p>
    <w:p w:rsidR="001642B1" w:rsidRDefault="001642B1" w:rsidP="0054504F">
      <w:pPr>
        <w:pStyle w:val="ListParagraph"/>
        <w:rPr>
          <w:sz w:val="24"/>
          <w:szCs w:val="24"/>
        </w:rPr>
      </w:pPr>
    </w:p>
    <w:p w:rsidR="001642B1" w:rsidRPr="00FA08F9" w:rsidRDefault="001642B1" w:rsidP="006A1031">
      <w:pPr>
        <w:pStyle w:val="ListParagraph"/>
        <w:rPr>
          <w:sz w:val="24"/>
          <w:szCs w:val="24"/>
        </w:rPr>
      </w:pPr>
      <w:r w:rsidRPr="00FA08F9">
        <w:rPr>
          <w:sz w:val="24"/>
          <w:szCs w:val="24"/>
        </w:rPr>
        <w:t>This procedure applies to the</w:t>
      </w:r>
      <w:r w:rsidR="006A1031">
        <w:rPr>
          <w:sz w:val="24"/>
          <w:szCs w:val="24"/>
        </w:rPr>
        <w:t xml:space="preserve"> operation and maintenance of EPIC’s computer network.</w:t>
      </w:r>
      <w:r w:rsidRPr="00FA08F9">
        <w:rPr>
          <w:sz w:val="24"/>
          <w:szCs w:val="24"/>
        </w:rPr>
        <w:t xml:space="preserve"> </w:t>
      </w:r>
    </w:p>
    <w:p w:rsidR="001642B1" w:rsidRPr="00FA08F9" w:rsidRDefault="001642B1" w:rsidP="0033346B">
      <w:pPr>
        <w:pStyle w:val="ListParagraph"/>
        <w:rPr>
          <w:sz w:val="24"/>
          <w:szCs w:val="24"/>
        </w:rPr>
      </w:pPr>
    </w:p>
    <w:p w:rsidR="001642B1" w:rsidRDefault="001642B1" w:rsidP="00D9040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Definitions</w:t>
      </w:r>
    </w:p>
    <w:p w:rsidR="001642B1" w:rsidRPr="00FA08F9" w:rsidRDefault="001642B1" w:rsidP="00041DDE">
      <w:pPr>
        <w:pStyle w:val="ListParagraph"/>
        <w:rPr>
          <w:b/>
          <w:bCs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97"/>
        <w:gridCol w:w="5759"/>
      </w:tblGrid>
      <w:tr w:rsidR="00C02667" w:rsidRPr="00FA08F9" w:rsidTr="00C8519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957692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C85198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 and devices connected by wireless or Ethernet to EPIC’s primary domain controller.</w:t>
            </w:r>
          </w:p>
        </w:tc>
      </w:tr>
      <w:tr w:rsidR="00C02667" w:rsidRPr="00FA08F9" w:rsidTr="00916A0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916A08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updates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C0266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Windows updates or specific software updates that affect the computers containing the </w:t>
            </w:r>
            <w:proofErr w:type="spellStart"/>
            <w:r>
              <w:rPr>
                <w:sz w:val="24"/>
                <w:szCs w:val="24"/>
              </w:rPr>
              <w:t>Clearview</w:t>
            </w:r>
            <w:proofErr w:type="spellEnd"/>
            <w:r>
              <w:rPr>
                <w:sz w:val="24"/>
                <w:szCs w:val="24"/>
              </w:rPr>
              <w:t xml:space="preserve"> software and/or the security of the operating system and network.</w:t>
            </w:r>
          </w:p>
        </w:tc>
      </w:tr>
      <w:tr w:rsidR="00C02667" w:rsidRPr="00FA08F9" w:rsidTr="00916A0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916A08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Auditing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916A08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detailed record keeping of all network transactions, files accessed and edited.</w:t>
            </w:r>
          </w:p>
        </w:tc>
      </w:tr>
      <w:tr w:rsidR="00C02667" w:rsidRPr="00FA08F9" w:rsidTr="00916A0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916A08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Backups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C0266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 image or copy of all mission critical files to a centralized and remote location from the individual computer.</w:t>
            </w:r>
          </w:p>
        </w:tc>
      </w:tr>
      <w:tr w:rsidR="00C02667" w:rsidRPr="00FA08F9" w:rsidTr="00916A0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Default="00C02667" w:rsidP="00916A08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Domain controller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667" w:rsidRPr="00FA08F9" w:rsidRDefault="00C02667" w:rsidP="00C0266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server that designates IP addresses to all devices on the network and acts as a gateway to the world wide web.</w:t>
            </w:r>
          </w:p>
        </w:tc>
      </w:tr>
      <w:tr w:rsidR="00E7010A" w:rsidRPr="00FA08F9" w:rsidTr="00916A08"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10A" w:rsidRDefault="00E7010A" w:rsidP="00916A08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 permissions</w:t>
            </w:r>
          </w:p>
        </w:tc>
        <w:tc>
          <w:tcPr>
            <w:tcW w:w="5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10A" w:rsidRDefault="00E7010A" w:rsidP="00C0266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collection of users and other groups with a set of read and write permissions to specific network entities.</w:t>
            </w:r>
          </w:p>
        </w:tc>
      </w:tr>
    </w:tbl>
    <w:p w:rsidR="001642B1" w:rsidRDefault="001642B1" w:rsidP="0033346B">
      <w:pPr>
        <w:pStyle w:val="ListParagraph"/>
        <w:rPr>
          <w:sz w:val="24"/>
          <w:szCs w:val="24"/>
        </w:rPr>
      </w:pPr>
    </w:p>
    <w:p w:rsidR="00916A08" w:rsidRPr="00FA08F9" w:rsidRDefault="00916A08" w:rsidP="0033346B">
      <w:pPr>
        <w:pStyle w:val="ListParagraph"/>
        <w:rPr>
          <w:sz w:val="24"/>
          <w:szCs w:val="24"/>
        </w:rPr>
      </w:pPr>
    </w:p>
    <w:p w:rsidR="001642B1" w:rsidRDefault="001642B1" w:rsidP="00D9040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Responsibilities</w:t>
      </w:r>
    </w:p>
    <w:p w:rsidR="001642B1" w:rsidRPr="00FA08F9" w:rsidRDefault="001642B1" w:rsidP="00041DDE">
      <w:pPr>
        <w:pStyle w:val="ListParagraph"/>
        <w:rPr>
          <w:b/>
          <w:bCs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97"/>
        <w:gridCol w:w="5759"/>
      </w:tblGrid>
      <w:tr w:rsidR="001642B1" w:rsidRPr="00FA08F9">
        <w:tc>
          <w:tcPr>
            <w:tcW w:w="3097" w:type="dxa"/>
          </w:tcPr>
          <w:p w:rsidR="001642B1" w:rsidRPr="00FA08F9" w:rsidRDefault="001642B1" w:rsidP="00CE1099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FA08F9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1642B1" w:rsidRPr="00FA08F9" w:rsidRDefault="001642B1" w:rsidP="00CE109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Ensures the most current version of this document is used when referenced.</w:t>
            </w:r>
          </w:p>
          <w:p w:rsidR="001642B1" w:rsidRPr="00FA08F9" w:rsidRDefault="00EF6301" w:rsidP="00CE109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Executes and documents procedure as required/requested.</w:t>
            </w:r>
          </w:p>
        </w:tc>
      </w:tr>
      <w:tr w:rsidR="001642B1" w:rsidRPr="00FA08F9">
        <w:tc>
          <w:tcPr>
            <w:tcW w:w="3097" w:type="dxa"/>
          </w:tcPr>
          <w:p w:rsidR="001642B1" w:rsidRPr="00FA08F9" w:rsidRDefault="001642B1" w:rsidP="00CE1099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FA08F9">
              <w:rPr>
                <w:b/>
                <w:bCs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1642B1" w:rsidRPr="00FA08F9" w:rsidRDefault="001642B1" w:rsidP="00CE109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Ensures departmental personnel are properly trained before using this policy or procedure.</w:t>
            </w:r>
          </w:p>
          <w:p w:rsidR="001642B1" w:rsidRPr="00FA08F9" w:rsidRDefault="001642B1" w:rsidP="00CE109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Ensures the most current version of this document is used when referenced.</w:t>
            </w:r>
          </w:p>
          <w:p w:rsidR="001642B1" w:rsidRPr="00FA08F9" w:rsidRDefault="00EF6301" w:rsidP="00CE109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Authorizes changes as required.</w:t>
            </w:r>
          </w:p>
        </w:tc>
      </w:tr>
      <w:tr w:rsidR="001642B1" w:rsidRPr="00FA08F9">
        <w:tc>
          <w:tcPr>
            <w:tcW w:w="3097" w:type="dxa"/>
          </w:tcPr>
          <w:p w:rsidR="001642B1" w:rsidRPr="00FA08F9" w:rsidRDefault="001642B1" w:rsidP="00CE1099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FA08F9">
              <w:rPr>
                <w:b/>
                <w:bCs/>
                <w:sz w:val="24"/>
                <w:szCs w:val="24"/>
              </w:rPr>
              <w:lastRenderedPageBreak/>
              <w:t>Quality Assurance</w:t>
            </w:r>
          </w:p>
        </w:tc>
        <w:tc>
          <w:tcPr>
            <w:tcW w:w="5759" w:type="dxa"/>
          </w:tcPr>
          <w:p w:rsidR="001642B1" w:rsidRPr="00FA08F9" w:rsidRDefault="001642B1" w:rsidP="00CE109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Monitors the implementation and effectiveness of this document.</w:t>
            </w:r>
          </w:p>
          <w:p w:rsidR="001642B1" w:rsidRPr="00FA08F9" w:rsidRDefault="001642B1" w:rsidP="00CE109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Conducts periodic audits to assure compliance.</w:t>
            </w:r>
          </w:p>
          <w:p w:rsidR="001642B1" w:rsidRPr="00FA08F9" w:rsidRDefault="001642B1" w:rsidP="00CE109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642B1" w:rsidRPr="00FA08F9" w:rsidDel="0040681C">
        <w:trPr>
          <w:cantSplit/>
          <w:del w:id="0" w:author="Admin" w:date="2012-04-03T15:00:00Z"/>
        </w:trPr>
        <w:tc>
          <w:tcPr>
            <w:tcW w:w="3097" w:type="dxa"/>
          </w:tcPr>
          <w:p w:rsidR="001642B1" w:rsidRPr="00FA08F9" w:rsidDel="0040681C" w:rsidRDefault="001642B1" w:rsidP="00CE1099">
            <w:pPr>
              <w:pStyle w:val="ListParagraph"/>
              <w:spacing w:after="0" w:line="240" w:lineRule="auto"/>
              <w:ind w:left="0"/>
              <w:rPr>
                <w:del w:id="1" w:author="Admin" w:date="2012-04-03T15:00:00Z"/>
                <w:b/>
                <w:bCs/>
                <w:sz w:val="24"/>
                <w:szCs w:val="24"/>
              </w:rPr>
            </w:pPr>
          </w:p>
        </w:tc>
        <w:tc>
          <w:tcPr>
            <w:tcW w:w="5759" w:type="dxa"/>
          </w:tcPr>
          <w:p w:rsidR="001642B1" w:rsidRPr="00FA08F9" w:rsidDel="0040681C" w:rsidRDefault="001642B1" w:rsidP="00EB4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del w:id="2" w:author="Admin" w:date="2012-04-03T15:00:00Z"/>
                <w:sz w:val="24"/>
                <w:szCs w:val="24"/>
              </w:rPr>
            </w:pPr>
          </w:p>
        </w:tc>
      </w:tr>
    </w:tbl>
    <w:p w:rsidR="001642B1" w:rsidRPr="00FA08F9" w:rsidRDefault="001642B1" w:rsidP="0033346B">
      <w:pPr>
        <w:pStyle w:val="ListParagraph"/>
        <w:rPr>
          <w:sz w:val="24"/>
          <w:szCs w:val="24"/>
        </w:rPr>
      </w:pPr>
    </w:p>
    <w:p w:rsidR="001642B1" w:rsidRPr="00FA08F9" w:rsidRDefault="001642B1" w:rsidP="004E335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Policy</w:t>
      </w:r>
    </w:p>
    <w:p w:rsidR="001642B1" w:rsidRDefault="001642B1" w:rsidP="004E335A">
      <w:pPr>
        <w:pStyle w:val="ListParagraph"/>
        <w:rPr>
          <w:sz w:val="24"/>
          <w:szCs w:val="24"/>
        </w:rPr>
      </w:pPr>
    </w:p>
    <w:p w:rsidR="001642B1" w:rsidRPr="00FA08F9" w:rsidRDefault="006A1031" w:rsidP="004E335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This procedure will be used when establishing, modifying or maintaining the EPIC network.</w:t>
      </w:r>
    </w:p>
    <w:p w:rsidR="001642B1" w:rsidRPr="00FA08F9" w:rsidRDefault="001642B1" w:rsidP="0033346B">
      <w:pPr>
        <w:pStyle w:val="ListParagraph"/>
        <w:rPr>
          <w:sz w:val="24"/>
          <w:szCs w:val="24"/>
        </w:rPr>
      </w:pPr>
    </w:p>
    <w:p w:rsidR="001642B1" w:rsidRPr="00FA08F9" w:rsidRDefault="001642B1" w:rsidP="00691CE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commentRangeStart w:id="3"/>
      <w:r w:rsidRPr="00FA08F9">
        <w:rPr>
          <w:b/>
          <w:bCs/>
          <w:sz w:val="24"/>
          <w:szCs w:val="24"/>
        </w:rPr>
        <w:t>Procedure</w:t>
      </w:r>
      <w:commentRangeEnd w:id="3"/>
      <w:r w:rsidR="00C01ECC">
        <w:rPr>
          <w:rStyle w:val="CommentReference"/>
        </w:rPr>
        <w:commentReference w:id="3"/>
      </w:r>
    </w:p>
    <w:p w:rsidR="001642B1" w:rsidRPr="00FA08F9" w:rsidRDefault="001642B1" w:rsidP="00EB4180">
      <w:pPr>
        <w:pStyle w:val="ListParagraph"/>
        <w:ind w:left="0"/>
        <w:rPr>
          <w:b/>
          <w:bCs/>
          <w:sz w:val="24"/>
          <w:szCs w:val="24"/>
        </w:rPr>
      </w:pPr>
    </w:p>
    <w:p w:rsidR="002F3FD1" w:rsidRDefault="00C333FD" w:rsidP="002F3FD1">
      <w:pPr>
        <w:pStyle w:val="ListParagraph"/>
        <w:numPr>
          <w:ilvl w:val="1"/>
          <w:numId w:val="5"/>
        </w:numPr>
        <w:rPr>
          <w:ins w:id="4" w:author="Admin" w:date="2012-04-04T14:00:00Z"/>
          <w:sz w:val="24"/>
          <w:szCs w:val="24"/>
        </w:rPr>
      </w:pPr>
      <w:r>
        <w:rPr>
          <w:sz w:val="24"/>
          <w:szCs w:val="24"/>
        </w:rPr>
        <w:t xml:space="preserve">All users are </w:t>
      </w:r>
      <w:commentRangeStart w:id="5"/>
      <w:r>
        <w:rPr>
          <w:sz w:val="24"/>
          <w:szCs w:val="24"/>
        </w:rPr>
        <w:t>assigned a User Id</w:t>
      </w:r>
      <w:r w:rsidR="00906322">
        <w:rPr>
          <w:sz w:val="24"/>
          <w:szCs w:val="24"/>
        </w:rPr>
        <w:t>,</w:t>
      </w:r>
      <w:r w:rsidR="00C01ECC">
        <w:rPr>
          <w:sz w:val="24"/>
          <w:szCs w:val="24"/>
        </w:rPr>
        <w:t xml:space="preserve"> </w:t>
      </w:r>
      <w:r>
        <w:rPr>
          <w:sz w:val="24"/>
          <w:szCs w:val="24"/>
        </w:rPr>
        <w:t>password</w:t>
      </w:r>
      <w:r w:rsidR="00906322">
        <w:rPr>
          <w:sz w:val="24"/>
          <w:szCs w:val="24"/>
        </w:rPr>
        <w:t>, and a group or set of groups</w:t>
      </w:r>
      <w:r>
        <w:rPr>
          <w:sz w:val="24"/>
          <w:szCs w:val="24"/>
        </w:rPr>
        <w:t xml:space="preserve">, which defines network accessibility </w:t>
      </w:r>
      <w:commentRangeEnd w:id="5"/>
      <w:r w:rsidR="00EF6301">
        <w:rPr>
          <w:rStyle w:val="CommentReference"/>
        </w:rPr>
        <w:commentReference w:id="5"/>
      </w:r>
      <w:r>
        <w:rPr>
          <w:sz w:val="24"/>
          <w:szCs w:val="24"/>
        </w:rPr>
        <w:t>and access rights.</w:t>
      </w:r>
      <w:r w:rsidR="00B06D49">
        <w:rPr>
          <w:sz w:val="24"/>
          <w:szCs w:val="24"/>
        </w:rPr>
        <w:t xml:space="preserve">  These groups and permissions shall be set according to the User Account Policy.</w:t>
      </w:r>
    </w:p>
    <w:p w:rsidR="00B44D7F" w:rsidRDefault="00B44D7F" w:rsidP="00B44D7F">
      <w:pPr>
        <w:pStyle w:val="ListParagraph"/>
        <w:ind w:left="1440"/>
        <w:rPr>
          <w:sz w:val="24"/>
          <w:szCs w:val="24"/>
        </w:rPr>
        <w:pPrChange w:id="6" w:author="Admin" w:date="2012-04-04T14:00:00Z">
          <w:pPr>
            <w:pStyle w:val="ListParagraph"/>
            <w:numPr>
              <w:ilvl w:val="1"/>
              <w:numId w:val="5"/>
            </w:numPr>
            <w:ind w:left="1440" w:hanging="720"/>
          </w:pPr>
        </w:pPrChange>
      </w:pPr>
      <w:bookmarkStart w:id="7" w:name="_GoBack"/>
      <w:bookmarkEnd w:id="7"/>
    </w:p>
    <w:p w:rsidR="00C333FD" w:rsidRDefault="00C333FD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Passwords will be managed according to the User Account Policy SOP.</w:t>
      </w:r>
    </w:p>
    <w:p w:rsidR="00C333FD" w:rsidRDefault="00C333FD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Resources on the network (e.g. drives, printers) will be assigned an accessibility level</w:t>
      </w:r>
      <w:r w:rsidR="00906322">
        <w:rPr>
          <w:sz w:val="24"/>
          <w:szCs w:val="24"/>
        </w:rPr>
        <w:t xml:space="preserve"> using predefined user and/or group permissions</w:t>
      </w:r>
      <w:r>
        <w:rPr>
          <w:sz w:val="24"/>
          <w:szCs w:val="24"/>
        </w:rPr>
        <w:t>.</w:t>
      </w:r>
    </w:p>
    <w:p w:rsidR="00C333FD" w:rsidRDefault="000B1918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All computers on the network will implement virus scanning software.</w:t>
      </w:r>
    </w:p>
    <w:p w:rsidR="00F04A26" w:rsidRDefault="00F04A26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Remote access may be granted to specific users.</w:t>
      </w:r>
    </w:p>
    <w:p w:rsidR="00F04A26" w:rsidRDefault="00F04A26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commentRangeStart w:id="8"/>
      <w:r>
        <w:rPr>
          <w:sz w:val="24"/>
          <w:szCs w:val="24"/>
        </w:rPr>
        <w:t>Network files and services will not be exposed to the public internet unless authorized by the CTO.</w:t>
      </w:r>
      <w:commentRangeEnd w:id="8"/>
      <w:r w:rsidR="00C01ECC">
        <w:rPr>
          <w:rStyle w:val="CommentReference"/>
        </w:rPr>
        <w:commentReference w:id="8"/>
      </w:r>
      <w:r w:rsidR="002906EB">
        <w:rPr>
          <w:sz w:val="24"/>
          <w:szCs w:val="24"/>
        </w:rPr>
        <w:t xml:space="preserve">  </w:t>
      </w:r>
      <w:ins w:id="9" w:author="Admin" w:date="2012-04-04T10:19:00Z">
        <w:r w:rsidR="00E848B2">
          <w:rPr>
            <w:sz w:val="24"/>
            <w:szCs w:val="24"/>
          </w:rPr>
          <w:t>All requests for exposure of documents or services to the internet should be made in email to the CTO. If approved these emails will be filed with the CTO</w:t>
        </w:r>
      </w:ins>
      <w:ins w:id="10" w:author="Admin" w:date="2012-04-04T10:22:00Z">
        <w:r w:rsidR="00E848B2">
          <w:rPr>
            <w:sz w:val="24"/>
            <w:szCs w:val="24"/>
          </w:rPr>
          <w:t xml:space="preserve">’s office for future reference and record keeping. </w:t>
        </w:r>
      </w:ins>
      <w:r w:rsidR="00C328B9">
        <w:rPr>
          <w:sz w:val="24"/>
          <w:szCs w:val="24"/>
        </w:rPr>
        <w:t>Proper steps shall be followed according to the User Account Policy and records will be stored as defined in the User Account Policy</w:t>
      </w:r>
      <w:r w:rsidR="002906EB">
        <w:rPr>
          <w:sz w:val="24"/>
          <w:szCs w:val="24"/>
        </w:rPr>
        <w:t>.</w:t>
      </w:r>
      <w:r w:rsidR="00C328B9">
        <w:rPr>
          <w:sz w:val="24"/>
          <w:szCs w:val="24"/>
        </w:rPr>
        <w:t xml:space="preserve">  For public access, the record and username </w:t>
      </w:r>
      <w:proofErr w:type="gramStart"/>
      <w:r w:rsidR="00C328B9">
        <w:rPr>
          <w:sz w:val="24"/>
          <w:szCs w:val="24"/>
        </w:rPr>
        <w:t>Everyone</w:t>
      </w:r>
      <w:proofErr w:type="gramEnd"/>
      <w:r w:rsidR="00C328B9">
        <w:rPr>
          <w:sz w:val="24"/>
          <w:szCs w:val="24"/>
        </w:rPr>
        <w:t xml:space="preserve"> should be used.</w:t>
      </w:r>
    </w:p>
    <w:p w:rsidR="00D32439" w:rsidRDefault="00D32439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network will support operating systems greater than or equal to Windows XP.</w:t>
      </w:r>
    </w:p>
    <w:p w:rsidR="00D32439" w:rsidRDefault="000971E9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All desktops and servers will be maintained with respect to operating system updates and other security patches.</w:t>
      </w:r>
    </w:p>
    <w:p w:rsidR="00D32439" w:rsidRDefault="00D32439" w:rsidP="002F3FD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Backups</w:t>
      </w:r>
    </w:p>
    <w:p w:rsidR="00C62501" w:rsidRDefault="00C62501" w:rsidP="00D32439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Images of all computers will be maintained on the network.</w:t>
      </w:r>
    </w:p>
    <w:p w:rsidR="00D32439" w:rsidRDefault="00D32439" w:rsidP="00D32439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All databases will be backed up daily.</w:t>
      </w:r>
      <w:r w:rsidR="00366F7C">
        <w:rPr>
          <w:sz w:val="24"/>
          <w:szCs w:val="24"/>
        </w:rPr>
        <w:t xml:space="preserve">  Monthly backups will be retained for a minimum of 3 years.</w:t>
      </w:r>
    </w:p>
    <w:p w:rsidR="00D32439" w:rsidRDefault="00D32439" w:rsidP="00D32439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All </w:t>
      </w:r>
      <w:commentRangeStart w:id="11"/>
      <w:r>
        <w:rPr>
          <w:sz w:val="24"/>
          <w:szCs w:val="24"/>
        </w:rPr>
        <w:t>mission critical files</w:t>
      </w:r>
      <w:r w:rsidR="000B36D4">
        <w:rPr>
          <w:sz w:val="24"/>
          <w:szCs w:val="24"/>
        </w:rPr>
        <w:t xml:space="preserve">, </w:t>
      </w:r>
      <w:r w:rsidR="00924512">
        <w:rPr>
          <w:sz w:val="24"/>
          <w:szCs w:val="24"/>
        </w:rPr>
        <w:t>e.g.</w:t>
      </w:r>
      <w:r w:rsidR="000B36D4">
        <w:rPr>
          <w:sz w:val="24"/>
          <w:szCs w:val="24"/>
        </w:rPr>
        <w:t xml:space="preserve"> corporate files for current projects</w:t>
      </w:r>
      <w:r w:rsidR="00126DDF">
        <w:rPr>
          <w:sz w:val="24"/>
          <w:szCs w:val="24"/>
        </w:rPr>
        <w:t xml:space="preserve"> and quality system documents</w:t>
      </w:r>
      <w:r w:rsidR="000B36D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commentRangeEnd w:id="11"/>
      <w:r w:rsidR="00C01ECC">
        <w:rPr>
          <w:rStyle w:val="CommentReference"/>
        </w:rPr>
        <w:commentReference w:id="11"/>
      </w:r>
      <w:r>
        <w:rPr>
          <w:sz w:val="24"/>
          <w:szCs w:val="24"/>
        </w:rPr>
        <w:t>will be backed up to external storage.</w:t>
      </w:r>
    </w:p>
    <w:p w:rsidR="00D32439" w:rsidRDefault="00D32439" w:rsidP="00D32439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Auditing</w:t>
      </w:r>
    </w:p>
    <w:p w:rsidR="00D32439" w:rsidRDefault="00D32439" w:rsidP="00D32439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Critical files and folders may be </w:t>
      </w:r>
      <w:commentRangeStart w:id="12"/>
      <w:r>
        <w:rPr>
          <w:sz w:val="24"/>
          <w:szCs w:val="24"/>
        </w:rPr>
        <w:t>monitored by an auditing system to track access and use.</w:t>
      </w:r>
      <w:commentRangeEnd w:id="12"/>
      <w:r w:rsidR="00C01ECC">
        <w:rPr>
          <w:rStyle w:val="CommentReference"/>
        </w:rPr>
        <w:commentReference w:id="12"/>
      </w:r>
      <w:r w:rsidR="00924512">
        <w:rPr>
          <w:sz w:val="24"/>
          <w:szCs w:val="24"/>
        </w:rPr>
        <w:t xml:space="preserve">  A list of audited files can be obtained from IT.</w:t>
      </w:r>
    </w:p>
    <w:p w:rsidR="00D32439" w:rsidRDefault="00D32439" w:rsidP="00D32439">
      <w:pPr>
        <w:pStyle w:val="ListParagraph"/>
        <w:numPr>
          <w:ilvl w:val="2"/>
          <w:numId w:val="5"/>
        </w:numPr>
        <w:rPr>
          <w:sz w:val="24"/>
          <w:szCs w:val="24"/>
        </w:rPr>
      </w:pPr>
      <w:commentRangeStart w:id="13"/>
      <w:r>
        <w:rPr>
          <w:sz w:val="24"/>
          <w:szCs w:val="24"/>
        </w:rPr>
        <w:t xml:space="preserve">Monitoring of network logs </w:t>
      </w:r>
      <w:commentRangeEnd w:id="13"/>
      <w:r w:rsidR="00C01ECC">
        <w:rPr>
          <w:rStyle w:val="CommentReference"/>
        </w:rPr>
        <w:commentReference w:id="13"/>
      </w:r>
      <w:r>
        <w:rPr>
          <w:sz w:val="24"/>
          <w:szCs w:val="24"/>
        </w:rPr>
        <w:t>will be performed on an as needed basis.</w:t>
      </w:r>
      <w:r w:rsidR="00924512">
        <w:rPr>
          <w:sz w:val="24"/>
          <w:szCs w:val="24"/>
        </w:rPr>
        <w:t xml:space="preserve">  If an issue is found, the logs will be preserved with the backups for record keeping.</w:t>
      </w:r>
    </w:p>
    <w:p w:rsidR="000B1918" w:rsidRPr="000B1918" w:rsidRDefault="000B1918" w:rsidP="000B1918">
      <w:pPr>
        <w:pStyle w:val="ListParagraph"/>
        <w:rPr>
          <w:b/>
          <w:bCs/>
          <w:sz w:val="24"/>
          <w:szCs w:val="24"/>
        </w:rPr>
      </w:pPr>
    </w:p>
    <w:p w:rsidR="001642B1" w:rsidRPr="00FA08F9" w:rsidRDefault="001642B1" w:rsidP="00D9040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Reference</w:t>
      </w:r>
    </w:p>
    <w:p w:rsidR="001642B1" w:rsidRDefault="001642B1" w:rsidP="0033346B">
      <w:pPr>
        <w:pStyle w:val="ListParagraph"/>
        <w:rPr>
          <w:sz w:val="24"/>
          <w:szCs w:val="24"/>
        </w:rPr>
      </w:pPr>
    </w:p>
    <w:p w:rsidR="001642B1" w:rsidRDefault="001642B1" w:rsidP="0033346B">
      <w:pPr>
        <w:pStyle w:val="ListParagraph"/>
        <w:rPr>
          <w:sz w:val="24"/>
          <w:szCs w:val="24"/>
        </w:rPr>
      </w:pPr>
      <w:r w:rsidRPr="00FA08F9">
        <w:rPr>
          <w:sz w:val="24"/>
          <w:szCs w:val="24"/>
        </w:rPr>
        <w:t>EG-001, Design Control Policy</w:t>
      </w:r>
    </w:p>
    <w:p w:rsidR="00E50293" w:rsidRDefault="00150D1A" w:rsidP="0033346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IT-006, User Account Policy</w:t>
      </w:r>
    </w:p>
    <w:p w:rsidR="001642B1" w:rsidRPr="00FA08F9" w:rsidRDefault="001642B1" w:rsidP="0033346B">
      <w:pPr>
        <w:pStyle w:val="ListParagraph"/>
        <w:rPr>
          <w:sz w:val="24"/>
          <w:szCs w:val="24"/>
        </w:rPr>
      </w:pPr>
    </w:p>
    <w:p w:rsidR="001642B1" w:rsidRPr="00FA08F9" w:rsidRDefault="001642B1" w:rsidP="00D9040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A08F9">
        <w:rPr>
          <w:b/>
          <w:bCs/>
          <w:sz w:val="24"/>
          <w:szCs w:val="24"/>
        </w:rPr>
        <w:t>Attachments</w:t>
      </w:r>
    </w:p>
    <w:p w:rsidR="001642B1" w:rsidRDefault="001642B1" w:rsidP="00D9569B">
      <w:pPr>
        <w:pStyle w:val="ListParagraph"/>
        <w:rPr>
          <w:sz w:val="24"/>
          <w:szCs w:val="24"/>
        </w:rPr>
      </w:pPr>
    </w:p>
    <w:p w:rsidR="001642B1" w:rsidRPr="00FA08F9" w:rsidRDefault="001642B1" w:rsidP="00D9569B">
      <w:pPr>
        <w:pStyle w:val="ListParagraph"/>
        <w:rPr>
          <w:sz w:val="24"/>
          <w:szCs w:val="24"/>
        </w:rPr>
      </w:pPr>
      <w:r w:rsidRPr="00FA08F9">
        <w:rPr>
          <w:sz w:val="24"/>
          <w:szCs w:val="24"/>
        </w:rPr>
        <w:t>N/A</w:t>
      </w:r>
    </w:p>
    <w:p w:rsidR="001642B1" w:rsidRPr="00FA08F9" w:rsidRDefault="001642B1" w:rsidP="00D9569B">
      <w:pPr>
        <w:pStyle w:val="ListParagraph"/>
        <w:rPr>
          <w:sz w:val="24"/>
          <w:szCs w:val="24"/>
        </w:rPr>
      </w:pPr>
    </w:p>
    <w:p w:rsidR="001642B1" w:rsidRPr="00FA08F9" w:rsidRDefault="001642B1" w:rsidP="00D9569B">
      <w:pPr>
        <w:pStyle w:val="ListParagraph"/>
        <w:rPr>
          <w:sz w:val="24"/>
          <w:szCs w:val="24"/>
        </w:rPr>
      </w:pPr>
    </w:p>
    <w:p w:rsidR="001642B1" w:rsidRPr="00FA08F9" w:rsidRDefault="001642B1" w:rsidP="005803B5">
      <w:pPr>
        <w:jc w:val="center"/>
        <w:rPr>
          <w:b/>
          <w:bCs/>
          <w:sz w:val="24"/>
          <w:szCs w:val="24"/>
          <w:lang w:val="fr-FR"/>
        </w:rPr>
      </w:pPr>
      <w:r w:rsidRPr="00FA08F9">
        <w:rPr>
          <w:b/>
          <w:bCs/>
          <w:sz w:val="24"/>
          <w:szCs w:val="24"/>
          <w:lang w:val="fr-FR"/>
        </w:rPr>
        <w:br w:type="page"/>
      </w:r>
      <w:r w:rsidRPr="00FA08F9">
        <w:rPr>
          <w:b/>
          <w:bCs/>
          <w:sz w:val="24"/>
          <w:szCs w:val="24"/>
          <w:lang w:val="fr-FR"/>
        </w:rPr>
        <w:lastRenderedPageBreak/>
        <w:t xml:space="preserve">Document </w:t>
      </w:r>
      <w:r w:rsidRPr="00FA08F9">
        <w:rPr>
          <w:b/>
          <w:bCs/>
          <w:sz w:val="24"/>
          <w:szCs w:val="24"/>
        </w:rPr>
        <w:t>Revision</w:t>
      </w:r>
      <w:r w:rsidRPr="00FA08F9">
        <w:rPr>
          <w:b/>
          <w:bCs/>
          <w:sz w:val="24"/>
          <w:szCs w:val="24"/>
          <w:lang w:val="fr-FR"/>
        </w:rPr>
        <w:t xml:space="preserve"> </w:t>
      </w:r>
      <w:r w:rsidRPr="00FA08F9">
        <w:rPr>
          <w:b/>
          <w:bCs/>
          <w:sz w:val="24"/>
          <w:szCs w:val="24"/>
        </w:rPr>
        <w:t>History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1728"/>
        <w:gridCol w:w="1260"/>
        <w:gridCol w:w="3752"/>
        <w:gridCol w:w="1417"/>
        <w:gridCol w:w="1417"/>
      </w:tblGrid>
      <w:tr w:rsidR="001642B1" w:rsidRPr="00FA08F9" w:rsidTr="005803B5"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Version Number: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Description of Change:</w:t>
            </w:r>
          </w:p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Updated by:</w:t>
            </w: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000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  <w:r w:rsidRPr="00FA08F9">
              <w:rPr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EF6301" w:rsidP="00041DDE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Mason</w:t>
            </w: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642B1" w:rsidRPr="00FA08F9" w:rsidTr="005803B5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642B1" w:rsidRPr="00FA08F9" w:rsidRDefault="001642B1" w:rsidP="00041DD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42B1" w:rsidRPr="00FA08F9" w:rsidRDefault="001642B1" w:rsidP="00041DDE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1642B1" w:rsidRPr="00FA08F9" w:rsidRDefault="001642B1" w:rsidP="00D9569B">
      <w:pPr>
        <w:pStyle w:val="ListParagraph"/>
        <w:rPr>
          <w:b/>
          <w:bCs/>
          <w:sz w:val="24"/>
          <w:szCs w:val="24"/>
        </w:rPr>
      </w:pPr>
    </w:p>
    <w:p w:rsidR="001642B1" w:rsidRPr="00FA08F9" w:rsidRDefault="001642B1" w:rsidP="00D9569B">
      <w:pPr>
        <w:pStyle w:val="ListParagraph"/>
        <w:rPr>
          <w:b/>
          <w:bCs/>
          <w:sz w:val="24"/>
          <w:szCs w:val="24"/>
        </w:rPr>
      </w:pPr>
    </w:p>
    <w:sectPr w:rsidR="001642B1" w:rsidRPr="00FA08F9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" w:author="Andrea Miller" w:date="2012-04-04T09:28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Doesn’t address record retention (Part 11, subpart B Section 11.10(c)</w:t>
      </w:r>
    </w:p>
    <w:p w:rsidR="00B44D7F" w:rsidRPr="00366F7C" w:rsidRDefault="00B44D7F">
      <w:pPr>
        <w:pStyle w:val="CommentText"/>
        <w:rPr>
          <w:b/>
        </w:rPr>
      </w:pPr>
      <w:r>
        <w:rPr>
          <w:b/>
        </w:rPr>
        <w:t>Covered in section 6.9.2</w:t>
      </w:r>
    </w:p>
  </w:comment>
  <w:comment w:id="5" w:author="Andrea Miller" w:date="2012-03-28T10:24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How documented?</w:t>
      </w:r>
    </w:p>
  </w:comment>
  <w:comment w:id="8" w:author="Andrea Miller" w:date="2012-03-28T10:17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How will this be documented?</w:t>
      </w:r>
    </w:p>
  </w:comment>
  <w:comment w:id="11" w:author="Andrea Miller" w:date="2012-03-28T10:18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Define</w:t>
      </w:r>
    </w:p>
  </w:comment>
  <w:comment w:id="12" w:author="Andrea Miller" w:date="2012-03-28T10:19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Documentation?</w:t>
      </w:r>
    </w:p>
  </w:comment>
  <w:comment w:id="13" w:author="Andrea Miller" w:date="2012-04-03T14:00:00Z" w:initials="EPIC/AM">
    <w:p w:rsidR="00B44D7F" w:rsidRDefault="00B44D7F">
      <w:pPr>
        <w:pStyle w:val="CommentText"/>
      </w:pPr>
      <w:r>
        <w:rPr>
          <w:rStyle w:val="CommentReference"/>
        </w:rPr>
        <w:annotationRef/>
      </w:r>
      <w:r>
        <w:t>Documentation?</w:t>
      </w:r>
    </w:p>
    <w:p w:rsidR="00B44D7F" w:rsidRPr="00924512" w:rsidRDefault="00B44D7F">
      <w:pPr>
        <w:pStyle w:val="CommentText"/>
        <w:rPr>
          <w:b/>
        </w:rPr>
      </w:pPr>
      <w:r>
        <w:rPr>
          <w:b/>
        </w:rPr>
        <w:t>The log serves as the documentation.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D7F" w:rsidRDefault="00B44D7F" w:rsidP="00237642">
      <w:pPr>
        <w:spacing w:after="0" w:line="240" w:lineRule="auto"/>
      </w:pPr>
      <w:r>
        <w:separator/>
      </w:r>
    </w:p>
  </w:endnote>
  <w:endnote w:type="continuationSeparator" w:id="0">
    <w:p w:rsidR="00B44D7F" w:rsidRDefault="00B44D7F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D7F" w:rsidRPr="00AA7C66" w:rsidRDefault="00B44D7F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>Network Operations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>Confidential &amp; Proprietary</w:t>
    </w:r>
    <w:r w:rsidRPr="00AA7C66">
      <w:rPr>
        <w:rFonts w:asciiTheme="minorHAnsi" w:hAnsiTheme="minorHAnsi" w:cs="Times New Roman"/>
        <w:sz w:val="20"/>
        <w:szCs w:val="20"/>
      </w:rPr>
      <w:tab/>
      <w:t xml:space="preserve">  </w:t>
    </w:r>
  </w:p>
  <w:p w:rsidR="00B44D7F" w:rsidRPr="00AA7C66" w:rsidRDefault="00B44D7F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>Document Number: IT-008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 xml:space="preserve">Page </w:t>
    </w:r>
    <w:r w:rsidRPr="00AA7C66">
      <w:rPr>
        <w:rFonts w:asciiTheme="minorHAnsi" w:hAnsiTheme="minorHAnsi" w:cs="Times New Roman"/>
        <w:sz w:val="20"/>
        <w:szCs w:val="20"/>
      </w:rPr>
      <w:fldChar w:fldCharType="begin"/>
    </w:r>
    <w:r w:rsidRPr="00AA7C66">
      <w:rPr>
        <w:rFonts w:asciiTheme="minorHAnsi" w:hAnsiTheme="minorHAnsi" w:cs="Times New Roman"/>
        <w:sz w:val="20"/>
        <w:szCs w:val="20"/>
      </w:rPr>
      <w:instrText xml:space="preserve"> PAGE   \* MERGEFORMAT </w:instrText>
    </w:r>
    <w:r w:rsidRPr="00AA7C66">
      <w:rPr>
        <w:rFonts w:asciiTheme="minorHAnsi" w:hAnsiTheme="minorHAnsi" w:cs="Times New Roman"/>
        <w:sz w:val="20"/>
        <w:szCs w:val="20"/>
      </w:rPr>
      <w:fldChar w:fldCharType="separate"/>
    </w:r>
    <w:r w:rsidR="00486AA4">
      <w:rPr>
        <w:rFonts w:asciiTheme="minorHAnsi" w:hAnsiTheme="minorHAnsi" w:cs="Times New Roman"/>
        <w:noProof/>
        <w:sz w:val="20"/>
        <w:szCs w:val="20"/>
      </w:rPr>
      <w:t>2</w:t>
    </w:r>
    <w:r w:rsidRPr="00AA7C66">
      <w:rPr>
        <w:rFonts w:asciiTheme="minorHAnsi" w:hAnsiTheme="minorHAnsi" w:cs="Times New Roman"/>
        <w:sz w:val="20"/>
        <w:szCs w:val="20"/>
      </w:rPr>
      <w:fldChar w:fldCharType="end"/>
    </w:r>
    <w:r w:rsidRPr="00AA7C66">
      <w:rPr>
        <w:rFonts w:asciiTheme="minorHAnsi" w:hAnsiTheme="minorHAnsi" w:cs="Times New Roman"/>
        <w:sz w:val="20"/>
        <w:szCs w:val="20"/>
      </w:rPr>
      <w:t xml:space="preserve">of </w:t>
    </w:r>
    <w:fldSimple w:instr=" NUMPAGES   \* MERGEFORMAT ">
      <w:r w:rsidR="00486AA4" w:rsidRPr="00486AA4">
        <w:rPr>
          <w:rFonts w:asciiTheme="minorHAnsi" w:hAnsiTheme="minorHAnsi" w:cs="Times New Roman"/>
          <w:noProof/>
          <w:sz w:val="20"/>
          <w:szCs w:val="20"/>
        </w:rPr>
        <w:t>4</w:t>
      </w:r>
    </w:fldSimple>
  </w:p>
  <w:p w:rsidR="00B44D7F" w:rsidRPr="00AA7C66" w:rsidRDefault="00B44D7F" w:rsidP="00041DDE">
    <w:pPr>
      <w:pStyle w:val="Footer"/>
      <w:rPr>
        <w:rFonts w:asciiTheme="minorHAnsi" w:hAnsiTheme="minorHAnsi"/>
        <w:sz w:val="20"/>
        <w:szCs w:val="20"/>
      </w:rPr>
    </w:pPr>
    <w:r w:rsidRPr="00AA7C66">
      <w:rPr>
        <w:rFonts w:asciiTheme="minorHAnsi" w:hAnsiTheme="minorHAnsi" w:cs="Times New Roman"/>
        <w:sz w:val="20"/>
        <w:szCs w:val="20"/>
      </w:rPr>
      <w:t xml:space="preserve">Version Number:  </w:t>
    </w:r>
    <w:r>
      <w:rPr>
        <w:rFonts w:asciiTheme="minorHAnsi" w:hAnsiTheme="minorHAnsi" w:cs="Times New Roman"/>
        <w:sz w:val="20"/>
        <w:szCs w:val="20"/>
      </w:rPr>
      <w:t>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D7F" w:rsidRDefault="00B44D7F" w:rsidP="00237642">
      <w:pPr>
        <w:spacing w:after="0" w:line="240" w:lineRule="auto"/>
      </w:pPr>
      <w:r>
        <w:separator/>
      </w:r>
    </w:p>
  </w:footnote>
  <w:footnote w:type="continuationSeparator" w:id="0">
    <w:p w:rsidR="00B44D7F" w:rsidRDefault="00B44D7F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798"/>
      <w:gridCol w:w="5778"/>
    </w:tblGrid>
    <w:tr w:rsidR="00B44D7F" w:rsidRPr="00CE1099">
      <w:trPr>
        <w:trHeight w:val="980"/>
      </w:trPr>
      <w:tc>
        <w:tcPr>
          <w:tcW w:w="3798" w:type="dxa"/>
          <w:vAlign w:val="center"/>
        </w:tcPr>
        <w:p w:rsidR="00B44D7F" w:rsidRPr="00041DDE" w:rsidRDefault="00B44D7F" w:rsidP="00FA08F9">
          <w:pPr>
            <w:pStyle w:val="Header"/>
            <w:jc w:val="center"/>
            <w:rPr>
              <w:sz w:val="40"/>
              <w:szCs w:val="40"/>
            </w:rPr>
          </w:pPr>
          <w:r>
            <w:rPr>
              <w:noProof/>
              <w:sz w:val="40"/>
              <w:szCs w:val="40"/>
            </w:rPr>
            <w:drawing>
              <wp:inline distT="0" distB="0" distL="0" distR="0">
                <wp:extent cx="1885950" cy="571500"/>
                <wp:effectExtent l="19050" t="0" r="0" b="0"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B44D7F" w:rsidRPr="00041DDE" w:rsidRDefault="00B44D7F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Network Operations</w:t>
          </w:r>
        </w:p>
      </w:tc>
    </w:tr>
  </w:tbl>
  <w:p w:rsidR="00B44D7F" w:rsidRDefault="00B44D7F" w:rsidP="006A1031">
    <w:pPr>
      <w:pStyle w:val="Header"/>
      <w:tabs>
        <w:tab w:val="left" w:pos="792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2C906AB"/>
    <w:multiLevelType w:val="multilevel"/>
    <w:tmpl w:val="EF5C1EF6"/>
    <w:lvl w:ilvl="0">
      <w:start w:val="1"/>
      <w:numFmt w:val="bullet"/>
      <w:lvlText w:val=""/>
      <w:lvlJc w:val="left"/>
      <w:pPr>
        <w:tabs>
          <w:tab w:val="num" w:pos="2160"/>
        </w:tabs>
        <w:ind w:left="2880" w:hanging="720"/>
      </w:pPr>
      <w:rPr>
        <w:rFonts w:ascii="Symbol" w:hAnsi="Symbol" w:cs="Symbol"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360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6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8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9720" w:hanging="1800"/>
      </w:pPr>
      <w:rPr>
        <w:rFonts w:hint="default"/>
      </w:rPr>
    </w:lvl>
  </w:abstractNum>
  <w:abstractNum w:abstractNumId="2">
    <w:nsid w:val="040F5874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3">
    <w:nsid w:val="05CB6A7D"/>
    <w:multiLevelType w:val="hybridMultilevel"/>
    <w:tmpl w:val="0C74142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Wingdings" w:hint="default"/>
      </w:rPr>
    </w:lvl>
  </w:abstractNum>
  <w:abstractNum w:abstractNumId="4">
    <w:nsid w:val="0C2778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E1023AF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6">
    <w:nsid w:val="10DA3511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7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16660136"/>
    <w:multiLevelType w:val="multilevel"/>
    <w:tmpl w:val="AFC001BA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9">
    <w:nsid w:val="19CC5B01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10">
    <w:nsid w:val="1BAC4DF5"/>
    <w:multiLevelType w:val="multilevel"/>
    <w:tmpl w:val="964A2E8C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3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11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256D6F5F"/>
    <w:multiLevelType w:val="hybridMultilevel"/>
    <w:tmpl w:val="B55632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84113C"/>
    <w:multiLevelType w:val="hybridMultilevel"/>
    <w:tmpl w:val="77EC0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>
    <w:nsid w:val="323E1F49"/>
    <w:multiLevelType w:val="multilevel"/>
    <w:tmpl w:val="964A2E8C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3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15">
    <w:nsid w:val="39C576DB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16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43CD40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5A05B5F"/>
    <w:multiLevelType w:val="multilevel"/>
    <w:tmpl w:val="964A2E8C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3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19">
    <w:nsid w:val="4BAD5F31"/>
    <w:multiLevelType w:val="hybridMultilevel"/>
    <w:tmpl w:val="A7469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4BF362BA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21">
    <w:nsid w:val="56D439B6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22">
    <w:nsid w:val="5CF73024"/>
    <w:multiLevelType w:val="hybridMultilevel"/>
    <w:tmpl w:val="1088B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3">
    <w:nsid w:val="5FBA3E72"/>
    <w:multiLevelType w:val="hybridMultilevel"/>
    <w:tmpl w:val="A744444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Wingdings" w:hint="default"/>
      </w:rPr>
    </w:lvl>
  </w:abstractNum>
  <w:abstractNum w:abstractNumId="24">
    <w:nsid w:val="62C15FAE"/>
    <w:multiLevelType w:val="multilevel"/>
    <w:tmpl w:val="D018C8C4"/>
    <w:lvl w:ilvl="0">
      <w:start w:val="4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2">
      <w:start w:val="1"/>
      <w:numFmt w:val="none"/>
      <w:lvlText w:val="6.2.1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25">
    <w:nsid w:val="79D940F1"/>
    <w:multiLevelType w:val="multilevel"/>
    <w:tmpl w:val="29D2C08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>
    <w:nsid w:val="7DB672FB"/>
    <w:multiLevelType w:val="multilevel"/>
    <w:tmpl w:val="DF96FB4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9"/>
  </w:num>
  <w:num w:numId="5">
    <w:abstractNumId w:val="16"/>
  </w:num>
  <w:num w:numId="6">
    <w:abstractNumId w:val="26"/>
  </w:num>
  <w:num w:numId="7">
    <w:abstractNumId w:val="17"/>
  </w:num>
  <w:num w:numId="8">
    <w:abstractNumId w:val="22"/>
  </w:num>
  <w:num w:numId="9">
    <w:abstractNumId w:val="13"/>
  </w:num>
  <w:num w:numId="10">
    <w:abstractNumId w:val="4"/>
  </w:num>
  <w:num w:numId="11">
    <w:abstractNumId w:val="25"/>
  </w:num>
  <w:num w:numId="12">
    <w:abstractNumId w:val="14"/>
  </w:num>
  <w:num w:numId="13">
    <w:abstractNumId w:val="8"/>
  </w:num>
  <w:num w:numId="14">
    <w:abstractNumId w:val="10"/>
  </w:num>
  <w:num w:numId="15">
    <w:abstractNumId w:val="18"/>
  </w:num>
  <w:num w:numId="16">
    <w:abstractNumId w:val="10"/>
    <w:lvlOverride w:ilvl="0">
      <w:lvl w:ilvl="0">
        <w:start w:val="4"/>
        <w:numFmt w:val="decimal"/>
        <w:lvlText w:val="%1.0"/>
        <w:lvlJc w:val="left"/>
        <w:pPr>
          <w:tabs>
            <w:tab w:val="num" w:pos="0"/>
          </w:tabs>
          <w:ind w:left="720" w:hanging="72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6.2.1"/>
        <w:lvlJc w:val="left"/>
        <w:pPr>
          <w:tabs>
            <w:tab w:val="num" w:pos="0"/>
          </w:tabs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7560" w:hanging="1800"/>
        </w:pPr>
        <w:rPr>
          <w:rFonts w:hint="default"/>
        </w:rPr>
      </w:lvl>
    </w:lvlOverride>
  </w:num>
  <w:num w:numId="17">
    <w:abstractNumId w:val="3"/>
  </w:num>
  <w:num w:numId="18">
    <w:abstractNumId w:val="2"/>
  </w:num>
  <w:num w:numId="19">
    <w:abstractNumId w:val="20"/>
  </w:num>
  <w:num w:numId="20">
    <w:abstractNumId w:val="2"/>
    <w:lvlOverride w:ilvl="0">
      <w:lvl w:ilvl="0">
        <w:start w:val="4"/>
        <w:numFmt w:val="decimal"/>
        <w:lvlText w:val="%1.0"/>
        <w:lvlJc w:val="left"/>
        <w:pPr>
          <w:tabs>
            <w:tab w:val="num" w:pos="0"/>
          </w:tabs>
          <w:ind w:left="720" w:hanging="72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6.3.3"/>
        <w:lvlJc w:val="left"/>
        <w:pPr>
          <w:tabs>
            <w:tab w:val="num" w:pos="0"/>
          </w:tabs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7560" w:hanging="1800"/>
        </w:pPr>
        <w:rPr>
          <w:rFonts w:hint="default"/>
        </w:rPr>
      </w:lvl>
    </w:lvlOverride>
  </w:num>
  <w:num w:numId="21">
    <w:abstractNumId w:val="9"/>
  </w:num>
  <w:num w:numId="22">
    <w:abstractNumId w:val="2"/>
    <w:lvlOverride w:ilvl="0">
      <w:lvl w:ilvl="0">
        <w:start w:val="4"/>
        <w:numFmt w:val="decimal"/>
        <w:lvlText w:val="%1.0"/>
        <w:lvlJc w:val="left"/>
        <w:pPr>
          <w:tabs>
            <w:tab w:val="num" w:pos="0"/>
          </w:tabs>
          <w:ind w:left="720" w:hanging="72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6.3.4"/>
        <w:lvlJc w:val="left"/>
        <w:pPr>
          <w:tabs>
            <w:tab w:val="num" w:pos="0"/>
          </w:tabs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7560" w:hanging="1800"/>
        </w:pPr>
        <w:rPr>
          <w:rFonts w:hint="default"/>
        </w:rPr>
      </w:lvl>
    </w:lvlOverride>
  </w:num>
  <w:num w:numId="23">
    <w:abstractNumId w:val="15"/>
  </w:num>
  <w:num w:numId="24">
    <w:abstractNumId w:val="2"/>
    <w:lvlOverride w:ilvl="0">
      <w:lvl w:ilvl="0">
        <w:start w:val="4"/>
        <w:numFmt w:val="decimal"/>
        <w:lvlText w:val="%1.0"/>
        <w:lvlJc w:val="left"/>
        <w:pPr>
          <w:tabs>
            <w:tab w:val="num" w:pos="0"/>
          </w:tabs>
          <w:ind w:left="720" w:hanging="72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6.3.2"/>
        <w:lvlJc w:val="left"/>
        <w:pPr>
          <w:tabs>
            <w:tab w:val="num" w:pos="0"/>
          </w:tabs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7560" w:hanging="1800"/>
        </w:pPr>
        <w:rPr>
          <w:rFonts w:hint="default"/>
        </w:rPr>
      </w:lvl>
    </w:lvlOverride>
  </w:num>
  <w:num w:numId="25">
    <w:abstractNumId w:val="21"/>
  </w:num>
  <w:num w:numId="26">
    <w:abstractNumId w:val="24"/>
  </w:num>
  <w:num w:numId="27">
    <w:abstractNumId w:val="5"/>
  </w:num>
  <w:num w:numId="28">
    <w:abstractNumId w:val="6"/>
  </w:num>
  <w:num w:numId="29">
    <w:abstractNumId w:val="2"/>
    <w:lvlOverride w:ilvl="0">
      <w:lvl w:ilvl="0">
        <w:start w:val="4"/>
        <w:numFmt w:val="decimal"/>
        <w:lvlText w:val="%1.0"/>
        <w:lvlJc w:val="left"/>
        <w:pPr>
          <w:tabs>
            <w:tab w:val="num" w:pos="0"/>
          </w:tabs>
          <w:ind w:left="720" w:hanging="72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6.3.5"/>
        <w:lvlJc w:val="left"/>
        <w:pPr>
          <w:tabs>
            <w:tab w:val="num" w:pos="0"/>
          </w:tabs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7560" w:hanging="1800"/>
        </w:pPr>
        <w:rPr>
          <w:rFonts w:hint="default"/>
        </w:rPr>
      </w:lvl>
    </w:lvlOverride>
  </w:num>
  <w:num w:numId="30">
    <w:abstractNumId w:val="23"/>
  </w:num>
  <w:num w:numId="31">
    <w:abstractNumId w:val="12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trackRevisions/>
  <w:defaultTabStop w:val="720"/>
  <w:characterSpacingControl w:val="doNotCompress"/>
  <w:doNotValidateAgainstSchema/>
  <w:doNotDemarcateInvalidXml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028FF"/>
    <w:rsid w:val="00007C0E"/>
    <w:rsid w:val="00021DD2"/>
    <w:rsid w:val="00025261"/>
    <w:rsid w:val="00041DDE"/>
    <w:rsid w:val="00062CC8"/>
    <w:rsid w:val="00080866"/>
    <w:rsid w:val="00083294"/>
    <w:rsid w:val="000971E9"/>
    <w:rsid w:val="000A7329"/>
    <w:rsid w:val="000B01F5"/>
    <w:rsid w:val="000B1918"/>
    <w:rsid w:val="000B36D4"/>
    <w:rsid w:val="000B39DB"/>
    <w:rsid w:val="000C3975"/>
    <w:rsid w:val="000E0756"/>
    <w:rsid w:val="000E741C"/>
    <w:rsid w:val="00123B79"/>
    <w:rsid w:val="00126DDF"/>
    <w:rsid w:val="001427A4"/>
    <w:rsid w:val="00150D1A"/>
    <w:rsid w:val="001642B1"/>
    <w:rsid w:val="00183B39"/>
    <w:rsid w:val="00202D73"/>
    <w:rsid w:val="002163E1"/>
    <w:rsid w:val="00237642"/>
    <w:rsid w:val="00244425"/>
    <w:rsid w:val="00256E3C"/>
    <w:rsid w:val="00263B6C"/>
    <w:rsid w:val="002660E6"/>
    <w:rsid w:val="00273441"/>
    <w:rsid w:val="00273DC8"/>
    <w:rsid w:val="002906EB"/>
    <w:rsid w:val="002B4C21"/>
    <w:rsid w:val="002B5884"/>
    <w:rsid w:val="002D349E"/>
    <w:rsid w:val="002D425C"/>
    <w:rsid w:val="002F3FD1"/>
    <w:rsid w:val="00302EE8"/>
    <w:rsid w:val="0031395D"/>
    <w:rsid w:val="00326FA7"/>
    <w:rsid w:val="003317C3"/>
    <w:rsid w:val="0033346B"/>
    <w:rsid w:val="00357212"/>
    <w:rsid w:val="00362DFE"/>
    <w:rsid w:val="00366F7C"/>
    <w:rsid w:val="003739A2"/>
    <w:rsid w:val="003A1B14"/>
    <w:rsid w:val="003A4A28"/>
    <w:rsid w:val="003D050D"/>
    <w:rsid w:val="0040681C"/>
    <w:rsid w:val="00436103"/>
    <w:rsid w:val="00470D96"/>
    <w:rsid w:val="004720F8"/>
    <w:rsid w:val="00472915"/>
    <w:rsid w:val="00484395"/>
    <w:rsid w:val="00486AA4"/>
    <w:rsid w:val="004C65C6"/>
    <w:rsid w:val="004E0896"/>
    <w:rsid w:val="004E0991"/>
    <w:rsid w:val="004E335A"/>
    <w:rsid w:val="004E3F15"/>
    <w:rsid w:val="00532363"/>
    <w:rsid w:val="00536566"/>
    <w:rsid w:val="0054504F"/>
    <w:rsid w:val="0054671C"/>
    <w:rsid w:val="005652DF"/>
    <w:rsid w:val="005803B5"/>
    <w:rsid w:val="00594D28"/>
    <w:rsid w:val="005A2CA9"/>
    <w:rsid w:val="005D6ECD"/>
    <w:rsid w:val="005E4C8A"/>
    <w:rsid w:val="005F0F3F"/>
    <w:rsid w:val="006205E6"/>
    <w:rsid w:val="006262A9"/>
    <w:rsid w:val="00637CE8"/>
    <w:rsid w:val="00644F01"/>
    <w:rsid w:val="0065054B"/>
    <w:rsid w:val="006533A9"/>
    <w:rsid w:val="006723EC"/>
    <w:rsid w:val="00677F1E"/>
    <w:rsid w:val="006908F5"/>
    <w:rsid w:val="00691CEF"/>
    <w:rsid w:val="00694054"/>
    <w:rsid w:val="006A1031"/>
    <w:rsid w:val="006A123E"/>
    <w:rsid w:val="006F4212"/>
    <w:rsid w:val="00743029"/>
    <w:rsid w:val="007631E9"/>
    <w:rsid w:val="00787E28"/>
    <w:rsid w:val="00795A87"/>
    <w:rsid w:val="007E15E0"/>
    <w:rsid w:val="007E20F7"/>
    <w:rsid w:val="00850E94"/>
    <w:rsid w:val="0090462C"/>
    <w:rsid w:val="00906322"/>
    <w:rsid w:val="00916A08"/>
    <w:rsid w:val="00924512"/>
    <w:rsid w:val="0093270C"/>
    <w:rsid w:val="00934DD1"/>
    <w:rsid w:val="00957692"/>
    <w:rsid w:val="00980D1B"/>
    <w:rsid w:val="0099017F"/>
    <w:rsid w:val="009B62A6"/>
    <w:rsid w:val="009E6689"/>
    <w:rsid w:val="00A00004"/>
    <w:rsid w:val="00A004B4"/>
    <w:rsid w:val="00A04F79"/>
    <w:rsid w:val="00A32301"/>
    <w:rsid w:val="00A763BC"/>
    <w:rsid w:val="00A91D5D"/>
    <w:rsid w:val="00A929AC"/>
    <w:rsid w:val="00AA7C66"/>
    <w:rsid w:val="00AC213E"/>
    <w:rsid w:val="00AC67FF"/>
    <w:rsid w:val="00AE3703"/>
    <w:rsid w:val="00B06D49"/>
    <w:rsid w:val="00B42820"/>
    <w:rsid w:val="00B44D7F"/>
    <w:rsid w:val="00B52ACB"/>
    <w:rsid w:val="00B6217A"/>
    <w:rsid w:val="00B84E49"/>
    <w:rsid w:val="00B91EC7"/>
    <w:rsid w:val="00BA1477"/>
    <w:rsid w:val="00BB15C4"/>
    <w:rsid w:val="00BE118B"/>
    <w:rsid w:val="00C012D0"/>
    <w:rsid w:val="00C01ECC"/>
    <w:rsid w:val="00C02667"/>
    <w:rsid w:val="00C328B9"/>
    <w:rsid w:val="00C333FD"/>
    <w:rsid w:val="00C62501"/>
    <w:rsid w:val="00C655BA"/>
    <w:rsid w:val="00C711AB"/>
    <w:rsid w:val="00C85198"/>
    <w:rsid w:val="00CA2441"/>
    <w:rsid w:val="00CB0B69"/>
    <w:rsid w:val="00CB13FA"/>
    <w:rsid w:val="00CC6770"/>
    <w:rsid w:val="00CE1099"/>
    <w:rsid w:val="00CE21AD"/>
    <w:rsid w:val="00D3230C"/>
    <w:rsid w:val="00D32439"/>
    <w:rsid w:val="00D569ED"/>
    <w:rsid w:val="00D56CFB"/>
    <w:rsid w:val="00D83148"/>
    <w:rsid w:val="00D9040F"/>
    <w:rsid w:val="00D9569B"/>
    <w:rsid w:val="00DA741D"/>
    <w:rsid w:val="00E07A4C"/>
    <w:rsid w:val="00E21475"/>
    <w:rsid w:val="00E50293"/>
    <w:rsid w:val="00E50CB1"/>
    <w:rsid w:val="00E51F4B"/>
    <w:rsid w:val="00E7010A"/>
    <w:rsid w:val="00E848B2"/>
    <w:rsid w:val="00E90C22"/>
    <w:rsid w:val="00EB359C"/>
    <w:rsid w:val="00EB4180"/>
    <w:rsid w:val="00ED020E"/>
    <w:rsid w:val="00EF52C0"/>
    <w:rsid w:val="00EF6301"/>
    <w:rsid w:val="00F0139F"/>
    <w:rsid w:val="00F04A26"/>
    <w:rsid w:val="00F121B0"/>
    <w:rsid w:val="00F26926"/>
    <w:rsid w:val="00F30721"/>
    <w:rsid w:val="00F632C9"/>
    <w:rsid w:val="00FA08F9"/>
    <w:rsid w:val="00FC52D4"/>
    <w:rsid w:val="00FD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3764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C65C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07C0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E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E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ECC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ECC"/>
    <w:rPr>
      <w:rFonts w:cs="Calibr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13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4</Pages>
  <Words>585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Tim Joiner</dc:creator>
  <cp:keywords/>
  <dc:description/>
  <cp:lastModifiedBy>Admin</cp:lastModifiedBy>
  <cp:revision>21</cp:revision>
  <cp:lastPrinted>2012-02-28T17:02:00Z</cp:lastPrinted>
  <dcterms:created xsi:type="dcterms:W3CDTF">2012-03-26T21:07:00Z</dcterms:created>
  <dcterms:modified xsi:type="dcterms:W3CDTF">2012-04-05T18:10:00Z</dcterms:modified>
</cp:coreProperties>
</file>