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1F758688" w14:textId="77777777" w:rsidR="00F13323" w:rsidRPr="00F13323" w:rsidRDefault="00F13323">
      <w:pPr>
        <w:pStyle w:val="ListParagraph"/>
        <w:numPr>
          <w:ilvl w:val="0"/>
          <w:numId w:val="2"/>
        </w:numPr>
        <w:rPr>
          <w:b/>
          <w:sz w:val="24"/>
          <w:szCs w:val="24"/>
        </w:rPr>
      </w:pPr>
      <w:r w:rsidRPr="00F13323">
        <w:rPr>
          <w:b/>
          <w:sz w:val="24"/>
          <w:szCs w:val="24"/>
        </w:rPr>
        <w:t>Purpose</w:t>
      </w:r>
    </w:p>
    <w:p w14:paraId="7AB6D5D6" w14:textId="77777777" w:rsidR="00F13323" w:rsidRPr="00F13323" w:rsidRDefault="00F13323">
      <w:pPr>
        <w:ind w:left="720"/>
        <w:rPr>
          <w:sz w:val="24"/>
          <w:szCs w:val="24"/>
        </w:rPr>
      </w:pPr>
      <w:r w:rsidRPr="00F13323">
        <w:rPr>
          <w:sz w:val="24"/>
          <w:szCs w:val="24"/>
        </w:rPr>
        <w:t>The purpose of this document is to describe the standard operating procedure for requesting and obtaining a new Clinical Trial</w:t>
      </w:r>
      <w:r w:rsidR="00B71B0D" w:rsidRPr="00F13323">
        <w:rPr>
          <w:sz w:val="24"/>
          <w:szCs w:val="24"/>
        </w:rPr>
        <w:t xml:space="preserve"> Web Form Data Collection Site.</w:t>
      </w:r>
      <w:r w:rsidRPr="00F13323">
        <w:rPr>
          <w:sz w:val="24"/>
          <w:szCs w:val="24"/>
        </w:rPr>
        <w:t xml:space="preserve"> </w:t>
      </w:r>
    </w:p>
    <w:p w14:paraId="5336690E" w14:textId="77777777" w:rsidR="00F13323" w:rsidRPr="00F13323" w:rsidRDefault="00F13323">
      <w:pPr>
        <w:pStyle w:val="ListParagraph"/>
        <w:numPr>
          <w:ilvl w:val="0"/>
          <w:numId w:val="2"/>
        </w:numPr>
        <w:rPr>
          <w:b/>
          <w:sz w:val="24"/>
          <w:szCs w:val="24"/>
        </w:rPr>
      </w:pPr>
      <w:r w:rsidRPr="00F13323">
        <w:rPr>
          <w:b/>
          <w:sz w:val="24"/>
          <w:szCs w:val="24"/>
        </w:rPr>
        <w:t>Scope</w:t>
      </w:r>
    </w:p>
    <w:p w14:paraId="696910BB" w14:textId="77777777" w:rsidR="00F13323" w:rsidRDefault="00F13323" w:rsidP="00B00C3D">
      <w:pPr>
        <w:pStyle w:val="ListParagraph"/>
        <w:spacing w:after="0"/>
        <w:rPr>
          <w:sz w:val="24"/>
          <w:szCs w:val="24"/>
        </w:rPr>
      </w:pPr>
      <w:r w:rsidRPr="00F13323">
        <w:rPr>
          <w:sz w:val="24"/>
          <w:szCs w:val="24"/>
        </w:rPr>
        <w:t xml:space="preserve">The scope of this document covers the process of requesting and creating a new clinical trial data collection site. This SOP should be followed whenever a new clinical trial web form data collection site is necessary. </w:t>
      </w:r>
      <w:r w:rsidR="00B00C3D">
        <w:rPr>
          <w:sz w:val="24"/>
          <w:szCs w:val="24"/>
        </w:rPr>
        <w:t>This SOP applies to validated, released for use databases only.</w:t>
      </w:r>
    </w:p>
    <w:p w14:paraId="7EB3BD2E" w14:textId="77777777" w:rsidR="00811737" w:rsidRPr="00F13323" w:rsidRDefault="00811737" w:rsidP="00B00C3D">
      <w:pPr>
        <w:pStyle w:val="ListParagraph"/>
        <w:spacing w:after="0"/>
        <w:rPr>
          <w:ins w:id="2" w:author="Marie Barrigar" w:date="2012-04-25T11:31:00Z"/>
          <w:sz w:val="24"/>
          <w:szCs w:val="24"/>
        </w:rPr>
      </w:pPr>
    </w:p>
    <w:p w14:paraId="506D9974" w14:textId="77777777" w:rsidR="00F13323" w:rsidRPr="00F13323" w:rsidRDefault="00F13323">
      <w:pPr>
        <w:pStyle w:val="ListParagraph"/>
        <w:numPr>
          <w:ilvl w:val="0"/>
          <w:numId w:val="2"/>
        </w:numPr>
        <w:rPr>
          <w:b/>
          <w:sz w:val="24"/>
          <w:szCs w:val="24"/>
        </w:rPr>
      </w:pPr>
      <w:r w:rsidRPr="00F13323">
        <w:rPr>
          <w:b/>
          <w:sz w:val="24"/>
          <w:szCs w:val="24"/>
        </w:rPr>
        <w:t>Definitions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3" w:author="Marie Barrigar" w:date="2012-04-25T11:31:00Z">
          <w:tblPr>
            <w:tblW w:w="0" w:type="auto"/>
            <w:tblLayout w:type="fixed"/>
            <w:tblLook w:val="0000" w:firstRow="0" w:lastRow="0" w:firstColumn="0" w:lastColumn="0" w:noHBand="0" w:noVBand="0"/>
          </w:tblPr>
        </w:tblPrChange>
      </w:tblPr>
      <w:tblGrid>
        <w:gridCol w:w="2948"/>
        <w:gridCol w:w="5681"/>
        <w:tblGridChange w:id="4">
          <w:tblGrid>
            <w:gridCol w:w="740"/>
            <w:gridCol w:w="2208"/>
            <w:gridCol w:w="740"/>
            <w:gridCol w:w="4941"/>
            <w:gridCol w:w="740"/>
          </w:tblGrid>
        </w:tblGridChange>
      </w:tblGrid>
      <w:tr w:rsidR="00282F6F" w14:paraId="593C7A49" w14:textId="77777777" w:rsidTr="00BF329B">
        <w:trPr>
          <w:trPrChange w:id="5" w:author="Marie Barrigar" w:date="2012-04-25T11:31:00Z">
            <w:trPr>
              <w:gridAfter w:val="0"/>
            </w:trPr>
          </w:trPrChange>
        </w:trPr>
        <w:tc>
          <w:tcPr>
            <w:tcW w:w="2948" w:type="dxa"/>
            <w:tcPrChange w:id="6" w:author="Marie Barrigar" w:date="2012-04-25T11:31:00Z">
              <w:tcPr>
                <w:tcW w:w="2948" w:type="dxa"/>
                <w:gridSpan w:val="2"/>
                <w:tcBorders>
                  <w:top w:val="single" w:sz="1" w:space="0" w:color="000000"/>
                  <w:left w:val="single" w:sz="1" w:space="0" w:color="000000"/>
                  <w:bottom w:val="single" w:sz="1" w:space="0" w:color="000000"/>
                </w:tcBorders>
              </w:tcPr>
            </w:tcPrChange>
          </w:tcPr>
          <w:p w14:paraId="17A4C7D7" w14:textId="77777777" w:rsidR="00F13323" w:rsidRPr="00F13323" w:rsidRDefault="00F13323">
            <w:pPr>
              <w:pStyle w:val="TableContents"/>
              <w:snapToGrid w:val="0"/>
              <w:rPr>
                <w:b/>
                <w:bCs/>
                <w:sz w:val="24"/>
                <w:szCs w:val="24"/>
              </w:rPr>
            </w:pPr>
            <w:r w:rsidRPr="00F13323">
              <w:rPr>
                <w:b/>
                <w:bCs/>
                <w:sz w:val="24"/>
                <w:szCs w:val="24"/>
              </w:rPr>
              <w:t>Wildcard Certificate</w:t>
            </w:r>
          </w:p>
        </w:tc>
        <w:tc>
          <w:tcPr>
            <w:tcW w:w="5681" w:type="dxa"/>
            <w:tcPrChange w:id="7" w:author="Marie Barrigar" w:date="2012-04-25T11:31:00Z">
              <w:tcPr>
                <w:tcW w:w="5681" w:type="dxa"/>
                <w:gridSpan w:val="2"/>
                <w:tcBorders>
                  <w:top w:val="single" w:sz="1" w:space="0" w:color="000000"/>
                  <w:left w:val="single" w:sz="1" w:space="0" w:color="000000"/>
                  <w:bottom w:val="single" w:sz="1" w:space="0" w:color="000000"/>
                  <w:right w:val="single" w:sz="1" w:space="0" w:color="000000"/>
                </w:tcBorders>
              </w:tcPr>
            </w:tcPrChange>
          </w:tcPr>
          <w:p w14:paraId="27934EA3" w14:textId="0F001890" w:rsidR="00F13323" w:rsidRPr="00F13323" w:rsidRDefault="00F13323" w:rsidP="00F60036">
            <w:pPr>
              <w:pStyle w:val="TableContents"/>
              <w:snapToGrid w:val="0"/>
              <w:rPr>
                <w:sz w:val="24"/>
                <w:szCs w:val="24"/>
              </w:rPr>
            </w:pPr>
            <w:r w:rsidRPr="00F13323">
              <w:rPr>
                <w:sz w:val="24"/>
                <w:szCs w:val="24"/>
              </w:rPr>
              <w:t xml:space="preserve">A webserver certificate that allows sites to be accessed using https. It can be used on any number of </w:t>
            </w:r>
            <w:del w:id="8" w:author="Marie Barrigar" w:date="2012-04-25T11:31:00Z">
              <w:r w:rsidRPr="00F13323">
                <w:rPr>
                  <w:sz w:val="24"/>
                  <w:szCs w:val="24"/>
                </w:rPr>
                <w:delText>canocal</w:delText>
              </w:r>
            </w:del>
            <w:ins w:id="9" w:author="Marie Barrigar" w:date="2012-04-25T11:31:00Z">
              <w:r w:rsidR="00F60036">
                <w:rPr>
                  <w:sz w:val="24"/>
                  <w:szCs w:val="24"/>
                </w:rPr>
                <w:t>canonical</w:t>
              </w:r>
            </w:ins>
            <w:r w:rsidRPr="00F13323">
              <w:rPr>
                <w:sz w:val="24"/>
                <w:szCs w:val="24"/>
              </w:rPr>
              <w:t xml:space="preserve"> domains, such as ct.epicdiagnostics.com, aaa.epicdiagnostics.com, etc.</w:t>
            </w:r>
          </w:p>
        </w:tc>
      </w:tr>
      <w:tr w:rsidR="00282F6F" w14:paraId="0F47DECB" w14:textId="77777777" w:rsidTr="00BF329B">
        <w:trPr>
          <w:trPrChange w:id="10" w:author="Marie Barrigar" w:date="2012-04-25T11:31:00Z">
            <w:trPr>
              <w:gridAfter w:val="0"/>
            </w:trPr>
          </w:trPrChange>
        </w:trPr>
        <w:tc>
          <w:tcPr>
            <w:tcW w:w="2948" w:type="dxa"/>
            <w:tcPrChange w:id="11" w:author="Marie Barrigar" w:date="2012-04-25T11:31:00Z">
              <w:tcPr>
                <w:tcW w:w="2948" w:type="dxa"/>
                <w:gridSpan w:val="2"/>
                <w:tcBorders>
                  <w:left w:val="single" w:sz="1" w:space="0" w:color="000000"/>
                  <w:bottom w:val="single" w:sz="1" w:space="0" w:color="000000"/>
                </w:tcBorders>
              </w:tcPr>
            </w:tcPrChange>
          </w:tcPr>
          <w:p w14:paraId="002C2FC5" w14:textId="77777777" w:rsidR="00F13323" w:rsidRPr="00F13323" w:rsidRDefault="00F13323">
            <w:pPr>
              <w:pStyle w:val="TableContents"/>
              <w:snapToGrid w:val="0"/>
              <w:rPr>
                <w:sz w:val="24"/>
                <w:szCs w:val="24"/>
              </w:rPr>
            </w:pPr>
            <w:proofErr w:type="spellStart"/>
            <w:r w:rsidRPr="00F13323">
              <w:rPr>
                <w:b/>
                <w:bCs/>
                <w:sz w:val="24"/>
                <w:szCs w:val="24"/>
              </w:rPr>
              <w:t>Web.config</w:t>
            </w:r>
            <w:proofErr w:type="spellEnd"/>
            <w:r w:rsidRPr="00F13323">
              <w:rPr>
                <w:b/>
                <w:bCs/>
                <w:sz w:val="24"/>
                <w:szCs w:val="24"/>
              </w:rPr>
              <w:t xml:space="preserve"> file</w:t>
            </w:r>
            <w:r w:rsidRPr="00F13323">
              <w:rPr>
                <w:sz w:val="24"/>
                <w:szCs w:val="24"/>
              </w:rPr>
              <w:t xml:space="preserve"> </w:t>
            </w:r>
          </w:p>
        </w:tc>
        <w:tc>
          <w:tcPr>
            <w:tcW w:w="5681" w:type="dxa"/>
            <w:tcPrChange w:id="12" w:author="Marie Barrigar" w:date="2012-04-25T11:31:00Z">
              <w:tcPr>
                <w:tcW w:w="5681" w:type="dxa"/>
                <w:gridSpan w:val="2"/>
                <w:tcBorders>
                  <w:left w:val="single" w:sz="1" w:space="0" w:color="000000"/>
                  <w:bottom w:val="single" w:sz="1" w:space="0" w:color="000000"/>
                  <w:right w:val="single" w:sz="1" w:space="0" w:color="000000"/>
                </w:tcBorders>
              </w:tcPr>
            </w:tcPrChange>
          </w:tcPr>
          <w:p w14:paraId="3A314599" w14:textId="11BAFE38" w:rsidR="00F13323" w:rsidRPr="00F13323" w:rsidRDefault="00F13323">
            <w:pPr>
              <w:pStyle w:val="TableContents"/>
              <w:snapToGrid w:val="0"/>
              <w:rPr>
                <w:sz w:val="24"/>
                <w:szCs w:val="24"/>
              </w:rPr>
            </w:pPr>
            <w:r w:rsidRPr="00F13323">
              <w:rPr>
                <w:sz w:val="24"/>
                <w:szCs w:val="24"/>
              </w:rPr>
              <w:t xml:space="preserve">A configuration file that contains the information necessary for </w:t>
            </w:r>
            <w:proofErr w:type="gramStart"/>
            <w:r w:rsidRPr="00F13323">
              <w:rPr>
                <w:sz w:val="24"/>
                <w:szCs w:val="24"/>
              </w:rPr>
              <w:t>a .</w:t>
            </w:r>
            <w:proofErr w:type="gramEnd"/>
            <w:del w:id="13" w:author="Marie Barrigar" w:date="2012-04-25T11:31:00Z">
              <w:r w:rsidRPr="00F13323">
                <w:rPr>
                  <w:sz w:val="24"/>
                  <w:szCs w:val="24"/>
                </w:rPr>
                <w:delText>net</w:delText>
              </w:r>
            </w:del>
            <w:ins w:id="14" w:author="Marie Barrigar" w:date="2012-04-25T11:31:00Z">
              <w:r w:rsidR="00B06CB0">
                <w:rPr>
                  <w:sz w:val="24"/>
                  <w:szCs w:val="24"/>
                </w:rPr>
                <w:t>N</w:t>
              </w:r>
              <w:r w:rsidRPr="00F13323">
                <w:rPr>
                  <w:sz w:val="24"/>
                  <w:szCs w:val="24"/>
                </w:rPr>
                <w:t>et</w:t>
              </w:r>
            </w:ins>
            <w:r w:rsidRPr="00F13323">
              <w:rPr>
                <w:sz w:val="24"/>
                <w:szCs w:val="24"/>
              </w:rPr>
              <w:t xml:space="preserve"> website to function. The vast majority of site configuration is done within this file.</w:t>
            </w:r>
          </w:p>
        </w:tc>
      </w:tr>
      <w:tr w:rsidR="00282F6F" w14:paraId="01D2E1F5" w14:textId="77777777" w:rsidTr="00BF329B">
        <w:trPr>
          <w:trPrChange w:id="15" w:author="Marie Barrigar" w:date="2012-04-25T11:31:00Z">
            <w:trPr>
              <w:gridBefore w:val="1"/>
            </w:trPr>
          </w:trPrChange>
        </w:trPr>
        <w:tc>
          <w:tcPr>
            <w:tcW w:w="2948" w:type="dxa"/>
            <w:tcPrChange w:id="16" w:author="Marie Barrigar" w:date="2012-04-25T11:31:00Z">
              <w:tcPr>
                <w:tcW w:w="2948" w:type="dxa"/>
                <w:gridSpan w:val="2"/>
                <w:tcBorders>
                  <w:left w:val="single" w:sz="1" w:space="0" w:color="000000"/>
                  <w:bottom w:val="single" w:sz="1" w:space="0" w:color="000000"/>
                </w:tcBorders>
              </w:tcPr>
            </w:tcPrChange>
          </w:tcPr>
          <w:p w14:paraId="533ADC4D" w14:textId="77777777" w:rsidR="00F13323" w:rsidRPr="00F13323" w:rsidRDefault="00F13323">
            <w:pPr>
              <w:pStyle w:val="TableContents"/>
              <w:snapToGrid w:val="0"/>
              <w:rPr>
                <w:b/>
                <w:bCs/>
                <w:sz w:val="24"/>
                <w:szCs w:val="24"/>
              </w:rPr>
            </w:pPr>
            <w:r w:rsidRPr="00F13323">
              <w:rPr>
                <w:b/>
                <w:bCs/>
                <w:sz w:val="24"/>
                <w:szCs w:val="24"/>
              </w:rPr>
              <w:t>Web Form</w:t>
            </w:r>
          </w:p>
        </w:tc>
        <w:tc>
          <w:tcPr>
            <w:tcW w:w="5681" w:type="dxa"/>
            <w:tcPrChange w:id="17" w:author="Marie Barrigar" w:date="2012-04-25T11:31:00Z">
              <w:tcPr>
                <w:tcW w:w="5681" w:type="dxa"/>
                <w:gridSpan w:val="2"/>
                <w:tcBorders>
                  <w:left w:val="single" w:sz="1" w:space="0" w:color="000000"/>
                  <w:bottom w:val="single" w:sz="1" w:space="0" w:color="000000"/>
                  <w:right w:val="single" w:sz="1" w:space="0" w:color="000000"/>
                </w:tcBorders>
              </w:tcPr>
            </w:tcPrChange>
          </w:tcPr>
          <w:p w14:paraId="1422458D" w14:textId="77777777" w:rsidR="00F13323" w:rsidRPr="00F13323" w:rsidRDefault="00F13323">
            <w:pPr>
              <w:pStyle w:val="TableContents"/>
              <w:snapToGrid w:val="0"/>
              <w:rPr>
                <w:sz w:val="24"/>
                <w:szCs w:val="24"/>
              </w:rPr>
            </w:pPr>
            <w:r w:rsidRPr="00F13323">
              <w:rPr>
                <w:sz w:val="24"/>
                <w:szCs w:val="24"/>
              </w:rPr>
              <w:t>The web based electronic case report form system that captures clinical trial data.</w:t>
            </w:r>
          </w:p>
        </w:tc>
      </w:tr>
    </w:tbl>
    <w:p w14:paraId="12331C2B" w14:textId="77777777" w:rsidR="00F13323" w:rsidRPr="00F13323" w:rsidRDefault="00F13323">
      <w:pPr>
        <w:pStyle w:val="ListParagraph"/>
        <w:ind w:left="0"/>
        <w:rPr>
          <w:sz w:val="24"/>
          <w:szCs w:val="24"/>
        </w:rPr>
      </w:pPr>
    </w:p>
    <w:p w14:paraId="4DCC5EE3" w14:textId="77777777" w:rsidR="00F13323" w:rsidRPr="00F13323" w:rsidRDefault="00F13323">
      <w:pPr>
        <w:pStyle w:val="ListParagraph"/>
        <w:numPr>
          <w:ilvl w:val="0"/>
          <w:numId w:val="2"/>
        </w:numPr>
        <w:rPr>
          <w:b/>
          <w:sz w:val="24"/>
          <w:szCs w:val="24"/>
        </w:rPr>
      </w:pPr>
      <w:r w:rsidRPr="00F13323">
        <w:rPr>
          <w:b/>
          <w:sz w:val="24"/>
          <w:szCs w:val="24"/>
        </w:rPr>
        <w:t>Responsibilities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18" w:author="Marie Barrigar" w:date="2012-04-25T11:31:00Z">
          <w:tblPr>
            <w:tblW w:w="0" w:type="auto"/>
            <w:tblLayout w:type="fixed"/>
            <w:tblLook w:val="0000" w:firstRow="0" w:lastRow="0" w:firstColumn="0" w:lastColumn="0" w:noHBand="0" w:noVBand="0"/>
          </w:tblPr>
        </w:tblPrChange>
      </w:tblPr>
      <w:tblGrid>
        <w:gridCol w:w="2942"/>
        <w:gridCol w:w="5680"/>
        <w:tblGridChange w:id="19">
          <w:tblGrid>
            <w:gridCol w:w="747"/>
            <w:gridCol w:w="2195"/>
            <w:gridCol w:w="747"/>
            <w:gridCol w:w="4933"/>
            <w:gridCol w:w="747"/>
          </w:tblGrid>
        </w:tblGridChange>
      </w:tblGrid>
      <w:tr w:rsidR="00282F6F" w14:paraId="1B6BFAD5" w14:textId="77777777" w:rsidTr="00BF329B">
        <w:trPr>
          <w:trPrChange w:id="20" w:author="Marie Barrigar" w:date="2012-04-25T11:31:00Z">
            <w:trPr>
              <w:gridBefore w:val="1"/>
            </w:trPr>
          </w:trPrChange>
        </w:trPr>
        <w:tc>
          <w:tcPr>
            <w:tcW w:w="2942" w:type="dxa"/>
            <w:tcPrChange w:id="21" w:author="Marie Barrigar" w:date="2012-04-25T11:31:00Z">
              <w:tcPr>
                <w:tcW w:w="2942" w:type="dxa"/>
                <w:gridSpan w:val="2"/>
                <w:tcBorders>
                  <w:top w:val="single" w:sz="1" w:space="0" w:color="000000"/>
                  <w:left w:val="single" w:sz="1" w:space="0" w:color="000000"/>
                  <w:bottom w:val="single" w:sz="1" w:space="0" w:color="000000"/>
                </w:tcBorders>
              </w:tcPr>
            </w:tcPrChange>
          </w:tcPr>
          <w:p w14:paraId="3460FCF6" w14:textId="77777777" w:rsidR="00F13323" w:rsidRPr="00F13323" w:rsidRDefault="00F13323">
            <w:pPr>
              <w:pStyle w:val="TableContents"/>
              <w:snapToGrid w:val="0"/>
              <w:rPr>
                <w:b/>
                <w:bCs/>
                <w:sz w:val="24"/>
                <w:szCs w:val="24"/>
              </w:rPr>
            </w:pPr>
            <w:r w:rsidRPr="00F13323">
              <w:rPr>
                <w:b/>
                <w:bCs/>
                <w:sz w:val="24"/>
                <w:szCs w:val="24"/>
              </w:rPr>
              <w:t>CTO</w:t>
            </w:r>
          </w:p>
        </w:tc>
        <w:tc>
          <w:tcPr>
            <w:tcW w:w="5680" w:type="dxa"/>
            <w:tcPrChange w:id="22" w:author="Marie Barrigar" w:date="2012-04-25T11:31:00Z">
              <w:tcPr>
                <w:tcW w:w="5680" w:type="dxa"/>
                <w:gridSpan w:val="2"/>
                <w:tcBorders>
                  <w:top w:val="single" w:sz="1" w:space="0" w:color="000000"/>
                  <w:left w:val="single" w:sz="1" w:space="0" w:color="000000"/>
                  <w:bottom w:val="single" w:sz="1" w:space="0" w:color="000000"/>
                  <w:right w:val="single" w:sz="1" w:space="0" w:color="000000"/>
                </w:tcBorders>
              </w:tcPr>
            </w:tcPrChange>
          </w:tcPr>
          <w:p w14:paraId="07D542AF" w14:textId="77777777" w:rsidR="00F13323" w:rsidRPr="00F13323" w:rsidRDefault="00F13323" w:rsidP="001B7CF1">
            <w:pPr>
              <w:pStyle w:val="TableContents"/>
              <w:snapToGrid w:val="0"/>
              <w:spacing w:after="0"/>
              <w:rPr>
                <w:sz w:val="24"/>
                <w:szCs w:val="24"/>
              </w:rPr>
            </w:pPr>
            <w:r w:rsidRPr="00F13323">
              <w:rPr>
                <w:sz w:val="24"/>
                <w:szCs w:val="24"/>
              </w:rPr>
              <w:t xml:space="preserve">Responsible for overseeing the creation of the site and for verifying that the branching </w:t>
            </w:r>
            <w:r w:rsidR="00B71B0D" w:rsidRPr="00F13323">
              <w:rPr>
                <w:sz w:val="24"/>
                <w:szCs w:val="24"/>
              </w:rPr>
              <w:t xml:space="preserve">is documented and executed </w:t>
            </w:r>
            <w:r w:rsidRPr="00F13323">
              <w:rPr>
                <w:sz w:val="24"/>
                <w:szCs w:val="24"/>
              </w:rPr>
              <w:t>according to</w:t>
            </w:r>
            <w:r w:rsidR="00B71B0D" w:rsidRPr="00F13323">
              <w:rPr>
                <w:sz w:val="24"/>
                <w:szCs w:val="24"/>
              </w:rPr>
              <w:t xml:space="preserve"> the written</w:t>
            </w:r>
            <w:r w:rsidRPr="00F13323">
              <w:rPr>
                <w:sz w:val="24"/>
                <w:szCs w:val="24"/>
              </w:rPr>
              <w:t xml:space="preserve"> plan.</w:t>
            </w:r>
          </w:p>
        </w:tc>
      </w:tr>
      <w:tr w:rsidR="00282F6F" w14:paraId="1E349C63" w14:textId="77777777" w:rsidTr="00BF329B">
        <w:trPr>
          <w:trPrChange w:id="23" w:author="Marie Barrigar" w:date="2012-04-25T11:31:00Z">
            <w:trPr>
              <w:gridBefore w:val="1"/>
            </w:trPr>
          </w:trPrChange>
        </w:trPr>
        <w:tc>
          <w:tcPr>
            <w:tcW w:w="2942" w:type="dxa"/>
            <w:tcPrChange w:id="24" w:author="Marie Barrigar" w:date="2012-04-25T11:31:00Z">
              <w:tcPr>
                <w:tcW w:w="2942" w:type="dxa"/>
                <w:gridSpan w:val="2"/>
                <w:tcBorders>
                  <w:left w:val="single" w:sz="1" w:space="0" w:color="000000"/>
                  <w:bottom w:val="single" w:sz="1" w:space="0" w:color="000000"/>
                </w:tcBorders>
              </w:tcPr>
            </w:tcPrChange>
          </w:tcPr>
          <w:p w14:paraId="18828D41" w14:textId="77777777" w:rsidR="00F13323" w:rsidRPr="00F13323" w:rsidRDefault="00F13323">
            <w:pPr>
              <w:pStyle w:val="TableContents"/>
              <w:snapToGrid w:val="0"/>
              <w:rPr>
                <w:b/>
                <w:bCs/>
                <w:sz w:val="24"/>
                <w:szCs w:val="24"/>
              </w:rPr>
            </w:pPr>
            <w:r w:rsidRPr="00F13323">
              <w:rPr>
                <w:b/>
                <w:bCs/>
                <w:sz w:val="24"/>
                <w:szCs w:val="24"/>
              </w:rPr>
              <w:t>Software Developer</w:t>
            </w:r>
          </w:p>
        </w:tc>
        <w:tc>
          <w:tcPr>
            <w:tcW w:w="5680" w:type="dxa"/>
            <w:tcPrChange w:id="25" w:author="Marie Barrigar" w:date="2012-04-25T11:31:00Z">
              <w:tcPr>
                <w:tcW w:w="5680" w:type="dxa"/>
                <w:gridSpan w:val="2"/>
                <w:tcBorders>
                  <w:left w:val="single" w:sz="1" w:space="0" w:color="000000"/>
                  <w:bottom w:val="single" w:sz="1" w:space="0" w:color="000000"/>
                  <w:right w:val="single" w:sz="1" w:space="0" w:color="000000"/>
                </w:tcBorders>
              </w:tcPr>
            </w:tcPrChange>
          </w:tcPr>
          <w:p w14:paraId="6371C237" w14:textId="77777777" w:rsidR="00F13323" w:rsidRPr="00F13323" w:rsidRDefault="00F13323" w:rsidP="001B7CF1">
            <w:pPr>
              <w:pStyle w:val="TableContents"/>
              <w:snapToGrid w:val="0"/>
              <w:spacing w:after="0"/>
              <w:rPr>
                <w:sz w:val="24"/>
                <w:szCs w:val="24"/>
              </w:rPr>
            </w:pPr>
            <w:r w:rsidRPr="00F13323">
              <w:rPr>
                <w:sz w:val="24"/>
                <w:szCs w:val="24"/>
              </w:rPr>
              <w:t>Responsible for performing the actual site creation protocol.</w:t>
            </w:r>
          </w:p>
        </w:tc>
      </w:tr>
      <w:tr w:rsidR="00282F6F" w14:paraId="583E514A" w14:textId="77777777" w:rsidTr="00BF329B">
        <w:trPr>
          <w:trPrChange w:id="26" w:author="Marie Barrigar" w:date="2012-04-25T11:31:00Z">
            <w:trPr>
              <w:gridAfter w:val="0"/>
            </w:trPr>
          </w:trPrChange>
        </w:trPr>
        <w:tc>
          <w:tcPr>
            <w:tcW w:w="2942" w:type="dxa"/>
            <w:tcPrChange w:id="27" w:author="Marie Barrigar" w:date="2012-04-25T11:31:00Z">
              <w:tcPr>
                <w:tcW w:w="2942" w:type="dxa"/>
                <w:gridSpan w:val="2"/>
                <w:tcBorders>
                  <w:left w:val="single" w:sz="1" w:space="0" w:color="000000"/>
                  <w:bottom w:val="single" w:sz="1" w:space="0" w:color="000000"/>
                </w:tcBorders>
              </w:tcPr>
            </w:tcPrChange>
          </w:tcPr>
          <w:p w14:paraId="636044B9" w14:textId="77777777" w:rsidR="00F13323" w:rsidRPr="00F13323" w:rsidRDefault="00F13323">
            <w:pPr>
              <w:pStyle w:val="TableContents"/>
              <w:snapToGrid w:val="0"/>
              <w:rPr>
                <w:b/>
                <w:bCs/>
                <w:sz w:val="24"/>
                <w:szCs w:val="24"/>
              </w:rPr>
            </w:pPr>
            <w:r w:rsidRPr="00F13323">
              <w:rPr>
                <w:b/>
                <w:bCs/>
                <w:sz w:val="24"/>
                <w:szCs w:val="24"/>
              </w:rPr>
              <w:t>Lead Clinical Project Manager</w:t>
            </w:r>
          </w:p>
        </w:tc>
        <w:tc>
          <w:tcPr>
            <w:tcW w:w="5680" w:type="dxa"/>
            <w:tcPrChange w:id="28" w:author="Marie Barrigar" w:date="2012-04-25T11:31:00Z">
              <w:tcPr>
                <w:tcW w:w="5680" w:type="dxa"/>
                <w:gridSpan w:val="2"/>
                <w:tcBorders>
                  <w:left w:val="single" w:sz="1" w:space="0" w:color="000000"/>
                  <w:bottom w:val="single" w:sz="1" w:space="0" w:color="000000"/>
                  <w:right w:val="single" w:sz="1" w:space="0" w:color="000000"/>
                </w:tcBorders>
              </w:tcPr>
            </w:tcPrChange>
          </w:tcPr>
          <w:p w14:paraId="7F396756" w14:textId="4DB75CC5" w:rsidR="00F13323" w:rsidRPr="00F13323" w:rsidRDefault="00F13323" w:rsidP="001B7CF1">
            <w:pPr>
              <w:pStyle w:val="TableContents"/>
              <w:snapToGrid w:val="0"/>
              <w:spacing w:after="0"/>
              <w:rPr>
                <w:sz w:val="24"/>
                <w:szCs w:val="24"/>
              </w:rPr>
            </w:pPr>
            <w:r w:rsidRPr="00F13323">
              <w:rPr>
                <w:sz w:val="24"/>
                <w:szCs w:val="24"/>
              </w:rPr>
              <w:t xml:space="preserve">Responsible for requesting a new clinical trial web form data collections site. </w:t>
            </w:r>
            <w:r w:rsidR="00461B71" w:rsidRPr="00F13323">
              <w:rPr>
                <w:sz w:val="24"/>
                <w:szCs w:val="24"/>
              </w:rPr>
              <w:t xml:space="preserve"> </w:t>
            </w:r>
            <w:r w:rsidRPr="00F13323">
              <w:rPr>
                <w:sz w:val="24"/>
                <w:szCs w:val="24"/>
              </w:rPr>
              <w:t xml:space="preserve">Also responsible for submitting the Clinical Trial </w:t>
            </w:r>
            <w:del w:id="29" w:author="Marie Barrigar" w:date="2012-04-25T11:31:00Z">
              <w:r w:rsidRPr="00F13323">
                <w:rPr>
                  <w:sz w:val="24"/>
                  <w:szCs w:val="24"/>
                </w:rPr>
                <w:delText>Webform</w:delText>
              </w:r>
            </w:del>
            <w:ins w:id="30" w:author="Marie Barrigar" w:date="2012-04-25T11:31:00Z">
              <w:r w:rsidR="00687ECD">
                <w:rPr>
                  <w:sz w:val="24"/>
                  <w:szCs w:val="24"/>
                </w:rPr>
                <w:t>WebForm</w:t>
              </w:r>
            </w:ins>
            <w:r w:rsidRPr="00F13323">
              <w:rPr>
                <w:sz w:val="24"/>
                <w:szCs w:val="24"/>
              </w:rPr>
              <w:t xml:space="preserve"> site creation form to IT.</w:t>
            </w:r>
          </w:p>
        </w:tc>
      </w:tr>
    </w:tbl>
    <w:p w14:paraId="69C1783F" w14:textId="77777777" w:rsidR="00F13323" w:rsidRPr="00F13323" w:rsidRDefault="00F13323" w:rsidP="001B7CF1">
      <w:pPr>
        <w:pStyle w:val="ListParagraph"/>
        <w:spacing w:after="0"/>
        <w:ind w:left="0"/>
        <w:rPr>
          <w:sz w:val="24"/>
          <w:szCs w:val="24"/>
        </w:rPr>
      </w:pPr>
    </w:p>
    <w:p w14:paraId="3E2EE619" w14:textId="77777777" w:rsidR="00F13323" w:rsidRPr="00F13323" w:rsidRDefault="00F13323">
      <w:pPr>
        <w:pStyle w:val="ListParagraph"/>
        <w:numPr>
          <w:ilvl w:val="0"/>
          <w:numId w:val="2"/>
        </w:numPr>
        <w:rPr>
          <w:b/>
          <w:sz w:val="24"/>
          <w:szCs w:val="24"/>
        </w:rPr>
      </w:pPr>
      <w:r w:rsidRPr="00F13323">
        <w:rPr>
          <w:b/>
          <w:sz w:val="24"/>
          <w:szCs w:val="24"/>
        </w:rPr>
        <w:lastRenderedPageBreak/>
        <w:t>Policy</w:t>
      </w:r>
    </w:p>
    <w:p w14:paraId="283E256D" w14:textId="77777777" w:rsidR="00F13323" w:rsidRPr="00F13323" w:rsidRDefault="00F13323" w:rsidP="00BF329B">
      <w:pPr>
        <w:pStyle w:val="ListParagraph"/>
        <w:spacing w:after="0"/>
        <w:rPr>
          <w:sz w:val="24"/>
          <w:szCs w:val="24"/>
        </w:rPr>
        <w:pPrChange w:id="31" w:author="Marie Barrigar" w:date="2012-04-25T11:31:00Z">
          <w:pPr>
            <w:pStyle w:val="ListParagraph"/>
            <w:spacing w:after="0"/>
            <w:ind w:left="0"/>
          </w:pPr>
        </w:pPrChange>
      </w:pPr>
      <w:r w:rsidRPr="00F13323">
        <w:rPr>
          <w:sz w:val="24"/>
          <w:szCs w:val="24"/>
        </w:rPr>
        <w:t>The procedure noted below will be followed by EPIC employees ONLY when a new clinical trial web form site is to be deployed.</w:t>
      </w:r>
    </w:p>
    <w:p w14:paraId="732E7FFD" w14:textId="77777777" w:rsidR="00F13323" w:rsidRPr="00F13323" w:rsidRDefault="00F13323" w:rsidP="001B7CF1">
      <w:pPr>
        <w:pStyle w:val="ListParagraph"/>
        <w:spacing w:after="0"/>
        <w:ind w:left="0"/>
        <w:rPr>
          <w:sz w:val="24"/>
          <w:szCs w:val="24"/>
        </w:rPr>
      </w:pPr>
    </w:p>
    <w:p w14:paraId="59F1125B" w14:textId="77777777" w:rsidR="00F13323" w:rsidRPr="00F13323" w:rsidRDefault="00F13323">
      <w:pPr>
        <w:pStyle w:val="ListParagraph"/>
        <w:numPr>
          <w:ilvl w:val="0"/>
          <w:numId w:val="2"/>
        </w:numPr>
        <w:rPr>
          <w:sz w:val="24"/>
          <w:szCs w:val="24"/>
        </w:rPr>
      </w:pPr>
      <w:r w:rsidRPr="00F13323">
        <w:rPr>
          <w:b/>
          <w:bCs/>
          <w:sz w:val="24"/>
          <w:szCs w:val="24"/>
        </w:rPr>
        <w:t>Procedure</w:t>
      </w:r>
      <w:r w:rsidRPr="00F13323">
        <w:rPr>
          <w:sz w:val="24"/>
          <w:szCs w:val="24"/>
        </w:rPr>
        <w:t xml:space="preserve"> </w:t>
      </w:r>
    </w:p>
    <w:p w14:paraId="105A1A3B" w14:textId="6062BFF5" w:rsidR="00F13323" w:rsidRPr="00F13323" w:rsidRDefault="00F13323">
      <w:pPr>
        <w:pStyle w:val="ListParagraph"/>
        <w:numPr>
          <w:ilvl w:val="1"/>
          <w:numId w:val="2"/>
        </w:numPr>
        <w:rPr>
          <w:sz w:val="24"/>
          <w:szCs w:val="24"/>
        </w:rPr>
      </w:pPr>
      <w:r w:rsidRPr="00F13323">
        <w:rPr>
          <w:sz w:val="24"/>
          <w:szCs w:val="24"/>
        </w:rPr>
        <w:t xml:space="preserve">The initial step is for the Lead Clinical Project Manager to complete the </w:t>
      </w:r>
      <w:r w:rsidR="00461B71" w:rsidRPr="00F13323">
        <w:rPr>
          <w:sz w:val="24"/>
          <w:szCs w:val="24"/>
        </w:rPr>
        <w:t xml:space="preserve">CT Site </w:t>
      </w:r>
      <w:del w:id="32" w:author="Marie Barrigar" w:date="2012-04-25T11:31:00Z">
        <w:r w:rsidR="00461B71" w:rsidRPr="00F13323">
          <w:rPr>
            <w:sz w:val="24"/>
            <w:szCs w:val="24"/>
          </w:rPr>
          <w:delText xml:space="preserve">User Change </w:delText>
        </w:r>
      </w:del>
      <w:r w:rsidRPr="00F13323">
        <w:rPr>
          <w:sz w:val="24"/>
          <w:szCs w:val="24"/>
        </w:rPr>
        <w:t xml:space="preserve">Request </w:t>
      </w:r>
      <w:r w:rsidR="0050263C" w:rsidRPr="00F13323">
        <w:rPr>
          <w:sz w:val="24"/>
          <w:szCs w:val="24"/>
        </w:rPr>
        <w:t>(Attach</w:t>
      </w:r>
      <w:ins w:id="33" w:author="Andrea Miller" w:date="2012-04-25T13:44:00Z">
        <w:r w:rsidR="00BC232C">
          <w:rPr>
            <w:sz w:val="24"/>
            <w:szCs w:val="24"/>
          </w:rPr>
          <w:t>ment</w:t>
        </w:r>
      </w:ins>
      <w:del w:id="34" w:author="Andrea Miller" w:date="2012-04-25T13:44:00Z">
        <w:r w:rsidR="0050263C" w:rsidRPr="00F13323" w:rsidDel="00BC232C">
          <w:rPr>
            <w:sz w:val="24"/>
            <w:szCs w:val="24"/>
          </w:rPr>
          <w:delText>ed</w:delText>
        </w:r>
      </w:del>
      <w:ins w:id="35" w:author="Andrea Miller" w:date="2012-04-25T13:44:00Z">
        <w:r w:rsidR="00BC232C">
          <w:rPr>
            <w:sz w:val="24"/>
            <w:szCs w:val="24"/>
          </w:rPr>
          <w:t xml:space="preserve"> A</w:t>
        </w:r>
      </w:ins>
      <w:r w:rsidR="0050263C" w:rsidRPr="00F13323">
        <w:rPr>
          <w:sz w:val="24"/>
          <w:szCs w:val="24"/>
        </w:rPr>
        <w:t>)</w:t>
      </w:r>
      <w:r w:rsidRPr="00F13323">
        <w:rPr>
          <w:sz w:val="24"/>
          <w:szCs w:val="24"/>
        </w:rPr>
        <w:t>. Verify that the form is completely filled out</w:t>
      </w:r>
      <w:r w:rsidR="00461B71" w:rsidRPr="00F13323">
        <w:rPr>
          <w:sz w:val="24"/>
          <w:szCs w:val="24"/>
        </w:rPr>
        <w:t xml:space="preserve">, </w:t>
      </w:r>
      <w:r w:rsidRPr="00F13323">
        <w:rPr>
          <w:sz w:val="24"/>
          <w:szCs w:val="24"/>
        </w:rPr>
        <w:t>signed a</w:t>
      </w:r>
      <w:r w:rsidR="00461B71" w:rsidRPr="00F13323">
        <w:rPr>
          <w:sz w:val="24"/>
          <w:szCs w:val="24"/>
        </w:rPr>
        <w:t>n</w:t>
      </w:r>
      <w:r w:rsidRPr="00F13323">
        <w:rPr>
          <w:sz w:val="24"/>
          <w:szCs w:val="24"/>
        </w:rPr>
        <w:t xml:space="preserve">d dated by the requestor. The form should then be submitted to the IT department for implementation. </w:t>
      </w:r>
    </w:p>
    <w:p w14:paraId="6BAD15DC" w14:textId="77777777" w:rsidR="0050263C" w:rsidRPr="00F13323" w:rsidRDefault="0050263C">
      <w:pPr>
        <w:pStyle w:val="ListParagraph"/>
        <w:numPr>
          <w:ilvl w:val="1"/>
          <w:numId w:val="2"/>
        </w:numPr>
        <w:rPr>
          <w:sz w:val="24"/>
          <w:szCs w:val="24"/>
        </w:rPr>
      </w:pPr>
      <w:r w:rsidRPr="00F13323">
        <w:rPr>
          <w:sz w:val="24"/>
          <w:szCs w:val="24"/>
        </w:rPr>
        <w:t>The CTO will review the form for completeness and verify that all required information is provided for implementation.  The approval to implement the CT Site will be documented with a signature and date in the space provided.</w:t>
      </w:r>
    </w:p>
    <w:p w14:paraId="6A2C7D40" w14:textId="77777777" w:rsidR="00F13323" w:rsidRPr="00F13323" w:rsidRDefault="00F13323">
      <w:pPr>
        <w:pStyle w:val="ListParagraph"/>
        <w:numPr>
          <w:ilvl w:val="1"/>
          <w:numId w:val="2"/>
        </w:numPr>
        <w:rPr>
          <w:sz w:val="24"/>
          <w:szCs w:val="24"/>
        </w:rPr>
      </w:pPr>
      <w:r w:rsidRPr="00F13323">
        <w:rPr>
          <w:sz w:val="24"/>
          <w:szCs w:val="24"/>
        </w:rPr>
        <w:t>IT will implement the new site by performing the following steps:</w:t>
      </w:r>
    </w:p>
    <w:p w14:paraId="47CDE27B" w14:textId="77777777" w:rsidR="00F13323" w:rsidRPr="00F13323" w:rsidRDefault="00F13323">
      <w:pPr>
        <w:pStyle w:val="ListParagraph"/>
        <w:numPr>
          <w:ilvl w:val="2"/>
          <w:numId w:val="2"/>
        </w:numPr>
        <w:rPr>
          <w:sz w:val="24"/>
          <w:szCs w:val="24"/>
        </w:rPr>
      </w:pPr>
      <w:r w:rsidRPr="00F13323">
        <w:rPr>
          <w:sz w:val="24"/>
          <w:szCs w:val="24"/>
        </w:rPr>
        <w:t xml:space="preserve">Create a new </w:t>
      </w:r>
      <w:proofErr w:type="gramStart"/>
      <w:r w:rsidRPr="00F13323">
        <w:rPr>
          <w:sz w:val="24"/>
          <w:szCs w:val="24"/>
        </w:rPr>
        <w:t>A</w:t>
      </w:r>
      <w:proofErr w:type="gramEnd"/>
      <w:r w:rsidRPr="00F13323">
        <w:rPr>
          <w:sz w:val="24"/>
          <w:szCs w:val="24"/>
        </w:rPr>
        <w:t xml:space="preserve"> record in the zone file using </w:t>
      </w:r>
      <w:proofErr w:type="spellStart"/>
      <w:r w:rsidRPr="00F13323">
        <w:rPr>
          <w:sz w:val="24"/>
          <w:szCs w:val="24"/>
        </w:rPr>
        <w:t>GoDaddy's</w:t>
      </w:r>
      <w:proofErr w:type="spellEnd"/>
      <w:r w:rsidRPr="00F13323">
        <w:rPr>
          <w:sz w:val="24"/>
          <w:szCs w:val="24"/>
        </w:rPr>
        <w:t xml:space="preserve"> domain manager. The new </w:t>
      </w:r>
      <w:proofErr w:type="gramStart"/>
      <w:r w:rsidRPr="00F13323">
        <w:rPr>
          <w:sz w:val="24"/>
          <w:szCs w:val="24"/>
        </w:rPr>
        <w:t>A</w:t>
      </w:r>
      <w:proofErr w:type="gramEnd"/>
      <w:r w:rsidRPr="00F13323">
        <w:rPr>
          <w:sz w:val="24"/>
          <w:szCs w:val="24"/>
        </w:rPr>
        <w:t xml:space="preserve"> record should point to the shared server's IP address allocated for the new site. The new </w:t>
      </w:r>
      <w:proofErr w:type="gramStart"/>
      <w:r w:rsidRPr="00F13323">
        <w:rPr>
          <w:sz w:val="24"/>
          <w:szCs w:val="24"/>
        </w:rPr>
        <w:t>A</w:t>
      </w:r>
      <w:proofErr w:type="gramEnd"/>
      <w:r w:rsidRPr="00F13323">
        <w:rPr>
          <w:sz w:val="24"/>
          <w:szCs w:val="24"/>
        </w:rPr>
        <w:t xml:space="preserve"> record created should match the value specified in the request form. All sites will be on epicdiagnostics.com, only the prefix will be entered for the A record.</w:t>
      </w:r>
    </w:p>
    <w:p w14:paraId="4076678B" w14:textId="4CE57649" w:rsidR="00F13323" w:rsidRPr="00F13323" w:rsidRDefault="00F13323">
      <w:pPr>
        <w:pStyle w:val="ListParagraph"/>
        <w:numPr>
          <w:ilvl w:val="2"/>
          <w:numId w:val="2"/>
        </w:numPr>
        <w:rPr>
          <w:sz w:val="24"/>
          <w:szCs w:val="24"/>
        </w:rPr>
      </w:pPr>
      <w:r w:rsidRPr="00F13323">
        <w:rPr>
          <w:sz w:val="24"/>
          <w:szCs w:val="24"/>
        </w:rPr>
        <w:t xml:space="preserve">Log into the virtual server and navigate to c:\inetpub\wwwroot. Copy the folder </w:t>
      </w:r>
      <w:del w:id="36" w:author="Marie Barrigar" w:date="2012-04-25T11:31:00Z">
        <w:r w:rsidRPr="00F13323">
          <w:rPr>
            <w:sz w:val="24"/>
            <w:szCs w:val="24"/>
          </w:rPr>
          <w:delText>'ct.epicdiagnostics.com'</w:delText>
        </w:r>
      </w:del>
      <w:ins w:id="37" w:author="Marie Barrigar" w:date="2012-04-25T11:31:00Z">
        <w:r w:rsidRPr="00F13323">
          <w:rPr>
            <w:sz w:val="24"/>
            <w:szCs w:val="24"/>
          </w:rPr>
          <w:t>'</w:t>
        </w:r>
        <w:proofErr w:type="spellStart"/>
        <w:r w:rsidR="00B06CB0">
          <w:rPr>
            <w:sz w:val="24"/>
            <w:szCs w:val="24"/>
          </w:rPr>
          <w:t>newct</w:t>
        </w:r>
        <w:proofErr w:type="spellEnd"/>
        <w:r w:rsidR="00B06CB0" w:rsidRPr="00F13323" w:rsidDel="00B06CB0">
          <w:rPr>
            <w:sz w:val="24"/>
            <w:szCs w:val="24"/>
          </w:rPr>
          <w:t xml:space="preserve"> </w:t>
        </w:r>
        <w:r w:rsidRPr="00F13323">
          <w:rPr>
            <w:sz w:val="24"/>
            <w:szCs w:val="24"/>
          </w:rPr>
          <w:t>'</w:t>
        </w:r>
      </w:ins>
      <w:r w:rsidRPr="00F13323">
        <w:rPr>
          <w:sz w:val="24"/>
          <w:szCs w:val="24"/>
        </w:rPr>
        <w:t xml:space="preserve"> as well as </w:t>
      </w:r>
      <w:r w:rsidR="001B7CF1">
        <w:rPr>
          <w:sz w:val="24"/>
          <w:szCs w:val="24"/>
        </w:rPr>
        <w:t>the</w:t>
      </w:r>
      <w:r w:rsidRPr="00F13323">
        <w:rPr>
          <w:sz w:val="24"/>
          <w:szCs w:val="24"/>
        </w:rPr>
        <w:t xml:space="preserve"> contents to a folder with a name matching the requested URL from the request form. The new folder should be named {new site name}.epicdiagnostics.com.</w:t>
      </w:r>
    </w:p>
    <w:p w14:paraId="196F17B0" w14:textId="1A285FBB" w:rsidR="00F13323" w:rsidRPr="00F13323" w:rsidRDefault="00F13323">
      <w:pPr>
        <w:pStyle w:val="ListParagraph"/>
        <w:numPr>
          <w:ilvl w:val="2"/>
          <w:numId w:val="2"/>
        </w:numPr>
        <w:rPr>
          <w:sz w:val="24"/>
          <w:szCs w:val="24"/>
        </w:rPr>
      </w:pPr>
      <w:r w:rsidRPr="00F13323">
        <w:rPr>
          <w:sz w:val="24"/>
          <w:szCs w:val="24"/>
        </w:rPr>
        <w:t xml:space="preserve">Log into the SQL Server 2008 database manager and create </w:t>
      </w:r>
      <w:del w:id="38" w:author="Marie Barrigar" w:date="2012-04-25T11:31:00Z">
        <w:r w:rsidRPr="00F13323">
          <w:rPr>
            <w:sz w:val="24"/>
            <w:szCs w:val="24"/>
          </w:rPr>
          <w:delText>2</w:delText>
        </w:r>
      </w:del>
      <w:ins w:id="39" w:author="Marie Barrigar" w:date="2012-04-25T11:31:00Z">
        <w:r w:rsidR="00B06CB0">
          <w:rPr>
            <w:sz w:val="24"/>
            <w:szCs w:val="24"/>
          </w:rPr>
          <w:t>a</w:t>
        </w:r>
      </w:ins>
      <w:r w:rsidRPr="00F13323">
        <w:rPr>
          <w:sz w:val="24"/>
          <w:szCs w:val="24"/>
        </w:rPr>
        <w:t xml:space="preserve"> new </w:t>
      </w:r>
      <w:del w:id="40" w:author="Marie Barrigar" w:date="2012-04-25T11:31:00Z">
        <w:r w:rsidRPr="00F13323">
          <w:rPr>
            <w:sz w:val="24"/>
            <w:szCs w:val="24"/>
          </w:rPr>
          <w:delText>databases</w:delText>
        </w:r>
      </w:del>
      <w:ins w:id="41" w:author="Marie Barrigar" w:date="2012-04-25T11:31:00Z">
        <w:r w:rsidRPr="00F13323">
          <w:rPr>
            <w:sz w:val="24"/>
            <w:szCs w:val="24"/>
          </w:rPr>
          <w:t>database</w:t>
        </w:r>
      </w:ins>
      <w:r w:rsidRPr="00F13323">
        <w:rPr>
          <w:sz w:val="24"/>
          <w:szCs w:val="24"/>
        </w:rPr>
        <w:t xml:space="preserve">, the names of the </w:t>
      </w:r>
      <w:del w:id="42" w:author="Marie Barrigar" w:date="2012-04-25T11:31:00Z">
        <w:r w:rsidRPr="00F13323">
          <w:rPr>
            <w:sz w:val="24"/>
            <w:szCs w:val="24"/>
          </w:rPr>
          <w:delText>databses</w:delText>
        </w:r>
      </w:del>
      <w:ins w:id="43" w:author="Marie Barrigar" w:date="2012-04-25T11:31:00Z">
        <w:r w:rsidR="003D73D5" w:rsidRPr="00F13323">
          <w:rPr>
            <w:sz w:val="24"/>
            <w:szCs w:val="24"/>
          </w:rPr>
          <w:t>database</w:t>
        </w:r>
      </w:ins>
      <w:r w:rsidRPr="00F13323">
        <w:rPr>
          <w:sz w:val="24"/>
          <w:szCs w:val="24"/>
        </w:rPr>
        <w:t xml:space="preserve"> should follow the standard listed below:</w:t>
      </w:r>
    </w:p>
    <w:p w14:paraId="55EC8CC2" w14:textId="77777777" w:rsidR="00F13323" w:rsidRPr="00F13323" w:rsidRDefault="00F13323">
      <w:pPr>
        <w:pStyle w:val="ListParagraph"/>
        <w:ind w:left="2880"/>
        <w:rPr>
          <w:sz w:val="24"/>
          <w:szCs w:val="24"/>
        </w:rPr>
      </w:pPr>
      <w:proofErr w:type="spellStart"/>
      <w:r w:rsidRPr="00F13323">
        <w:rPr>
          <w:sz w:val="24"/>
          <w:szCs w:val="24"/>
        </w:rPr>
        <w:t>ClinicalTrialData</w:t>
      </w:r>
      <w:proofErr w:type="spellEnd"/>
      <w:proofErr w:type="gramStart"/>
      <w:r w:rsidRPr="00F13323">
        <w:rPr>
          <w:sz w:val="24"/>
          <w:szCs w:val="24"/>
        </w:rPr>
        <w:t>_{</w:t>
      </w:r>
      <w:proofErr w:type="gramEnd"/>
      <w:r w:rsidRPr="00F13323">
        <w:rPr>
          <w:sz w:val="24"/>
          <w:szCs w:val="24"/>
        </w:rPr>
        <w:t>site prefix}</w:t>
      </w:r>
    </w:p>
    <w:p w14:paraId="19ED4F98" w14:textId="77777777" w:rsidR="00F13323" w:rsidRPr="00F13323" w:rsidRDefault="00F13323">
      <w:pPr>
        <w:pStyle w:val="ListParagraph"/>
        <w:ind w:left="2880"/>
        <w:rPr>
          <w:del w:id="44" w:author="Marie Barrigar" w:date="2012-04-25T11:31:00Z"/>
          <w:sz w:val="24"/>
          <w:szCs w:val="24"/>
        </w:rPr>
      </w:pPr>
      <w:del w:id="45" w:author="Marie Barrigar" w:date="2012-04-25T11:31:00Z">
        <w:r w:rsidRPr="00F13323">
          <w:rPr>
            <w:sz w:val="24"/>
            <w:szCs w:val="24"/>
          </w:rPr>
          <w:delText xml:space="preserve">ClinicalTrialKeyMapData_{site prefix} </w:delText>
        </w:r>
      </w:del>
    </w:p>
    <w:p w14:paraId="6EE0D5CD" w14:textId="77777777" w:rsidR="00F13323" w:rsidRPr="00F13323" w:rsidRDefault="00F13323">
      <w:pPr>
        <w:pStyle w:val="ListParagraph"/>
        <w:ind w:left="2880"/>
        <w:rPr>
          <w:sz w:val="24"/>
          <w:szCs w:val="24"/>
        </w:rPr>
      </w:pPr>
      <w:r w:rsidRPr="00F13323">
        <w:rPr>
          <w:sz w:val="24"/>
          <w:szCs w:val="24"/>
        </w:rPr>
        <w:t>So an example for the site ct.epicdiagnostics.com would be:</w:t>
      </w:r>
    </w:p>
    <w:p w14:paraId="427705D2" w14:textId="77777777" w:rsidR="00F13323" w:rsidRPr="00F13323" w:rsidRDefault="00F13323">
      <w:pPr>
        <w:pStyle w:val="ListParagraph"/>
        <w:ind w:left="3600"/>
        <w:rPr>
          <w:sz w:val="24"/>
          <w:szCs w:val="24"/>
        </w:rPr>
      </w:pPr>
      <w:proofErr w:type="spellStart"/>
      <w:r w:rsidRPr="00F13323">
        <w:rPr>
          <w:sz w:val="24"/>
          <w:szCs w:val="24"/>
        </w:rPr>
        <w:t>ClinicalTrialData_ct</w:t>
      </w:r>
      <w:proofErr w:type="spellEnd"/>
    </w:p>
    <w:p w14:paraId="401338B6" w14:textId="77777777" w:rsidR="00F13323" w:rsidRPr="00F13323" w:rsidRDefault="00F13323">
      <w:pPr>
        <w:pStyle w:val="ListParagraph"/>
        <w:ind w:left="3600"/>
        <w:rPr>
          <w:del w:id="46" w:author="Marie Barrigar" w:date="2012-04-25T11:31:00Z"/>
          <w:sz w:val="24"/>
          <w:szCs w:val="24"/>
        </w:rPr>
      </w:pPr>
      <w:del w:id="47" w:author="Marie Barrigar" w:date="2012-04-25T11:31:00Z">
        <w:r w:rsidRPr="00F13323">
          <w:rPr>
            <w:sz w:val="24"/>
            <w:szCs w:val="24"/>
          </w:rPr>
          <w:delText>ClinicalTrialKeyMapData_ct</w:delText>
        </w:r>
      </w:del>
    </w:p>
    <w:p w14:paraId="6B2715CA" w14:textId="77777777" w:rsidR="00F13323" w:rsidRPr="00F13323" w:rsidRDefault="00F13323">
      <w:pPr>
        <w:pStyle w:val="ListParagraph"/>
        <w:numPr>
          <w:ilvl w:val="2"/>
          <w:numId w:val="2"/>
        </w:numPr>
        <w:ind w:hanging="735"/>
        <w:rPr>
          <w:sz w:val="24"/>
          <w:szCs w:val="24"/>
        </w:rPr>
      </w:pPr>
      <w:r w:rsidRPr="00F13323">
        <w:rPr>
          <w:sz w:val="24"/>
          <w:szCs w:val="24"/>
        </w:rPr>
        <w:lastRenderedPageBreak/>
        <w:t>Create a user for the database in the SQL Server Management tool. The user name should follow this template:</w:t>
      </w:r>
    </w:p>
    <w:p w14:paraId="557BD1AE" w14:textId="77777777" w:rsidR="00F13323" w:rsidRPr="00F13323" w:rsidRDefault="00F13323">
      <w:pPr>
        <w:pStyle w:val="ListParagraph"/>
        <w:ind w:left="2880" w:hanging="735"/>
        <w:rPr>
          <w:sz w:val="24"/>
          <w:szCs w:val="24"/>
        </w:rPr>
      </w:pPr>
      <w:proofErr w:type="spellStart"/>
      <w:r w:rsidRPr="00F13323">
        <w:rPr>
          <w:sz w:val="24"/>
          <w:szCs w:val="24"/>
        </w:rPr>
        <w:t>ClinicalTrialData</w:t>
      </w:r>
      <w:proofErr w:type="spellEnd"/>
      <w:proofErr w:type="gramStart"/>
      <w:r w:rsidRPr="00F13323">
        <w:rPr>
          <w:sz w:val="24"/>
          <w:szCs w:val="24"/>
        </w:rPr>
        <w:t>_{</w:t>
      </w:r>
      <w:proofErr w:type="gramEnd"/>
      <w:r w:rsidRPr="00F13323">
        <w:rPr>
          <w:sz w:val="24"/>
          <w:szCs w:val="24"/>
        </w:rPr>
        <w:t>cite prefix}_User</w:t>
      </w:r>
    </w:p>
    <w:p w14:paraId="0A27DE40" w14:textId="77777777" w:rsidR="00F13323" w:rsidRPr="00F13323" w:rsidRDefault="00F13323">
      <w:pPr>
        <w:pStyle w:val="ListParagraph"/>
        <w:ind w:left="2160"/>
        <w:rPr>
          <w:sz w:val="24"/>
          <w:szCs w:val="24"/>
        </w:rPr>
      </w:pPr>
      <w:r w:rsidRPr="00F13323">
        <w:rPr>
          <w:sz w:val="24"/>
          <w:szCs w:val="24"/>
        </w:rPr>
        <w:t>Assign the user a password and record both the user Id and password in the EPIC IT Infrastructure manual.</w:t>
      </w:r>
    </w:p>
    <w:p w14:paraId="3685EF27" w14:textId="31DCA58F" w:rsidR="00F13323" w:rsidRPr="00F13323" w:rsidRDefault="00F13323">
      <w:pPr>
        <w:pStyle w:val="ListParagraph"/>
        <w:ind w:left="2160"/>
        <w:rPr>
          <w:sz w:val="24"/>
          <w:szCs w:val="24"/>
        </w:rPr>
      </w:pPr>
      <w:r w:rsidRPr="00F13323">
        <w:rPr>
          <w:sz w:val="24"/>
          <w:szCs w:val="24"/>
        </w:rPr>
        <w:t xml:space="preserve">Assign the user access only to the </w:t>
      </w:r>
      <w:r w:rsidR="0040091A" w:rsidRPr="00F13323">
        <w:rPr>
          <w:sz w:val="24"/>
          <w:szCs w:val="24"/>
        </w:rPr>
        <w:t>appropriate</w:t>
      </w:r>
      <w:del w:id="48" w:author="Marie Barrigar" w:date="2012-04-25T11:31:00Z">
        <w:r w:rsidRPr="00F13323">
          <w:rPr>
            <w:sz w:val="24"/>
            <w:szCs w:val="24"/>
          </w:rPr>
          <w:delText xml:space="preserve"> core database and key database</w:delText>
        </w:r>
      </w:del>
      <w:r w:rsidRPr="00F13323">
        <w:rPr>
          <w:sz w:val="24"/>
          <w:szCs w:val="24"/>
        </w:rPr>
        <w:t xml:space="preserve">, and be sure to assign them </w:t>
      </w:r>
      <w:proofErr w:type="spellStart"/>
      <w:r w:rsidRPr="00F13323">
        <w:rPr>
          <w:sz w:val="24"/>
          <w:szCs w:val="24"/>
        </w:rPr>
        <w:t>db_owner</w:t>
      </w:r>
      <w:proofErr w:type="spellEnd"/>
      <w:r w:rsidRPr="00F13323">
        <w:rPr>
          <w:sz w:val="24"/>
          <w:szCs w:val="24"/>
        </w:rPr>
        <w:t xml:space="preserve"> </w:t>
      </w:r>
      <w:del w:id="49" w:author="Marie Barrigar" w:date="2012-04-25T11:31:00Z">
        <w:r w:rsidRPr="00F13323">
          <w:rPr>
            <w:sz w:val="24"/>
            <w:szCs w:val="24"/>
          </w:rPr>
          <w:delText>permissions on both</w:delText>
        </w:r>
      </w:del>
      <w:ins w:id="50" w:author="Marie Barrigar" w:date="2012-04-25T11:31:00Z">
        <w:r w:rsidRPr="00F13323">
          <w:rPr>
            <w:sz w:val="24"/>
            <w:szCs w:val="24"/>
          </w:rPr>
          <w:t>permission</w:t>
        </w:r>
      </w:ins>
      <w:r w:rsidRPr="00F13323">
        <w:rPr>
          <w:sz w:val="24"/>
          <w:szCs w:val="24"/>
        </w:rPr>
        <w:t>.</w:t>
      </w:r>
    </w:p>
    <w:p w14:paraId="4B3483F5" w14:textId="77777777" w:rsidR="00CD6FC2" w:rsidRPr="00F13323" w:rsidRDefault="00CD6FC2">
      <w:pPr>
        <w:pStyle w:val="ListParagraph"/>
        <w:ind w:left="2160"/>
        <w:rPr>
          <w:sz w:val="24"/>
          <w:szCs w:val="24"/>
        </w:rPr>
      </w:pPr>
      <w:r w:rsidRPr="00F13323">
        <w:rPr>
          <w:sz w:val="24"/>
          <w:szCs w:val="24"/>
        </w:rPr>
        <w:t>Notify ONLY the individual user of the user id and password.  Staff management may request the user id and password of their direct reports on an as needed basis.</w:t>
      </w:r>
    </w:p>
    <w:p w14:paraId="78C83DE1" w14:textId="77777777" w:rsidR="00F13323" w:rsidRPr="00F13323" w:rsidRDefault="00F13323">
      <w:pPr>
        <w:pStyle w:val="ListParagraph"/>
        <w:numPr>
          <w:ilvl w:val="2"/>
          <w:numId w:val="2"/>
        </w:numPr>
        <w:ind w:hanging="735"/>
        <w:rPr>
          <w:del w:id="51" w:author="Marie Barrigar" w:date="2012-04-25T11:31:00Z"/>
          <w:sz w:val="24"/>
          <w:szCs w:val="24"/>
        </w:rPr>
      </w:pPr>
      <w:del w:id="52" w:author="Marie Barrigar" w:date="2012-04-25T11:31:00Z">
        <w:r w:rsidRPr="00F13323">
          <w:rPr>
            <w:sz w:val="24"/>
            <w:szCs w:val="24"/>
          </w:rPr>
          <w:delText>Using the DDL scripts pulled from Perforce, run each of them on the appropriate database to create the necessary schemas and domain data.</w:delText>
        </w:r>
      </w:del>
    </w:p>
    <w:p w14:paraId="38B73136" w14:textId="77777777" w:rsidR="00F13323" w:rsidRPr="00F13323" w:rsidRDefault="000B42E3">
      <w:pPr>
        <w:pStyle w:val="ListParagraph"/>
        <w:numPr>
          <w:ilvl w:val="2"/>
          <w:numId w:val="2"/>
        </w:numPr>
        <w:ind w:hanging="735"/>
        <w:rPr>
          <w:ins w:id="53" w:author="Marie Barrigar" w:date="2012-04-25T11:31:00Z"/>
          <w:sz w:val="24"/>
          <w:szCs w:val="24"/>
        </w:rPr>
      </w:pPr>
      <w:ins w:id="54" w:author="Marie Barrigar" w:date="2012-04-25T11:31:00Z">
        <w:r>
          <w:rPr>
            <w:sz w:val="24"/>
            <w:szCs w:val="24"/>
          </w:rPr>
          <w:t xml:space="preserve">Make a copy of the development </w:t>
        </w:r>
        <w:commentRangeStart w:id="55"/>
        <w:r>
          <w:rPr>
            <w:sz w:val="24"/>
            <w:szCs w:val="24"/>
          </w:rPr>
          <w:t xml:space="preserve">database using SQL Management Studio.  Clear the current list of subjects and audit trail using SQL Management studio to delete all records in those two tables only.  All field </w:t>
        </w:r>
        <w:proofErr w:type="gramStart"/>
        <w:r>
          <w:rPr>
            <w:sz w:val="24"/>
            <w:szCs w:val="24"/>
          </w:rPr>
          <w:t>configuration</w:t>
        </w:r>
        <w:proofErr w:type="gramEnd"/>
        <w:r>
          <w:rPr>
            <w:sz w:val="24"/>
            <w:szCs w:val="24"/>
          </w:rPr>
          <w:t xml:space="preserve"> should match the validated configuration </w:t>
        </w:r>
        <w:commentRangeEnd w:id="55"/>
        <w:r w:rsidR="0040091A">
          <w:rPr>
            <w:rStyle w:val="CommentReference"/>
          </w:rPr>
          <w:commentReference w:id="55"/>
        </w:r>
        <w:r>
          <w:rPr>
            <w:sz w:val="24"/>
            <w:szCs w:val="24"/>
          </w:rPr>
          <w:t>exactly.</w:t>
        </w:r>
      </w:ins>
    </w:p>
    <w:p w14:paraId="66E7AAF9" w14:textId="77777777" w:rsidR="00F13323" w:rsidRPr="00F13323" w:rsidRDefault="00F13323">
      <w:pPr>
        <w:pStyle w:val="ListParagraph"/>
        <w:numPr>
          <w:ilvl w:val="2"/>
          <w:numId w:val="2"/>
        </w:numPr>
        <w:ind w:hanging="735"/>
        <w:rPr>
          <w:sz w:val="24"/>
          <w:szCs w:val="24"/>
        </w:rPr>
      </w:pPr>
      <w:r w:rsidRPr="00F13323">
        <w:rPr>
          <w:sz w:val="24"/>
          <w:szCs w:val="24"/>
        </w:rPr>
        <w:t xml:space="preserve">Using the SQL Server Management Studio tool, run a new query attaching to the newly created database to make sure the credential that were created in 6.2.4 work as expected. </w:t>
      </w:r>
    </w:p>
    <w:p w14:paraId="609701CC" w14:textId="77777777" w:rsidR="00F13323" w:rsidRPr="00F13323" w:rsidRDefault="00F13323">
      <w:pPr>
        <w:pStyle w:val="ListParagraph"/>
        <w:numPr>
          <w:ilvl w:val="2"/>
          <w:numId w:val="2"/>
        </w:numPr>
        <w:ind w:hanging="735"/>
        <w:rPr>
          <w:sz w:val="24"/>
          <w:szCs w:val="24"/>
        </w:rPr>
      </w:pPr>
      <w:r w:rsidRPr="00F13323">
        <w:rPr>
          <w:sz w:val="24"/>
          <w:szCs w:val="24"/>
        </w:rPr>
        <w:t xml:space="preserve">Once connectivity has been verified, navigate to the file named </w:t>
      </w:r>
      <w:proofErr w:type="spellStart"/>
      <w:r w:rsidRPr="00F13323">
        <w:rPr>
          <w:sz w:val="24"/>
          <w:szCs w:val="24"/>
        </w:rPr>
        <w:t>web.config</w:t>
      </w:r>
      <w:proofErr w:type="spellEnd"/>
      <w:r w:rsidRPr="00F13323">
        <w:rPr>
          <w:sz w:val="24"/>
          <w:szCs w:val="24"/>
        </w:rPr>
        <w:t xml:space="preserve"> located in c:\inetpub\wwwroot\</w:t>
      </w:r>
      <w:r w:rsidR="007B20C0" w:rsidRPr="00F13323">
        <w:rPr>
          <w:sz w:val="24"/>
          <w:szCs w:val="24"/>
        </w:rPr>
        <w:t>_{</w:t>
      </w:r>
      <w:r w:rsidR="007B20C0">
        <w:rPr>
          <w:sz w:val="24"/>
          <w:szCs w:val="24"/>
        </w:rPr>
        <w:t xml:space="preserve">new </w:t>
      </w:r>
      <w:r w:rsidR="007B20C0" w:rsidRPr="00F13323">
        <w:rPr>
          <w:sz w:val="24"/>
          <w:szCs w:val="24"/>
        </w:rPr>
        <w:t xml:space="preserve">site </w:t>
      </w:r>
      <w:r w:rsidR="007B20C0">
        <w:rPr>
          <w:sz w:val="24"/>
          <w:szCs w:val="24"/>
        </w:rPr>
        <w:t>name</w:t>
      </w:r>
      <w:r w:rsidR="007B20C0" w:rsidRPr="00F13323">
        <w:rPr>
          <w:sz w:val="24"/>
          <w:szCs w:val="24"/>
        </w:rPr>
        <w:t>}</w:t>
      </w:r>
      <w:r w:rsidR="007B20C0">
        <w:rPr>
          <w:sz w:val="24"/>
          <w:szCs w:val="24"/>
        </w:rPr>
        <w:t>.epicdiagnostics.com</w:t>
      </w:r>
      <w:r w:rsidRPr="00F13323">
        <w:rPr>
          <w:sz w:val="24"/>
          <w:szCs w:val="24"/>
        </w:rPr>
        <w:t>. Open the file up in a text editor and perform the following edits:</w:t>
      </w:r>
    </w:p>
    <w:p w14:paraId="1C2CEC2B" w14:textId="77777777" w:rsidR="00F13323" w:rsidRPr="00F13323" w:rsidRDefault="00F13323" w:rsidP="00392910">
      <w:pPr>
        <w:pStyle w:val="ListParagraph"/>
        <w:numPr>
          <w:ilvl w:val="3"/>
          <w:numId w:val="2"/>
        </w:numPr>
        <w:rPr>
          <w:sz w:val="24"/>
          <w:szCs w:val="24"/>
        </w:rPr>
      </w:pPr>
      <w:r w:rsidRPr="00F13323">
        <w:rPr>
          <w:sz w:val="24"/>
          <w:szCs w:val="24"/>
        </w:rPr>
        <w:t>Locate the line in the file that begins with &lt;add key=”ClinicalTrialData</w:t>
      </w:r>
      <w:ins w:id="56" w:author="Marie Barrigar" w:date="2012-04-25T11:31:00Z">
        <w:r w:rsidR="00B06CB0">
          <w:rPr>
            <w:sz w:val="24"/>
            <w:szCs w:val="24"/>
          </w:rPr>
          <w:t>_004</w:t>
        </w:r>
      </w:ins>
      <w:proofErr w:type="gramStart"/>
      <w:r w:rsidRPr="00F13323">
        <w:rPr>
          <w:sz w:val="24"/>
          <w:szCs w:val="24"/>
        </w:rPr>
        <w:t>” .</w:t>
      </w:r>
      <w:proofErr w:type="gramEnd"/>
      <w:r w:rsidRPr="00F13323">
        <w:rPr>
          <w:sz w:val="24"/>
          <w:szCs w:val="24"/>
        </w:rPr>
        <w:t xml:space="preserve"> Change the value= section of the line to be equal to the schema name of the database that was created for this site. ** The main database, not the key database</w:t>
      </w:r>
    </w:p>
    <w:p w14:paraId="026CE72C" w14:textId="77777777" w:rsidR="00F13323" w:rsidRPr="00F13323" w:rsidRDefault="00F13323" w:rsidP="00392910">
      <w:pPr>
        <w:pStyle w:val="ListParagraph"/>
        <w:numPr>
          <w:ilvl w:val="3"/>
          <w:numId w:val="2"/>
        </w:numPr>
        <w:rPr>
          <w:sz w:val="24"/>
          <w:szCs w:val="24"/>
        </w:rPr>
      </w:pPr>
      <w:r w:rsidRPr="00F13323">
        <w:rPr>
          <w:sz w:val="24"/>
          <w:szCs w:val="24"/>
        </w:rPr>
        <w:t>Locate the line in the file that begins with &lt;add key=”</w:t>
      </w:r>
      <w:proofErr w:type="spellStart"/>
      <w:r w:rsidRPr="00F13323">
        <w:rPr>
          <w:sz w:val="24"/>
          <w:szCs w:val="24"/>
        </w:rPr>
        <w:t>Main.ConnectionString</w:t>
      </w:r>
      <w:proofErr w:type="spellEnd"/>
      <w:r w:rsidRPr="00F13323">
        <w:rPr>
          <w:sz w:val="24"/>
          <w:szCs w:val="24"/>
        </w:rPr>
        <w:t xml:space="preserve"> and change the values in this </w:t>
      </w:r>
      <w:r w:rsidRPr="00F13323">
        <w:rPr>
          <w:sz w:val="24"/>
          <w:szCs w:val="24"/>
        </w:rPr>
        <w:lastRenderedPageBreak/>
        <w:t>attribute to point to the correct values. The three values that need to be changed are listed below:</w:t>
      </w:r>
    </w:p>
    <w:p w14:paraId="26ED2348" w14:textId="77777777" w:rsidR="00F13323" w:rsidRPr="00F13323" w:rsidRDefault="00F13323" w:rsidP="001B7CF1">
      <w:pPr>
        <w:pStyle w:val="ListParagraph"/>
        <w:ind w:left="4320" w:hanging="720"/>
        <w:rPr>
          <w:sz w:val="24"/>
          <w:szCs w:val="24"/>
        </w:rPr>
      </w:pPr>
      <w:r w:rsidRPr="00F13323">
        <w:rPr>
          <w:sz w:val="24"/>
          <w:szCs w:val="24"/>
        </w:rPr>
        <w:t xml:space="preserve">- </w:t>
      </w:r>
      <w:proofErr w:type="gramStart"/>
      <w:r w:rsidRPr="00F13323">
        <w:rPr>
          <w:sz w:val="24"/>
          <w:szCs w:val="24"/>
        </w:rPr>
        <w:t>initial</w:t>
      </w:r>
      <w:proofErr w:type="gramEnd"/>
      <w:r w:rsidRPr="00F13323">
        <w:rPr>
          <w:sz w:val="24"/>
          <w:szCs w:val="24"/>
        </w:rPr>
        <w:t xml:space="preserve"> catalog</w:t>
      </w:r>
    </w:p>
    <w:p w14:paraId="726F3FA5" w14:textId="77777777" w:rsidR="00F13323" w:rsidRPr="00F13323" w:rsidRDefault="00F13323" w:rsidP="001B7CF1">
      <w:pPr>
        <w:pStyle w:val="ListParagraph"/>
        <w:ind w:left="4320" w:hanging="720"/>
        <w:rPr>
          <w:sz w:val="24"/>
          <w:szCs w:val="24"/>
        </w:rPr>
      </w:pPr>
      <w:r w:rsidRPr="00F13323">
        <w:rPr>
          <w:sz w:val="24"/>
          <w:szCs w:val="24"/>
        </w:rPr>
        <w:t>- User ID</w:t>
      </w:r>
    </w:p>
    <w:p w14:paraId="30E9A084" w14:textId="77777777" w:rsidR="00F13323" w:rsidRPr="00F13323" w:rsidRDefault="00F13323" w:rsidP="001B7CF1">
      <w:pPr>
        <w:pStyle w:val="ListParagraph"/>
        <w:ind w:left="4320" w:hanging="720"/>
        <w:rPr>
          <w:sz w:val="24"/>
          <w:szCs w:val="24"/>
        </w:rPr>
      </w:pPr>
      <w:r w:rsidRPr="00F13323">
        <w:rPr>
          <w:sz w:val="24"/>
          <w:szCs w:val="24"/>
        </w:rPr>
        <w:t>- Password</w:t>
      </w:r>
    </w:p>
    <w:p w14:paraId="34FAE643" w14:textId="77777777" w:rsidR="00F13323" w:rsidRPr="00F13323" w:rsidRDefault="00F13323" w:rsidP="00392910">
      <w:pPr>
        <w:pStyle w:val="ListParagraph"/>
        <w:numPr>
          <w:ilvl w:val="3"/>
          <w:numId w:val="2"/>
        </w:numPr>
        <w:rPr>
          <w:del w:id="57" w:author="Marie Barrigar" w:date="2012-04-25T11:31:00Z"/>
          <w:sz w:val="24"/>
          <w:szCs w:val="24"/>
        </w:rPr>
      </w:pPr>
      <w:r w:rsidRPr="00F13323">
        <w:rPr>
          <w:sz w:val="24"/>
          <w:szCs w:val="24"/>
        </w:rPr>
        <w:t>Locate the line in the file that begins with &lt;add key=”</w:t>
      </w:r>
      <w:del w:id="58" w:author="Marie Barrigar" w:date="2012-04-25T11:31:00Z">
        <w:r w:rsidRPr="00F13323">
          <w:rPr>
            <w:sz w:val="24"/>
            <w:szCs w:val="24"/>
          </w:rPr>
          <w:delText>KeyDatabaseConnectionString and change the values in this attribute to point to the correct values. The three values that need to be changed are listed below:</w:delText>
        </w:r>
      </w:del>
    </w:p>
    <w:p w14:paraId="1860660B" w14:textId="77777777" w:rsidR="00F13323" w:rsidRPr="00F13323" w:rsidRDefault="00F13323" w:rsidP="001B7CF1">
      <w:pPr>
        <w:pStyle w:val="ListParagraph"/>
        <w:ind w:left="4320" w:hanging="720"/>
        <w:rPr>
          <w:del w:id="59" w:author="Marie Barrigar" w:date="2012-04-25T11:31:00Z"/>
          <w:sz w:val="24"/>
          <w:szCs w:val="24"/>
        </w:rPr>
      </w:pPr>
      <w:del w:id="60" w:author="Marie Barrigar" w:date="2012-04-25T11:31:00Z">
        <w:r w:rsidRPr="00F13323">
          <w:rPr>
            <w:sz w:val="24"/>
            <w:szCs w:val="24"/>
          </w:rPr>
          <w:delText>- initial catalog</w:delText>
        </w:r>
      </w:del>
    </w:p>
    <w:p w14:paraId="45377555" w14:textId="77777777" w:rsidR="00F13323" w:rsidRPr="00F13323" w:rsidRDefault="00F13323" w:rsidP="001B7CF1">
      <w:pPr>
        <w:pStyle w:val="ListParagraph"/>
        <w:ind w:left="4320" w:hanging="720"/>
        <w:rPr>
          <w:del w:id="61" w:author="Marie Barrigar" w:date="2012-04-25T11:31:00Z"/>
          <w:sz w:val="24"/>
          <w:szCs w:val="24"/>
        </w:rPr>
      </w:pPr>
      <w:del w:id="62" w:author="Marie Barrigar" w:date="2012-04-25T11:31:00Z">
        <w:r w:rsidRPr="00F13323">
          <w:rPr>
            <w:sz w:val="24"/>
            <w:szCs w:val="24"/>
          </w:rPr>
          <w:delText>- User ID</w:delText>
        </w:r>
      </w:del>
    </w:p>
    <w:p w14:paraId="7B9D26B3" w14:textId="77777777" w:rsidR="00F13323" w:rsidRPr="00F13323" w:rsidRDefault="00F13323" w:rsidP="001B7CF1">
      <w:pPr>
        <w:pStyle w:val="ListParagraph"/>
        <w:ind w:left="4320" w:hanging="720"/>
        <w:rPr>
          <w:del w:id="63" w:author="Marie Barrigar" w:date="2012-04-25T11:31:00Z"/>
          <w:sz w:val="24"/>
          <w:szCs w:val="24"/>
        </w:rPr>
      </w:pPr>
      <w:del w:id="64" w:author="Marie Barrigar" w:date="2012-04-25T11:31:00Z">
        <w:r w:rsidRPr="00F13323">
          <w:rPr>
            <w:sz w:val="24"/>
            <w:szCs w:val="24"/>
          </w:rPr>
          <w:delText>- Password</w:delText>
        </w:r>
      </w:del>
    </w:p>
    <w:p w14:paraId="56E2A5A6" w14:textId="77777777" w:rsidR="00F13323" w:rsidRPr="00F13323" w:rsidRDefault="00F13323" w:rsidP="00392910">
      <w:pPr>
        <w:pStyle w:val="ListParagraph"/>
        <w:numPr>
          <w:ilvl w:val="3"/>
          <w:numId w:val="2"/>
        </w:numPr>
        <w:rPr>
          <w:del w:id="65" w:author="Marie Barrigar" w:date="2012-04-25T11:31:00Z"/>
          <w:sz w:val="24"/>
          <w:szCs w:val="24"/>
        </w:rPr>
      </w:pPr>
      <w:del w:id="66" w:author="Marie Barrigar" w:date="2012-04-25T11:31:00Z">
        <w:r w:rsidRPr="00F13323">
          <w:rPr>
            <w:sz w:val="24"/>
            <w:szCs w:val="24"/>
          </w:rPr>
          <w:delText>Locate the line in the file that begins with &lt;add key=”</w:delText>
        </w:r>
        <w:r w:rsidR="007B20C0">
          <w:rPr>
            <w:sz w:val="24"/>
            <w:szCs w:val="24"/>
          </w:rPr>
          <w:delText>useVitals</w:delText>
        </w:r>
        <w:r w:rsidRPr="00F13323">
          <w:rPr>
            <w:sz w:val="24"/>
            <w:szCs w:val="24"/>
          </w:rPr>
          <w:delText>. Change the value to match the value specified in the request form for whether or not vi</w:delText>
        </w:r>
        <w:r w:rsidR="007B20C0">
          <w:rPr>
            <w:sz w:val="24"/>
            <w:szCs w:val="24"/>
          </w:rPr>
          <w:delText>t</w:delText>
        </w:r>
        <w:r w:rsidRPr="00F13323">
          <w:rPr>
            <w:sz w:val="24"/>
            <w:szCs w:val="24"/>
          </w:rPr>
          <w:delText>als will be collected. The data entered should be either 'true' = yes or 'false' = no.</w:delText>
        </w:r>
      </w:del>
    </w:p>
    <w:p w14:paraId="4FF9BE79" w14:textId="77777777" w:rsidR="00F13323" w:rsidRPr="00F13323" w:rsidRDefault="00F13323" w:rsidP="00392910">
      <w:pPr>
        <w:pStyle w:val="ListParagraph"/>
        <w:numPr>
          <w:ilvl w:val="3"/>
          <w:numId w:val="2"/>
        </w:numPr>
        <w:rPr>
          <w:del w:id="67" w:author="Marie Barrigar" w:date="2012-04-25T11:31:00Z"/>
          <w:sz w:val="24"/>
          <w:szCs w:val="24"/>
        </w:rPr>
      </w:pPr>
      <w:del w:id="68" w:author="Marie Barrigar" w:date="2012-04-25T11:31:00Z">
        <w:r w:rsidRPr="00F13323">
          <w:rPr>
            <w:sz w:val="24"/>
            <w:szCs w:val="24"/>
          </w:rPr>
          <w:delText>Locate the line in the file that begins with &lt;add key=”</w:delText>
        </w:r>
        <w:r w:rsidR="007B20C0">
          <w:rPr>
            <w:sz w:val="24"/>
            <w:szCs w:val="24"/>
          </w:rPr>
          <w:delText>useValidated</w:delText>
        </w:r>
        <w:r w:rsidRPr="00F13323">
          <w:rPr>
            <w:sz w:val="24"/>
            <w:szCs w:val="24"/>
          </w:rPr>
          <w:delText>. Change the value to match the value specified in the request form for whether or the validated checkbox will be used. The data entered should be either 'true'= yes or 'false' = no.</w:delText>
        </w:r>
      </w:del>
    </w:p>
    <w:p w14:paraId="3B0D1ABF" w14:textId="77777777" w:rsidR="00F13323" w:rsidRPr="00F13323" w:rsidRDefault="00F13323" w:rsidP="00392910">
      <w:pPr>
        <w:pStyle w:val="ListParagraph"/>
        <w:numPr>
          <w:ilvl w:val="3"/>
          <w:numId w:val="2"/>
        </w:numPr>
        <w:rPr>
          <w:del w:id="69" w:author="Marie Barrigar" w:date="2012-04-25T11:31:00Z"/>
          <w:sz w:val="24"/>
          <w:szCs w:val="24"/>
        </w:rPr>
      </w:pPr>
      <w:del w:id="70" w:author="Marie Barrigar" w:date="2012-04-25T11:31:00Z">
        <w:r w:rsidRPr="00F13323">
          <w:rPr>
            <w:sz w:val="24"/>
            <w:szCs w:val="24"/>
          </w:rPr>
          <w:delText>Locate the line in the file that begins with &lt;add key=”prefix. Change the value to match the value specified in the request form for the subject Id prefix.</w:delText>
        </w:r>
      </w:del>
    </w:p>
    <w:p w14:paraId="00C7F5B8" w14:textId="77777777" w:rsidR="00F13323" w:rsidRPr="00F13323" w:rsidRDefault="00F13323" w:rsidP="00392910">
      <w:pPr>
        <w:pStyle w:val="ListParagraph"/>
        <w:numPr>
          <w:ilvl w:val="3"/>
          <w:numId w:val="2"/>
        </w:numPr>
        <w:rPr>
          <w:del w:id="71" w:author="Marie Barrigar" w:date="2012-04-25T11:31:00Z"/>
          <w:sz w:val="24"/>
          <w:szCs w:val="24"/>
        </w:rPr>
      </w:pPr>
      <w:del w:id="72" w:author="Marie Barrigar" w:date="2012-04-25T11:31:00Z">
        <w:r w:rsidRPr="00F13323">
          <w:rPr>
            <w:sz w:val="24"/>
            <w:szCs w:val="24"/>
          </w:rPr>
          <w:delText>Locate the line in the file that begins with &lt;add key=”raEmail. Change the value to match the value specified in the users section of the form for the email of the RA user.</w:delText>
        </w:r>
      </w:del>
    </w:p>
    <w:p w14:paraId="0DBFC04C" w14:textId="122A4FA4" w:rsidR="00F13323" w:rsidRDefault="00F13323" w:rsidP="00392910">
      <w:pPr>
        <w:pStyle w:val="ListParagraph"/>
        <w:numPr>
          <w:ilvl w:val="3"/>
          <w:numId w:val="2"/>
        </w:numPr>
        <w:rPr>
          <w:sz w:val="24"/>
          <w:szCs w:val="24"/>
        </w:rPr>
      </w:pPr>
      <w:del w:id="73" w:author="Marie Barrigar" w:date="2012-04-25T11:31:00Z">
        <w:r w:rsidRPr="00F13323">
          <w:rPr>
            <w:sz w:val="24"/>
            <w:szCs w:val="24"/>
          </w:rPr>
          <w:delText>Locate the line in the file that begins with &lt;add key=”title.</w:delText>
        </w:r>
      </w:del>
      <w:ins w:id="74" w:author="Marie Barrigar" w:date="2012-04-25T11:31:00Z">
        <w:r w:rsidR="00EA2142">
          <w:rPr>
            <w:sz w:val="24"/>
            <w:szCs w:val="24"/>
          </w:rPr>
          <w:t>T</w:t>
        </w:r>
        <w:r w:rsidR="00EA2142" w:rsidRPr="00F13323">
          <w:rPr>
            <w:sz w:val="24"/>
            <w:szCs w:val="24"/>
          </w:rPr>
          <w:t>itle</w:t>
        </w:r>
        <w:r w:rsidRPr="00F13323">
          <w:rPr>
            <w:sz w:val="24"/>
            <w:szCs w:val="24"/>
          </w:rPr>
          <w:t xml:space="preserve">. </w:t>
        </w:r>
      </w:ins>
      <w:r w:rsidR="00AE23BC">
        <w:rPr>
          <w:sz w:val="24"/>
          <w:szCs w:val="24"/>
        </w:rPr>
        <w:t xml:space="preserve"> </w:t>
      </w:r>
      <w:r w:rsidRPr="00F13323">
        <w:rPr>
          <w:sz w:val="24"/>
          <w:szCs w:val="24"/>
        </w:rPr>
        <w:t>Change the value to match the value specified in the request form for the name of the study.</w:t>
      </w:r>
    </w:p>
    <w:p w14:paraId="1040DD02" w14:textId="70640B9E" w:rsidR="00121CE2" w:rsidRDefault="00AE23BC" w:rsidP="00AE23BC">
      <w:pPr>
        <w:pStyle w:val="ListParagraph"/>
        <w:numPr>
          <w:ilvl w:val="3"/>
          <w:numId w:val="2"/>
        </w:numPr>
        <w:rPr>
          <w:ins w:id="75" w:author="Marie Barrigar" w:date="2012-04-25T11:31:00Z"/>
          <w:sz w:val="24"/>
          <w:szCs w:val="24"/>
        </w:rPr>
      </w:pPr>
      <w:r>
        <w:rPr>
          <w:sz w:val="24"/>
          <w:szCs w:val="24"/>
        </w:rPr>
        <w:lastRenderedPageBreak/>
        <w:t xml:space="preserve">Locate the line in the file that begins with </w:t>
      </w:r>
      <w:r w:rsidRPr="00AE23BC">
        <w:rPr>
          <w:sz w:val="24"/>
          <w:szCs w:val="24"/>
        </w:rPr>
        <w:t>&lt;</w:t>
      </w:r>
      <w:del w:id="76" w:author="Marie Barrigar" w:date="2012-04-25T11:31:00Z">
        <w:r w:rsidR="00F13323" w:rsidRPr="00F13323">
          <w:rPr>
            <w:sz w:val="24"/>
            <w:szCs w:val="24"/>
          </w:rPr>
          <w:delText>user name=”ra1 .</w:delText>
        </w:r>
      </w:del>
      <w:ins w:id="77" w:author="Marie Barrigar" w:date="2012-04-25T11:31:00Z">
        <w:r w:rsidRPr="00AE23BC">
          <w:rPr>
            <w:sz w:val="24"/>
            <w:szCs w:val="24"/>
          </w:rPr>
          <w:t>add key="Identifier</w:t>
        </w:r>
        <w:r>
          <w:rPr>
            <w:sz w:val="24"/>
            <w:szCs w:val="24"/>
          </w:rPr>
          <w:t xml:space="preserve">. </w:t>
        </w:r>
      </w:ins>
      <w:r>
        <w:rPr>
          <w:sz w:val="24"/>
          <w:szCs w:val="24"/>
        </w:rPr>
        <w:t xml:space="preserve"> Change the </w:t>
      </w:r>
      <w:del w:id="78" w:author="Marie Barrigar" w:date="2012-04-25T11:31:00Z">
        <w:r w:rsidR="00F13323" w:rsidRPr="00F13323">
          <w:rPr>
            <w:sz w:val="24"/>
            <w:szCs w:val="24"/>
          </w:rPr>
          <w:delText>values</w:delText>
        </w:r>
      </w:del>
      <w:ins w:id="79" w:author="Marie Barrigar" w:date="2012-04-25T11:31:00Z">
        <w:r>
          <w:rPr>
            <w:sz w:val="24"/>
            <w:szCs w:val="24"/>
          </w:rPr>
          <w:t xml:space="preserve">value to </w:t>
        </w:r>
        <w:r w:rsidR="001E4773">
          <w:rPr>
            <w:sz w:val="24"/>
            <w:szCs w:val="24"/>
          </w:rPr>
          <w:t>reflect the Subject Id Prefix</w:t>
        </w:r>
      </w:ins>
      <w:r w:rsidR="001E4773">
        <w:rPr>
          <w:sz w:val="24"/>
          <w:szCs w:val="24"/>
        </w:rPr>
        <w:t xml:space="preserve"> in </w:t>
      </w:r>
      <w:ins w:id="80" w:author="Marie Barrigar" w:date="2012-04-25T11:31:00Z">
        <w:r w:rsidR="001E4773">
          <w:rPr>
            <w:sz w:val="24"/>
            <w:szCs w:val="24"/>
          </w:rPr>
          <w:t>the Site Creation form.</w:t>
        </w:r>
      </w:ins>
    </w:p>
    <w:p w14:paraId="236B4E73" w14:textId="5C5B6279" w:rsidR="001E4773" w:rsidRDefault="001E4773" w:rsidP="001E4773">
      <w:pPr>
        <w:pStyle w:val="ListParagraph"/>
        <w:numPr>
          <w:ilvl w:val="3"/>
          <w:numId w:val="2"/>
        </w:numPr>
        <w:rPr>
          <w:ins w:id="81" w:author="Marie Barrigar" w:date="2012-04-25T11:31:00Z"/>
          <w:sz w:val="24"/>
          <w:szCs w:val="24"/>
        </w:rPr>
      </w:pPr>
      <w:ins w:id="82" w:author="Marie Barrigar" w:date="2012-04-25T11:31:00Z">
        <w:r>
          <w:rPr>
            <w:sz w:val="24"/>
            <w:szCs w:val="24"/>
          </w:rPr>
          <w:t xml:space="preserve">Locate the line in the file that begins with </w:t>
        </w:r>
        <w:r w:rsidRPr="001E4773">
          <w:rPr>
            <w:sz w:val="24"/>
            <w:szCs w:val="24"/>
          </w:rPr>
          <w:t>&lt;add key="</w:t>
        </w:r>
        <w:proofErr w:type="spellStart"/>
        <w:r w:rsidRPr="001E4773">
          <w:rPr>
            <w:sz w:val="24"/>
            <w:szCs w:val="24"/>
          </w:rPr>
          <w:t>siteRole</w:t>
        </w:r>
        <w:proofErr w:type="spellEnd"/>
        <w:r>
          <w:rPr>
            <w:sz w:val="24"/>
            <w:szCs w:val="24"/>
          </w:rPr>
          <w:t>.  Change the value to a unique site identifier such as the prefix of the desired URL, such as “</w:t>
        </w:r>
        <w:proofErr w:type="spellStart"/>
        <w:r>
          <w:rPr>
            <w:sz w:val="24"/>
            <w:szCs w:val="24"/>
          </w:rPr>
          <w:t>shc</w:t>
        </w:r>
        <w:proofErr w:type="spellEnd"/>
        <w:r>
          <w:rPr>
            <w:sz w:val="24"/>
            <w:szCs w:val="24"/>
          </w:rPr>
          <w:t xml:space="preserve">”.  Add </w:t>
        </w:r>
      </w:ins>
      <w:r>
        <w:rPr>
          <w:sz w:val="24"/>
          <w:szCs w:val="24"/>
        </w:rPr>
        <w:t xml:space="preserve">this </w:t>
      </w:r>
      <w:del w:id="83" w:author="Marie Barrigar" w:date="2012-04-25T11:31:00Z">
        <w:r w:rsidR="00F13323" w:rsidRPr="00F13323">
          <w:rPr>
            <w:sz w:val="24"/>
            <w:szCs w:val="24"/>
          </w:rPr>
          <w:delText>section</w:delText>
        </w:r>
      </w:del>
      <w:ins w:id="84" w:author="Marie Barrigar" w:date="2012-04-25T11:31:00Z">
        <w:r>
          <w:rPr>
            <w:sz w:val="24"/>
            <w:szCs w:val="24"/>
          </w:rPr>
          <w:t>role</w:t>
        </w:r>
      </w:ins>
      <w:r>
        <w:rPr>
          <w:sz w:val="24"/>
          <w:szCs w:val="24"/>
        </w:rPr>
        <w:t xml:space="preserve"> to </w:t>
      </w:r>
      <w:del w:id="85" w:author="Marie Barrigar" w:date="2012-04-25T11:31:00Z">
        <w:r w:rsidR="00F13323" w:rsidRPr="00F13323">
          <w:rPr>
            <w:sz w:val="24"/>
            <w:szCs w:val="24"/>
          </w:rPr>
          <w:delText>match</w:delText>
        </w:r>
      </w:del>
      <w:ins w:id="86" w:author="Marie Barrigar" w:date="2012-04-25T11:31:00Z">
        <w:r>
          <w:rPr>
            <w:sz w:val="24"/>
            <w:szCs w:val="24"/>
          </w:rPr>
          <w:t>all of</w:t>
        </w:r>
      </w:ins>
      <w:r>
        <w:rPr>
          <w:sz w:val="24"/>
          <w:szCs w:val="24"/>
        </w:rPr>
        <w:t xml:space="preserve"> the users </w:t>
      </w:r>
      <w:del w:id="87" w:author="Marie Barrigar" w:date="2012-04-25T11:31:00Z">
        <w:r w:rsidR="00F13323" w:rsidRPr="00F13323">
          <w:rPr>
            <w:sz w:val="24"/>
            <w:szCs w:val="24"/>
          </w:rPr>
          <w:delText xml:space="preserve">section of the </w:delText>
        </w:r>
      </w:del>
      <w:ins w:id="88" w:author="Marie Barrigar" w:date="2012-04-25T11:31:00Z">
        <w:r>
          <w:rPr>
            <w:sz w:val="24"/>
            <w:szCs w:val="24"/>
          </w:rPr>
          <w:t xml:space="preserve">in the database that should have access to </w:t>
        </w:r>
        <w:r w:rsidR="0040091A">
          <w:rPr>
            <w:sz w:val="24"/>
            <w:szCs w:val="24"/>
          </w:rPr>
          <w:t>the</w:t>
        </w:r>
        <w:r>
          <w:rPr>
            <w:sz w:val="24"/>
            <w:szCs w:val="24"/>
          </w:rPr>
          <w:t xml:space="preserve"> site.</w:t>
        </w:r>
      </w:ins>
    </w:p>
    <w:p w14:paraId="66AD5882" w14:textId="77777777" w:rsidR="004153AC" w:rsidRPr="00F13323" w:rsidRDefault="004153AC" w:rsidP="004153AC">
      <w:pPr>
        <w:pStyle w:val="ListParagraph"/>
        <w:numPr>
          <w:ilvl w:val="3"/>
          <w:numId w:val="2"/>
        </w:numPr>
        <w:rPr>
          <w:ins w:id="89" w:author="Marie Barrigar" w:date="2012-04-25T11:31:00Z"/>
          <w:sz w:val="24"/>
          <w:szCs w:val="24"/>
        </w:rPr>
      </w:pPr>
      <w:ins w:id="90" w:author="Marie Barrigar" w:date="2012-04-25T11:31:00Z">
        <w:r>
          <w:rPr>
            <w:sz w:val="24"/>
            <w:szCs w:val="24"/>
          </w:rPr>
          <w:t xml:space="preserve">Locate the line in the file that begins with </w:t>
        </w:r>
        <w:r w:rsidRPr="004153AC">
          <w:rPr>
            <w:sz w:val="24"/>
            <w:szCs w:val="24"/>
          </w:rPr>
          <w:t>&lt;add key="</w:t>
        </w:r>
        <w:proofErr w:type="spellStart"/>
        <w:r w:rsidRPr="004153AC">
          <w:rPr>
            <w:sz w:val="24"/>
            <w:szCs w:val="24"/>
          </w:rPr>
          <w:t>fromEmail</w:t>
        </w:r>
        <w:proofErr w:type="spellEnd"/>
        <w:r w:rsidRPr="004153AC">
          <w:rPr>
            <w:sz w:val="24"/>
            <w:szCs w:val="24"/>
          </w:rPr>
          <w:t>"</w:t>
        </w:r>
        <w:r>
          <w:rPr>
            <w:sz w:val="24"/>
            <w:szCs w:val="24"/>
          </w:rPr>
          <w:t>.  Change the value to a unique identifying email address such as shc@epicdiagnostics.com.</w:t>
        </w:r>
      </w:ins>
    </w:p>
    <w:p w14:paraId="23295F0D" w14:textId="77777777" w:rsidR="005246C7" w:rsidRPr="00F13323" w:rsidRDefault="005246C7" w:rsidP="00273BEC">
      <w:pPr>
        <w:pStyle w:val="ListParagraph"/>
        <w:numPr>
          <w:ilvl w:val="3"/>
          <w:numId w:val="2"/>
        </w:numPr>
        <w:rPr>
          <w:sz w:val="24"/>
          <w:szCs w:val="24"/>
        </w:rPr>
      </w:pPr>
      <w:ins w:id="91" w:author="Marie Barrigar" w:date="2012-04-25T11:31:00Z">
        <w:r>
          <w:rPr>
            <w:sz w:val="24"/>
            <w:szCs w:val="24"/>
          </w:rPr>
          <w:t xml:space="preserve">Using SQL Studio, update the Users table the email address and name specified in the Users table on the </w:t>
        </w:r>
      </w:ins>
      <w:r>
        <w:rPr>
          <w:sz w:val="24"/>
          <w:szCs w:val="24"/>
        </w:rPr>
        <w:t>request form.</w:t>
      </w:r>
      <w:ins w:id="92" w:author="Marie Barrigar" w:date="2012-04-25T11:31:00Z">
        <w:r>
          <w:rPr>
            <w:sz w:val="24"/>
            <w:szCs w:val="24"/>
          </w:rPr>
          <w:t xml:space="preserve">  Enter the Permission in to the Roles column.  Enter no password and initiate a password reset for all new users</w:t>
        </w:r>
        <w:r w:rsidR="00025232">
          <w:rPr>
            <w:sz w:val="24"/>
            <w:szCs w:val="24"/>
          </w:rPr>
          <w:t xml:space="preserve"> added</w:t>
        </w:r>
        <w:r>
          <w:rPr>
            <w:sz w:val="24"/>
            <w:szCs w:val="24"/>
          </w:rPr>
          <w:t>.</w:t>
        </w:r>
      </w:ins>
    </w:p>
    <w:p w14:paraId="053037D0" w14:textId="77777777" w:rsidR="00F13323" w:rsidRPr="00F13323" w:rsidRDefault="00F13323">
      <w:pPr>
        <w:pStyle w:val="ListParagraph"/>
        <w:numPr>
          <w:ilvl w:val="2"/>
          <w:numId w:val="2"/>
        </w:numPr>
        <w:ind w:hanging="735"/>
        <w:rPr>
          <w:sz w:val="24"/>
          <w:szCs w:val="24"/>
        </w:rPr>
      </w:pPr>
      <w:r w:rsidRPr="00F13323">
        <w:rPr>
          <w:sz w:val="24"/>
          <w:szCs w:val="24"/>
        </w:rPr>
        <w:t xml:space="preserve">Configure the website in </w:t>
      </w:r>
      <w:proofErr w:type="gramStart"/>
      <w:r w:rsidRPr="00F13323">
        <w:rPr>
          <w:sz w:val="24"/>
          <w:szCs w:val="24"/>
        </w:rPr>
        <w:t>IIS,</w:t>
      </w:r>
      <w:proofErr w:type="gramEnd"/>
      <w:r w:rsidRPr="00F13323">
        <w:rPr>
          <w:sz w:val="24"/>
          <w:szCs w:val="24"/>
        </w:rPr>
        <w:t xml:space="preserve"> remember that each site must </w:t>
      </w:r>
      <w:r w:rsidR="001B7CF1">
        <w:rPr>
          <w:sz w:val="24"/>
          <w:szCs w:val="24"/>
        </w:rPr>
        <w:t>have a unique</w:t>
      </w:r>
      <w:r w:rsidRPr="00F13323">
        <w:rPr>
          <w:sz w:val="24"/>
          <w:szCs w:val="24"/>
        </w:rPr>
        <w:t xml:space="preserve"> IP since the https protocol will be used. A wild card certificate will exist on the site so SSL should work appropriately. Establish a separate app pool for each site that is created.</w:t>
      </w:r>
    </w:p>
    <w:p w14:paraId="25D9E1FC" w14:textId="77777777" w:rsidR="00F13323" w:rsidRPr="00F13323" w:rsidRDefault="00F13323">
      <w:pPr>
        <w:pStyle w:val="ListParagraph"/>
        <w:numPr>
          <w:ilvl w:val="1"/>
          <w:numId w:val="2"/>
        </w:numPr>
        <w:ind w:left="1425" w:hanging="705"/>
        <w:rPr>
          <w:sz w:val="24"/>
          <w:szCs w:val="24"/>
        </w:rPr>
      </w:pPr>
      <w:r w:rsidRPr="00F13323">
        <w:rPr>
          <w:sz w:val="24"/>
          <w:szCs w:val="24"/>
        </w:rPr>
        <w:t>Site Configuration Verification (performed by IT)</w:t>
      </w:r>
    </w:p>
    <w:p w14:paraId="32BF3599" w14:textId="77777777" w:rsidR="00F13323" w:rsidRPr="00F13323" w:rsidRDefault="00F13323">
      <w:pPr>
        <w:pStyle w:val="ListParagraph"/>
        <w:numPr>
          <w:ilvl w:val="2"/>
          <w:numId w:val="2"/>
        </w:numPr>
        <w:ind w:hanging="705"/>
        <w:rPr>
          <w:sz w:val="24"/>
          <w:szCs w:val="24"/>
        </w:rPr>
      </w:pPr>
      <w:r w:rsidRPr="00F13323">
        <w:rPr>
          <w:sz w:val="24"/>
          <w:szCs w:val="24"/>
        </w:rPr>
        <w:t xml:space="preserve">Type the site URL in a browser (using </w:t>
      </w:r>
      <w:proofErr w:type="gramStart"/>
      <w:r w:rsidRPr="00F13323">
        <w:rPr>
          <w:sz w:val="24"/>
          <w:szCs w:val="24"/>
        </w:rPr>
        <w:t>https:</w:t>
      </w:r>
      <w:proofErr w:type="gramEnd"/>
      <w:r w:rsidRPr="00F13323">
        <w:rPr>
          <w:sz w:val="24"/>
          <w:szCs w:val="24"/>
        </w:rPr>
        <w:t>//) and verify that the correct site appears. This verification can be done by looking at the site title at the top of the page above the login credentials.</w:t>
      </w:r>
    </w:p>
    <w:p w14:paraId="6C77F922" w14:textId="77777777" w:rsidR="00F13323" w:rsidRPr="00F13323" w:rsidRDefault="00F13323">
      <w:pPr>
        <w:pStyle w:val="ListParagraph"/>
        <w:numPr>
          <w:ilvl w:val="2"/>
          <w:numId w:val="2"/>
        </w:numPr>
        <w:ind w:hanging="705"/>
        <w:rPr>
          <w:sz w:val="24"/>
          <w:szCs w:val="24"/>
        </w:rPr>
      </w:pPr>
      <w:r w:rsidRPr="00F13323">
        <w:rPr>
          <w:sz w:val="24"/>
          <w:szCs w:val="24"/>
        </w:rPr>
        <w:t>Verify that the login for each user works and that the visibility to the contents is as expected.</w:t>
      </w:r>
    </w:p>
    <w:p w14:paraId="519D834A" w14:textId="77777777" w:rsidR="00F13323" w:rsidRPr="00F13323" w:rsidRDefault="00F13323">
      <w:pPr>
        <w:pStyle w:val="ListParagraph"/>
        <w:numPr>
          <w:ilvl w:val="2"/>
          <w:numId w:val="2"/>
        </w:numPr>
        <w:ind w:hanging="705"/>
        <w:rPr>
          <w:sz w:val="24"/>
          <w:szCs w:val="24"/>
        </w:rPr>
      </w:pPr>
      <w:r w:rsidRPr="00F13323">
        <w:rPr>
          <w:sz w:val="24"/>
          <w:szCs w:val="24"/>
        </w:rPr>
        <w:t xml:space="preserve">Create a single new clinical trial record through the </w:t>
      </w:r>
      <w:r w:rsidR="00CD6FC2" w:rsidRPr="00F13323">
        <w:rPr>
          <w:sz w:val="24"/>
          <w:szCs w:val="24"/>
        </w:rPr>
        <w:t>A</w:t>
      </w:r>
      <w:r w:rsidRPr="00F13323">
        <w:rPr>
          <w:sz w:val="24"/>
          <w:szCs w:val="24"/>
        </w:rPr>
        <w:t xml:space="preserve">dd </w:t>
      </w:r>
      <w:r w:rsidR="00CD6FC2" w:rsidRPr="00F13323">
        <w:rPr>
          <w:sz w:val="24"/>
          <w:szCs w:val="24"/>
        </w:rPr>
        <w:t>New S</w:t>
      </w:r>
      <w:r w:rsidRPr="00F13323">
        <w:rPr>
          <w:sz w:val="24"/>
          <w:szCs w:val="24"/>
        </w:rPr>
        <w:t>ubject process. Commit the first page of data and verify that the results are as expected on the screen.</w:t>
      </w:r>
    </w:p>
    <w:p w14:paraId="22C283FA" w14:textId="77777777" w:rsidR="00F13323" w:rsidRPr="00F13323" w:rsidRDefault="00F13323">
      <w:pPr>
        <w:pStyle w:val="ListParagraph"/>
        <w:ind w:left="2160" w:hanging="15"/>
        <w:rPr>
          <w:sz w:val="24"/>
          <w:szCs w:val="24"/>
        </w:rPr>
      </w:pPr>
      <w:r w:rsidRPr="00F13323">
        <w:rPr>
          <w:sz w:val="24"/>
          <w:szCs w:val="24"/>
        </w:rPr>
        <w:t xml:space="preserve">Log into the server and then into SQL Server Manager and verify that the new data that was just entered was persisted into the correct databases </w:t>
      </w:r>
      <w:r w:rsidRPr="00F13323">
        <w:rPr>
          <w:sz w:val="24"/>
          <w:szCs w:val="24"/>
        </w:rPr>
        <w:lastRenderedPageBreak/>
        <w:t>(base database and key database).  *** This is crucial to determine if the database configuration was done properly.</w:t>
      </w:r>
    </w:p>
    <w:p w14:paraId="1B4DDC59" w14:textId="77777777" w:rsidR="00F13323" w:rsidRPr="00F13323" w:rsidRDefault="00F13323">
      <w:pPr>
        <w:pStyle w:val="ListParagraph"/>
        <w:ind w:left="2160"/>
        <w:rPr>
          <w:sz w:val="24"/>
          <w:szCs w:val="24"/>
        </w:rPr>
      </w:pPr>
      <w:r w:rsidRPr="00F13323">
        <w:rPr>
          <w:sz w:val="24"/>
          <w:szCs w:val="24"/>
        </w:rPr>
        <w:t>Finally, verify that the record can be found using the search function.</w:t>
      </w:r>
    </w:p>
    <w:p w14:paraId="150B0399" w14:textId="2A2429A0" w:rsidR="00F13323" w:rsidRPr="00F13323" w:rsidRDefault="00F13323">
      <w:pPr>
        <w:pStyle w:val="ListParagraph"/>
        <w:numPr>
          <w:ilvl w:val="2"/>
          <w:numId w:val="2"/>
        </w:numPr>
        <w:ind w:hanging="705"/>
        <w:rPr>
          <w:sz w:val="24"/>
          <w:szCs w:val="24"/>
        </w:rPr>
      </w:pPr>
      <w:r w:rsidRPr="00F13323">
        <w:rPr>
          <w:sz w:val="24"/>
          <w:szCs w:val="24"/>
        </w:rPr>
        <w:t xml:space="preserve">Verify that the vital statistics and the Verified in Medical Record check boxes appear or do not appear as </w:t>
      </w:r>
      <w:r w:rsidR="001B7CF1">
        <w:rPr>
          <w:sz w:val="24"/>
          <w:szCs w:val="24"/>
        </w:rPr>
        <w:t xml:space="preserve">documented on the CT </w:t>
      </w:r>
      <w:del w:id="93" w:author="Marie Barrigar" w:date="2012-04-25T11:31:00Z">
        <w:r w:rsidR="001B7CF1">
          <w:rPr>
            <w:sz w:val="24"/>
            <w:szCs w:val="24"/>
          </w:rPr>
          <w:delText xml:space="preserve">Site </w:delText>
        </w:r>
      </w:del>
      <w:r w:rsidR="001B7CF1">
        <w:rPr>
          <w:sz w:val="24"/>
          <w:szCs w:val="24"/>
        </w:rPr>
        <w:t xml:space="preserve">User </w:t>
      </w:r>
      <w:del w:id="94" w:author="Marie Barrigar" w:date="2012-04-25T11:31:00Z">
        <w:r w:rsidR="001B7CF1">
          <w:rPr>
            <w:sz w:val="24"/>
            <w:szCs w:val="24"/>
          </w:rPr>
          <w:delText xml:space="preserve">Change </w:delText>
        </w:r>
      </w:del>
      <w:r w:rsidR="001B7CF1">
        <w:rPr>
          <w:sz w:val="24"/>
          <w:szCs w:val="24"/>
        </w:rPr>
        <w:t>Request</w:t>
      </w:r>
      <w:r w:rsidRPr="00F13323">
        <w:rPr>
          <w:sz w:val="24"/>
          <w:szCs w:val="24"/>
        </w:rPr>
        <w:t xml:space="preserve">. </w:t>
      </w:r>
    </w:p>
    <w:p w14:paraId="6295C013" w14:textId="77777777" w:rsidR="00CD6FC2" w:rsidRPr="00F13323" w:rsidRDefault="00CD6FC2">
      <w:pPr>
        <w:pStyle w:val="ListParagraph"/>
        <w:numPr>
          <w:ilvl w:val="2"/>
          <w:numId w:val="2"/>
        </w:numPr>
        <w:ind w:hanging="705"/>
        <w:rPr>
          <w:sz w:val="24"/>
          <w:szCs w:val="24"/>
        </w:rPr>
      </w:pPr>
      <w:r w:rsidRPr="00F13323">
        <w:rPr>
          <w:sz w:val="24"/>
          <w:szCs w:val="24"/>
        </w:rPr>
        <w:t>Delete the test record from the database.</w:t>
      </w:r>
    </w:p>
    <w:p w14:paraId="25F67B49" w14:textId="77777777" w:rsidR="00F13323" w:rsidRPr="00F13323" w:rsidRDefault="00F13323">
      <w:pPr>
        <w:pStyle w:val="ListParagraph"/>
        <w:numPr>
          <w:ilvl w:val="1"/>
          <w:numId w:val="2"/>
        </w:numPr>
        <w:ind w:hanging="705"/>
        <w:rPr>
          <w:sz w:val="24"/>
          <w:szCs w:val="24"/>
        </w:rPr>
      </w:pPr>
      <w:r w:rsidRPr="00F13323">
        <w:rPr>
          <w:sz w:val="24"/>
          <w:szCs w:val="24"/>
        </w:rPr>
        <w:t xml:space="preserve">Sign </w:t>
      </w:r>
      <w:r w:rsidR="0050263C" w:rsidRPr="00F13323">
        <w:rPr>
          <w:sz w:val="24"/>
          <w:szCs w:val="24"/>
        </w:rPr>
        <w:t xml:space="preserve">and date </w:t>
      </w:r>
      <w:r w:rsidRPr="00F13323">
        <w:rPr>
          <w:sz w:val="24"/>
          <w:szCs w:val="24"/>
        </w:rPr>
        <w:t xml:space="preserve">on the </w:t>
      </w:r>
      <w:r w:rsidR="0050263C" w:rsidRPr="00F13323">
        <w:rPr>
          <w:sz w:val="24"/>
          <w:szCs w:val="24"/>
        </w:rPr>
        <w:t>Implemented by</w:t>
      </w:r>
      <w:r w:rsidRPr="00F13323">
        <w:rPr>
          <w:sz w:val="24"/>
          <w:szCs w:val="24"/>
        </w:rPr>
        <w:t xml:space="preserve"> signature line.</w:t>
      </w:r>
    </w:p>
    <w:p w14:paraId="7BE465F3" w14:textId="485DA316" w:rsidR="00F13323" w:rsidRPr="00F13323" w:rsidRDefault="00F13323">
      <w:pPr>
        <w:pStyle w:val="ListParagraph"/>
        <w:numPr>
          <w:ilvl w:val="1"/>
          <w:numId w:val="2"/>
        </w:numPr>
        <w:ind w:hanging="705"/>
        <w:rPr>
          <w:sz w:val="24"/>
          <w:szCs w:val="24"/>
        </w:rPr>
      </w:pPr>
      <w:r w:rsidRPr="00F13323">
        <w:rPr>
          <w:sz w:val="24"/>
          <w:szCs w:val="24"/>
        </w:rPr>
        <w:t>IT will then inform the requestor that the site is available and ready for use.</w:t>
      </w:r>
      <w:r w:rsidR="00CD6FC2" w:rsidRPr="00F13323">
        <w:rPr>
          <w:sz w:val="24"/>
          <w:szCs w:val="24"/>
        </w:rPr>
        <w:t xml:space="preserve">  The CT Site</w:t>
      </w:r>
      <w:del w:id="95" w:author="Marie Barrigar" w:date="2012-04-25T11:31:00Z">
        <w:r w:rsidR="00CD6FC2" w:rsidRPr="00F13323">
          <w:rPr>
            <w:sz w:val="24"/>
            <w:szCs w:val="24"/>
          </w:rPr>
          <w:delText xml:space="preserve"> User Change</w:delText>
        </w:r>
      </w:del>
      <w:r w:rsidR="00CD6FC2" w:rsidRPr="00F13323">
        <w:rPr>
          <w:sz w:val="24"/>
          <w:szCs w:val="24"/>
        </w:rPr>
        <w:t xml:space="preserve"> Request will be filed.  </w:t>
      </w:r>
    </w:p>
    <w:p w14:paraId="04281198" w14:textId="6DA23F47" w:rsidR="00DA38CE" w:rsidRDefault="00CD6FC2">
      <w:pPr>
        <w:pStyle w:val="ListParagraph"/>
        <w:numPr>
          <w:ilvl w:val="1"/>
          <w:numId w:val="2"/>
        </w:numPr>
        <w:ind w:hanging="705"/>
        <w:rPr>
          <w:sz w:val="24"/>
          <w:szCs w:val="24"/>
        </w:rPr>
      </w:pPr>
      <w:r w:rsidRPr="00F13323">
        <w:rPr>
          <w:sz w:val="24"/>
          <w:szCs w:val="24"/>
        </w:rPr>
        <w:t xml:space="preserve">User IDs </w:t>
      </w:r>
      <w:del w:id="96" w:author="Marie Barrigar" w:date="2012-04-25T11:31:00Z">
        <w:r w:rsidRPr="00F13323">
          <w:rPr>
            <w:sz w:val="24"/>
            <w:szCs w:val="24"/>
          </w:rPr>
          <w:delText xml:space="preserve">and passwords </w:delText>
        </w:r>
      </w:del>
      <w:r w:rsidRPr="00F13323">
        <w:rPr>
          <w:sz w:val="24"/>
          <w:szCs w:val="24"/>
        </w:rPr>
        <w:t xml:space="preserve">may be disabled and/or new user IDs </w:t>
      </w:r>
      <w:del w:id="97" w:author="Marie Barrigar" w:date="2012-04-25T11:31:00Z">
        <w:r w:rsidRPr="00F13323">
          <w:rPr>
            <w:sz w:val="24"/>
            <w:szCs w:val="24"/>
          </w:rPr>
          <w:delText>and passwords assigned</w:delText>
        </w:r>
      </w:del>
      <w:ins w:id="98" w:author="Marie Barrigar" w:date="2012-04-25T11:31:00Z">
        <w:r w:rsidR="007F77FB">
          <w:rPr>
            <w:sz w:val="24"/>
            <w:szCs w:val="24"/>
          </w:rPr>
          <w:t>added</w:t>
        </w:r>
      </w:ins>
      <w:r w:rsidRPr="00F13323">
        <w:rPr>
          <w:sz w:val="24"/>
          <w:szCs w:val="24"/>
        </w:rPr>
        <w:t xml:space="preserve"> throughout the duration of the use of the </w:t>
      </w:r>
      <w:del w:id="99" w:author="Marie Barrigar" w:date="2012-04-25T11:31:00Z">
        <w:r w:rsidR="00FE31FB" w:rsidRPr="00F13323">
          <w:rPr>
            <w:sz w:val="24"/>
            <w:szCs w:val="24"/>
          </w:rPr>
          <w:delText>Webform</w:delText>
        </w:r>
      </w:del>
      <w:ins w:id="100" w:author="Marie Barrigar" w:date="2012-04-25T11:31:00Z">
        <w:r w:rsidR="00687ECD">
          <w:rPr>
            <w:sz w:val="24"/>
            <w:szCs w:val="24"/>
          </w:rPr>
          <w:t>WebForm</w:t>
        </w:r>
      </w:ins>
      <w:r w:rsidR="00FE31FB" w:rsidRPr="00F13323">
        <w:rPr>
          <w:sz w:val="24"/>
          <w:szCs w:val="24"/>
        </w:rPr>
        <w:t xml:space="preserve">. EPIC staff must complete the </w:t>
      </w:r>
      <w:ins w:id="101" w:author="Marie Barrigar" w:date="2012-04-25T11:31:00Z">
        <w:r w:rsidR="00942B70">
          <w:rPr>
            <w:sz w:val="24"/>
            <w:szCs w:val="24"/>
          </w:rPr>
          <w:t xml:space="preserve">CT </w:t>
        </w:r>
      </w:ins>
      <w:r w:rsidR="004772EB">
        <w:rPr>
          <w:sz w:val="24"/>
          <w:szCs w:val="24"/>
        </w:rPr>
        <w:t xml:space="preserve">User </w:t>
      </w:r>
      <w:del w:id="102" w:author="Marie Barrigar" w:date="2012-04-25T11:31:00Z">
        <w:r w:rsidR="00FE31FB" w:rsidRPr="00F13323">
          <w:rPr>
            <w:sz w:val="24"/>
            <w:szCs w:val="24"/>
          </w:rPr>
          <w:delText>IDs and Passwords Change</w:delText>
        </w:r>
      </w:del>
      <w:ins w:id="103" w:author="Marie Barrigar" w:date="2012-04-25T11:31:00Z">
        <w:r w:rsidR="004772EB">
          <w:rPr>
            <w:sz w:val="24"/>
            <w:szCs w:val="24"/>
          </w:rPr>
          <w:t>Request</w:t>
        </w:r>
      </w:ins>
      <w:r w:rsidR="00FE31FB" w:rsidRPr="00F13323">
        <w:rPr>
          <w:sz w:val="24"/>
          <w:szCs w:val="24"/>
        </w:rPr>
        <w:t xml:space="preserve"> form found in Attachment A.  Complete all relevant </w:t>
      </w:r>
      <w:del w:id="104" w:author="Marie Barrigar" w:date="2012-04-25T11:31:00Z">
        <w:r w:rsidR="00FE31FB" w:rsidRPr="00F13323">
          <w:rPr>
            <w:sz w:val="24"/>
            <w:szCs w:val="24"/>
          </w:rPr>
          <w:delText>section</w:delText>
        </w:r>
      </w:del>
      <w:ins w:id="105" w:author="Marie Barrigar" w:date="2012-04-25T11:31:00Z">
        <w:r w:rsidR="00FE31FB" w:rsidRPr="00F13323">
          <w:rPr>
            <w:sz w:val="24"/>
            <w:szCs w:val="24"/>
          </w:rPr>
          <w:t>section</w:t>
        </w:r>
        <w:r w:rsidR="000B42E3">
          <w:rPr>
            <w:sz w:val="24"/>
            <w:szCs w:val="24"/>
          </w:rPr>
          <w:t>s</w:t>
        </w:r>
      </w:ins>
      <w:r w:rsidR="00FE31FB" w:rsidRPr="00F13323">
        <w:rPr>
          <w:sz w:val="24"/>
          <w:szCs w:val="24"/>
        </w:rPr>
        <w:t xml:space="preserve"> and record N/A where applicable.  Sign and date the form where provided and forward to IT for implementation.</w:t>
      </w:r>
      <w:ins w:id="106" w:author="Marie Barrigar" w:date="2012-04-25T11:31:00Z">
        <w:r w:rsidR="009F240E">
          <w:rPr>
            <w:sz w:val="24"/>
            <w:szCs w:val="24"/>
          </w:rPr>
          <w:t xml:space="preserve">  </w:t>
        </w:r>
        <w:del w:id="107" w:author="Andrea Miller" w:date="2012-04-25T15:35:00Z">
          <w:r w:rsidR="009F240E" w:rsidDel="00B97CF7">
            <w:rPr>
              <w:sz w:val="24"/>
              <w:szCs w:val="24"/>
            </w:rPr>
            <w:delText>Th</w:delText>
          </w:r>
          <w:commentRangeStart w:id="108"/>
          <w:r w:rsidR="009F240E" w:rsidDel="00B97CF7">
            <w:rPr>
              <w:sz w:val="24"/>
              <w:szCs w:val="24"/>
            </w:rPr>
            <w:delText>e</w:delText>
          </w:r>
        </w:del>
      </w:ins>
      <w:ins w:id="109" w:author="Andrea Miller" w:date="2012-04-25T15:35:00Z">
        <w:r w:rsidR="00B97CF7">
          <w:rPr>
            <w:sz w:val="24"/>
            <w:szCs w:val="24"/>
          </w:rPr>
          <w:t>Each</w:t>
        </w:r>
      </w:ins>
      <w:ins w:id="110" w:author="Marie Barrigar" w:date="2012-04-25T11:31:00Z">
        <w:r w:rsidR="009F240E">
          <w:rPr>
            <w:sz w:val="24"/>
            <w:szCs w:val="24"/>
          </w:rPr>
          <w:t xml:space="preserve"> </w:t>
        </w:r>
        <w:r w:rsidR="00687ECD">
          <w:rPr>
            <w:sz w:val="24"/>
            <w:szCs w:val="24"/>
          </w:rPr>
          <w:t>user</w:t>
        </w:r>
        <w:r w:rsidR="009F240E">
          <w:rPr>
            <w:sz w:val="24"/>
            <w:szCs w:val="24"/>
          </w:rPr>
          <w:t xml:space="preserve"> must complete a</w:t>
        </w:r>
        <w:r w:rsidR="003C5AA6">
          <w:rPr>
            <w:sz w:val="24"/>
            <w:szCs w:val="24"/>
          </w:rPr>
          <w:t>n</w:t>
        </w:r>
        <w:r w:rsidR="009F240E">
          <w:rPr>
            <w:sz w:val="24"/>
            <w:szCs w:val="24"/>
          </w:rPr>
          <w:t xml:space="preserve"> Electronic Signature Declaration form</w:t>
        </w:r>
      </w:ins>
      <w:commentRangeEnd w:id="108"/>
      <w:r w:rsidR="00B97CF7">
        <w:rPr>
          <w:rStyle w:val="CommentReference"/>
        </w:rPr>
        <w:commentReference w:id="108"/>
      </w:r>
      <w:ins w:id="111" w:author="Marie Barrigar" w:date="2012-04-25T11:31:00Z">
        <w:r w:rsidR="009F240E">
          <w:rPr>
            <w:sz w:val="24"/>
            <w:szCs w:val="24"/>
          </w:rPr>
          <w:t>.</w:t>
        </w:r>
      </w:ins>
    </w:p>
    <w:p w14:paraId="1037A081" w14:textId="3CDCEB69" w:rsidR="002528D6" w:rsidDel="00B97CF7" w:rsidRDefault="00DA38CE" w:rsidP="00BF329B">
      <w:pPr>
        <w:pStyle w:val="ListParagraph"/>
        <w:numPr>
          <w:ilvl w:val="2"/>
          <w:numId w:val="2"/>
        </w:numPr>
        <w:rPr>
          <w:ins w:id="112" w:author="Marie Barrigar" w:date="2012-04-25T11:31:00Z"/>
          <w:del w:id="113" w:author="Andrea Miller" w:date="2012-04-25T15:38:00Z"/>
          <w:sz w:val="24"/>
          <w:szCs w:val="24"/>
        </w:rPr>
      </w:pPr>
      <w:ins w:id="114" w:author="Marie Barrigar" w:date="2012-04-25T11:31:00Z">
        <w:del w:id="115" w:author="Andrea Miller" w:date="2012-04-25T15:38:00Z">
          <w:r w:rsidDel="00B97CF7">
            <w:rPr>
              <w:sz w:val="24"/>
              <w:szCs w:val="24"/>
            </w:rPr>
            <w:delText xml:space="preserve">Passwords will be </w:delText>
          </w:r>
          <w:commentRangeStart w:id="116"/>
          <w:r w:rsidDel="00B97CF7">
            <w:rPr>
              <w:sz w:val="24"/>
              <w:szCs w:val="24"/>
            </w:rPr>
            <w:delText xml:space="preserve">manually reset (cleared) every 90 days since the Site Creation has been implemented. A Password Reset will be initiated in the </w:delText>
          </w:r>
          <w:r w:rsidR="00687ECD" w:rsidDel="00B97CF7">
            <w:rPr>
              <w:sz w:val="24"/>
              <w:szCs w:val="24"/>
            </w:rPr>
            <w:delText>WebForm</w:delText>
          </w:r>
          <w:r w:rsidDel="00B97CF7">
            <w:rPr>
              <w:sz w:val="24"/>
              <w:szCs w:val="24"/>
            </w:rPr>
            <w:delText xml:space="preserve"> that e-mails the user </w:delText>
          </w:r>
          <w:commentRangeEnd w:id="116"/>
          <w:r w:rsidR="0040091A" w:rsidDel="00B97CF7">
            <w:rPr>
              <w:rStyle w:val="CommentReference"/>
            </w:rPr>
            <w:commentReference w:id="116"/>
          </w:r>
          <w:r w:rsidDel="00B97CF7">
            <w:rPr>
              <w:sz w:val="24"/>
              <w:szCs w:val="24"/>
            </w:rPr>
            <w:delText>notifying them the password was reset.</w:delText>
          </w:r>
          <w:r w:rsidR="00CD42EA" w:rsidDel="00B97CF7">
            <w:rPr>
              <w:sz w:val="24"/>
              <w:szCs w:val="24"/>
            </w:rPr>
            <w:delText xml:space="preserve">  </w:delText>
          </w:r>
        </w:del>
      </w:ins>
    </w:p>
    <w:p w14:paraId="411535C0" w14:textId="0272B1E5" w:rsidR="00F42603" w:rsidDel="00B97CF7" w:rsidRDefault="00644F7C" w:rsidP="00BF329B">
      <w:pPr>
        <w:pStyle w:val="ListParagraph"/>
        <w:numPr>
          <w:ilvl w:val="2"/>
          <w:numId w:val="2"/>
        </w:numPr>
        <w:rPr>
          <w:ins w:id="117" w:author="Marie Barrigar" w:date="2012-04-25T11:31:00Z"/>
          <w:del w:id="118" w:author="Andrea Miller" w:date="2012-04-25T15:38:00Z"/>
          <w:sz w:val="24"/>
          <w:szCs w:val="24"/>
        </w:rPr>
      </w:pPr>
      <w:ins w:id="119" w:author="Marie Barrigar" w:date="2012-04-25T11:31:00Z">
        <w:del w:id="120" w:author="Andrea Miller" w:date="2012-04-25T15:38:00Z">
          <w:r w:rsidRPr="00BF329B" w:rsidDel="00B97CF7">
            <w:rPr>
              <w:b/>
              <w:sz w:val="24"/>
              <w:szCs w:val="24"/>
            </w:rPr>
            <w:delText xml:space="preserve">Usernames and passwords will not be shared with anyone.  </w:delText>
          </w:r>
          <w:r w:rsidR="00D14ADC" w:rsidRPr="00687ECD" w:rsidDel="00B97CF7">
            <w:rPr>
              <w:sz w:val="24"/>
              <w:szCs w:val="24"/>
            </w:rPr>
            <w:delText>All usernames and passwords are assigned to a single individual.</w:delText>
          </w:r>
          <w:r w:rsidR="00D14ADC" w:rsidRPr="0040091A" w:rsidDel="00B97CF7">
            <w:rPr>
              <w:sz w:val="24"/>
              <w:szCs w:val="24"/>
            </w:rPr>
            <w:delText xml:space="preserve">  A new Electronic Signature Declaration form must be </w:delText>
          </w:r>
          <w:r w:rsidR="00687ECD" w:rsidRPr="0040091A" w:rsidDel="00B97CF7">
            <w:rPr>
              <w:sz w:val="24"/>
              <w:szCs w:val="24"/>
            </w:rPr>
            <w:delText>completed</w:delText>
          </w:r>
          <w:r w:rsidR="00D14ADC" w:rsidRPr="0040091A" w:rsidDel="00B97CF7">
            <w:rPr>
              <w:sz w:val="24"/>
              <w:szCs w:val="24"/>
            </w:rPr>
            <w:delText xml:space="preserve"> and stored with </w:delText>
          </w:r>
          <w:r w:rsidR="00942B70" w:rsidDel="00B97CF7">
            <w:rPr>
              <w:sz w:val="24"/>
              <w:szCs w:val="24"/>
            </w:rPr>
            <w:delText>the original Site Creation</w:delText>
          </w:r>
          <w:r w:rsidRPr="00BF329B" w:rsidDel="00B97CF7">
            <w:rPr>
              <w:sz w:val="24"/>
              <w:szCs w:val="24"/>
            </w:rPr>
            <w:delText xml:space="preserve">.  If passwords are lost, stolen, or shared a new password should be generated and recorded on the User </w:delText>
          </w:r>
          <w:r w:rsidR="00942B70" w:rsidDel="00B97CF7">
            <w:rPr>
              <w:sz w:val="24"/>
              <w:szCs w:val="24"/>
            </w:rPr>
            <w:delText>Request</w:delText>
          </w:r>
          <w:r w:rsidRPr="00BF329B" w:rsidDel="00B97CF7">
            <w:rPr>
              <w:sz w:val="24"/>
              <w:szCs w:val="24"/>
            </w:rPr>
            <w:delText xml:space="preserve"> form stored with the Site Creation form.</w:delText>
          </w:r>
        </w:del>
      </w:ins>
    </w:p>
    <w:p w14:paraId="65BBEC20" w14:textId="4A5015BE" w:rsidR="002528D6" w:rsidRPr="0040091A" w:rsidDel="00B97CF7" w:rsidRDefault="001A6EC5" w:rsidP="00BF329B">
      <w:pPr>
        <w:pStyle w:val="ListParagraph"/>
        <w:numPr>
          <w:ilvl w:val="2"/>
          <w:numId w:val="2"/>
        </w:numPr>
        <w:rPr>
          <w:ins w:id="121" w:author="Marie Barrigar" w:date="2012-04-25T11:31:00Z"/>
          <w:del w:id="122" w:author="Andrea Miller" w:date="2012-04-25T15:38:00Z"/>
          <w:sz w:val="24"/>
          <w:szCs w:val="24"/>
        </w:rPr>
      </w:pPr>
      <w:ins w:id="123" w:author="Marie Barrigar" w:date="2012-04-25T11:31:00Z">
        <w:del w:id="124" w:author="Andrea Miller" w:date="2012-04-25T15:38:00Z">
          <w:r w:rsidRPr="00687ECD" w:rsidDel="00B97CF7">
            <w:rPr>
              <w:sz w:val="24"/>
              <w:szCs w:val="24"/>
            </w:rPr>
            <w:delText>If a “Multiple login attempt</w:delText>
          </w:r>
          <w:r w:rsidR="00337171" w:rsidRPr="00687ECD" w:rsidDel="00B97CF7">
            <w:rPr>
              <w:sz w:val="24"/>
              <w:szCs w:val="24"/>
            </w:rPr>
            <w:delText>s</w:delText>
          </w:r>
          <w:r w:rsidRPr="00687ECD" w:rsidDel="00B97CF7">
            <w:rPr>
              <w:sz w:val="24"/>
              <w:szCs w:val="24"/>
            </w:rPr>
            <w:delText xml:space="preserve">” e-mail is received from the system, </w:delText>
          </w:r>
          <w:r w:rsidR="00F16BA2" w:rsidDel="00B97CF7">
            <w:rPr>
              <w:sz w:val="24"/>
              <w:szCs w:val="24"/>
            </w:rPr>
            <w:delText>one or more actions may by taken by the IT department.</w:delText>
          </w:r>
          <w:r w:rsidRPr="00687ECD" w:rsidDel="00B97CF7">
            <w:rPr>
              <w:sz w:val="24"/>
              <w:szCs w:val="24"/>
            </w:rPr>
            <w:delText xml:space="preserve">  </w:delText>
          </w:r>
          <w:r w:rsidR="00F16BA2" w:rsidDel="00B97CF7">
            <w:rPr>
              <w:sz w:val="24"/>
              <w:szCs w:val="24"/>
            </w:rPr>
            <w:delText>These actions may include</w:delText>
          </w:r>
          <w:r w:rsidRPr="00687ECD" w:rsidDel="00B97CF7">
            <w:rPr>
              <w:sz w:val="24"/>
              <w:szCs w:val="24"/>
            </w:rPr>
            <w:delText xml:space="preserve">, but </w:delText>
          </w:r>
          <w:r w:rsidR="00F16BA2" w:rsidDel="00B97CF7">
            <w:rPr>
              <w:sz w:val="24"/>
              <w:szCs w:val="24"/>
            </w:rPr>
            <w:delText xml:space="preserve">are </w:delText>
          </w:r>
          <w:r w:rsidRPr="00687ECD" w:rsidDel="00B97CF7">
            <w:rPr>
              <w:sz w:val="24"/>
              <w:szCs w:val="24"/>
            </w:rPr>
            <w:delText xml:space="preserve"> not limited to, filtering public access to the site using IIS, blocking a range of IP addresses</w:delText>
          </w:r>
          <w:r w:rsidR="00F16BA2" w:rsidDel="00B97CF7">
            <w:rPr>
              <w:sz w:val="24"/>
              <w:szCs w:val="24"/>
            </w:rPr>
            <w:delText>,</w:delText>
          </w:r>
          <w:r w:rsidR="00687ECD" w:rsidDel="00B97CF7">
            <w:rPr>
              <w:sz w:val="24"/>
              <w:szCs w:val="24"/>
            </w:rPr>
            <w:delText xml:space="preserve"> </w:delText>
          </w:r>
          <w:r w:rsidRPr="00687ECD" w:rsidDel="00B97CF7">
            <w:rPr>
              <w:sz w:val="24"/>
              <w:szCs w:val="24"/>
            </w:rPr>
            <w:delText xml:space="preserve">removing the user account being </w:delText>
          </w:r>
          <w:r w:rsidRPr="00687ECD" w:rsidDel="00B97CF7">
            <w:rPr>
              <w:sz w:val="24"/>
              <w:szCs w:val="24"/>
            </w:rPr>
            <w:lastRenderedPageBreak/>
            <w:delText>attacked</w:delText>
          </w:r>
          <w:r w:rsidR="00F16BA2" w:rsidDel="00B97CF7">
            <w:rPr>
              <w:sz w:val="24"/>
              <w:szCs w:val="24"/>
            </w:rPr>
            <w:delText>, and/or temporarily taking the site down (in the case of a DOS attack).</w:delText>
          </w:r>
          <w:r w:rsidR="000B42E3" w:rsidRPr="00687ECD" w:rsidDel="00B97CF7">
            <w:rPr>
              <w:sz w:val="24"/>
              <w:szCs w:val="24"/>
            </w:rPr>
            <w:delText xml:space="preserve">  </w:delText>
          </w:r>
        </w:del>
      </w:ins>
    </w:p>
    <w:p w14:paraId="755E7E9C" w14:textId="7D5EE4E0" w:rsidR="00FE31FB" w:rsidRPr="00F13323" w:rsidRDefault="00FE31FB" w:rsidP="00304F8F">
      <w:pPr>
        <w:pStyle w:val="ListParagraph"/>
        <w:numPr>
          <w:ilvl w:val="1"/>
          <w:numId w:val="2"/>
        </w:numPr>
        <w:rPr>
          <w:sz w:val="24"/>
          <w:szCs w:val="24"/>
        </w:rPr>
      </w:pPr>
      <w:r w:rsidRPr="00F13323">
        <w:rPr>
          <w:sz w:val="24"/>
          <w:szCs w:val="24"/>
        </w:rPr>
        <w:t xml:space="preserve">The CTO will review </w:t>
      </w:r>
      <w:del w:id="125" w:author="Marie Barrigar" w:date="2012-04-25T11:31:00Z">
        <w:r w:rsidRPr="00F13323">
          <w:rPr>
            <w:sz w:val="24"/>
            <w:szCs w:val="24"/>
          </w:rPr>
          <w:delText>the form</w:delText>
        </w:r>
      </w:del>
      <w:ins w:id="126" w:author="Marie Barrigar" w:date="2012-04-25T11:31:00Z">
        <w:r w:rsidR="001F7B03">
          <w:rPr>
            <w:sz w:val="24"/>
            <w:szCs w:val="24"/>
          </w:rPr>
          <w:t>all</w:t>
        </w:r>
        <w:r w:rsidR="001F7B03" w:rsidRPr="00F13323">
          <w:rPr>
            <w:sz w:val="24"/>
            <w:szCs w:val="24"/>
          </w:rPr>
          <w:t xml:space="preserve"> </w:t>
        </w:r>
        <w:r w:rsidRPr="00F13323">
          <w:rPr>
            <w:sz w:val="24"/>
            <w:szCs w:val="24"/>
          </w:rPr>
          <w:t>form</w:t>
        </w:r>
        <w:r w:rsidR="001F7B03">
          <w:rPr>
            <w:sz w:val="24"/>
            <w:szCs w:val="24"/>
          </w:rPr>
          <w:t>s</w:t>
        </w:r>
      </w:ins>
      <w:r w:rsidRPr="00F13323">
        <w:rPr>
          <w:sz w:val="24"/>
          <w:szCs w:val="24"/>
        </w:rPr>
        <w:t xml:space="preserve"> for completeness and accuracy </w:t>
      </w:r>
      <w:r w:rsidR="001B7CF1">
        <w:rPr>
          <w:sz w:val="24"/>
          <w:szCs w:val="24"/>
        </w:rPr>
        <w:t xml:space="preserve">and </w:t>
      </w:r>
      <w:r w:rsidRPr="00F13323">
        <w:rPr>
          <w:sz w:val="24"/>
          <w:szCs w:val="24"/>
        </w:rPr>
        <w:t>ensure that all required information has been provided.  Upon approval, the CTO will sign and date in the space provided.  IT will implement the change to the user IDs and/or passwords as indicate</w:t>
      </w:r>
      <w:ins w:id="127" w:author="Andrea Miller" w:date="2012-04-25T15:39:00Z">
        <w:r w:rsidR="00B97CF7">
          <w:rPr>
            <w:sz w:val="24"/>
            <w:szCs w:val="24"/>
          </w:rPr>
          <w:t>d</w:t>
        </w:r>
      </w:ins>
      <w:r w:rsidRPr="00F13323">
        <w:rPr>
          <w:sz w:val="24"/>
          <w:szCs w:val="24"/>
        </w:rPr>
        <w:t xml:space="preserve"> and verify the changes.  Upon completion, IT staff will sign and date in the space provided.  </w:t>
      </w:r>
      <w:del w:id="128" w:author="Marie Barrigar" w:date="2012-04-25T11:31:00Z">
        <w:r w:rsidRPr="00F13323">
          <w:rPr>
            <w:sz w:val="24"/>
            <w:szCs w:val="24"/>
          </w:rPr>
          <w:delText>The</w:delText>
        </w:r>
      </w:del>
      <w:ins w:id="129" w:author="Marie Barrigar" w:date="2012-04-25T11:31:00Z">
        <w:r w:rsidR="004C1475">
          <w:rPr>
            <w:sz w:val="24"/>
            <w:szCs w:val="24"/>
          </w:rPr>
          <w:t>All</w:t>
        </w:r>
      </w:ins>
      <w:r w:rsidR="004C1475">
        <w:rPr>
          <w:sz w:val="24"/>
          <w:szCs w:val="24"/>
        </w:rPr>
        <w:t xml:space="preserve"> </w:t>
      </w:r>
      <w:r w:rsidR="000B42E3" w:rsidRPr="000B42E3">
        <w:rPr>
          <w:sz w:val="24"/>
          <w:szCs w:val="24"/>
        </w:rPr>
        <w:t xml:space="preserve">Change </w:t>
      </w:r>
      <w:del w:id="130" w:author="Marie Barrigar" w:date="2012-04-25T11:31:00Z">
        <w:r w:rsidRPr="00F13323">
          <w:rPr>
            <w:sz w:val="24"/>
            <w:szCs w:val="24"/>
          </w:rPr>
          <w:delText>form</w:delText>
        </w:r>
      </w:del>
      <w:ins w:id="131" w:author="Marie Barrigar" w:date="2012-04-25T11:31:00Z">
        <w:r w:rsidR="004C1475">
          <w:rPr>
            <w:sz w:val="24"/>
            <w:szCs w:val="24"/>
          </w:rPr>
          <w:t>Request</w:t>
        </w:r>
        <w:r w:rsidR="004C1475" w:rsidRPr="00F13323">
          <w:rPr>
            <w:sz w:val="24"/>
            <w:szCs w:val="24"/>
          </w:rPr>
          <w:t xml:space="preserve"> </w:t>
        </w:r>
        <w:r w:rsidRPr="00F13323">
          <w:rPr>
            <w:sz w:val="24"/>
            <w:szCs w:val="24"/>
          </w:rPr>
          <w:t>form</w:t>
        </w:r>
        <w:r w:rsidR="004C1475">
          <w:rPr>
            <w:sz w:val="24"/>
            <w:szCs w:val="24"/>
          </w:rPr>
          <w:t>s</w:t>
        </w:r>
      </w:ins>
      <w:r w:rsidRPr="00F13323">
        <w:rPr>
          <w:sz w:val="24"/>
          <w:szCs w:val="24"/>
        </w:rPr>
        <w:t xml:space="preserve"> will be filed with the original CT Site</w:t>
      </w:r>
      <w:del w:id="132" w:author="Marie Barrigar" w:date="2012-04-25T11:31:00Z">
        <w:r w:rsidRPr="00F13323">
          <w:rPr>
            <w:sz w:val="24"/>
            <w:szCs w:val="24"/>
          </w:rPr>
          <w:delText xml:space="preserve"> User Change</w:delText>
        </w:r>
      </w:del>
      <w:r w:rsidRPr="00F13323">
        <w:rPr>
          <w:sz w:val="24"/>
          <w:szCs w:val="24"/>
        </w:rPr>
        <w:t xml:space="preserve"> Request form.</w:t>
      </w:r>
    </w:p>
    <w:p w14:paraId="76ABBF50" w14:textId="77777777" w:rsidR="004B3F14" w:rsidRDefault="00B97CF7">
      <w:pPr>
        <w:pStyle w:val="ListParagraph"/>
        <w:numPr>
          <w:ilvl w:val="1"/>
          <w:numId w:val="2"/>
        </w:numPr>
        <w:ind w:hanging="705"/>
        <w:rPr>
          <w:ins w:id="133" w:author="Andrea Miller" w:date="2012-04-25T15:47:00Z"/>
          <w:sz w:val="24"/>
          <w:szCs w:val="24"/>
        </w:rPr>
      </w:pPr>
      <w:ins w:id="134" w:author="Andrea Miller" w:date="2012-04-25T15:39:00Z">
        <w:r>
          <w:rPr>
            <w:sz w:val="24"/>
            <w:szCs w:val="24"/>
          </w:rPr>
          <w:t xml:space="preserve">Site </w:t>
        </w:r>
      </w:ins>
      <w:ins w:id="135" w:author="Andrea Miller" w:date="2012-04-25T15:47:00Z">
        <w:r w:rsidR="004B3F14">
          <w:rPr>
            <w:sz w:val="24"/>
            <w:szCs w:val="24"/>
          </w:rPr>
          <w:t xml:space="preserve">use and </w:t>
        </w:r>
      </w:ins>
      <w:ins w:id="136" w:author="Andrea Miller" w:date="2012-04-25T15:39:00Z">
        <w:r>
          <w:rPr>
            <w:sz w:val="24"/>
            <w:szCs w:val="24"/>
          </w:rPr>
          <w:t>maintenance</w:t>
        </w:r>
      </w:ins>
      <w:ins w:id="137" w:author="Andrea Miller" w:date="2012-04-25T15:47:00Z">
        <w:r w:rsidR="004B3F14">
          <w:rPr>
            <w:sz w:val="24"/>
            <w:szCs w:val="24"/>
          </w:rPr>
          <w:t xml:space="preserve"> concerns-</w:t>
        </w:r>
      </w:ins>
    </w:p>
    <w:p w14:paraId="66C8F2B7" w14:textId="77777777" w:rsidR="004B3F14" w:rsidRDefault="004B3F14" w:rsidP="004B3F14">
      <w:pPr>
        <w:pStyle w:val="ListParagraph"/>
        <w:numPr>
          <w:ilvl w:val="2"/>
          <w:numId w:val="2"/>
        </w:numPr>
        <w:rPr>
          <w:ins w:id="138" w:author="Andrea Miller" w:date="2012-04-25T15:47:00Z"/>
          <w:sz w:val="24"/>
          <w:szCs w:val="24"/>
        </w:rPr>
      </w:pPr>
      <w:ins w:id="139" w:author="Andrea Miller" w:date="2012-04-25T15:47:00Z">
        <w:r>
          <w:rPr>
            <w:sz w:val="24"/>
            <w:szCs w:val="24"/>
          </w:rPr>
          <w:t xml:space="preserve">Passwords will be </w:t>
        </w:r>
        <w:commentRangeStart w:id="140"/>
        <w:r>
          <w:rPr>
            <w:sz w:val="24"/>
            <w:szCs w:val="24"/>
          </w:rPr>
          <w:t xml:space="preserve">manually reset (cleared) every 90 days since the Site Creation has been implemented. A Password Reset will be initiated in the WebForm that e-mails the user </w:t>
        </w:r>
        <w:commentRangeEnd w:id="140"/>
        <w:r>
          <w:rPr>
            <w:rStyle w:val="CommentReference"/>
          </w:rPr>
          <w:commentReference w:id="140"/>
        </w:r>
        <w:r>
          <w:rPr>
            <w:sz w:val="24"/>
            <w:szCs w:val="24"/>
          </w:rPr>
          <w:t xml:space="preserve">notifying them the password was reset.  </w:t>
        </w:r>
      </w:ins>
    </w:p>
    <w:p w14:paraId="46144A65" w14:textId="77777777" w:rsidR="004B3F14" w:rsidRDefault="004B3F14" w:rsidP="004B3F14">
      <w:pPr>
        <w:pStyle w:val="ListParagraph"/>
        <w:numPr>
          <w:ilvl w:val="2"/>
          <w:numId w:val="2"/>
        </w:numPr>
        <w:rPr>
          <w:ins w:id="141" w:author="Andrea Miller" w:date="2012-04-25T15:47:00Z"/>
          <w:sz w:val="24"/>
          <w:szCs w:val="24"/>
        </w:rPr>
      </w:pPr>
      <w:ins w:id="142" w:author="Andrea Miller" w:date="2012-04-25T15:47:00Z">
        <w:r w:rsidRPr="00BF329B">
          <w:rPr>
            <w:b/>
            <w:sz w:val="24"/>
            <w:szCs w:val="24"/>
          </w:rPr>
          <w:t xml:space="preserve">Usernames and passwords will not be shared with anyone.  </w:t>
        </w:r>
        <w:r w:rsidRPr="00687ECD">
          <w:rPr>
            <w:sz w:val="24"/>
            <w:szCs w:val="24"/>
          </w:rPr>
          <w:t>All usernames and passwords are assigned to a single individual.</w:t>
        </w:r>
        <w:r w:rsidRPr="0040091A">
          <w:rPr>
            <w:sz w:val="24"/>
            <w:szCs w:val="24"/>
          </w:rPr>
          <w:t xml:space="preserve">  A new Electronic Signature Declaration form must be completed and stored with </w:t>
        </w:r>
        <w:r>
          <w:rPr>
            <w:sz w:val="24"/>
            <w:szCs w:val="24"/>
          </w:rPr>
          <w:t>the original Site Creation</w:t>
        </w:r>
        <w:r w:rsidRPr="00BF329B">
          <w:rPr>
            <w:sz w:val="24"/>
            <w:szCs w:val="24"/>
          </w:rPr>
          <w:t xml:space="preserve">.  If passwords are lost, stolen, or shared a new password should be generated and recorded on the User </w:t>
        </w:r>
        <w:r>
          <w:rPr>
            <w:sz w:val="24"/>
            <w:szCs w:val="24"/>
          </w:rPr>
          <w:t>Request</w:t>
        </w:r>
        <w:r w:rsidRPr="00BF329B">
          <w:rPr>
            <w:sz w:val="24"/>
            <w:szCs w:val="24"/>
          </w:rPr>
          <w:t xml:space="preserve"> form stored with the Site Creation form.</w:t>
        </w:r>
      </w:ins>
    </w:p>
    <w:p w14:paraId="1F3C48FE" w14:textId="624CB9A3" w:rsidR="004B3F14" w:rsidRPr="004B3F14" w:rsidRDefault="004B3F14" w:rsidP="004B3F14">
      <w:pPr>
        <w:pStyle w:val="ListParagraph"/>
        <w:numPr>
          <w:ilvl w:val="2"/>
          <w:numId w:val="2"/>
        </w:numPr>
        <w:rPr>
          <w:ins w:id="143" w:author="Andrea Miller" w:date="2012-04-25T15:47:00Z"/>
          <w:sz w:val="24"/>
          <w:szCs w:val="24"/>
        </w:rPr>
        <w:pPrChange w:id="144" w:author="Andrea Miller" w:date="2012-04-25T15:47:00Z">
          <w:pPr>
            <w:pStyle w:val="ListParagraph"/>
            <w:numPr>
              <w:ilvl w:val="1"/>
              <w:numId w:val="2"/>
            </w:numPr>
            <w:tabs>
              <w:tab w:val="num" w:pos="0"/>
            </w:tabs>
            <w:ind w:left="1440" w:hanging="705"/>
          </w:pPr>
        </w:pPrChange>
      </w:pPr>
      <w:ins w:id="145" w:author="Andrea Miller" w:date="2012-04-25T15:47:00Z">
        <w:r w:rsidRPr="00687ECD">
          <w:rPr>
            <w:sz w:val="24"/>
            <w:szCs w:val="24"/>
          </w:rPr>
          <w:t xml:space="preserve">If a “Multiple login attempts” e-mail is received from the system, </w:t>
        </w:r>
        <w:r>
          <w:rPr>
            <w:sz w:val="24"/>
            <w:szCs w:val="24"/>
          </w:rPr>
          <w:t>one or more actions may b</w:t>
        </w:r>
        <w:r>
          <w:rPr>
            <w:sz w:val="24"/>
            <w:szCs w:val="24"/>
          </w:rPr>
          <w:t>e</w:t>
        </w:r>
        <w:r>
          <w:rPr>
            <w:sz w:val="24"/>
            <w:szCs w:val="24"/>
          </w:rPr>
          <w:t xml:space="preserve"> taken by the IT department.</w:t>
        </w:r>
        <w:r w:rsidRPr="00687ECD">
          <w:rPr>
            <w:sz w:val="24"/>
            <w:szCs w:val="24"/>
          </w:rPr>
          <w:t xml:space="preserve">  </w:t>
        </w:r>
        <w:r>
          <w:rPr>
            <w:sz w:val="24"/>
            <w:szCs w:val="24"/>
          </w:rPr>
          <w:t>These actions may include</w:t>
        </w:r>
        <w:r w:rsidRPr="00687ECD">
          <w:rPr>
            <w:sz w:val="24"/>
            <w:szCs w:val="24"/>
          </w:rPr>
          <w:t xml:space="preserve">, but </w:t>
        </w:r>
        <w:r>
          <w:rPr>
            <w:sz w:val="24"/>
            <w:szCs w:val="24"/>
          </w:rPr>
          <w:t xml:space="preserve">are </w:t>
        </w:r>
        <w:r w:rsidRPr="00687ECD">
          <w:rPr>
            <w:sz w:val="24"/>
            <w:szCs w:val="24"/>
          </w:rPr>
          <w:t xml:space="preserve"> not limited to, filtering public access to the site using IIS, blocking a range of IP addresses</w:t>
        </w:r>
        <w:r>
          <w:rPr>
            <w:sz w:val="24"/>
            <w:szCs w:val="24"/>
          </w:rPr>
          <w:t xml:space="preserve">, </w:t>
        </w:r>
        <w:r w:rsidRPr="00687ECD">
          <w:rPr>
            <w:sz w:val="24"/>
            <w:szCs w:val="24"/>
          </w:rPr>
          <w:t>removing the user account being attacked</w:t>
        </w:r>
        <w:r>
          <w:rPr>
            <w:sz w:val="24"/>
            <w:szCs w:val="24"/>
          </w:rPr>
          <w:t>, and/or temporarily taking the site down (in the case of a DOS attack).</w:t>
        </w:r>
        <w:r w:rsidRPr="00687ECD">
          <w:rPr>
            <w:sz w:val="24"/>
            <w:szCs w:val="24"/>
          </w:rPr>
          <w:t xml:space="preserve">  </w:t>
        </w:r>
      </w:ins>
    </w:p>
    <w:p w14:paraId="452C1198" w14:textId="5D45F09B" w:rsidR="00FE31FB" w:rsidRPr="00F13323" w:rsidRDefault="004B3F14">
      <w:pPr>
        <w:pStyle w:val="ListParagraph"/>
        <w:numPr>
          <w:ilvl w:val="1"/>
          <w:numId w:val="2"/>
        </w:numPr>
        <w:ind w:hanging="705"/>
        <w:rPr>
          <w:sz w:val="24"/>
          <w:szCs w:val="24"/>
        </w:rPr>
      </w:pPr>
      <w:ins w:id="146" w:author="Andrea Miller" w:date="2012-04-25T15:47:00Z">
        <w:r>
          <w:rPr>
            <w:sz w:val="24"/>
            <w:szCs w:val="24"/>
          </w:rPr>
          <w:t xml:space="preserve">Site/User modifications- </w:t>
        </w:r>
      </w:ins>
      <w:r w:rsidR="00FE31FB" w:rsidRPr="00F13323">
        <w:rPr>
          <w:sz w:val="24"/>
          <w:szCs w:val="24"/>
        </w:rPr>
        <w:t xml:space="preserve">Changes required and/or corrective action taken to the implementation of the CT site after implementation will be documented and filed with the original CT Site </w:t>
      </w:r>
      <w:del w:id="147" w:author="Marie Barrigar" w:date="2012-04-25T11:31:00Z">
        <w:r w:rsidR="00FE31FB" w:rsidRPr="00F13323">
          <w:rPr>
            <w:sz w:val="24"/>
            <w:szCs w:val="24"/>
          </w:rPr>
          <w:delText xml:space="preserve">User Change </w:delText>
        </w:r>
      </w:del>
      <w:r w:rsidR="00FE31FB" w:rsidRPr="00F13323">
        <w:rPr>
          <w:sz w:val="24"/>
          <w:szCs w:val="24"/>
        </w:rPr>
        <w:t xml:space="preserve">Request form.  </w:t>
      </w:r>
      <w:ins w:id="148" w:author="Andrea Miller" w:date="2012-04-25T15:47:00Z">
        <w:r>
          <w:rPr>
            <w:sz w:val="24"/>
            <w:szCs w:val="24"/>
          </w:rPr>
          <w:t xml:space="preserve"> Design changes will be handled via the Clinical Database Development procedure.  </w:t>
        </w:r>
      </w:ins>
    </w:p>
    <w:p w14:paraId="46ABD5DA" w14:textId="52336314" w:rsidR="00FE31FB" w:rsidRDefault="00FE31FB">
      <w:pPr>
        <w:pStyle w:val="ListParagraph"/>
        <w:numPr>
          <w:ilvl w:val="1"/>
          <w:numId w:val="2"/>
        </w:numPr>
        <w:ind w:hanging="705"/>
        <w:rPr>
          <w:sz w:val="24"/>
          <w:szCs w:val="24"/>
        </w:rPr>
      </w:pPr>
      <w:r w:rsidRPr="00F13323">
        <w:rPr>
          <w:sz w:val="24"/>
          <w:szCs w:val="24"/>
        </w:rPr>
        <w:t xml:space="preserve">Upon completion of the data collection and/or export/analysis activities, Clinical staff will complete the </w:t>
      </w:r>
      <w:del w:id="149" w:author="Marie Barrigar" w:date="2012-04-25T11:31:00Z">
        <w:r w:rsidRPr="00F13323">
          <w:rPr>
            <w:sz w:val="24"/>
            <w:szCs w:val="24"/>
          </w:rPr>
          <w:delText>Final</w:delText>
        </w:r>
      </w:del>
      <w:ins w:id="150" w:author="Marie Barrigar" w:date="2012-04-25T11:31:00Z">
        <w:r w:rsidR="009F240E">
          <w:rPr>
            <w:sz w:val="24"/>
            <w:szCs w:val="24"/>
          </w:rPr>
          <w:t>CT</w:t>
        </w:r>
      </w:ins>
      <w:r w:rsidRPr="00F13323">
        <w:rPr>
          <w:sz w:val="24"/>
          <w:szCs w:val="24"/>
        </w:rPr>
        <w:t xml:space="preserve"> Closeout </w:t>
      </w:r>
      <w:del w:id="151" w:author="Marie Barrigar" w:date="2012-04-25T11:31:00Z">
        <w:r w:rsidRPr="00F13323">
          <w:rPr>
            <w:sz w:val="24"/>
            <w:szCs w:val="24"/>
          </w:rPr>
          <w:delText>form</w:delText>
        </w:r>
      </w:del>
      <w:ins w:id="152" w:author="Marie Barrigar" w:date="2012-04-25T11:31:00Z">
        <w:r w:rsidR="009F240E">
          <w:rPr>
            <w:sz w:val="24"/>
            <w:szCs w:val="24"/>
          </w:rPr>
          <w:t>Request</w:t>
        </w:r>
        <w:r w:rsidR="00576549">
          <w:rPr>
            <w:sz w:val="24"/>
            <w:szCs w:val="24"/>
          </w:rPr>
          <w:t xml:space="preserve"> </w:t>
        </w:r>
        <w:r w:rsidR="00AE31AD">
          <w:rPr>
            <w:rStyle w:val="CommentReference"/>
          </w:rPr>
          <w:commentReference w:id="153"/>
        </w:r>
        <w:r w:rsidRPr="00F13323">
          <w:rPr>
            <w:sz w:val="24"/>
            <w:szCs w:val="24"/>
          </w:rPr>
          <w:t>form</w:t>
        </w:r>
        <w:r w:rsidR="00576549">
          <w:rPr>
            <w:sz w:val="24"/>
            <w:szCs w:val="24"/>
          </w:rPr>
          <w:t>s</w:t>
        </w:r>
      </w:ins>
      <w:r w:rsidRPr="00F13323">
        <w:rPr>
          <w:sz w:val="24"/>
          <w:szCs w:val="24"/>
        </w:rPr>
        <w:t xml:space="preserve"> in order to notify IT of the need to place the database into permanent storage.  The CTO will review the form to ensure all necessary information is provide</w:t>
      </w:r>
      <w:r w:rsidR="001B7CF1">
        <w:rPr>
          <w:sz w:val="24"/>
          <w:szCs w:val="24"/>
        </w:rPr>
        <w:t xml:space="preserve"> </w:t>
      </w:r>
      <w:r w:rsidRPr="00F13323">
        <w:rPr>
          <w:sz w:val="24"/>
          <w:szCs w:val="24"/>
        </w:rPr>
        <w:t>and approve the Final Closeout form by signing and dating the form where provided.  IT will implement all required activities and sign and date in the space provided recording the steps taken to electronically store the database.</w:t>
      </w:r>
    </w:p>
    <w:p w14:paraId="4937D9AC" w14:textId="77777777" w:rsidR="002528D6" w:rsidRDefault="00D334E2" w:rsidP="00BF329B">
      <w:pPr>
        <w:pStyle w:val="ListParagraph"/>
        <w:numPr>
          <w:ilvl w:val="2"/>
          <w:numId w:val="2"/>
        </w:numPr>
        <w:rPr>
          <w:ins w:id="154" w:author="Marie Barrigar" w:date="2012-04-25T11:31:00Z"/>
          <w:sz w:val="24"/>
          <w:szCs w:val="24"/>
        </w:rPr>
      </w:pPr>
      <w:ins w:id="155" w:author="Marie Barrigar" w:date="2012-04-25T11:31:00Z">
        <w:r>
          <w:rPr>
            <w:sz w:val="24"/>
            <w:szCs w:val="24"/>
          </w:rPr>
          <w:t>The database should be “backed up” using SQL Management Studio and stored with the clinical trial data (</w:t>
        </w:r>
        <w:r w:rsidR="0076351B">
          <w:rPr>
            <w:sz w:val="24"/>
            <w:szCs w:val="24"/>
          </w:rPr>
          <w:t>recorded</w:t>
        </w:r>
        <w:r>
          <w:rPr>
            <w:sz w:val="24"/>
            <w:szCs w:val="24"/>
          </w:rPr>
          <w:t xml:space="preserve"> on the Final Closeout form).</w:t>
        </w:r>
      </w:ins>
    </w:p>
    <w:p w14:paraId="7EA66E47" w14:textId="77777777" w:rsidR="002528D6" w:rsidRDefault="00D334E2" w:rsidP="00BF329B">
      <w:pPr>
        <w:pStyle w:val="ListParagraph"/>
        <w:numPr>
          <w:ilvl w:val="2"/>
          <w:numId w:val="2"/>
        </w:numPr>
        <w:rPr>
          <w:ins w:id="156" w:author="Marie Barrigar" w:date="2012-04-25T11:31:00Z"/>
          <w:sz w:val="24"/>
          <w:szCs w:val="24"/>
        </w:rPr>
      </w:pPr>
      <w:ins w:id="157" w:author="Marie Barrigar" w:date="2012-04-25T11:31:00Z">
        <w:r>
          <w:rPr>
            <w:sz w:val="24"/>
            <w:szCs w:val="24"/>
          </w:rPr>
          <w:t xml:space="preserve">The currently operating source code used to access the database </w:t>
        </w:r>
        <w:r w:rsidR="0076351B">
          <w:rPr>
            <w:sz w:val="24"/>
            <w:szCs w:val="24"/>
          </w:rPr>
          <w:t>will</w:t>
        </w:r>
        <w:r>
          <w:rPr>
            <w:sz w:val="24"/>
            <w:szCs w:val="24"/>
          </w:rPr>
          <w:t xml:space="preserve"> be stored with the database and clinical data.</w:t>
        </w:r>
      </w:ins>
    </w:p>
    <w:p w14:paraId="51E18EFB" w14:textId="77777777" w:rsidR="002528D6" w:rsidRPr="00BF329B" w:rsidRDefault="00644F7C" w:rsidP="00BF329B">
      <w:pPr>
        <w:pStyle w:val="ListParagraph"/>
        <w:numPr>
          <w:ilvl w:val="2"/>
          <w:numId w:val="2"/>
        </w:numPr>
        <w:rPr>
          <w:ins w:id="158" w:author="Marie Barrigar" w:date="2012-04-25T11:31:00Z"/>
          <w:b/>
          <w:sz w:val="24"/>
          <w:szCs w:val="24"/>
        </w:rPr>
      </w:pPr>
      <w:ins w:id="159" w:author="Marie Barrigar" w:date="2012-04-25T11:31:00Z">
        <w:r w:rsidRPr="00BF5E67">
          <w:rPr>
            <w:sz w:val="24"/>
            <w:szCs w:val="24"/>
          </w:rPr>
          <w:t>A final Export of all fields</w:t>
        </w:r>
        <w:r w:rsidRPr="00BF329B">
          <w:rPr>
            <w:b/>
            <w:sz w:val="24"/>
            <w:szCs w:val="24"/>
          </w:rPr>
          <w:t xml:space="preserve"> </w:t>
        </w:r>
        <w:r w:rsidR="0076351B">
          <w:rPr>
            <w:sz w:val="24"/>
            <w:szCs w:val="24"/>
          </w:rPr>
          <w:t>will be stored with the database and clinical data</w:t>
        </w:r>
        <w:r w:rsidRPr="00BF329B">
          <w:rPr>
            <w:b/>
            <w:sz w:val="24"/>
            <w:szCs w:val="24"/>
          </w:rPr>
          <w:t>.</w:t>
        </w:r>
      </w:ins>
    </w:p>
    <w:p w14:paraId="55371052" w14:textId="77777777" w:rsidR="008476BA" w:rsidRDefault="008476BA" w:rsidP="00BF329B">
      <w:pPr>
        <w:pStyle w:val="ListParagraph"/>
        <w:numPr>
          <w:ilvl w:val="2"/>
          <w:numId w:val="2"/>
        </w:numPr>
        <w:rPr>
          <w:ins w:id="160" w:author="Marie Barrigar" w:date="2012-04-25T11:31:00Z"/>
          <w:sz w:val="24"/>
          <w:szCs w:val="24"/>
        </w:rPr>
      </w:pPr>
      <w:ins w:id="161" w:author="Marie Barrigar" w:date="2012-04-25T11:31:00Z">
        <w:r>
          <w:rPr>
            <w:sz w:val="24"/>
            <w:szCs w:val="24"/>
          </w:rPr>
          <w:t>If a clinical study database needs to be</w:t>
        </w:r>
        <w:r w:rsidR="00AB025A">
          <w:rPr>
            <w:sz w:val="24"/>
            <w:szCs w:val="24"/>
          </w:rPr>
          <w:t xml:space="preserve"> unlocked or</w:t>
        </w:r>
        <w:r>
          <w:rPr>
            <w:sz w:val="24"/>
            <w:szCs w:val="24"/>
          </w:rPr>
          <w:t xml:space="preserve"> restored a Database Restore form must be completed and submitted to IT.</w:t>
        </w:r>
      </w:ins>
    </w:p>
    <w:p w14:paraId="3C79EB29" w14:textId="77777777" w:rsidR="002528D6" w:rsidRDefault="00D334E2" w:rsidP="00BF329B">
      <w:pPr>
        <w:pStyle w:val="ListParagraph"/>
        <w:numPr>
          <w:ilvl w:val="3"/>
          <w:numId w:val="2"/>
        </w:numPr>
        <w:rPr>
          <w:ins w:id="162" w:author="Marie Barrigar" w:date="2012-04-25T11:31:00Z"/>
          <w:sz w:val="24"/>
          <w:szCs w:val="24"/>
        </w:rPr>
      </w:pPr>
      <w:ins w:id="163" w:author="Marie Barrigar" w:date="2012-04-25T11:31:00Z">
        <w:r>
          <w:rPr>
            <w:sz w:val="24"/>
            <w:szCs w:val="24"/>
          </w:rPr>
          <w:t xml:space="preserve">To restore the </w:t>
        </w:r>
        <w:commentRangeStart w:id="164"/>
        <w:r>
          <w:rPr>
            <w:sz w:val="24"/>
            <w:szCs w:val="24"/>
          </w:rPr>
          <w:t xml:space="preserve">database, the Restore Database feature of SQL Management Studio will be used.  The Database should be renamed to not conflict with any other tables, such as appending the test “_restore” to the name.  The software should be extracted to an IIS public directory.  Follow step 6.3.7.1 and 6.3.7.2 to reconnect the stored </w:t>
        </w:r>
        <w:commentRangeEnd w:id="164"/>
        <w:r w:rsidR="00687ECD">
          <w:rPr>
            <w:rStyle w:val="CommentReference"/>
          </w:rPr>
          <w:commentReference w:id="164"/>
        </w:r>
        <w:r>
          <w:rPr>
            <w:sz w:val="24"/>
            <w:szCs w:val="24"/>
          </w:rPr>
          <w:t>software.</w:t>
        </w:r>
      </w:ins>
    </w:p>
    <w:p w14:paraId="2C3F67C7" w14:textId="77777777" w:rsidR="00B43483" w:rsidRDefault="00B43483" w:rsidP="00BF329B">
      <w:pPr>
        <w:pStyle w:val="ListParagraph"/>
        <w:numPr>
          <w:ilvl w:val="3"/>
          <w:numId w:val="2"/>
        </w:numPr>
        <w:rPr>
          <w:ins w:id="165" w:author="Marie Barrigar" w:date="2012-04-25T11:31:00Z"/>
          <w:sz w:val="24"/>
          <w:szCs w:val="24"/>
        </w:rPr>
      </w:pPr>
      <w:ins w:id="166" w:author="Marie Barrigar" w:date="2012-04-25T11:31:00Z">
        <w:r>
          <w:rPr>
            <w:sz w:val="24"/>
            <w:szCs w:val="24"/>
          </w:rPr>
          <w:lastRenderedPageBreak/>
          <w:t>A site address should be set using steps 6.3.1 and 6.3.2.</w:t>
        </w:r>
      </w:ins>
    </w:p>
    <w:p w14:paraId="2FE85ED5" w14:textId="77777777" w:rsidR="00FE31FB" w:rsidRPr="00F13323" w:rsidRDefault="00FE31FB">
      <w:pPr>
        <w:pStyle w:val="ListParagraph"/>
        <w:numPr>
          <w:ilvl w:val="1"/>
          <w:numId w:val="2"/>
        </w:numPr>
        <w:ind w:hanging="705"/>
        <w:rPr>
          <w:sz w:val="24"/>
          <w:szCs w:val="24"/>
        </w:rPr>
      </w:pPr>
      <w:r w:rsidRPr="00F13323">
        <w:rPr>
          <w:sz w:val="24"/>
          <w:szCs w:val="24"/>
        </w:rPr>
        <w:t>A record of all actions taken, from implementation to final data storage will be maintained by IT.</w:t>
      </w:r>
    </w:p>
    <w:p w14:paraId="008AEB72" w14:textId="77777777" w:rsidR="00B71B0D" w:rsidRPr="001B7CF1" w:rsidRDefault="00B71B0D" w:rsidP="001B7CF1">
      <w:pPr>
        <w:pStyle w:val="ListParagraph"/>
        <w:numPr>
          <w:ilvl w:val="0"/>
          <w:numId w:val="2"/>
        </w:numPr>
        <w:spacing w:after="0"/>
        <w:rPr>
          <w:b/>
          <w:sz w:val="24"/>
          <w:szCs w:val="24"/>
        </w:rPr>
      </w:pPr>
      <w:r w:rsidRPr="001B7CF1">
        <w:rPr>
          <w:b/>
          <w:sz w:val="24"/>
          <w:szCs w:val="24"/>
        </w:rPr>
        <w:t>Reference Documents</w:t>
      </w:r>
    </w:p>
    <w:p w14:paraId="6C7734A0" w14:textId="77777777" w:rsidR="00B71B0D" w:rsidRDefault="00B71B0D" w:rsidP="001B7CF1">
      <w:pPr>
        <w:pStyle w:val="ListParagraph"/>
        <w:spacing w:after="0"/>
        <w:rPr>
          <w:sz w:val="24"/>
          <w:szCs w:val="24"/>
        </w:rPr>
      </w:pPr>
    </w:p>
    <w:p w14:paraId="186CD79A" w14:textId="77777777" w:rsidR="00B71B0D" w:rsidRPr="00F13323" w:rsidRDefault="00392910" w:rsidP="001B7CF1">
      <w:pPr>
        <w:pStyle w:val="ListParagraph"/>
        <w:spacing w:after="0"/>
        <w:rPr>
          <w:del w:id="167" w:author="Marie Barrigar" w:date="2012-04-25T11:31:00Z"/>
          <w:sz w:val="24"/>
          <w:szCs w:val="24"/>
        </w:rPr>
      </w:pPr>
      <w:del w:id="168" w:author="Marie Barrigar" w:date="2012-04-25T11:31:00Z">
        <w:r w:rsidRPr="00F13323">
          <w:rPr>
            <w:sz w:val="24"/>
            <w:szCs w:val="24"/>
          </w:rPr>
          <w:delText>N/A</w:delText>
        </w:r>
      </w:del>
    </w:p>
    <w:p w14:paraId="5F2C4F9C" w14:textId="77777777" w:rsidR="004B3F14" w:rsidRDefault="004B3F14" w:rsidP="001B7CF1">
      <w:pPr>
        <w:pStyle w:val="ListParagraph"/>
        <w:spacing w:after="0"/>
        <w:rPr>
          <w:ins w:id="169" w:author="Andrea Miller" w:date="2012-04-25T15:48:00Z"/>
          <w:sz w:val="24"/>
          <w:szCs w:val="24"/>
        </w:rPr>
      </w:pPr>
      <w:ins w:id="170" w:author="Andrea Miller" w:date="2012-04-25T15:48:00Z">
        <w:r>
          <w:rPr>
            <w:sz w:val="24"/>
            <w:szCs w:val="24"/>
          </w:rPr>
          <w:t>CL-010, Clinical Database Development</w:t>
        </w:r>
      </w:ins>
    </w:p>
    <w:p w14:paraId="342AD184" w14:textId="33362F5E" w:rsidR="00D52168" w:rsidRDefault="00D52168" w:rsidP="001B7CF1">
      <w:pPr>
        <w:pStyle w:val="ListParagraph"/>
        <w:spacing w:after="0"/>
        <w:rPr>
          <w:ins w:id="171" w:author="Marie Barrigar" w:date="2012-04-25T11:31:00Z"/>
          <w:sz w:val="24"/>
          <w:szCs w:val="24"/>
        </w:rPr>
      </w:pPr>
      <w:ins w:id="172" w:author="Marie Barrigar" w:date="2012-04-25T11:31:00Z">
        <w:r>
          <w:rPr>
            <w:sz w:val="24"/>
            <w:szCs w:val="24"/>
          </w:rPr>
          <w:t>ITF-006</w:t>
        </w:r>
        <w:del w:id="173" w:author="Andrea Miller" w:date="2012-04-25T15:48:00Z">
          <w:r w:rsidDel="004B3F14">
            <w:rPr>
              <w:sz w:val="24"/>
              <w:szCs w:val="24"/>
            </w:rPr>
            <w:delText>;</w:delText>
          </w:r>
        </w:del>
      </w:ins>
      <w:ins w:id="174" w:author="Andrea Miller" w:date="2012-04-25T15:48:00Z">
        <w:r w:rsidR="004B3F14">
          <w:rPr>
            <w:sz w:val="24"/>
            <w:szCs w:val="24"/>
          </w:rPr>
          <w:t>,</w:t>
        </w:r>
      </w:ins>
      <w:bookmarkStart w:id="175" w:name="_GoBack"/>
      <w:bookmarkEnd w:id="175"/>
      <w:ins w:id="176" w:author="Marie Barrigar" w:date="2012-04-25T11:31:00Z">
        <w:r>
          <w:rPr>
            <w:sz w:val="24"/>
            <w:szCs w:val="24"/>
          </w:rPr>
          <w:t xml:space="preserve"> CT Final Closeout</w:t>
        </w:r>
      </w:ins>
    </w:p>
    <w:p w14:paraId="2A5353BB" w14:textId="77777777" w:rsidR="00B71B0D" w:rsidRPr="00F13323" w:rsidRDefault="00D14ADC" w:rsidP="001B7CF1">
      <w:pPr>
        <w:pStyle w:val="ListParagraph"/>
        <w:spacing w:after="0"/>
        <w:rPr>
          <w:ins w:id="177" w:author="Marie Barrigar" w:date="2012-04-25T11:31:00Z"/>
          <w:sz w:val="24"/>
          <w:szCs w:val="24"/>
        </w:rPr>
      </w:pPr>
      <w:ins w:id="178" w:author="Marie Barrigar" w:date="2012-04-25T11:31:00Z">
        <w:r>
          <w:rPr>
            <w:sz w:val="24"/>
            <w:szCs w:val="24"/>
          </w:rPr>
          <w:t>21 CFR Part 11 Electronic Signatures</w:t>
        </w:r>
        <w:r w:rsidR="0040091A">
          <w:rPr>
            <w:sz w:val="24"/>
            <w:szCs w:val="24"/>
          </w:rPr>
          <w:t>; Electronic Records</w:t>
        </w:r>
      </w:ins>
    </w:p>
    <w:p w14:paraId="59C00067" w14:textId="77777777" w:rsidR="00B71B0D" w:rsidRPr="00F13323" w:rsidRDefault="00B71B0D" w:rsidP="001B7CF1">
      <w:pPr>
        <w:pStyle w:val="ListParagraph"/>
        <w:spacing w:after="0"/>
        <w:rPr>
          <w:sz w:val="24"/>
          <w:szCs w:val="24"/>
        </w:rPr>
      </w:pPr>
    </w:p>
    <w:p w14:paraId="35DC5698" w14:textId="77777777" w:rsidR="00B71B0D" w:rsidRPr="001B7CF1" w:rsidRDefault="00B71B0D" w:rsidP="001B7CF1">
      <w:pPr>
        <w:pStyle w:val="ListParagraph"/>
        <w:numPr>
          <w:ilvl w:val="0"/>
          <w:numId w:val="2"/>
        </w:numPr>
        <w:spacing w:after="0"/>
        <w:rPr>
          <w:b/>
          <w:sz w:val="24"/>
          <w:szCs w:val="24"/>
        </w:rPr>
      </w:pPr>
      <w:r w:rsidRPr="001B7CF1">
        <w:rPr>
          <w:b/>
          <w:sz w:val="24"/>
          <w:szCs w:val="24"/>
        </w:rPr>
        <w:t>Attachments</w:t>
      </w:r>
    </w:p>
    <w:p w14:paraId="60F2E3A0" w14:textId="77777777" w:rsidR="00B71B0D" w:rsidRPr="00F13323" w:rsidRDefault="00B71B0D" w:rsidP="001B7CF1">
      <w:pPr>
        <w:pStyle w:val="ListParagraph"/>
        <w:spacing w:after="0"/>
        <w:rPr>
          <w:sz w:val="24"/>
          <w:szCs w:val="24"/>
        </w:rPr>
      </w:pPr>
    </w:p>
    <w:p w14:paraId="61136C3B" w14:textId="2297E08D" w:rsidR="00B71B0D" w:rsidRDefault="00461B71" w:rsidP="001B7CF1">
      <w:pPr>
        <w:pStyle w:val="ListParagraph"/>
        <w:spacing w:after="0"/>
        <w:rPr>
          <w:sz w:val="24"/>
          <w:szCs w:val="24"/>
        </w:rPr>
      </w:pPr>
      <w:r w:rsidRPr="00F13323">
        <w:rPr>
          <w:sz w:val="24"/>
          <w:szCs w:val="24"/>
        </w:rPr>
        <w:t xml:space="preserve">Attachment A- CT Site </w:t>
      </w:r>
      <w:del w:id="179" w:author="Marie Barrigar" w:date="2012-04-25T11:31:00Z">
        <w:r w:rsidRPr="00F13323">
          <w:rPr>
            <w:sz w:val="24"/>
            <w:szCs w:val="24"/>
          </w:rPr>
          <w:delText xml:space="preserve">User Change </w:delText>
        </w:r>
      </w:del>
      <w:r w:rsidR="009F240E">
        <w:rPr>
          <w:sz w:val="24"/>
          <w:szCs w:val="24"/>
        </w:rPr>
        <w:t>Request</w:t>
      </w:r>
    </w:p>
    <w:p w14:paraId="412BFDFB" w14:textId="77777777" w:rsidR="009F240E" w:rsidRDefault="009F240E" w:rsidP="001B7CF1">
      <w:pPr>
        <w:pStyle w:val="ListParagraph"/>
        <w:spacing w:after="0"/>
        <w:rPr>
          <w:ins w:id="180" w:author="Marie Barrigar" w:date="2012-04-25T11:31:00Z"/>
          <w:sz w:val="24"/>
          <w:szCs w:val="24"/>
        </w:rPr>
      </w:pPr>
      <w:ins w:id="181" w:author="Marie Barrigar" w:date="2012-04-25T11:31:00Z">
        <w:r>
          <w:rPr>
            <w:sz w:val="24"/>
            <w:szCs w:val="24"/>
          </w:rPr>
          <w:t>Attachment B- CT User Request</w:t>
        </w:r>
      </w:ins>
    </w:p>
    <w:p w14:paraId="4FBB6B43" w14:textId="77777777" w:rsidR="009F240E" w:rsidRDefault="009F240E" w:rsidP="001B7CF1">
      <w:pPr>
        <w:pStyle w:val="ListParagraph"/>
        <w:spacing w:after="0"/>
        <w:rPr>
          <w:ins w:id="182" w:author="Marie Barrigar" w:date="2012-04-25T11:31:00Z"/>
          <w:sz w:val="24"/>
          <w:szCs w:val="24"/>
        </w:rPr>
      </w:pPr>
      <w:ins w:id="183" w:author="Marie Barrigar" w:date="2012-04-25T11:31:00Z">
        <w:r>
          <w:rPr>
            <w:sz w:val="24"/>
            <w:szCs w:val="24"/>
          </w:rPr>
          <w:t>Attachment C- Electronic Signature Declaration</w:t>
        </w:r>
      </w:ins>
    </w:p>
    <w:p w14:paraId="640EC473" w14:textId="77777777" w:rsidR="00F13323" w:rsidRPr="00F13323" w:rsidRDefault="00F13323">
      <w:pPr>
        <w:pStyle w:val="ListParagraph"/>
        <w:ind w:left="0"/>
        <w:rPr>
          <w:sz w:val="24"/>
          <w:szCs w:val="24"/>
        </w:rPr>
      </w:pPr>
    </w:p>
    <w:p w14:paraId="25936B30" w14:textId="77777777" w:rsidR="00F13323" w:rsidRPr="00F13323" w:rsidRDefault="00F13323">
      <w:pPr>
        <w:pStyle w:val="ListParagraph"/>
        <w:ind w:left="0"/>
        <w:rPr>
          <w:sz w:val="24"/>
          <w:szCs w:val="24"/>
        </w:rPr>
      </w:pPr>
    </w:p>
    <w:p w14:paraId="2383CA22" w14:textId="77777777" w:rsidR="00F13323" w:rsidRPr="00F13323" w:rsidRDefault="00F13323">
      <w:pPr>
        <w:pStyle w:val="ListParagraph"/>
        <w:ind w:left="0"/>
        <w:rPr>
          <w:sz w:val="24"/>
          <w:szCs w:val="24"/>
        </w:rPr>
      </w:pPr>
    </w:p>
    <w:p w14:paraId="11EE4EF3" w14:textId="77777777" w:rsidR="00F13323" w:rsidRPr="00F13323" w:rsidRDefault="00F13323">
      <w:pPr>
        <w:pStyle w:val="ListParagraph"/>
        <w:ind w:left="0"/>
        <w:rPr>
          <w:sz w:val="24"/>
          <w:szCs w:val="24"/>
        </w:rPr>
      </w:pPr>
    </w:p>
    <w:p w14:paraId="7E577686" w14:textId="77777777" w:rsidR="00F13323" w:rsidRPr="00F13323" w:rsidRDefault="00F13323">
      <w:pPr>
        <w:rPr>
          <w:sz w:val="24"/>
          <w:szCs w:val="24"/>
        </w:rPr>
        <w:sectPr w:rsidR="00F13323" w:rsidRPr="00F13323">
          <w:headerReference w:type="default" r:id="rId10"/>
          <w:footerReference w:type="default" r:id="rId11"/>
          <w:pgSz w:w="12240" w:h="15840"/>
          <w:pgMar w:top="1440" w:right="1440" w:bottom="1440" w:left="1440" w:header="720" w:footer="720" w:gutter="0"/>
          <w:cols w:space="720"/>
          <w:docGrid w:linePitch="360"/>
        </w:sectPr>
      </w:pPr>
    </w:p>
    <w:p w14:paraId="7C6ADFFF" w14:textId="05C64537" w:rsidR="0050263C" w:rsidRPr="00F13323" w:rsidDel="00BC232C" w:rsidRDefault="0050263C" w:rsidP="001B7CF1">
      <w:pPr>
        <w:jc w:val="center"/>
        <w:rPr>
          <w:del w:id="191" w:author="Andrea Miller" w:date="2012-04-25T13:43:00Z"/>
          <w:sz w:val="24"/>
          <w:szCs w:val="24"/>
        </w:rPr>
      </w:pPr>
      <w:del w:id="192" w:author="Andrea Miller" w:date="2012-04-25T13:43:00Z">
        <w:r w:rsidRPr="001B7CF1" w:rsidDel="00BC232C">
          <w:rPr>
            <w:b/>
            <w:sz w:val="40"/>
            <w:szCs w:val="24"/>
          </w:rPr>
          <w:lastRenderedPageBreak/>
          <w:delText>Implementation Request</w:delText>
        </w:r>
      </w:del>
    </w:p>
    <w:p w14:paraId="2B203A71" w14:textId="2DAB5A54" w:rsidR="00F13323" w:rsidRPr="00F13323" w:rsidRDefault="00F13323">
      <w:pPr>
        <w:rPr>
          <w:sz w:val="24"/>
          <w:szCs w:val="24"/>
        </w:rPr>
      </w:pPr>
      <w:r w:rsidRPr="00F13323">
        <w:rPr>
          <w:sz w:val="24"/>
          <w:szCs w:val="24"/>
        </w:rPr>
        <w:t xml:space="preserve">The following must be filled out completely and submitted to the IT department in order to </w:t>
      </w:r>
      <w:del w:id="193" w:author="Marie Barrigar" w:date="2012-04-25T11:31:00Z">
        <w:r w:rsidRPr="00F13323">
          <w:rPr>
            <w:sz w:val="24"/>
            <w:szCs w:val="24"/>
          </w:rPr>
          <w:delText>get</w:delText>
        </w:r>
      </w:del>
      <w:ins w:id="194" w:author="Marie Barrigar" w:date="2012-04-25T11:31:00Z">
        <w:r w:rsidR="0040091A">
          <w:rPr>
            <w:sz w:val="24"/>
            <w:szCs w:val="24"/>
          </w:rPr>
          <w:t>set up</w:t>
        </w:r>
      </w:ins>
      <w:r w:rsidR="0040091A">
        <w:rPr>
          <w:sz w:val="24"/>
          <w:szCs w:val="24"/>
        </w:rPr>
        <w:t xml:space="preserve"> </w:t>
      </w:r>
      <w:r w:rsidRPr="00F13323">
        <w:rPr>
          <w:sz w:val="24"/>
          <w:szCs w:val="24"/>
        </w:rPr>
        <w:t xml:space="preserve">a clinical trial </w:t>
      </w:r>
      <w:del w:id="195" w:author="Marie Barrigar" w:date="2012-04-25T11:31:00Z">
        <w:r w:rsidRPr="00F13323">
          <w:rPr>
            <w:sz w:val="24"/>
            <w:szCs w:val="24"/>
          </w:rPr>
          <w:delText>web form data site created</w:delText>
        </w:r>
      </w:del>
      <w:ins w:id="196" w:author="Marie Barrigar" w:date="2012-04-25T11:31:00Z">
        <w:r w:rsidR="0040091A">
          <w:rPr>
            <w:sz w:val="24"/>
            <w:szCs w:val="24"/>
          </w:rPr>
          <w:t>W</w:t>
        </w:r>
        <w:r w:rsidRPr="00F13323">
          <w:rPr>
            <w:sz w:val="24"/>
            <w:szCs w:val="24"/>
          </w:rPr>
          <w:t>eb</w:t>
        </w:r>
        <w:r w:rsidR="0040091A">
          <w:rPr>
            <w:sz w:val="24"/>
            <w:szCs w:val="24"/>
          </w:rPr>
          <w:t>F</w:t>
        </w:r>
        <w:r w:rsidRPr="00F13323">
          <w:rPr>
            <w:sz w:val="24"/>
            <w:szCs w:val="24"/>
          </w:rPr>
          <w:t>orm data</w:t>
        </w:r>
        <w:r w:rsidR="0040091A">
          <w:rPr>
            <w:sz w:val="24"/>
            <w:szCs w:val="24"/>
          </w:rPr>
          <w:t>base</w:t>
        </w:r>
      </w:ins>
      <w:r w:rsidRPr="00F13323">
        <w:rPr>
          <w:sz w:val="24"/>
          <w:szCs w:val="24"/>
        </w:rPr>
        <w:t xml:space="preserve"> for use</w:t>
      </w:r>
      <w:del w:id="197" w:author="Marie Barrigar" w:date="2012-04-25T11:31:00Z">
        <w:r w:rsidRPr="00F13323">
          <w:rPr>
            <w:sz w:val="24"/>
            <w:szCs w:val="24"/>
          </w:rPr>
          <w:delText>. All fields</w:delText>
        </w:r>
      </w:del>
      <w:ins w:id="198" w:author="Marie Barrigar" w:date="2012-04-25T11:31:00Z">
        <w:r w:rsidR="0040091A">
          <w:rPr>
            <w:sz w:val="24"/>
            <w:szCs w:val="24"/>
          </w:rPr>
          <w:t xml:space="preserve"> in a clinical investigation</w:t>
        </w:r>
        <w:r w:rsidRPr="00F13323">
          <w:rPr>
            <w:sz w:val="24"/>
            <w:szCs w:val="24"/>
          </w:rPr>
          <w:t xml:space="preserve">. </w:t>
        </w:r>
        <w:r w:rsidR="0040091A">
          <w:rPr>
            <w:sz w:val="24"/>
            <w:szCs w:val="24"/>
          </w:rPr>
          <w:t>Complete the entire form, entering N/A for any requirements that</w:t>
        </w:r>
      </w:ins>
      <w:r w:rsidR="0040091A">
        <w:rPr>
          <w:sz w:val="24"/>
          <w:szCs w:val="24"/>
        </w:rPr>
        <w:t xml:space="preserve"> are </w:t>
      </w:r>
      <w:del w:id="199" w:author="Marie Barrigar" w:date="2012-04-25T11:31:00Z">
        <w:r w:rsidRPr="00F13323">
          <w:rPr>
            <w:sz w:val="24"/>
            <w:szCs w:val="24"/>
          </w:rPr>
          <w:delText>required as are the appropriate signatures prior</w:delText>
        </w:r>
      </w:del>
      <w:ins w:id="200" w:author="Marie Barrigar" w:date="2012-04-25T11:31:00Z">
        <w:r w:rsidR="0040091A">
          <w:rPr>
            <w:sz w:val="24"/>
            <w:szCs w:val="24"/>
          </w:rPr>
          <w:t>not applicable</w:t>
        </w:r>
      </w:ins>
      <w:r w:rsidR="0040091A">
        <w:rPr>
          <w:sz w:val="24"/>
          <w:szCs w:val="24"/>
        </w:rPr>
        <w:t xml:space="preserve"> to the </w:t>
      </w:r>
      <w:del w:id="201" w:author="Marie Barrigar" w:date="2012-04-25T11:31:00Z">
        <w:r w:rsidRPr="00F13323">
          <w:rPr>
            <w:sz w:val="24"/>
            <w:szCs w:val="24"/>
          </w:rPr>
          <w:delText>work being done</w:delText>
        </w:r>
      </w:del>
      <w:ins w:id="202" w:author="Marie Barrigar" w:date="2012-04-25T11:31:00Z">
        <w:r w:rsidR="0040091A">
          <w:rPr>
            <w:sz w:val="24"/>
            <w:szCs w:val="24"/>
          </w:rPr>
          <w:t>clinical investigation</w:t>
        </w:r>
      </w:ins>
      <w:r w:rsidR="0040091A">
        <w:rPr>
          <w:sz w:val="24"/>
          <w:szCs w:val="24"/>
        </w:rPr>
        <w:t>.</w:t>
      </w:r>
    </w:p>
    <w:tbl>
      <w:tblPr>
        <w:tblW w:w="0" w:type="auto"/>
        <w:tblInd w:w="46" w:type="dxa"/>
        <w:tblLayout w:type="fixed"/>
        <w:tblCellMar>
          <w:top w:w="55" w:type="dxa"/>
          <w:left w:w="55" w:type="dxa"/>
          <w:bottom w:w="55" w:type="dxa"/>
          <w:right w:w="55" w:type="dxa"/>
        </w:tblCellMar>
        <w:tblLook w:val="0000" w:firstRow="0" w:lastRow="0" w:firstColumn="0" w:lastColumn="0" w:noHBand="0" w:noVBand="0"/>
      </w:tblPr>
      <w:tblGrid>
        <w:gridCol w:w="3630"/>
        <w:gridCol w:w="5640"/>
      </w:tblGrid>
      <w:tr w:rsidR="00F13323" w:rsidRPr="00F13323" w14:paraId="2F5B434B" w14:textId="77777777">
        <w:trPr>
          <w:del w:id="203" w:author="Marie Barrigar" w:date="2012-04-25T11:31:00Z"/>
        </w:trPr>
        <w:tc>
          <w:tcPr>
            <w:tcW w:w="3630" w:type="dxa"/>
            <w:shd w:val="clear" w:color="auto" w:fill="auto"/>
          </w:tcPr>
          <w:p w14:paraId="21B52102" w14:textId="77777777" w:rsidR="00F13323" w:rsidRPr="00F13323" w:rsidRDefault="00F13323">
            <w:pPr>
              <w:snapToGrid w:val="0"/>
              <w:rPr>
                <w:del w:id="204" w:author="Marie Barrigar" w:date="2012-04-25T11:31:00Z"/>
                <w:b/>
                <w:bCs/>
                <w:i/>
                <w:iCs/>
                <w:sz w:val="24"/>
                <w:szCs w:val="24"/>
              </w:rPr>
            </w:pPr>
            <w:del w:id="205" w:author="Marie Barrigar" w:date="2012-04-25T11:31:00Z">
              <w:r w:rsidRPr="00F13323">
                <w:rPr>
                  <w:b/>
                  <w:bCs/>
                  <w:i/>
                  <w:iCs/>
                  <w:sz w:val="24"/>
                  <w:szCs w:val="24"/>
                </w:rPr>
                <w:delText>Requested Delivery Date:</w:delText>
              </w:r>
            </w:del>
          </w:p>
        </w:tc>
        <w:tc>
          <w:tcPr>
            <w:tcW w:w="5640" w:type="dxa"/>
            <w:shd w:val="clear" w:color="auto" w:fill="auto"/>
          </w:tcPr>
          <w:p w14:paraId="3CC0110F" w14:textId="77777777" w:rsidR="00F13323" w:rsidRPr="00F13323" w:rsidRDefault="00F13323">
            <w:pPr>
              <w:pStyle w:val="TableContents"/>
              <w:pBdr>
                <w:bottom w:val="single" w:sz="8" w:space="2" w:color="000000"/>
              </w:pBdr>
              <w:snapToGrid w:val="0"/>
              <w:rPr>
                <w:del w:id="206" w:author="Marie Barrigar" w:date="2012-04-25T11:31:00Z"/>
                <w:sz w:val="24"/>
                <w:szCs w:val="24"/>
              </w:rPr>
            </w:pPr>
          </w:p>
        </w:tc>
      </w:tr>
      <w:tr w:rsidR="00F13323" w:rsidRPr="00F13323" w14:paraId="74F0E2EF" w14:textId="77777777">
        <w:trPr>
          <w:del w:id="207" w:author="Marie Barrigar" w:date="2012-04-25T11:31:00Z"/>
        </w:trPr>
        <w:tc>
          <w:tcPr>
            <w:tcW w:w="3630" w:type="dxa"/>
            <w:shd w:val="clear" w:color="auto" w:fill="auto"/>
          </w:tcPr>
          <w:p w14:paraId="5B315BBA" w14:textId="77777777" w:rsidR="00F13323" w:rsidRPr="00F13323" w:rsidRDefault="00F13323">
            <w:pPr>
              <w:snapToGrid w:val="0"/>
              <w:rPr>
                <w:del w:id="208" w:author="Marie Barrigar" w:date="2012-04-25T11:31:00Z"/>
                <w:b/>
                <w:bCs/>
                <w:i/>
                <w:iCs/>
                <w:sz w:val="24"/>
                <w:szCs w:val="24"/>
              </w:rPr>
            </w:pPr>
            <w:del w:id="209" w:author="Marie Barrigar" w:date="2012-04-25T11:31:00Z">
              <w:r w:rsidRPr="00F13323">
                <w:rPr>
                  <w:b/>
                  <w:bCs/>
                  <w:i/>
                  <w:iCs/>
                  <w:sz w:val="24"/>
                  <w:szCs w:val="24"/>
                </w:rPr>
                <w:delText>Name of the Study:</w:delText>
              </w:r>
            </w:del>
          </w:p>
        </w:tc>
        <w:tc>
          <w:tcPr>
            <w:tcW w:w="5640" w:type="dxa"/>
            <w:shd w:val="clear" w:color="auto" w:fill="auto"/>
          </w:tcPr>
          <w:p w14:paraId="0F98D35A" w14:textId="77777777" w:rsidR="00F13323" w:rsidRPr="00F13323" w:rsidRDefault="00F13323">
            <w:pPr>
              <w:pStyle w:val="TableContents"/>
              <w:pBdr>
                <w:bottom w:val="single" w:sz="8" w:space="2" w:color="000000"/>
              </w:pBdr>
              <w:snapToGrid w:val="0"/>
              <w:rPr>
                <w:del w:id="210" w:author="Marie Barrigar" w:date="2012-04-25T11:31:00Z"/>
                <w:sz w:val="24"/>
                <w:szCs w:val="24"/>
              </w:rPr>
            </w:pPr>
          </w:p>
        </w:tc>
      </w:tr>
      <w:tr w:rsidR="00F13323" w:rsidRPr="00F13323" w14:paraId="5442D141" w14:textId="77777777">
        <w:trPr>
          <w:trHeight w:val="827"/>
          <w:del w:id="211" w:author="Marie Barrigar" w:date="2012-04-25T11:31:00Z"/>
        </w:trPr>
        <w:tc>
          <w:tcPr>
            <w:tcW w:w="3630" w:type="dxa"/>
            <w:shd w:val="clear" w:color="auto" w:fill="auto"/>
          </w:tcPr>
          <w:p w14:paraId="583ED05A" w14:textId="77777777" w:rsidR="00F13323" w:rsidRPr="00F13323" w:rsidRDefault="00F13323">
            <w:pPr>
              <w:pStyle w:val="TableContents"/>
              <w:snapToGrid w:val="0"/>
              <w:rPr>
                <w:del w:id="212" w:author="Marie Barrigar" w:date="2012-04-25T11:31:00Z"/>
                <w:b/>
                <w:bCs/>
                <w:i/>
                <w:iCs/>
                <w:sz w:val="24"/>
                <w:szCs w:val="24"/>
              </w:rPr>
            </w:pPr>
            <w:del w:id="213" w:author="Marie Barrigar" w:date="2012-04-25T11:31:00Z">
              <w:r w:rsidRPr="00F13323">
                <w:rPr>
                  <w:b/>
                  <w:bCs/>
                  <w:i/>
                  <w:iCs/>
                  <w:sz w:val="24"/>
                  <w:szCs w:val="24"/>
                </w:rPr>
                <w:delText>Desired URL:</w:delText>
              </w:r>
            </w:del>
          </w:p>
          <w:p w14:paraId="7CCBEB54" w14:textId="77777777" w:rsidR="00F13323" w:rsidRPr="00F13323" w:rsidRDefault="00F13323">
            <w:pPr>
              <w:pStyle w:val="TableContents"/>
              <w:rPr>
                <w:del w:id="214" w:author="Marie Barrigar" w:date="2012-04-25T11:31:00Z"/>
                <w:sz w:val="24"/>
                <w:szCs w:val="24"/>
              </w:rPr>
            </w:pPr>
          </w:p>
        </w:tc>
        <w:tc>
          <w:tcPr>
            <w:tcW w:w="5640" w:type="dxa"/>
            <w:shd w:val="clear" w:color="auto" w:fill="auto"/>
          </w:tcPr>
          <w:p w14:paraId="360FDF2A" w14:textId="77777777" w:rsidR="00F13323" w:rsidRPr="00F13323" w:rsidRDefault="00F13323">
            <w:pPr>
              <w:pStyle w:val="TableContents"/>
              <w:pBdr>
                <w:bottom w:val="single" w:sz="8" w:space="2" w:color="000000"/>
              </w:pBdr>
              <w:snapToGrid w:val="0"/>
              <w:rPr>
                <w:del w:id="215" w:author="Marie Barrigar" w:date="2012-04-25T11:31:00Z"/>
                <w:sz w:val="24"/>
                <w:szCs w:val="24"/>
              </w:rPr>
            </w:pPr>
          </w:p>
          <w:p w14:paraId="19F12C72" w14:textId="77777777" w:rsidR="00F13323" w:rsidRPr="00F13323" w:rsidRDefault="00F13323">
            <w:pPr>
              <w:pStyle w:val="TableContents"/>
              <w:rPr>
                <w:del w:id="216" w:author="Marie Barrigar" w:date="2012-04-25T11:31:00Z"/>
                <w:sz w:val="24"/>
                <w:szCs w:val="24"/>
              </w:rPr>
            </w:pPr>
            <w:del w:id="217" w:author="Marie Barrigar" w:date="2012-04-25T11:31:00Z">
              <w:r w:rsidRPr="00F13323">
                <w:rPr>
                  <w:sz w:val="24"/>
                  <w:szCs w:val="24"/>
                </w:rPr>
                <w:delText>(ex. gbmcct.epicdiagnostics.com)</w:delText>
              </w:r>
            </w:del>
          </w:p>
        </w:tc>
      </w:tr>
      <w:tr w:rsidR="00F13323" w:rsidRPr="00F13323" w14:paraId="7C3998B8" w14:textId="77777777">
        <w:trPr>
          <w:del w:id="218" w:author="Marie Barrigar" w:date="2012-04-25T11:31:00Z"/>
        </w:trPr>
        <w:tc>
          <w:tcPr>
            <w:tcW w:w="3630" w:type="dxa"/>
            <w:shd w:val="clear" w:color="auto" w:fill="auto"/>
          </w:tcPr>
          <w:p w14:paraId="22627B2A" w14:textId="77777777" w:rsidR="00F13323" w:rsidRPr="00F13323" w:rsidRDefault="00F13323">
            <w:pPr>
              <w:pStyle w:val="TableContents"/>
              <w:snapToGrid w:val="0"/>
              <w:rPr>
                <w:del w:id="219" w:author="Marie Barrigar" w:date="2012-04-25T11:31:00Z"/>
                <w:b/>
                <w:bCs/>
                <w:i/>
                <w:iCs/>
                <w:sz w:val="24"/>
                <w:szCs w:val="24"/>
              </w:rPr>
            </w:pPr>
            <w:del w:id="220" w:author="Marie Barrigar" w:date="2012-04-25T11:31:00Z">
              <w:r w:rsidRPr="00F13323">
                <w:rPr>
                  <w:b/>
                  <w:bCs/>
                  <w:i/>
                  <w:iCs/>
                  <w:sz w:val="24"/>
                  <w:szCs w:val="24"/>
                </w:rPr>
                <w:delText>Subject Id Prefix:</w:delText>
              </w:r>
            </w:del>
          </w:p>
        </w:tc>
        <w:tc>
          <w:tcPr>
            <w:tcW w:w="5640" w:type="dxa"/>
            <w:shd w:val="clear" w:color="auto" w:fill="auto"/>
          </w:tcPr>
          <w:p w14:paraId="371BB7DA" w14:textId="77777777" w:rsidR="00F13323" w:rsidRPr="00F13323" w:rsidRDefault="00F13323">
            <w:pPr>
              <w:pStyle w:val="TableContents"/>
              <w:pBdr>
                <w:bottom w:val="single" w:sz="8" w:space="2" w:color="000000"/>
              </w:pBdr>
              <w:snapToGrid w:val="0"/>
              <w:rPr>
                <w:del w:id="221" w:author="Marie Barrigar" w:date="2012-04-25T11:31:00Z"/>
                <w:sz w:val="24"/>
                <w:szCs w:val="24"/>
              </w:rPr>
            </w:pPr>
          </w:p>
          <w:p w14:paraId="3D68E583" w14:textId="77777777" w:rsidR="00F13323" w:rsidRPr="00F13323" w:rsidRDefault="00F13323">
            <w:pPr>
              <w:pStyle w:val="TableContents"/>
              <w:rPr>
                <w:del w:id="222" w:author="Marie Barrigar" w:date="2012-04-25T11:31:00Z"/>
                <w:sz w:val="24"/>
                <w:szCs w:val="24"/>
              </w:rPr>
            </w:pPr>
            <w:del w:id="223" w:author="Marie Barrigar" w:date="2012-04-25T11:31:00Z">
              <w:r w:rsidRPr="00F13323">
                <w:rPr>
                  <w:sz w:val="24"/>
                  <w:szCs w:val="24"/>
                </w:rPr>
                <w:delText>(ex. RPT-, GBMC-, EHI- . . .)</w:delText>
              </w:r>
            </w:del>
          </w:p>
        </w:tc>
      </w:tr>
      <w:tr w:rsidR="00F13323" w:rsidRPr="00F13323" w14:paraId="354A044B" w14:textId="77777777">
        <w:trPr>
          <w:del w:id="224" w:author="Marie Barrigar" w:date="2012-04-25T11:31:00Z"/>
        </w:trPr>
        <w:tc>
          <w:tcPr>
            <w:tcW w:w="3630" w:type="dxa"/>
            <w:shd w:val="clear" w:color="auto" w:fill="auto"/>
          </w:tcPr>
          <w:p w14:paraId="48A4CBA5" w14:textId="77777777" w:rsidR="00F13323" w:rsidRPr="00F13323" w:rsidRDefault="00F13323">
            <w:pPr>
              <w:pStyle w:val="TableContents"/>
              <w:snapToGrid w:val="0"/>
              <w:rPr>
                <w:del w:id="225" w:author="Marie Barrigar" w:date="2012-04-25T11:31:00Z"/>
                <w:b/>
                <w:bCs/>
                <w:i/>
                <w:iCs/>
                <w:sz w:val="24"/>
                <w:szCs w:val="24"/>
              </w:rPr>
            </w:pPr>
            <w:del w:id="226" w:author="Marie Barrigar" w:date="2012-04-25T11:31:00Z">
              <w:r w:rsidRPr="00F13323">
                <w:rPr>
                  <w:b/>
                  <w:bCs/>
                  <w:i/>
                  <w:iCs/>
                  <w:sz w:val="24"/>
                  <w:szCs w:val="24"/>
                </w:rPr>
                <w:delText>Options:</w:delText>
              </w:r>
            </w:del>
          </w:p>
        </w:tc>
        <w:tc>
          <w:tcPr>
            <w:tcW w:w="5640" w:type="dxa"/>
            <w:shd w:val="clear" w:color="auto" w:fill="auto"/>
          </w:tcPr>
          <w:p w14:paraId="75255C12" w14:textId="77777777" w:rsidR="00F13323" w:rsidRPr="00F13323" w:rsidRDefault="00F13323">
            <w:pPr>
              <w:pStyle w:val="TableContents"/>
              <w:snapToGrid w:val="0"/>
              <w:rPr>
                <w:del w:id="227" w:author="Marie Barrigar" w:date="2012-04-25T11:31:00Z"/>
                <w:sz w:val="24"/>
                <w:szCs w:val="24"/>
              </w:rPr>
            </w:pPr>
            <w:del w:id="228" w:author="Marie Barrigar" w:date="2012-04-25T11:31:00Z">
              <w:r w:rsidRPr="00F13323">
                <w:rPr>
                  <w:sz w:val="24"/>
                  <w:szCs w:val="24"/>
                </w:rPr>
                <w:delText>Use Vitals                       _______ (y/n)</w:delText>
              </w:r>
            </w:del>
          </w:p>
        </w:tc>
      </w:tr>
      <w:tr w:rsidR="00F13323" w:rsidRPr="00F13323" w14:paraId="7B03ADBB" w14:textId="77777777">
        <w:trPr>
          <w:del w:id="229" w:author="Marie Barrigar" w:date="2012-04-25T11:31:00Z"/>
        </w:trPr>
        <w:tc>
          <w:tcPr>
            <w:tcW w:w="3630" w:type="dxa"/>
            <w:shd w:val="clear" w:color="auto" w:fill="auto"/>
          </w:tcPr>
          <w:p w14:paraId="73937E58" w14:textId="77777777" w:rsidR="00F13323" w:rsidRPr="00F13323" w:rsidRDefault="00F13323">
            <w:pPr>
              <w:pStyle w:val="TableContents"/>
              <w:snapToGrid w:val="0"/>
              <w:rPr>
                <w:del w:id="230" w:author="Marie Barrigar" w:date="2012-04-25T11:31:00Z"/>
                <w:sz w:val="24"/>
                <w:szCs w:val="24"/>
              </w:rPr>
            </w:pPr>
          </w:p>
        </w:tc>
        <w:tc>
          <w:tcPr>
            <w:tcW w:w="5640" w:type="dxa"/>
            <w:shd w:val="clear" w:color="auto" w:fill="auto"/>
          </w:tcPr>
          <w:p w14:paraId="7C62F2A5" w14:textId="77777777" w:rsidR="00F13323" w:rsidRPr="00F13323" w:rsidRDefault="00F13323">
            <w:pPr>
              <w:pStyle w:val="TableContents"/>
              <w:snapToGrid w:val="0"/>
              <w:rPr>
                <w:del w:id="231" w:author="Marie Barrigar" w:date="2012-04-25T11:31:00Z"/>
                <w:sz w:val="24"/>
                <w:szCs w:val="24"/>
              </w:rPr>
            </w:pPr>
            <w:del w:id="232" w:author="Marie Barrigar" w:date="2012-04-25T11:31:00Z">
              <w:r w:rsidRPr="00F13323">
                <w:rPr>
                  <w:sz w:val="24"/>
                  <w:szCs w:val="24"/>
                </w:rPr>
                <w:delText>Use Validated Checkbox   _______ (y/n)</w:delText>
              </w:r>
            </w:del>
          </w:p>
        </w:tc>
      </w:tr>
    </w:tbl>
    <w:p w14:paraId="572CE0A2" w14:textId="77777777" w:rsidR="00F13323" w:rsidRPr="00F13323" w:rsidRDefault="00F13323">
      <w:pPr>
        <w:jc w:val="center"/>
        <w:rPr>
          <w:del w:id="233" w:author="Marie Barrigar" w:date="2012-04-25T11:31:00Z"/>
          <w:b/>
          <w:bCs/>
          <w:sz w:val="24"/>
          <w:szCs w:val="24"/>
        </w:rPr>
      </w:pPr>
      <w:del w:id="234" w:author="Marie Barrigar" w:date="2012-04-25T11:31:00Z">
        <w:r w:rsidRPr="00F13323">
          <w:rPr>
            <w:b/>
            <w:bCs/>
            <w:sz w:val="24"/>
            <w:szCs w:val="24"/>
          </w:rPr>
          <w:delText>Users</w:delText>
        </w:r>
      </w:del>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260"/>
        <w:gridCol w:w="2190"/>
        <w:gridCol w:w="2370"/>
        <w:gridCol w:w="3456"/>
      </w:tblGrid>
      <w:tr w:rsidR="00F13323" w:rsidRPr="00F13323" w14:paraId="412C4DE8" w14:textId="77777777" w:rsidTr="001B7CF1">
        <w:trPr>
          <w:tblHeader/>
          <w:del w:id="235" w:author="Marie Barrigar" w:date="2012-04-25T11:31:00Z"/>
        </w:trPr>
        <w:tc>
          <w:tcPr>
            <w:tcW w:w="1260" w:type="dxa"/>
            <w:tcBorders>
              <w:top w:val="single" w:sz="1" w:space="0" w:color="000000"/>
              <w:left w:val="single" w:sz="1" w:space="0" w:color="000000"/>
              <w:bottom w:val="single" w:sz="1" w:space="0" w:color="000000"/>
            </w:tcBorders>
            <w:shd w:val="clear" w:color="auto" w:fill="E6E6FF"/>
          </w:tcPr>
          <w:p w14:paraId="6FB290DF" w14:textId="77777777" w:rsidR="00F13323" w:rsidRPr="00F13323" w:rsidRDefault="00F13323">
            <w:pPr>
              <w:pStyle w:val="TableContents"/>
              <w:snapToGrid w:val="0"/>
              <w:rPr>
                <w:del w:id="236" w:author="Marie Barrigar" w:date="2012-04-25T11:31:00Z"/>
                <w:b/>
                <w:bCs/>
                <w:sz w:val="24"/>
                <w:szCs w:val="24"/>
              </w:rPr>
            </w:pPr>
            <w:del w:id="237" w:author="Marie Barrigar" w:date="2012-04-25T11:31:00Z">
              <w:r w:rsidRPr="00F13323">
                <w:rPr>
                  <w:b/>
                  <w:bCs/>
                  <w:sz w:val="24"/>
                  <w:szCs w:val="24"/>
                </w:rPr>
                <w:delText>ID</w:delText>
              </w:r>
            </w:del>
          </w:p>
        </w:tc>
        <w:tc>
          <w:tcPr>
            <w:tcW w:w="2190" w:type="dxa"/>
            <w:tcBorders>
              <w:top w:val="single" w:sz="1" w:space="0" w:color="000000"/>
              <w:left w:val="single" w:sz="1" w:space="0" w:color="000000"/>
              <w:bottom w:val="single" w:sz="1" w:space="0" w:color="000000"/>
            </w:tcBorders>
            <w:shd w:val="clear" w:color="auto" w:fill="E6E6FF"/>
          </w:tcPr>
          <w:p w14:paraId="306CBC0A" w14:textId="77777777" w:rsidR="00F13323" w:rsidRPr="00F13323" w:rsidRDefault="00F13323">
            <w:pPr>
              <w:pStyle w:val="TableContents"/>
              <w:snapToGrid w:val="0"/>
              <w:rPr>
                <w:del w:id="238" w:author="Marie Barrigar" w:date="2012-04-25T11:31:00Z"/>
                <w:b/>
                <w:bCs/>
                <w:sz w:val="24"/>
                <w:szCs w:val="24"/>
              </w:rPr>
            </w:pPr>
            <w:del w:id="239" w:author="Marie Barrigar" w:date="2012-04-25T11:31:00Z">
              <w:r w:rsidRPr="00F13323">
                <w:rPr>
                  <w:b/>
                  <w:bCs/>
                  <w:sz w:val="24"/>
                  <w:szCs w:val="24"/>
                </w:rPr>
                <w:delText>Name</w:delText>
              </w:r>
            </w:del>
          </w:p>
        </w:tc>
        <w:tc>
          <w:tcPr>
            <w:tcW w:w="2370" w:type="dxa"/>
            <w:tcBorders>
              <w:top w:val="single" w:sz="1" w:space="0" w:color="000000"/>
              <w:left w:val="single" w:sz="1" w:space="0" w:color="000000"/>
              <w:bottom w:val="single" w:sz="1" w:space="0" w:color="000000"/>
            </w:tcBorders>
            <w:shd w:val="clear" w:color="auto" w:fill="E6E6FF"/>
          </w:tcPr>
          <w:p w14:paraId="56769D3B" w14:textId="77777777" w:rsidR="00F13323" w:rsidRPr="00F13323" w:rsidRDefault="00F13323">
            <w:pPr>
              <w:pStyle w:val="TableContents"/>
              <w:snapToGrid w:val="0"/>
              <w:rPr>
                <w:del w:id="240" w:author="Marie Barrigar" w:date="2012-04-25T11:31:00Z"/>
                <w:b/>
                <w:bCs/>
                <w:sz w:val="24"/>
                <w:szCs w:val="24"/>
              </w:rPr>
            </w:pPr>
            <w:del w:id="241" w:author="Marie Barrigar" w:date="2012-04-25T11:31:00Z">
              <w:r w:rsidRPr="00F13323">
                <w:rPr>
                  <w:b/>
                  <w:bCs/>
                  <w:sz w:val="24"/>
                  <w:szCs w:val="24"/>
                </w:rPr>
                <w:delText>Password</w:delText>
              </w:r>
            </w:del>
          </w:p>
        </w:tc>
        <w:tc>
          <w:tcPr>
            <w:tcW w:w="3456" w:type="dxa"/>
            <w:tcBorders>
              <w:top w:val="single" w:sz="1" w:space="0" w:color="000000"/>
              <w:left w:val="single" w:sz="1" w:space="0" w:color="000000"/>
              <w:bottom w:val="single" w:sz="1" w:space="0" w:color="000000"/>
              <w:right w:val="single" w:sz="1" w:space="0" w:color="000000"/>
            </w:tcBorders>
            <w:shd w:val="clear" w:color="auto" w:fill="E6E6FF"/>
          </w:tcPr>
          <w:p w14:paraId="1F7AB2DB" w14:textId="77777777" w:rsidR="00F13323" w:rsidRPr="00F13323" w:rsidRDefault="00F13323">
            <w:pPr>
              <w:pStyle w:val="TableContents"/>
              <w:snapToGrid w:val="0"/>
              <w:rPr>
                <w:del w:id="242" w:author="Marie Barrigar" w:date="2012-04-25T11:31:00Z"/>
                <w:b/>
                <w:bCs/>
                <w:sz w:val="24"/>
                <w:szCs w:val="24"/>
              </w:rPr>
            </w:pPr>
            <w:del w:id="243" w:author="Marie Barrigar" w:date="2012-04-25T11:31:00Z">
              <w:r w:rsidRPr="00F13323">
                <w:rPr>
                  <w:b/>
                  <w:bCs/>
                  <w:sz w:val="24"/>
                  <w:szCs w:val="24"/>
                </w:rPr>
                <w:delText>Email Address</w:delText>
              </w:r>
            </w:del>
          </w:p>
        </w:tc>
      </w:tr>
      <w:tr w:rsidR="00F13323" w:rsidRPr="00F13323" w14:paraId="6B7FC9CA" w14:textId="77777777">
        <w:trPr>
          <w:trHeight w:hRule="exact" w:val="360"/>
          <w:del w:id="244" w:author="Marie Barrigar" w:date="2012-04-25T11:31:00Z"/>
        </w:trPr>
        <w:tc>
          <w:tcPr>
            <w:tcW w:w="1260" w:type="dxa"/>
            <w:tcBorders>
              <w:left w:val="single" w:sz="1" w:space="0" w:color="000000"/>
              <w:bottom w:val="single" w:sz="1" w:space="0" w:color="000000"/>
            </w:tcBorders>
            <w:shd w:val="clear" w:color="auto" w:fill="auto"/>
          </w:tcPr>
          <w:p w14:paraId="5BB588A8" w14:textId="77777777" w:rsidR="00F13323" w:rsidRPr="00F13323" w:rsidRDefault="00F13323">
            <w:pPr>
              <w:pStyle w:val="TableContents"/>
              <w:snapToGrid w:val="0"/>
              <w:rPr>
                <w:del w:id="245" w:author="Marie Barrigar" w:date="2012-04-25T11:31:00Z"/>
                <w:sz w:val="24"/>
                <w:szCs w:val="24"/>
              </w:rPr>
            </w:pPr>
            <w:del w:id="246" w:author="Marie Barrigar" w:date="2012-04-25T11:31:00Z">
              <w:r w:rsidRPr="00F13323">
                <w:rPr>
                  <w:sz w:val="24"/>
                  <w:szCs w:val="24"/>
                </w:rPr>
                <w:delText>RA1</w:delText>
              </w:r>
            </w:del>
          </w:p>
        </w:tc>
        <w:tc>
          <w:tcPr>
            <w:tcW w:w="2190" w:type="dxa"/>
            <w:tcBorders>
              <w:left w:val="single" w:sz="1" w:space="0" w:color="000000"/>
              <w:bottom w:val="single" w:sz="1" w:space="0" w:color="000000"/>
            </w:tcBorders>
            <w:shd w:val="clear" w:color="auto" w:fill="auto"/>
          </w:tcPr>
          <w:p w14:paraId="5E488AE4" w14:textId="77777777" w:rsidR="00F13323" w:rsidRPr="00F13323" w:rsidRDefault="00F13323">
            <w:pPr>
              <w:pStyle w:val="TableContents"/>
              <w:snapToGrid w:val="0"/>
              <w:rPr>
                <w:del w:id="247" w:author="Marie Barrigar" w:date="2012-04-25T11:31:00Z"/>
                <w:sz w:val="24"/>
                <w:szCs w:val="24"/>
              </w:rPr>
            </w:pPr>
          </w:p>
        </w:tc>
        <w:tc>
          <w:tcPr>
            <w:tcW w:w="2370" w:type="dxa"/>
            <w:tcBorders>
              <w:left w:val="single" w:sz="1" w:space="0" w:color="000000"/>
              <w:bottom w:val="single" w:sz="1" w:space="0" w:color="000000"/>
            </w:tcBorders>
            <w:shd w:val="clear" w:color="auto" w:fill="auto"/>
          </w:tcPr>
          <w:p w14:paraId="20054251" w14:textId="77777777" w:rsidR="00F13323" w:rsidRPr="00F13323" w:rsidRDefault="00F13323">
            <w:pPr>
              <w:pStyle w:val="TableContents"/>
              <w:snapToGrid w:val="0"/>
              <w:rPr>
                <w:del w:id="248" w:author="Marie Barrigar" w:date="2012-04-25T11:31:00Z"/>
                <w:sz w:val="24"/>
                <w:szCs w:val="24"/>
              </w:rPr>
            </w:pPr>
          </w:p>
        </w:tc>
        <w:tc>
          <w:tcPr>
            <w:tcW w:w="3456" w:type="dxa"/>
            <w:tcBorders>
              <w:left w:val="single" w:sz="1" w:space="0" w:color="000000"/>
              <w:bottom w:val="single" w:sz="1" w:space="0" w:color="000000"/>
              <w:right w:val="single" w:sz="1" w:space="0" w:color="000000"/>
            </w:tcBorders>
            <w:shd w:val="clear" w:color="auto" w:fill="auto"/>
          </w:tcPr>
          <w:p w14:paraId="04CDF013" w14:textId="77777777" w:rsidR="00F13323" w:rsidRPr="00F13323" w:rsidRDefault="00F13323">
            <w:pPr>
              <w:pStyle w:val="TableContents"/>
              <w:snapToGrid w:val="0"/>
              <w:rPr>
                <w:del w:id="249" w:author="Marie Barrigar" w:date="2012-04-25T11:31:00Z"/>
                <w:sz w:val="24"/>
                <w:szCs w:val="24"/>
              </w:rPr>
            </w:pPr>
          </w:p>
        </w:tc>
      </w:tr>
      <w:tr w:rsidR="00F13323" w:rsidRPr="00F13323" w14:paraId="7EAFAF42" w14:textId="77777777">
        <w:trPr>
          <w:trHeight w:hRule="exact" w:val="360"/>
          <w:del w:id="250" w:author="Marie Barrigar" w:date="2012-04-25T11:31:00Z"/>
        </w:trPr>
        <w:tc>
          <w:tcPr>
            <w:tcW w:w="1260" w:type="dxa"/>
            <w:tcBorders>
              <w:left w:val="single" w:sz="1" w:space="0" w:color="000000"/>
              <w:bottom w:val="single" w:sz="1" w:space="0" w:color="000000"/>
            </w:tcBorders>
            <w:shd w:val="clear" w:color="auto" w:fill="auto"/>
          </w:tcPr>
          <w:p w14:paraId="206D2FC3" w14:textId="77777777" w:rsidR="00F13323" w:rsidRPr="00F13323" w:rsidRDefault="00F13323">
            <w:pPr>
              <w:pStyle w:val="TableContents"/>
              <w:snapToGrid w:val="0"/>
              <w:rPr>
                <w:del w:id="251" w:author="Marie Barrigar" w:date="2012-04-25T11:31:00Z"/>
                <w:sz w:val="24"/>
                <w:szCs w:val="24"/>
              </w:rPr>
            </w:pPr>
            <w:del w:id="252" w:author="Marie Barrigar" w:date="2012-04-25T11:31:00Z">
              <w:r w:rsidRPr="00F13323">
                <w:rPr>
                  <w:sz w:val="24"/>
                  <w:szCs w:val="24"/>
                </w:rPr>
                <w:delText>RA2</w:delText>
              </w:r>
            </w:del>
          </w:p>
        </w:tc>
        <w:tc>
          <w:tcPr>
            <w:tcW w:w="2190" w:type="dxa"/>
            <w:tcBorders>
              <w:left w:val="single" w:sz="1" w:space="0" w:color="000000"/>
              <w:bottom w:val="single" w:sz="1" w:space="0" w:color="000000"/>
            </w:tcBorders>
            <w:shd w:val="clear" w:color="auto" w:fill="auto"/>
          </w:tcPr>
          <w:p w14:paraId="17CE1C8A" w14:textId="77777777" w:rsidR="00F13323" w:rsidRPr="00F13323" w:rsidRDefault="00F13323">
            <w:pPr>
              <w:pStyle w:val="TableContents"/>
              <w:snapToGrid w:val="0"/>
              <w:rPr>
                <w:del w:id="253" w:author="Marie Barrigar" w:date="2012-04-25T11:31:00Z"/>
                <w:sz w:val="24"/>
                <w:szCs w:val="24"/>
              </w:rPr>
            </w:pPr>
          </w:p>
        </w:tc>
        <w:tc>
          <w:tcPr>
            <w:tcW w:w="2370" w:type="dxa"/>
            <w:tcBorders>
              <w:left w:val="single" w:sz="1" w:space="0" w:color="000000"/>
              <w:bottom w:val="single" w:sz="1" w:space="0" w:color="000000"/>
            </w:tcBorders>
            <w:shd w:val="clear" w:color="auto" w:fill="auto"/>
          </w:tcPr>
          <w:p w14:paraId="5929A5A9" w14:textId="77777777" w:rsidR="00F13323" w:rsidRPr="00F13323" w:rsidRDefault="00F13323">
            <w:pPr>
              <w:pStyle w:val="TableContents"/>
              <w:snapToGrid w:val="0"/>
              <w:rPr>
                <w:del w:id="254" w:author="Marie Barrigar" w:date="2012-04-25T11:31:00Z"/>
                <w:sz w:val="24"/>
                <w:szCs w:val="24"/>
              </w:rPr>
            </w:pPr>
          </w:p>
        </w:tc>
        <w:tc>
          <w:tcPr>
            <w:tcW w:w="3456" w:type="dxa"/>
            <w:tcBorders>
              <w:left w:val="single" w:sz="1" w:space="0" w:color="000000"/>
              <w:bottom w:val="single" w:sz="1" w:space="0" w:color="000000"/>
              <w:right w:val="single" w:sz="1" w:space="0" w:color="000000"/>
            </w:tcBorders>
            <w:shd w:val="clear" w:color="auto" w:fill="auto"/>
          </w:tcPr>
          <w:p w14:paraId="2DC521D5" w14:textId="77777777" w:rsidR="00F13323" w:rsidRPr="00F13323" w:rsidRDefault="00F13323">
            <w:pPr>
              <w:pStyle w:val="TableContents"/>
              <w:snapToGrid w:val="0"/>
              <w:rPr>
                <w:del w:id="255" w:author="Marie Barrigar" w:date="2012-04-25T11:31:00Z"/>
                <w:sz w:val="24"/>
                <w:szCs w:val="24"/>
              </w:rPr>
            </w:pPr>
          </w:p>
        </w:tc>
      </w:tr>
      <w:tr w:rsidR="00F13323" w:rsidRPr="00F13323" w14:paraId="690013B8" w14:textId="77777777">
        <w:trPr>
          <w:trHeight w:hRule="exact" w:val="360"/>
          <w:del w:id="256" w:author="Marie Barrigar" w:date="2012-04-25T11:31:00Z"/>
        </w:trPr>
        <w:tc>
          <w:tcPr>
            <w:tcW w:w="1260" w:type="dxa"/>
            <w:tcBorders>
              <w:left w:val="single" w:sz="1" w:space="0" w:color="000000"/>
              <w:bottom w:val="single" w:sz="1" w:space="0" w:color="000000"/>
            </w:tcBorders>
            <w:shd w:val="clear" w:color="auto" w:fill="auto"/>
          </w:tcPr>
          <w:p w14:paraId="34E370BC" w14:textId="77777777" w:rsidR="00F13323" w:rsidRPr="00F13323" w:rsidRDefault="00F13323">
            <w:pPr>
              <w:pStyle w:val="TableContents"/>
              <w:snapToGrid w:val="0"/>
              <w:rPr>
                <w:del w:id="257" w:author="Marie Barrigar" w:date="2012-04-25T11:31:00Z"/>
                <w:sz w:val="24"/>
                <w:szCs w:val="24"/>
              </w:rPr>
            </w:pPr>
            <w:del w:id="258" w:author="Marie Barrigar" w:date="2012-04-25T11:31:00Z">
              <w:r w:rsidRPr="00F13323">
                <w:rPr>
                  <w:sz w:val="24"/>
                  <w:szCs w:val="24"/>
                </w:rPr>
                <w:delText>RA3</w:delText>
              </w:r>
            </w:del>
          </w:p>
        </w:tc>
        <w:tc>
          <w:tcPr>
            <w:tcW w:w="2190" w:type="dxa"/>
            <w:tcBorders>
              <w:left w:val="single" w:sz="1" w:space="0" w:color="000000"/>
              <w:bottom w:val="single" w:sz="1" w:space="0" w:color="000000"/>
            </w:tcBorders>
            <w:shd w:val="clear" w:color="auto" w:fill="auto"/>
          </w:tcPr>
          <w:p w14:paraId="1468BC95" w14:textId="77777777" w:rsidR="00F13323" w:rsidRPr="00F13323" w:rsidRDefault="00F13323">
            <w:pPr>
              <w:pStyle w:val="TableContents"/>
              <w:snapToGrid w:val="0"/>
              <w:rPr>
                <w:del w:id="259" w:author="Marie Barrigar" w:date="2012-04-25T11:31:00Z"/>
                <w:sz w:val="24"/>
                <w:szCs w:val="24"/>
              </w:rPr>
            </w:pPr>
          </w:p>
        </w:tc>
        <w:tc>
          <w:tcPr>
            <w:tcW w:w="2370" w:type="dxa"/>
            <w:tcBorders>
              <w:left w:val="single" w:sz="1" w:space="0" w:color="000000"/>
              <w:bottom w:val="single" w:sz="1" w:space="0" w:color="000000"/>
            </w:tcBorders>
            <w:shd w:val="clear" w:color="auto" w:fill="auto"/>
          </w:tcPr>
          <w:p w14:paraId="11176345" w14:textId="77777777" w:rsidR="00F13323" w:rsidRPr="00F13323" w:rsidRDefault="00F13323">
            <w:pPr>
              <w:pStyle w:val="TableContents"/>
              <w:snapToGrid w:val="0"/>
              <w:rPr>
                <w:del w:id="260" w:author="Marie Barrigar" w:date="2012-04-25T11:31:00Z"/>
                <w:sz w:val="24"/>
                <w:szCs w:val="24"/>
              </w:rPr>
            </w:pPr>
          </w:p>
        </w:tc>
        <w:tc>
          <w:tcPr>
            <w:tcW w:w="3456" w:type="dxa"/>
            <w:tcBorders>
              <w:left w:val="single" w:sz="1" w:space="0" w:color="000000"/>
              <w:bottom w:val="single" w:sz="1" w:space="0" w:color="000000"/>
              <w:right w:val="single" w:sz="1" w:space="0" w:color="000000"/>
            </w:tcBorders>
            <w:shd w:val="clear" w:color="auto" w:fill="auto"/>
          </w:tcPr>
          <w:p w14:paraId="4947F7F3" w14:textId="77777777" w:rsidR="00F13323" w:rsidRPr="00F13323" w:rsidRDefault="00F13323">
            <w:pPr>
              <w:pStyle w:val="TableContents"/>
              <w:snapToGrid w:val="0"/>
              <w:rPr>
                <w:del w:id="261" w:author="Marie Barrigar" w:date="2012-04-25T11:31:00Z"/>
                <w:sz w:val="24"/>
                <w:szCs w:val="24"/>
              </w:rPr>
            </w:pPr>
          </w:p>
        </w:tc>
      </w:tr>
      <w:tr w:rsidR="00F13323" w:rsidRPr="00F13323" w14:paraId="5BF30B0C" w14:textId="77777777">
        <w:trPr>
          <w:trHeight w:hRule="exact" w:val="360"/>
          <w:del w:id="262" w:author="Marie Barrigar" w:date="2012-04-25T11:31:00Z"/>
        </w:trPr>
        <w:tc>
          <w:tcPr>
            <w:tcW w:w="1260" w:type="dxa"/>
            <w:tcBorders>
              <w:left w:val="single" w:sz="1" w:space="0" w:color="000000"/>
              <w:bottom w:val="single" w:sz="1" w:space="0" w:color="000000"/>
            </w:tcBorders>
            <w:shd w:val="clear" w:color="auto" w:fill="auto"/>
          </w:tcPr>
          <w:p w14:paraId="43017001" w14:textId="77777777" w:rsidR="00F13323" w:rsidRPr="00F13323" w:rsidRDefault="00F13323">
            <w:pPr>
              <w:pStyle w:val="TableContents"/>
              <w:snapToGrid w:val="0"/>
              <w:rPr>
                <w:del w:id="263" w:author="Marie Barrigar" w:date="2012-04-25T11:31:00Z"/>
                <w:sz w:val="24"/>
                <w:szCs w:val="24"/>
              </w:rPr>
            </w:pPr>
            <w:del w:id="264" w:author="Marie Barrigar" w:date="2012-04-25T11:31:00Z">
              <w:r w:rsidRPr="00F13323">
                <w:rPr>
                  <w:sz w:val="24"/>
                  <w:szCs w:val="24"/>
                </w:rPr>
                <w:delText>RA4</w:delText>
              </w:r>
            </w:del>
          </w:p>
        </w:tc>
        <w:tc>
          <w:tcPr>
            <w:tcW w:w="2190" w:type="dxa"/>
            <w:tcBorders>
              <w:left w:val="single" w:sz="1" w:space="0" w:color="000000"/>
              <w:bottom w:val="single" w:sz="1" w:space="0" w:color="000000"/>
            </w:tcBorders>
            <w:shd w:val="clear" w:color="auto" w:fill="auto"/>
          </w:tcPr>
          <w:p w14:paraId="2932C15D" w14:textId="77777777" w:rsidR="00F13323" w:rsidRPr="00F13323" w:rsidRDefault="00F13323">
            <w:pPr>
              <w:pStyle w:val="TableContents"/>
              <w:snapToGrid w:val="0"/>
              <w:rPr>
                <w:del w:id="265" w:author="Marie Barrigar" w:date="2012-04-25T11:31:00Z"/>
                <w:sz w:val="24"/>
                <w:szCs w:val="24"/>
              </w:rPr>
            </w:pPr>
          </w:p>
        </w:tc>
        <w:tc>
          <w:tcPr>
            <w:tcW w:w="2370" w:type="dxa"/>
            <w:tcBorders>
              <w:left w:val="single" w:sz="1" w:space="0" w:color="000000"/>
              <w:bottom w:val="single" w:sz="1" w:space="0" w:color="000000"/>
            </w:tcBorders>
            <w:shd w:val="clear" w:color="auto" w:fill="auto"/>
          </w:tcPr>
          <w:p w14:paraId="1B30CEF3" w14:textId="77777777" w:rsidR="00F13323" w:rsidRPr="00F13323" w:rsidRDefault="00F13323">
            <w:pPr>
              <w:pStyle w:val="TableContents"/>
              <w:snapToGrid w:val="0"/>
              <w:rPr>
                <w:del w:id="266" w:author="Marie Barrigar" w:date="2012-04-25T11:31:00Z"/>
                <w:sz w:val="24"/>
                <w:szCs w:val="24"/>
              </w:rPr>
            </w:pPr>
          </w:p>
        </w:tc>
        <w:tc>
          <w:tcPr>
            <w:tcW w:w="3456" w:type="dxa"/>
            <w:tcBorders>
              <w:left w:val="single" w:sz="1" w:space="0" w:color="000000"/>
              <w:bottom w:val="single" w:sz="1" w:space="0" w:color="000000"/>
              <w:right w:val="single" w:sz="1" w:space="0" w:color="000000"/>
            </w:tcBorders>
            <w:shd w:val="clear" w:color="auto" w:fill="auto"/>
          </w:tcPr>
          <w:p w14:paraId="3A8002AA" w14:textId="77777777" w:rsidR="00F13323" w:rsidRPr="00F13323" w:rsidRDefault="00F13323">
            <w:pPr>
              <w:pStyle w:val="TableContents"/>
              <w:snapToGrid w:val="0"/>
              <w:rPr>
                <w:del w:id="267" w:author="Marie Barrigar" w:date="2012-04-25T11:31:00Z"/>
                <w:sz w:val="24"/>
                <w:szCs w:val="24"/>
              </w:rPr>
            </w:pPr>
          </w:p>
        </w:tc>
      </w:tr>
      <w:tr w:rsidR="00F13323" w:rsidRPr="00F13323" w14:paraId="74C504E7" w14:textId="77777777">
        <w:trPr>
          <w:trHeight w:hRule="exact" w:val="360"/>
          <w:del w:id="268" w:author="Marie Barrigar" w:date="2012-04-25T11:31:00Z"/>
        </w:trPr>
        <w:tc>
          <w:tcPr>
            <w:tcW w:w="1260" w:type="dxa"/>
            <w:tcBorders>
              <w:left w:val="single" w:sz="1" w:space="0" w:color="000000"/>
              <w:bottom w:val="single" w:sz="1" w:space="0" w:color="000000"/>
            </w:tcBorders>
            <w:shd w:val="clear" w:color="auto" w:fill="auto"/>
          </w:tcPr>
          <w:p w14:paraId="15FBBCA7" w14:textId="77777777" w:rsidR="00F13323" w:rsidRPr="00F13323" w:rsidRDefault="00F13323">
            <w:pPr>
              <w:pStyle w:val="TableContents"/>
              <w:snapToGrid w:val="0"/>
              <w:rPr>
                <w:del w:id="269" w:author="Marie Barrigar" w:date="2012-04-25T11:31:00Z"/>
                <w:sz w:val="24"/>
                <w:szCs w:val="24"/>
              </w:rPr>
            </w:pPr>
            <w:del w:id="270" w:author="Marie Barrigar" w:date="2012-04-25T11:31:00Z">
              <w:r w:rsidRPr="00F13323">
                <w:rPr>
                  <w:sz w:val="24"/>
                  <w:szCs w:val="24"/>
                </w:rPr>
                <w:delText>CC1</w:delText>
              </w:r>
            </w:del>
          </w:p>
        </w:tc>
        <w:tc>
          <w:tcPr>
            <w:tcW w:w="2190" w:type="dxa"/>
            <w:tcBorders>
              <w:left w:val="single" w:sz="1" w:space="0" w:color="000000"/>
              <w:bottom w:val="single" w:sz="1" w:space="0" w:color="000000"/>
            </w:tcBorders>
            <w:shd w:val="clear" w:color="auto" w:fill="auto"/>
          </w:tcPr>
          <w:p w14:paraId="75811EB8" w14:textId="77777777" w:rsidR="00F13323" w:rsidRPr="00F13323" w:rsidRDefault="00F13323">
            <w:pPr>
              <w:pStyle w:val="TableContents"/>
              <w:snapToGrid w:val="0"/>
              <w:rPr>
                <w:del w:id="271" w:author="Marie Barrigar" w:date="2012-04-25T11:31:00Z"/>
                <w:sz w:val="24"/>
                <w:szCs w:val="24"/>
              </w:rPr>
            </w:pPr>
          </w:p>
        </w:tc>
        <w:tc>
          <w:tcPr>
            <w:tcW w:w="2370" w:type="dxa"/>
            <w:tcBorders>
              <w:left w:val="single" w:sz="1" w:space="0" w:color="000000"/>
              <w:bottom w:val="single" w:sz="1" w:space="0" w:color="000000"/>
            </w:tcBorders>
            <w:shd w:val="clear" w:color="auto" w:fill="auto"/>
          </w:tcPr>
          <w:p w14:paraId="758460B1" w14:textId="77777777" w:rsidR="00F13323" w:rsidRPr="00F13323" w:rsidRDefault="00F13323">
            <w:pPr>
              <w:pStyle w:val="TableContents"/>
              <w:snapToGrid w:val="0"/>
              <w:rPr>
                <w:del w:id="272" w:author="Marie Barrigar" w:date="2012-04-25T11:31:00Z"/>
                <w:sz w:val="24"/>
                <w:szCs w:val="24"/>
              </w:rPr>
            </w:pPr>
          </w:p>
        </w:tc>
        <w:tc>
          <w:tcPr>
            <w:tcW w:w="3456" w:type="dxa"/>
            <w:tcBorders>
              <w:left w:val="single" w:sz="1" w:space="0" w:color="000000"/>
              <w:bottom w:val="single" w:sz="1" w:space="0" w:color="000000"/>
              <w:right w:val="single" w:sz="1" w:space="0" w:color="000000"/>
            </w:tcBorders>
            <w:shd w:val="clear" w:color="auto" w:fill="auto"/>
          </w:tcPr>
          <w:p w14:paraId="727E5D0F" w14:textId="77777777" w:rsidR="00F13323" w:rsidRPr="00F13323" w:rsidRDefault="00F13323">
            <w:pPr>
              <w:pStyle w:val="TableContents"/>
              <w:snapToGrid w:val="0"/>
              <w:rPr>
                <w:del w:id="273" w:author="Marie Barrigar" w:date="2012-04-25T11:31:00Z"/>
                <w:sz w:val="24"/>
                <w:szCs w:val="24"/>
              </w:rPr>
            </w:pPr>
          </w:p>
        </w:tc>
      </w:tr>
      <w:tr w:rsidR="00F13323" w:rsidRPr="00F13323" w14:paraId="5895B1DC" w14:textId="77777777">
        <w:trPr>
          <w:trHeight w:hRule="exact" w:val="360"/>
          <w:del w:id="274" w:author="Marie Barrigar" w:date="2012-04-25T11:31:00Z"/>
        </w:trPr>
        <w:tc>
          <w:tcPr>
            <w:tcW w:w="1260" w:type="dxa"/>
            <w:tcBorders>
              <w:left w:val="single" w:sz="1" w:space="0" w:color="000000"/>
              <w:bottom w:val="single" w:sz="1" w:space="0" w:color="000000"/>
            </w:tcBorders>
            <w:shd w:val="clear" w:color="auto" w:fill="auto"/>
          </w:tcPr>
          <w:p w14:paraId="455A06E2" w14:textId="77777777" w:rsidR="00F13323" w:rsidRPr="00F13323" w:rsidRDefault="00F13323">
            <w:pPr>
              <w:pStyle w:val="TableContents"/>
              <w:snapToGrid w:val="0"/>
              <w:rPr>
                <w:del w:id="275" w:author="Marie Barrigar" w:date="2012-04-25T11:31:00Z"/>
                <w:sz w:val="24"/>
                <w:szCs w:val="24"/>
              </w:rPr>
            </w:pPr>
            <w:del w:id="276" w:author="Marie Barrigar" w:date="2012-04-25T11:31:00Z">
              <w:r w:rsidRPr="00F13323">
                <w:rPr>
                  <w:sz w:val="24"/>
                  <w:szCs w:val="24"/>
                </w:rPr>
                <w:delText>CC2</w:delText>
              </w:r>
            </w:del>
          </w:p>
        </w:tc>
        <w:tc>
          <w:tcPr>
            <w:tcW w:w="2190" w:type="dxa"/>
            <w:tcBorders>
              <w:left w:val="single" w:sz="1" w:space="0" w:color="000000"/>
              <w:bottom w:val="single" w:sz="1" w:space="0" w:color="000000"/>
            </w:tcBorders>
            <w:shd w:val="clear" w:color="auto" w:fill="auto"/>
          </w:tcPr>
          <w:p w14:paraId="29C6D469" w14:textId="77777777" w:rsidR="00F13323" w:rsidRPr="00F13323" w:rsidRDefault="00F13323">
            <w:pPr>
              <w:pStyle w:val="TableContents"/>
              <w:snapToGrid w:val="0"/>
              <w:rPr>
                <w:del w:id="277" w:author="Marie Barrigar" w:date="2012-04-25T11:31:00Z"/>
                <w:sz w:val="24"/>
                <w:szCs w:val="24"/>
              </w:rPr>
            </w:pPr>
          </w:p>
        </w:tc>
        <w:tc>
          <w:tcPr>
            <w:tcW w:w="2370" w:type="dxa"/>
            <w:tcBorders>
              <w:left w:val="single" w:sz="1" w:space="0" w:color="000000"/>
              <w:bottom w:val="single" w:sz="1" w:space="0" w:color="000000"/>
            </w:tcBorders>
            <w:shd w:val="clear" w:color="auto" w:fill="auto"/>
          </w:tcPr>
          <w:p w14:paraId="4BCF7E7C" w14:textId="77777777" w:rsidR="00F13323" w:rsidRPr="00F13323" w:rsidRDefault="00F13323">
            <w:pPr>
              <w:pStyle w:val="TableContents"/>
              <w:snapToGrid w:val="0"/>
              <w:rPr>
                <w:del w:id="278" w:author="Marie Barrigar" w:date="2012-04-25T11:31:00Z"/>
                <w:sz w:val="24"/>
                <w:szCs w:val="24"/>
              </w:rPr>
            </w:pPr>
          </w:p>
        </w:tc>
        <w:tc>
          <w:tcPr>
            <w:tcW w:w="3456" w:type="dxa"/>
            <w:tcBorders>
              <w:left w:val="single" w:sz="1" w:space="0" w:color="000000"/>
              <w:bottom w:val="single" w:sz="1" w:space="0" w:color="000000"/>
              <w:right w:val="single" w:sz="1" w:space="0" w:color="000000"/>
            </w:tcBorders>
            <w:shd w:val="clear" w:color="auto" w:fill="auto"/>
          </w:tcPr>
          <w:p w14:paraId="723439AE" w14:textId="77777777" w:rsidR="00F13323" w:rsidRPr="00F13323" w:rsidRDefault="00F13323">
            <w:pPr>
              <w:pStyle w:val="TableContents"/>
              <w:snapToGrid w:val="0"/>
              <w:rPr>
                <w:del w:id="279" w:author="Marie Barrigar" w:date="2012-04-25T11:31:00Z"/>
                <w:sz w:val="24"/>
                <w:szCs w:val="24"/>
              </w:rPr>
            </w:pPr>
          </w:p>
        </w:tc>
      </w:tr>
      <w:tr w:rsidR="00F13323" w:rsidRPr="00F13323" w14:paraId="64762498" w14:textId="77777777">
        <w:trPr>
          <w:trHeight w:hRule="exact" w:val="360"/>
          <w:del w:id="280" w:author="Marie Barrigar" w:date="2012-04-25T11:31:00Z"/>
        </w:trPr>
        <w:tc>
          <w:tcPr>
            <w:tcW w:w="1260" w:type="dxa"/>
            <w:tcBorders>
              <w:left w:val="single" w:sz="1" w:space="0" w:color="000000"/>
              <w:bottom w:val="single" w:sz="1" w:space="0" w:color="000000"/>
            </w:tcBorders>
            <w:shd w:val="clear" w:color="auto" w:fill="auto"/>
          </w:tcPr>
          <w:p w14:paraId="01D5231C" w14:textId="77777777" w:rsidR="00F13323" w:rsidRPr="00F13323" w:rsidRDefault="00F13323">
            <w:pPr>
              <w:pStyle w:val="TableContents"/>
              <w:snapToGrid w:val="0"/>
              <w:rPr>
                <w:del w:id="281" w:author="Marie Barrigar" w:date="2012-04-25T11:31:00Z"/>
                <w:sz w:val="24"/>
                <w:szCs w:val="24"/>
              </w:rPr>
            </w:pPr>
            <w:del w:id="282" w:author="Marie Barrigar" w:date="2012-04-25T11:31:00Z">
              <w:r w:rsidRPr="00F13323">
                <w:rPr>
                  <w:sz w:val="24"/>
                  <w:szCs w:val="24"/>
                </w:rPr>
                <w:delText>CC3</w:delText>
              </w:r>
            </w:del>
          </w:p>
        </w:tc>
        <w:tc>
          <w:tcPr>
            <w:tcW w:w="2190" w:type="dxa"/>
            <w:tcBorders>
              <w:left w:val="single" w:sz="1" w:space="0" w:color="000000"/>
              <w:bottom w:val="single" w:sz="1" w:space="0" w:color="000000"/>
            </w:tcBorders>
            <w:shd w:val="clear" w:color="auto" w:fill="auto"/>
          </w:tcPr>
          <w:p w14:paraId="68B0A902" w14:textId="77777777" w:rsidR="00F13323" w:rsidRPr="00F13323" w:rsidRDefault="00F13323">
            <w:pPr>
              <w:pStyle w:val="TableContents"/>
              <w:snapToGrid w:val="0"/>
              <w:rPr>
                <w:del w:id="283" w:author="Marie Barrigar" w:date="2012-04-25T11:31:00Z"/>
                <w:sz w:val="24"/>
                <w:szCs w:val="24"/>
              </w:rPr>
            </w:pPr>
          </w:p>
        </w:tc>
        <w:tc>
          <w:tcPr>
            <w:tcW w:w="2370" w:type="dxa"/>
            <w:tcBorders>
              <w:left w:val="single" w:sz="1" w:space="0" w:color="000000"/>
              <w:bottom w:val="single" w:sz="1" w:space="0" w:color="000000"/>
            </w:tcBorders>
            <w:shd w:val="clear" w:color="auto" w:fill="auto"/>
          </w:tcPr>
          <w:p w14:paraId="5C50A8A4" w14:textId="77777777" w:rsidR="00F13323" w:rsidRPr="00F13323" w:rsidRDefault="00F13323">
            <w:pPr>
              <w:pStyle w:val="TableContents"/>
              <w:snapToGrid w:val="0"/>
              <w:rPr>
                <w:del w:id="284" w:author="Marie Barrigar" w:date="2012-04-25T11:31:00Z"/>
                <w:sz w:val="24"/>
                <w:szCs w:val="24"/>
              </w:rPr>
            </w:pPr>
          </w:p>
        </w:tc>
        <w:tc>
          <w:tcPr>
            <w:tcW w:w="3456" w:type="dxa"/>
            <w:tcBorders>
              <w:left w:val="single" w:sz="1" w:space="0" w:color="000000"/>
              <w:bottom w:val="single" w:sz="1" w:space="0" w:color="000000"/>
              <w:right w:val="single" w:sz="1" w:space="0" w:color="000000"/>
            </w:tcBorders>
            <w:shd w:val="clear" w:color="auto" w:fill="auto"/>
          </w:tcPr>
          <w:p w14:paraId="1D62702D" w14:textId="77777777" w:rsidR="00F13323" w:rsidRPr="00F13323" w:rsidRDefault="00F13323">
            <w:pPr>
              <w:pStyle w:val="TableContents"/>
              <w:snapToGrid w:val="0"/>
              <w:rPr>
                <w:del w:id="285" w:author="Marie Barrigar" w:date="2012-04-25T11:31:00Z"/>
                <w:sz w:val="24"/>
                <w:szCs w:val="24"/>
              </w:rPr>
            </w:pPr>
          </w:p>
        </w:tc>
      </w:tr>
      <w:tr w:rsidR="00F13323" w:rsidRPr="00F13323" w14:paraId="26C1E4E2" w14:textId="77777777">
        <w:trPr>
          <w:trHeight w:hRule="exact" w:val="360"/>
          <w:del w:id="286" w:author="Marie Barrigar" w:date="2012-04-25T11:31:00Z"/>
        </w:trPr>
        <w:tc>
          <w:tcPr>
            <w:tcW w:w="1260" w:type="dxa"/>
            <w:tcBorders>
              <w:left w:val="single" w:sz="1" w:space="0" w:color="000000"/>
              <w:bottom w:val="single" w:sz="1" w:space="0" w:color="000000"/>
            </w:tcBorders>
            <w:shd w:val="clear" w:color="auto" w:fill="auto"/>
          </w:tcPr>
          <w:p w14:paraId="2366C88B" w14:textId="77777777" w:rsidR="00F13323" w:rsidRPr="00F13323" w:rsidRDefault="00F13323">
            <w:pPr>
              <w:pStyle w:val="TableContents"/>
              <w:snapToGrid w:val="0"/>
              <w:rPr>
                <w:del w:id="287" w:author="Marie Barrigar" w:date="2012-04-25T11:31:00Z"/>
                <w:sz w:val="24"/>
                <w:szCs w:val="24"/>
              </w:rPr>
            </w:pPr>
            <w:del w:id="288" w:author="Marie Barrigar" w:date="2012-04-25T11:31:00Z">
              <w:r w:rsidRPr="00F13323">
                <w:rPr>
                  <w:sz w:val="24"/>
                  <w:szCs w:val="24"/>
                </w:rPr>
                <w:lastRenderedPageBreak/>
                <w:delText>CC4</w:delText>
              </w:r>
            </w:del>
          </w:p>
        </w:tc>
        <w:tc>
          <w:tcPr>
            <w:tcW w:w="2190" w:type="dxa"/>
            <w:tcBorders>
              <w:left w:val="single" w:sz="1" w:space="0" w:color="000000"/>
              <w:bottom w:val="single" w:sz="1" w:space="0" w:color="000000"/>
            </w:tcBorders>
            <w:shd w:val="clear" w:color="auto" w:fill="auto"/>
          </w:tcPr>
          <w:p w14:paraId="3928307F" w14:textId="77777777" w:rsidR="00F13323" w:rsidRPr="00F13323" w:rsidRDefault="00F13323">
            <w:pPr>
              <w:pStyle w:val="TableContents"/>
              <w:snapToGrid w:val="0"/>
              <w:rPr>
                <w:del w:id="289" w:author="Marie Barrigar" w:date="2012-04-25T11:31:00Z"/>
                <w:sz w:val="24"/>
                <w:szCs w:val="24"/>
              </w:rPr>
            </w:pPr>
          </w:p>
        </w:tc>
        <w:tc>
          <w:tcPr>
            <w:tcW w:w="2370" w:type="dxa"/>
            <w:tcBorders>
              <w:left w:val="single" w:sz="1" w:space="0" w:color="000000"/>
              <w:bottom w:val="single" w:sz="1" w:space="0" w:color="000000"/>
            </w:tcBorders>
            <w:shd w:val="clear" w:color="auto" w:fill="auto"/>
          </w:tcPr>
          <w:p w14:paraId="55D95439" w14:textId="77777777" w:rsidR="00F13323" w:rsidRPr="00F13323" w:rsidRDefault="00F13323">
            <w:pPr>
              <w:pStyle w:val="TableContents"/>
              <w:snapToGrid w:val="0"/>
              <w:rPr>
                <w:del w:id="290" w:author="Marie Barrigar" w:date="2012-04-25T11:31:00Z"/>
                <w:sz w:val="24"/>
                <w:szCs w:val="24"/>
              </w:rPr>
            </w:pPr>
          </w:p>
        </w:tc>
        <w:tc>
          <w:tcPr>
            <w:tcW w:w="3456" w:type="dxa"/>
            <w:tcBorders>
              <w:left w:val="single" w:sz="1" w:space="0" w:color="000000"/>
              <w:bottom w:val="single" w:sz="1" w:space="0" w:color="000000"/>
              <w:right w:val="single" w:sz="1" w:space="0" w:color="000000"/>
            </w:tcBorders>
            <w:shd w:val="clear" w:color="auto" w:fill="auto"/>
          </w:tcPr>
          <w:p w14:paraId="0D80F19E" w14:textId="77777777" w:rsidR="00F13323" w:rsidRPr="00F13323" w:rsidRDefault="00F13323">
            <w:pPr>
              <w:pStyle w:val="TableContents"/>
              <w:snapToGrid w:val="0"/>
              <w:rPr>
                <w:del w:id="291" w:author="Marie Barrigar" w:date="2012-04-25T11:31:00Z"/>
                <w:sz w:val="24"/>
                <w:szCs w:val="24"/>
              </w:rPr>
            </w:pPr>
          </w:p>
        </w:tc>
      </w:tr>
      <w:tr w:rsidR="00F13323" w:rsidRPr="00F13323" w14:paraId="362CBA80" w14:textId="77777777">
        <w:trPr>
          <w:trHeight w:hRule="exact" w:val="360"/>
          <w:del w:id="292" w:author="Marie Barrigar" w:date="2012-04-25T11:31:00Z"/>
        </w:trPr>
        <w:tc>
          <w:tcPr>
            <w:tcW w:w="1260" w:type="dxa"/>
            <w:tcBorders>
              <w:left w:val="single" w:sz="1" w:space="0" w:color="000000"/>
              <w:bottom w:val="single" w:sz="1" w:space="0" w:color="000000"/>
            </w:tcBorders>
            <w:shd w:val="clear" w:color="auto" w:fill="auto"/>
          </w:tcPr>
          <w:p w14:paraId="77768B90" w14:textId="77777777" w:rsidR="00F13323" w:rsidRPr="00F13323" w:rsidRDefault="00F13323">
            <w:pPr>
              <w:pStyle w:val="TableContents"/>
              <w:snapToGrid w:val="0"/>
              <w:rPr>
                <w:del w:id="293" w:author="Marie Barrigar" w:date="2012-04-25T11:31:00Z"/>
                <w:sz w:val="24"/>
                <w:szCs w:val="24"/>
              </w:rPr>
            </w:pPr>
            <w:del w:id="294" w:author="Marie Barrigar" w:date="2012-04-25T11:31:00Z">
              <w:r w:rsidRPr="00F13323">
                <w:rPr>
                  <w:sz w:val="24"/>
                  <w:szCs w:val="24"/>
                </w:rPr>
                <w:delText>CC5</w:delText>
              </w:r>
            </w:del>
          </w:p>
        </w:tc>
        <w:tc>
          <w:tcPr>
            <w:tcW w:w="2190" w:type="dxa"/>
            <w:tcBorders>
              <w:left w:val="single" w:sz="1" w:space="0" w:color="000000"/>
              <w:bottom w:val="single" w:sz="1" w:space="0" w:color="000000"/>
            </w:tcBorders>
            <w:shd w:val="clear" w:color="auto" w:fill="auto"/>
          </w:tcPr>
          <w:p w14:paraId="19D50EDF" w14:textId="77777777" w:rsidR="00F13323" w:rsidRPr="00F13323" w:rsidRDefault="00F13323">
            <w:pPr>
              <w:pStyle w:val="TableContents"/>
              <w:snapToGrid w:val="0"/>
              <w:rPr>
                <w:del w:id="295" w:author="Marie Barrigar" w:date="2012-04-25T11:31:00Z"/>
                <w:sz w:val="24"/>
                <w:szCs w:val="24"/>
              </w:rPr>
            </w:pPr>
          </w:p>
        </w:tc>
        <w:tc>
          <w:tcPr>
            <w:tcW w:w="2370" w:type="dxa"/>
            <w:tcBorders>
              <w:left w:val="single" w:sz="1" w:space="0" w:color="000000"/>
              <w:bottom w:val="single" w:sz="1" w:space="0" w:color="000000"/>
            </w:tcBorders>
            <w:shd w:val="clear" w:color="auto" w:fill="auto"/>
          </w:tcPr>
          <w:p w14:paraId="1DA848B8" w14:textId="77777777" w:rsidR="00F13323" w:rsidRPr="00F13323" w:rsidRDefault="00F13323">
            <w:pPr>
              <w:pStyle w:val="TableContents"/>
              <w:snapToGrid w:val="0"/>
              <w:rPr>
                <w:del w:id="296" w:author="Marie Barrigar" w:date="2012-04-25T11:31:00Z"/>
                <w:sz w:val="24"/>
                <w:szCs w:val="24"/>
              </w:rPr>
            </w:pPr>
          </w:p>
        </w:tc>
        <w:tc>
          <w:tcPr>
            <w:tcW w:w="3456" w:type="dxa"/>
            <w:tcBorders>
              <w:left w:val="single" w:sz="1" w:space="0" w:color="000000"/>
              <w:bottom w:val="single" w:sz="1" w:space="0" w:color="000000"/>
              <w:right w:val="single" w:sz="1" w:space="0" w:color="000000"/>
            </w:tcBorders>
            <w:shd w:val="clear" w:color="auto" w:fill="auto"/>
          </w:tcPr>
          <w:p w14:paraId="5BFA8E2A" w14:textId="77777777" w:rsidR="00F13323" w:rsidRPr="00F13323" w:rsidRDefault="00F13323">
            <w:pPr>
              <w:pStyle w:val="TableContents"/>
              <w:snapToGrid w:val="0"/>
              <w:rPr>
                <w:del w:id="297" w:author="Marie Barrigar" w:date="2012-04-25T11:31:00Z"/>
                <w:sz w:val="24"/>
                <w:szCs w:val="24"/>
              </w:rPr>
            </w:pPr>
          </w:p>
        </w:tc>
      </w:tr>
      <w:tr w:rsidR="00F13323" w:rsidRPr="00F13323" w14:paraId="0D3DD9CB" w14:textId="77777777">
        <w:trPr>
          <w:trHeight w:hRule="exact" w:val="360"/>
          <w:del w:id="298" w:author="Marie Barrigar" w:date="2012-04-25T11:31:00Z"/>
        </w:trPr>
        <w:tc>
          <w:tcPr>
            <w:tcW w:w="1260" w:type="dxa"/>
            <w:tcBorders>
              <w:left w:val="single" w:sz="1" w:space="0" w:color="000000"/>
              <w:bottom w:val="single" w:sz="1" w:space="0" w:color="000000"/>
            </w:tcBorders>
            <w:shd w:val="clear" w:color="auto" w:fill="auto"/>
          </w:tcPr>
          <w:p w14:paraId="6CFB80C9" w14:textId="77777777" w:rsidR="00F13323" w:rsidRPr="00F13323" w:rsidRDefault="00F13323">
            <w:pPr>
              <w:pStyle w:val="TableContents"/>
              <w:snapToGrid w:val="0"/>
              <w:rPr>
                <w:del w:id="299" w:author="Marie Barrigar" w:date="2012-04-25T11:31:00Z"/>
                <w:sz w:val="24"/>
                <w:szCs w:val="24"/>
              </w:rPr>
            </w:pPr>
            <w:del w:id="300" w:author="Marie Barrigar" w:date="2012-04-25T11:31:00Z">
              <w:r w:rsidRPr="00F13323">
                <w:rPr>
                  <w:sz w:val="24"/>
                  <w:szCs w:val="24"/>
                </w:rPr>
                <w:delText>CC6</w:delText>
              </w:r>
            </w:del>
          </w:p>
        </w:tc>
        <w:tc>
          <w:tcPr>
            <w:tcW w:w="2190" w:type="dxa"/>
            <w:tcBorders>
              <w:left w:val="single" w:sz="1" w:space="0" w:color="000000"/>
              <w:bottom w:val="single" w:sz="1" w:space="0" w:color="000000"/>
            </w:tcBorders>
            <w:shd w:val="clear" w:color="auto" w:fill="auto"/>
          </w:tcPr>
          <w:p w14:paraId="07889962" w14:textId="77777777" w:rsidR="00F13323" w:rsidRPr="00F13323" w:rsidRDefault="00F13323">
            <w:pPr>
              <w:pStyle w:val="TableContents"/>
              <w:snapToGrid w:val="0"/>
              <w:rPr>
                <w:del w:id="301" w:author="Marie Barrigar" w:date="2012-04-25T11:31:00Z"/>
                <w:sz w:val="24"/>
                <w:szCs w:val="24"/>
              </w:rPr>
            </w:pPr>
          </w:p>
        </w:tc>
        <w:tc>
          <w:tcPr>
            <w:tcW w:w="2370" w:type="dxa"/>
            <w:tcBorders>
              <w:left w:val="single" w:sz="1" w:space="0" w:color="000000"/>
              <w:bottom w:val="single" w:sz="1" w:space="0" w:color="000000"/>
            </w:tcBorders>
            <w:shd w:val="clear" w:color="auto" w:fill="auto"/>
          </w:tcPr>
          <w:p w14:paraId="1E70E98B" w14:textId="77777777" w:rsidR="00F13323" w:rsidRPr="00F13323" w:rsidRDefault="00F13323">
            <w:pPr>
              <w:pStyle w:val="TableContents"/>
              <w:snapToGrid w:val="0"/>
              <w:rPr>
                <w:del w:id="302" w:author="Marie Barrigar" w:date="2012-04-25T11:31:00Z"/>
                <w:sz w:val="24"/>
                <w:szCs w:val="24"/>
              </w:rPr>
            </w:pPr>
          </w:p>
        </w:tc>
        <w:tc>
          <w:tcPr>
            <w:tcW w:w="3456" w:type="dxa"/>
            <w:tcBorders>
              <w:left w:val="single" w:sz="1" w:space="0" w:color="000000"/>
              <w:bottom w:val="single" w:sz="1" w:space="0" w:color="000000"/>
              <w:right w:val="single" w:sz="1" w:space="0" w:color="000000"/>
            </w:tcBorders>
            <w:shd w:val="clear" w:color="auto" w:fill="auto"/>
          </w:tcPr>
          <w:p w14:paraId="6CBC4206" w14:textId="77777777" w:rsidR="00F13323" w:rsidRPr="00F13323" w:rsidRDefault="00F13323">
            <w:pPr>
              <w:pStyle w:val="TableContents"/>
              <w:snapToGrid w:val="0"/>
              <w:rPr>
                <w:del w:id="303" w:author="Marie Barrigar" w:date="2012-04-25T11:31:00Z"/>
                <w:sz w:val="24"/>
                <w:szCs w:val="24"/>
              </w:rPr>
            </w:pPr>
          </w:p>
        </w:tc>
      </w:tr>
      <w:tr w:rsidR="00F13323" w:rsidRPr="00F13323" w14:paraId="18827F56" w14:textId="77777777">
        <w:trPr>
          <w:trHeight w:hRule="exact" w:val="360"/>
          <w:del w:id="304" w:author="Marie Barrigar" w:date="2012-04-25T11:31:00Z"/>
        </w:trPr>
        <w:tc>
          <w:tcPr>
            <w:tcW w:w="1260" w:type="dxa"/>
            <w:tcBorders>
              <w:left w:val="single" w:sz="1" w:space="0" w:color="000000"/>
              <w:bottom w:val="single" w:sz="1" w:space="0" w:color="000000"/>
            </w:tcBorders>
            <w:shd w:val="clear" w:color="auto" w:fill="auto"/>
          </w:tcPr>
          <w:p w14:paraId="18D8ECBB" w14:textId="77777777" w:rsidR="00F13323" w:rsidRPr="00F13323" w:rsidRDefault="00F13323">
            <w:pPr>
              <w:pStyle w:val="TableContents"/>
              <w:snapToGrid w:val="0"/>
              <w:rPr>
                <w:del w:id="305" w:author="Marie Barrigar" w:date="2012-04-25T11:31:00Z"/>
                <w:sz w:val="24"/>
                <w:szCs w:val="24"/>
              </w:rPr>
            </w:pPr>
            <w:del w:id="306" w:author="Marie Barrigar" w:date="2012-04-25T11:31:00Z">
              <w:r w:rsidRPr="00F13323">
                <w:rPr>
                  <w:sz w:val="24"/>
                  <w:szCs w:val="24"/>
                </w:rPr>
                <w:delText>CC7</w:delText>
              </w:r>
            </w:del>
          </w:p>
        </w:tc>
        <w:tc>
          <w:tcPr>
            <w:tcW w:w="2190" w:type="dxa"/>
            <w:tcBorders>
              <w:left w:val="single" w:sz="1" w:space="0" w:color="000000"/>
              <w:bottom w:val="single" w:sz="1" w:space="0" w:color="000000"/>
            </w:tcBorders>
            <w:shd w:val="clear" w:color="auto" w:fill="auto"/>
          </w:tcPr>
          <w:p w14:paraId="54FE8D4F" w14:textId="77777777" w:rsidR="00F13323" w:rsidRPr="00F13323" w:rsidRDefault="00F13323">
            <w:pPr>
              <w:pStyle w:val="TableContents"/>
              <w:snapToGrid w:val="0"/>
              <w:rPr>
                <w:del w:id="307" w:author="Marie Barrigar" w:date="2012-04-25T11:31:00Z"/>
                <w:sz w:val="24"/>
                <w:szCs w:val="24"/>
              </w:rPr>
            </w:pPr>
          </w:p>
        </w:tc>
        <w:tc>
          <w:tcPr>
            <w:tcW w:w="2370" w:type="dxa"/>
            <w:tcBorders>
              <w:left w:val="single" w:sz="1" w:space="0" w:color="000000"/>
              <w:bottom w:val="single" w:sz="1" w:space="0" w:color="000000"/>
            </w:tcBorders>
            <w:shd w:val="clear" w:color="auto" w:fill="auto"/>
          </w:tcPr>
          <w:p w14:paraId="44800590" w14:textId="77777777" w:rsidR="00F13323" w:rsidRPr="00F13323" w:rsidRDefault="00F13323">
            <w:pPr>
              <w:pStyle w:val="TableContents"/>
              <w:snapToGrid w:val="0"/>
              <w:rPr>
                <w:del w:id="308" w:author="Marie Barrigar" w:date="2012-04-25T11:31:00Z"/>
                <w:sz w:val="24"/>
                <w:szCs w:val="24"/>
              </w:rPr>
            </w:pPr>
          </w:p>
        </w:tc>
        <w:tc>
          <w:tcPr>
            <w:tcW w:w="3456" w:type="dxa"/>
            <w:tcBorders>
              <w:left w:val="single" w:sz="1" w:space="0" w:color="000000"/>
              <w:bottom w:val="single" w:sz="1" w:space="0" w:color="000000"/>
              <w:right w:val="single" w:sz="1" w:space="0" w:color="000000"/>
            </w:tcBorders>
            <w:shd w:val="clear" w:color="auto" w:fill="auto"/>
          </w:tcPr>
          <w:p w14:paraId="7E62346F" w14:textId="77777777" w:rsidR="00F13323" w:rsidRPr="00F13323" w:rsidRDefault="00F13323">
            <w:pPr>
              <w:pStyle w:val="TableContents"/>
              <w:snapToGrid w:val="0"/>
              <w:rPr>
                <w:del w:id="309" w:author="Marie Barrigar" w:date="2012-04-25T11:31:00Z"/>
                <w:sz w:val="24"/>
                <w:szCs w:val="24"/>
              </w:rPr>
            </w:pPr>
          </w:p>
        </w:tc>
      </w:tr>
      <w:tr w:rsidR="00F13323" w:rsidRPr="00F13323" w14:paraId="00076457" w14:textId="77777777">
        <w:trPr>
          <w:trHeight w:hRule="exact" w:val="360"/>
          <w:del w:id="310" w:author="Marie Barrigar" w:date="2012-04-25T11:31:00Z"/>
        </w:trPr>
        <w:tc>
          <w:tcPr>
            <w:tcW w:w="1260" w:type="dxa"/>
            <w:tcBorders>
              <w:left w:val="single" w:sz="1" w:space="0" w:color="000000"/>
              <w:bottom w:val="single" w:sz="1" w:space="0" w:color="000000"/>
            </w:tcBorders>
            <w:shd w:val="clear" w:color="auto" w:fill="auto"/>
          </w:tcPr>
          <w:p w14:paraId="615BC734" w14:textId="77777777" w:rsidR="00F13323" w:rsidRPr="00F13323" w:rsidRDefault="00F13323">
            <w:pPr>
              <w:pStyle w:val="TableContents"/>
              <w:snapToGrid w:val="0"/>
              <w:rPr>
                <w:del w:id="311" w:author="Marie Barrigar" w:date="2012-04-25T11:31:00Z"/>
                <w:sz w:val="24"/>
                <w:szCs w:val="24"/>
              </w:rPr>
            </w:pPr>
            <w:del w:id="312" w:author="Marie Barrigar" w:date="2012-04-25T11:31:00Z">
              <w:r w:rsidRPr="00F13323">
                <w:rPr>
                  <w:sz w:val="24"/>
                  <w:szCs w:val="24"/>
                </w:rPr>
                <w:delText>CC8</w:delText>
              </w:r>
            </w:del>
          </w:p>
        </w:tc>
        <w:tc>
          <w:tcPr>
            <w:tcW w:w="2190" w:type="dxa"/>
            <w:tcBorders>
              <w:left w:val="single" w:sz="1" w:space="0" w:color="000000"/>
              <w:bottom w:val="single" w:sz="1" w:space="0" w:color="000000"/>
            </w:tcBorders>
            <w:shd w:val="clear" w:color="auto" w:fill="auto"/>
          </w:tcPr>
          <w:p w14:paraId="18F6023D" w14:textId="77777777" w:rsidR="00F13323" w:rsidRPr="00F13323" w:rsidRDefault="00F13323">
            <w:pPr>
              <w:pStyle w:val="TableContents"/>
              <w:snapToGrid w:val="0"/>
              <w:rPr>
                <w:del w:id="313" w:author="Marie Barrigar" w:date="2012-04-25T11:31:00Z"/>
                <w:sz w:val="24"/>
                <w:szCs w:val="24"/>
              </w:rPr>
            </w:pPr>
          </w:p>
        </w:tc>
        <w:tc>
          <w:tcPr>
            <w:tcW w:w="2370" w:type="dxa"/>
            <w:tcBorders>
              <w:left w:val="single" w:sz="1" w:space="0" w:color="000000"/>
              <w:bottom w:val="single" w:sz="1" w:space="0" w:color="000000"/>
            </w:tcBorders>
            <w:shd w:val="clear" w:color="auto" w:fill="auto"/>
          </w:tcPr>
          <w:p w14:paraId="30C0AAAA" w14:textId="77777777" w:rsidR="00F13323" w:rsidRPr="00F13323" w:rsidRDefault="00F13323">
            <w:pPr>
              <w:pStyle w:val="TableContents"/>
              <w:snapToGrid w:val="0"/>
              <w:rPr>
                <w:del w:id="314" w:author="Marie Barrigar" w:date="2012-04-25T11:31:00Z"/>
                <w:sz w:val="24"/>
                <w:szCs w:val="24"/>
              </w:rPr>
            </w:pPr>
          </w:p>
        </w:tc>
        <w:tc>
          <w:tcPr>
            <w:tcW w:w="3456" w:type="dxa"/>
            <w:tcBorders>
              <w:left w:val="single" w:sz="1" w:space="0" w:color="000000"/>
              <w:bottom w:val="single" w:sz="1" w:space="0" w:color="000000"/>
              <w:right w:val="single" w:sz="1" w:space="0" w:color="000000"/>
            </w:tcBorders>
            <w:shd w:val="clear" w:color="auto" w:fill="auto"/>
          </w:tcPr>
          <w:p w14:paraId="6A6000B1" w14:textId="77777777" w:rsidR="00F13323" w:rsidRPr="00F13323" w:rsidRDefault="00F13323">
            <w:pPr>
              <w:pStyle w:val="TableContents"/>
              <w:snapToGrid w:val="0"/>
              <w:rPr>
                <w:del w:id="315" w:author="Marie Barrigar" w:date="2012-04-25T11:31:00Z"/>
                <w:sz w:val="24"/>
                <w:szCs w:val="24"/>
              </w:rPr>
            </w:pPr>
          </w:p>
        </w:tc>
      </w:tr>
      <w:tr w:rsidR="00F13323" w:rsidRPr="00F13323" w14:paraId="07B05133" w14:textId="77777777">
        <w:trPr>
          <w:trHeight w:hRule="exact" w:val="360"/>
          <w:del w:id="316" w:author="Marie Barrigar" w:date="2012-04-25T11:31:00Z"/>
        </w:trPr>
        <w:tc>
          <w:tcPr>
            <w:tcW w:w="1260" w:type="dxa"/>
            <w:tcBorders>
              <w:left w:val="single" w:sz="1" w:space="0" w:color="000000"/>
              <w:bottom w:val="single" w:sz="1" w:space="0" w:color="000000"/>
            </w:tcBorders>
            <w:shd w:val="clear" w:color="auto" w:fill="auto"/>
          </w:tcPr>
          <w:p w14:paraId="36A10F82" w14:textId="77777777" w:rsidR="00F13323" w:rsidRPr="00F13323" w:rsidRDefault="00F13323">
            <w:pPr>
              <w:pStyle w:val="TableContents"/>
              <w:snapToGrid w:val="0"/>
              <w:rPr>
                <w:del w:id="317" w:author="Marie Barrigar" w:date="2012-04-25T11:31:00Z"/>
                <w:sz w:val="24"/>
                <w:szCs w:val="24"/>
              </w:rPr>
            </w:pPr>
            <w:del w:id="318" w:author="Marie Barrigar" w:date="2012-04-25T11:31:00Z">
              <w:r w:rsidRPr="00F13323">
                <w:rPr>
                  <w:sz w:val="24"/>
                  <w:szCs w:val="24"/>
                </w:rPr>
                <w:delText>CC9</w:delText>
              </w:r>
            </w:del>
          </w:p>
        </w:tc>
        <w:tc>
          <w:tcPr>
            <w:tcW w:w="2190" w:type="dxa"/>
            <w:tcBorders>
              <w:left w:val="single" w:sz="1" w:space="0" w:color="000000"/>
              <w:bottom w:val="single" w:sz="1" w:space="0" w:color="000000"/>
            </w:tcBorders>
            <w:shd w:val="clear" w:color="auto" w:fill="auto"/>
          </w:tcPr>
          <w:p w14:paraId="5BDCC704" w14:textId="77777777" w:rsidR="00F13323" w:rsidRPr="00F13323" w:rsidRDefault="00F13323">
            <w:pPr>
              <w:pStyle w:val="TableContents"/>
              <w:snapToGrid w:val="0"/>
              <w:rPr>
                <w:del w:id="319" w:author="Marie Barrigar" w:date="2012-04-25T11:31:00Z"/>
                <w:sz w:val="24"/>
                <w:szCs w:val="24"/>
              </w:rPr>
            </w:pPr>
          </w:p>
        </w:tc>
        <w:tc>
          <w:tcPr>
            <w:tcW w:w="2370" w:type="dxa"/>
            <w:tcBorders>
              <w:left w:val="single" w:sz="1" w:space="0" w:color="000000"/>
              <w:bottom w:val="single" w:sz="1" w:space="0" w:color="000000"/>
            </w:tcBorders>
            <w:shd w:val="clear" w:color="auto" w:fill="auto"/>
          </w:tcPr>
          <w:p w14:paraId="3FCBD54C" w14:textId="77777777" w:rsidR="00F13323" w:rsidRPr="00F13323" w:rsidRDefault="00F13323">
            <w:pPr>
              <w:pStyle w:val="TableContents"/>
              <w:snapToGrid w:val="0"/>
              <w:rPr>
                <w:del w:id="320" w:author="Marie Barrigar" w:date="2012-04-25T11:31:00Z"/>
                <w:sz w:val="24"/>
                <w:szCs w:val="24"/>
              </w:rPr>
            </w:pPr>
          </w:p>
        </w:tc>
        <w:tc>
          <w:tcPr>
            <w:tcW w:w="3456" w:type="dxa"/>
            <w:tcBorders>
              <w:left w:val="single" w:sz="1" w:space="0" w:color="000000"/>
              <w:bottom w:val="single" w:sz="1" w:space="0" w:color="000000"/>
              <w:right w:val="single" w:sz="1" w:space="0" w:color="000000"/>
            </w:tcBorders>
            <w:shd w:val="clear" w:color="auto" w:fill="auto"/>
          </w:tcPr>
          <w:p w14:paraId="09C28D38" w14:textId="77777777" w:rsidR="00F13323" w:rsidRPr="00F13323" w:rsidRDefault="00F13323">
            <w:pPr>
              <w:pStyle w:val="TableContents"/>
              <w:snapToGrid w:val="0"/>
              <w:rPr>
                <w:del w:id="321" w:author="Marie Barrigar" w:date="2012-04-25T11:31:00Z"/>
                <w:sz w:val="24"/>
                <w:szCs w:val="24"/>
              </w:rPr>
            </w:pPr>
          </w:p>
        </w:tc>
      </w:tr>
      <w:tr w:rsidR="00F13323" w:rsidRPr="00F13323" w14:paraId="21AC4DF4" w14:textId="77777777">
        <w:trPr>
          <w:trHeight w:hRule="exact" w:val="360"/>
          <w:del w:id="322" w:author="Marie Barrigar" w:date="2012-04-25T11:31:00Z"/>
        </w:trPr>
        <w:tc>
          <w:tcPr>
            <w:tcW w:w="1260" w:type="dxa"/>
            <w:tcBorders>
              <w:left w:val="single" w:sz="1" w:space="0" w:color="000000"/>
              <w:bottom w:val="single" w:sz="1" w:space="0" w:color="000000"/>
            </w:tcBorders>
            <w:shd w:val="clear" w:color="auto" w:fill="auto"/>
          </w:tcPr>
          <w:p w14:paraId="1227B951" w14:textId="77777777" w:rsidR="00F13323" w:rsidRPr="00F13323" w:rsidRDefault="00F13323">
            <w:pPr>
              <w:pStyle w:val="TableContents"/>
              <w:snapToGrid w:val="0"/>
              <w:rPr>
                <w:del w:id="323" w:author="Marie Barrigar" w:date="2012-04-25T11:31:00Z"/>
                <w:sz w:val="24"/>
                <w:szCs w:val="24"/>
              </w:rPr>
            </w:pPr>
            <w:del w:id="324" w:author="Marie Barrigar" w:date="2012-04-25T11:31:00Z">
              <w:r w:rsidRPr="00F13323">
                <w:rPr>
                  <w:sz w:val="24"/>
                  <w:szCs w:val="24"/>
                </w:rPr>
                <w:delText>CC10</w:delText>
              </w:r>
            </w:del>
          </w:p>
        </w:tc>
        <w:tc>
          <w:tcPr>
            <w:tcW w:w="2190" w:type="dxa"/>
            <w:tcBorders>
              <w:left w:val="single" w:sz="1" w:space="0" w:color="000000"/>
              <w:bottom w:val="single" w:sz="1" w:space="0" w:color="000000"/>
            </w:tcBorders>
            <w:shd w:val="clear" w:color="auto" w:fill="auto"/>
          </w:tcPr>
          <w:p w14:paraId="18FD1D36" w14:textId="77777777" w:rsidR="00F13323" w:rsidRPr="00F13323" w:rsidRDefault="00F13323">
            <w:pPr>
              <w:pStyle w:val="TableContents"/>
              <w:snapToGrid w:val="0"/>
              <w:rPr>
                <w:del w:id="325" w:author="Marie Barrigar" w:date="2012-04-25T11:31:00Z"/>
                <w:sz w:val="24"/>
                <w:szCs w:val="24"/>
              </w:rPr>
            </w:pPr>
          </w:p>
        </w:tc>
        <w:tc>
          <w:tcPr>
            <w:tcW w:w="2370" w:type="dxa"/>
            <w:tcBorders>
              <w:left w:val="single" w:sz="1" w:space="0" w:color="000000"/>
              <w:bottom w:val="single" w:sz="1" w:space="0" w:color="000000"/>
            </w:tcBorders>
            <w:shd w:val="clear" w:color="auto" w:fill="auto"/>
          </w:tcPr>
          <w:p w14:paraId="415670B7" w14:textId="77777777" w:rsidR="00F13323" w:rsidRPr="00F13323" w:rsidRDefault="00F13323">
            <w:pPr>
              <w:pStyle w:val="TableContents"/>
              <w:snapToGrid w:val="0"/>
              <w:rPr>
                <w:del w:id="326" w:author="Marie Barrigar" w:date="2012-04-25T11:31:00Z"/>
                <w:sz w:val="24"/>
                <w:szCs w:val="24"/>
              </w:rPr>
            </w:pPr>
          </w:p>
        </w:tc>
        <w:tc>
          <w:tcPr>
            <w:tcW w:w="3456" w:type="dxa"/>
            <w:tcBorders>
              <w:left w:val="single" w:sz="1" w:space="0" w:color="000000"/>
              <w:bottom w:val="single" w:sz="1" w:space="0" w:color="000000"/>
              <w:right w:val="single" w:sz="1" w:space="0" w:color="000000"/>
            </w:tcBorders>
            <w:shd w:val="clear" w:color="auto" w:fill="auto"/>
          </w:tcPr>
          <w:p w14:paraId="2C2EFCFD" w14:textId="77777777" w:rsidR="00F13323" w:rsidRPr="00F13323" w:rsidRDefault="00F13323">
            <w:pPr>
              <w:pStyle w:val="TableContents"/>
              <w:snapToGrid w:val="0"/>
              <w:rPr>
                <w:del w:id="327" w:author="Marie Barrigar" w:date="2012-04-25T11:31:00Z"/>
                <w:sz w:val="24"/>
                <w:szCs w:val="24"/>
              </w:rPr>
            </w:pPr>
          </w:p>
        </w:tc>
      </w:tr>
      <w:tr w:rsidR="00F13323" w:rsidRPr="00F13323" w14:paraId="3F5C8400" w14:textId="77777777">
        <w:trPr>
          <w:trHeight w:hRule="exact" w:val="360"/>
          <w:del w:id="328" w:author="Marie Barrigar" w:date="2012-04-25T11:31:00Z"/>
        </w:trPr>
        <w:tc>
          <w:tcPr>
            <w:tcW w:w="1260" w:type="dxa"/>
            <w:tcBorders>
              <w:left w:val="single" w:sz="1" w:space="0" w:color="000000"/>
              <w:bottom w:val="single" w:sz="1" w:space="0" w:color="000000"/>
            </w:tcBorders>
            <w:shd w:val="clear" w:color="auto" w:fill="auto"/>
          </w:tcPr>
          <w:p w14:paraId="6A374D86" w14:textId="77777777" w:rsidR="00F13323" w:rsidRPr="00F13323" w:rsidRDefault="00F13323">
            <w:pPr>
              <w:pStyle w:val="TableContents"/>
              <w:snapToGrid w:val="0"/>
              <w:rPr>
                <w:del w:id="329" w:author="Marie Barrigar" w:date="2012-04-25T11:31:00Z"/>
                <w:sz w:val="24"/>
                <w:szCs w:val="24"/>
              </w:rPr>
            </w:pPr>
            <w:del w:id="330" w:author="Marie Barrigar" w:date="2012-04-25T11:31:00Z">
              <w:r w:rsidRPr="00F13323">
                <w:rPr>
                  <w:sz w:val="24"/>
                  <w:szCs w:val="24"/>
                </w:rPr>
                <w:delText>BioStats</w:delText>
              </w:r>
            </w:del>
          </w:p>
        </w:tc>
        <w:tc>
          <w:tcPr>
            <w:tcW w:w="2190" w:type="dxa"/>
            <w:tcBorders>
              <w:left w:val="single" w:sz="1" w:space="0" w:color="000000"/>
              <w:bottom w:val="single" w:sz="1" w:space="0" w:color="000000"/>
            </w:tcBorders>
            <w:shd w:val="clear" w:color="auto" w:fill="auto"/>
          </w:tcPr>
          <w:p w14:paraId="66A5FD3F" w14:textId="77777777" w:rsidR="00F13323" w:rsidRPr="00F13323" w:rsidRDefault="00F13323">
            <w:pPr>
              <w:pStyle w:val="TableContents"/>
              <w:snapToGrid w:val="0"/>
              <w:rPr>
                <w:del w:id="331" w:author="Marie Barrigar" w:date="2012-04-25T11:31:00Z"/>
                <w:sz w:val="24"/>
                <w:szCs w:val="24"/>
              </w:rPr>
            </w:pPr>
          </w:p>
        </w:tc>
        <w:tc>
          <w:tcPr>
            <w:tcW w:w="2370" w:type="dxa"/>
            <w:tcBorders>
              <w:left w:val="single" w:sz="1" w:space="0" w:color="000000"/>
              <w:bottom w:val="single" w:sz="1" w:space="0" w:color="000000"/>
            </w:tcBorders>
            <w:shd w:val="clear" w:color="auto" w:fill="auto"/>
          </w:tcPr>
          <w:p w14:paraId="08F1457D" w14:textId="77777777" w:rsidR="00F13323" w:rsidRPr="00F13323" w:rsidRDefault="00F13323">
            <w:pPr>
              <w:pStyle w:val="TableContents"/>
              <w:snapToGrid w:val="0"/>
              <w:rPr>
                <w:del w:id="332" w:author="Marie Barrigar" w:date="2012-04-25T11:31:00Z"/>
                <w:sz w:val="24"/>
                <w:szCs w:val="24"/>
              </w:rPr>
            </w:pPr>
          </w:p>
        </w:tc>
        <w:tc>
          <w:tcPr>
            <w:tcW w:w="3456" w:type="dxa"/>
            <w:tcBorders>
              <w:left w:val="single" w:sz="1" w:space="0" w:color="000000"/>
              <w:bottom w:val="single" w:sz="1" w:space="0" w:color="000000"/>
              <w:right w:val="single" w:sz="1" w:space="0" w:color="000000"/>
            </w:tcBorders>
            <w:shd w:val="clear" w:color="auto" w:fill="auto"/>
          </w:tcPr>
          <w:p w14:paraId="2B037998" w14:textId="77777777" w:rsidR="00F13323" w:rsidRPr="00F13323" w:rsidRDefault="00F13323">
            <w:pPr>
              <w:pStyle w:val="TableContents"/>
              <w:snapToGrid w:val="0"/>
              <w:rPr>
                <w:del w:id="333" w:author="Marie Barrigar" w:date="2012-04-25T11:31:00Z"/>
                <w:sz w:val="24"/>
                <w:szCs w:val="24"/>
              </w:rPr>
            </w:pPr>
          </w:p>
        </w:tc>
      </w:tr>
      <w:tr w:rsidR="00F13323" w:rsidRPr="00F13323" w14:paraId="2932E871" w14:textId="77777777">
        <w:trPr>
          <w:trHeight w:hRule="exact" w:val="360"/>
          <w:del w:id="334" w:author="Marie Barrigar" w:date="2012-04-25T11:31:00Z"/>
        </w:trPr>
        <w:tc>
          <w:tcPr>
            <w:tcW w:w="1260" w:type="dxa"/>
            <w:tcBorders>
              <w:left w:val="single" w:sz="1" w:space="0" w:color="000000"/>
              <w:bottom w:val="single" w:sz="1" w:space="0" w:color="000000"/>
            </w:tcBorders>
            <w:shd w:val="clear" w:color="auto" w:fill="auto"/>
          </w:tcPr>
          <w:p w14:paraId="5B40CE4A" w14:textId="77777777" w:rsidR="00F13323" w:rsidRPr="00F13323" w:rsidRDefault="00F13323">
            <w:pPr>
              <w:pStyle w:val="TableContents"/>
              <w:snapToGrid w:val="0"/>
              <w:rPr>
                <w:del w:id="335" w:author="Marie Barrigar" w:date="2012-04-25T11:31:00Z"/>
                <w:sz w:val="24"/>
                <w:szCs w:val="24"/>
              </w:rPr>
            </w:pPr>
            <w:del w:id="336" w:author="Marie Barrigar" w:date="2012-04-25T11:31:00Z">
              <w:r w:rsidRPr="00F13323">
                <w:rPr>
                  <w:sz w:val="24"/>
                  <w:szCs w:val="24"/>
                </w:rPr>
                <w:delText>Auditor</w:delText>
              </w:r>
            </w:del>
          </w:p>
        </w:tc>
        <w:tc>
          <w:tcPr>
            <w:tcW w:w="2190" w:type="dxa"/>
            <w:tcBorders>
              <w:left w:val="single" w:sz="1" w:space="0" w:color="000000"/>
              <w:bottom w:val="single" w:sz="1" w:space="0" w:color="000000"/>
            </w:tcBorders>
            <w:shd w:val="clear" w:color="auto" w:fill="auto"/>
          </w:tcPr>
          <w:p w14:paraId="6036C200" w14:textId="77777777" w:rsidR="00F13323" w:rsidRPr="00F13323" w:rsidRDefault="00F13323">
            <w:pPr>
              <w:pStyle w:val="TableContents"/>
              <w:snapToGrid w:val="0"/>
              <w:rPr>
                <w:del w:id="337" w:author="Marie Barrigar" w:date="2012-04-25T11:31:00Z"/>
                <w:sz w:val="24"/>
                <w:szCs w:val="24"/>
              </w:rPr>
            </w:pPr>
          </w:p>
        </w:tc>
        <w:tc>
          <w:tcPr>
            <w:tcW w:w="2370" w:type="dxa"/>
            <w:tcBorders>
              <w:left w:val="single" w:sz="1" w:space="0" w:color="000000"/>
              <w:bottom w:val="single" w:sz="1" w:space="0" w:color="000000"/>
            </w:tcBorders>
            <w:shd w:val="clear" w:color="auto" w:fill="auto"/>
          </w:tcPr>
          <w:p w14:paraId="2FBD6107" w14:textId="77777777" w:rsidR="00F13323" w:rsidRPr="00F13323" w:rsidRDefault="00F13323">
            <w:pPr>
              <w:pStyle w:val="TableContents"/>
              <w:snapToGrid w:val="0"/>
              <w:rPr>
                <w:del w:id="338" w:author="Marie Barrigar" w:date="2012-04-25T11:31:00Z"/>
                <w:sz w:val="24"/>
                <w:szCs w:val="24"/>
              </w:rPr>
            </w:pPr>
          </w:p>
        </w:tc>
        <w:tc>
          <w:tcPr>
            <w:tcW w:w="3456" w:type="dxa"/>
            <w:tcBorders>
              <w:left w:val="single" w:sz="1" w:space="0" w:color="000000"/>
              <w:bottom w:val="single" w:sz="1" w:space="0" w:color="000000"/>
              <w:right w:val="single" w:sz="1" w:space="0" w:color="000000"/>
            </w:tcBorders>
            <w:shd w:val="clear" w:color="auto" w:fill="auto"/>
          </w:tcPr>
          <w:p w14:paraId="0F401A05" w14:textId="77777777" w:rsidR="00F13323" w:rsidRPr="00F13323" w:rsidRDefault="00F13323">
            <w:pPr>
              <w:pStyle w:val="TableContents"/>
              <w:snapToGrid w:val="0"/>
              <w:rPr>
                <w:del w:id="339" w:author="Marie Barrigar" w:date="2012-04-25T11:31:00Z"/>
                <w:sz w:val="24"/>
                <w:szCs w:val="24"/>
              </w:rPr>
            </w:pPr>
          </w:p>
        </w:tc>
      </w:tr>
    </w:tbl>
    <w:p w14:paraId="210BFA7D" w14:textId="77777777" w:rsidR="00F13323" w:rsidRPr="00F13323" w:rsidRDefault="00F13323">
      <w:pPr>
        <w:rPr>
          <w:del w:id="340" w:author="Marie Barrigar" w:date="2012-04-25T11:31:00Z"/>
          <w:sz w:val="24"/>
          <w:szCs w:val="24"/>
        </w:rPr>
      </w:pPr>
    </w:p>
    <w:p w14:paraId="0E6EBDD2" w14:textId="77777777" w:rsidR="00282F6F" w:rsidRPr="004A4322" w:rsidRDefault="00282F6F" w:rsidP="00DD5881">
      <w:pPr>
        <w:tabs>
          <w:tab w:val="left" w:pos="4320"/>
          <w:tab w:val="left" w:leader="underscore" w:pos="9360"/>
        </w:tabs>
        <w:rPr>
          <w:ins w:id="341" w:author="Marie Barrigar" w:date="2012-04-25T11:31:00Z"/>
          <w:bCs/>
          <w:i/>
          <w:sz w:val="24"/>
          <w:szCs w:val="24"/>
        </w:rPr>
      </w:pPr>
      <w:ins w:id="342" w:author="Marie Barrigar" w:date="2012-04-25T11:31:00Z">
        <w:r w:rsidRPr="004A4322">
          <w:rPr>
            <w:b/>
            <w:bCs/>
            <w:i/>
            <w:sz w:val="24"/>
            <w:szCs w:val="24"/>
          </w:rPr>
          <w:t>Requested Delivery Date:</w:t>
        </w:r>
        <w:r w:rsidRPr="004A4322">
          <w:rPr>
            <w:b/>
            <w:bCs/>
            <w:i/>
            <w:sz w:val="24"/>
            <w:szCs w:val="24"/>
          </w:rPr>
          <w:tab/>
        </w:r>
        <w:r w:rsidRPr="004A4322">
          <w:rPr>
            <w:bCs/>
            <w:i/>
            <w:sz w:val="24"/>
            <w:szCs w:val="24"/>
          </w:rPr>
          <w:tab/>
        </w:r>
      </w:ins>
    </w:p>
    <w:p w14:paraId="4974E0AE" w14:textId="77777777" w:rsidR="00282F6F" w:rsidRPr="004A4322" w:rsidRDefault="00282F6F" w:rsidP="00DD5881">
      <w:pPr>
        <w:tabs>
          <w:tab w:val="left" w:pos="4320"/>
          <w:tab w:val="left" w:leader="underscore" w:pos="9360"/>
        </w:tabs>
        <w:rPr>
          <w:ins w:id="343" w:author="Marie Barrigar" w:date="2012-04-25T11:31:00Z"/>
          <w:bCs/>
          <w:i/>
          <w:sz w:val="24"/>
          <w:szCs w:val="24"/>
        </w:rPr>
      </w:pPr>
      <w:ins w:id="344" w:author="Marie Barrigar" w:date="2012-04-25T11:31:00Z">
        <w:r w:rsidRPr="004A4322">
          <w:rPr>
            <w:b/>
            <w:bCs/>
            <w:i/>
            <w:sz w:val="24"/>
            <w:szCs w:val="24"/>
          </w:rPr>
          <w:t>Name of the Study:</w:t>
        </w:r>
        <w:r w:rsidRPr="004A4322">
          <w:rPr>
            <w:b/>
            <w:bCs/>
            <w:i/>
            <w:sz w:val="24"/>
            <w:szCs w:val="24"/>
          </w:rPr>
          <w:tab/>
        </w:r>
        <w:r w:rsidRPr="004A4322">
          <w:rPr>
            <w:bCs/>
            <w:i/>
            <w:sz w:val="24"/>
            <w:szCs w:val="24"/>
          </w:rPr>
          <w:tab/>
        </w:r>
      </w:ins>
    </w:p>
    <w:p w14:paraId="23DC4050" w14:textId="77777777" w:rsidR="00282F6F" w:rsidRPr="004A4322" w:rsidRDefault="00282F6F" w:rsidP="00DD5881">
      <w:pPr>
        <w:tabs>
          <w:tab w:val="left" w:pos="4320"/>
          <w:tab w:val="left" w:leader="underscore" w:pos="9360"/>
        </w:tabs>
        <w:spacing w:after="0"/>
        <w:rPr>
          <w:ins w:id="345" w:author="Marie Barrigar" w:date="2012-04-25T11:31:00Z"/>
          <w:bCs/>
          <w:i/>
          <w:sz w:val="24"/>
          <w:szCs w:val="24"/>
        </w:rPr>
      </w:pPr>
      <w:ins w:id="346" w:author="Marie Barrigar" w:date="2012-04-25T11:31:00Z">
        <w:r w:rsidRPr="004A4322">
          <w:rPr>
            <w:b/>
            <w:bCs/>
            <w:i/>
            <w:sz w:val="24"/>
            <w:szCs w:val="24"/>
          </w:rPr>
          <w:t>Desired URL:</w:t>
        </w:r>
        <w:r w:rsidRPr="004A4322">
          <w:rPr>
            <w:b/>
            <w:bCs/>
            <w:i/>
            <w:sz w:val="24"/>
            <w:szCs w:val="24"/>
          </w:rPr>
          <w:tab/>
        </w:r>
        <w:r w:rsidRPr="004A4322">
          <w:rPr>
            <w:bCs/>
            <w:i/>
            <w:sz w:val="24"/>
            <w:szCs w:val="24"/>
          </w:rPr>
          <w:tab/>
        </w:r>
      </w:ins>
    </w:p>
    <w:p w14:paraId="539C1361" w14:textId="77777777" w:rsidR="00282F6F" w:rsidRPr="00DD5881" w:rsidRDefault="00282F6F" w:rsidP="00DD5881">
      <w:pPr>
        <w:tabs>
          <w:tab w:val="left" w:pos="4320"/>
          <w:tab w:val="left" w:leader="underscore" w:pos="9360"/>
        </w:tabs>
        <w:rPr>
          <w:ins w:id="347" w:author="Marie Barrigar" w:date="2012-04-25T11:31:00Z"/>
          <w:bCs/>
          <w:sz w:val="20"/>
          <w:szCs w:val="20"/>
        </w:rPr>
      </w:pPr>
      <w:ins w:id="348" w:author="Marie Barrigar" w:date="2012-04-25T11:31:00Z">
        <w:r>
          <w:rPr>
            <w:b/>
            <w:bCs/>
            <w:sz w:val="24"/>
            <w:szCs w:val="24"/>
          </w:rPr>
          <w:tab/>
        </w:r>
        <w:r w:rsidRPr="00DD5881">
          <w:rPr>
            <w:bCs/>
            <w:sz w:val="20"/>
            <w:szCs w:val="20"/>
          </w:rPr>
          <w:t>(ex. gbmcct.epicdiagnostics.com)</w:t>
        </w:r>
      </w:ins>
    </w:p>
    <w:p w14:paraId="25A053AC" w14:textId="77777777" w:rsidR="00282F6F" w:rsidRPr="004A4322" w:rsidRDefault="00282F6F" w:rsidP="00DD5881">
      <w:pPr>
        <w:tabs>
          <w:tab w:val="left" w:pos="4320"/>
          <w:tab w:val="left" w:leader="underscore" w:pos="9360"/>
        </w:tabs>
        <w:spacing w:after="0"/>
        <w:rPr>
          <w:ins w:id="349" w:author="Marie Barrigar" w:date="2012-04-25T11:31:00Z"/>
          <w:bCs/>
          <w:i/>
          <w:sz w:val="24"/>
          <w:szCs w:val="24"/>
        </w:rPr>
      </w:pPr>
      <w:ins w:id="350" w:author="Marie Barrigar" w:date="2012-04-25T11:31:00Z">
        <w:r w:rsidRPr="004A4322">
          <w:rPr>
            <w:b/>
            <w:bCs/>
            <w:i/>
            <w:sz w:val="24"/>
            <w:szCs w:val="24"/>
          </w:rPr>
          <w:t>Subject Id Prefix:</w:t>
        </w:r>
        <w:r w:rsidRPr="004A4322">
          <w:rPr>
            <w:b/>
            <w:bCs/>
            <w:i/>
            <w:sz w:val="24"/>
            <w:szCs w:val="24"/>
          </w:rPr>
          <w:tab/>
        </w:r>
        <w:r w:rsidRPr="004A4322">
          <w:rPr>
            <w:bCs/>
            <w:i/>
            <w:sz w:val="24"/>
            <w:szCs w:val="24"/>
          </w:rPr>
          <w:tab/>
        </w:r>
      </w:ins>
    </w:p>
    <w:p w14:paraId="12B6A263" w14:textId="77777777" w:rsidR="00067984" w:rsidRPr="00DD5881" w:rsidRDefault="00282F6F" w:rsidP="00DD5881">
      <w:pPr>
        <w:tabs>
          <w:tab w:val="left" w:pos="4320"/>
          <w:tab w:val="left" w:leader="underscore" w:pos="9360"/>
        </w:tabs>
        <w:rPr>
          <w:ins w:id="351" w:author="Marie Barrigar" w:date="2012-04-25T11:31:00Z"/>
          <w:bCs/>
          <w:sz w:val="20"/>
          <w:szCs w:val="20"/>
        </w:rPr>
      </w:pPr>
      <w:ins w:id="352" w:author="Marie Barrigar" w:date="2012-04-25T11:31:00Z">
        <w:r w:rsidRPr="00DD5881">
          <w:rPr>
            <w:b/>
            <w:bCs/>
            <w:sz w:val="20"/>
            <w:szCs w:val="20"/>
          </w:rPr>
          <w:tab/>
        </w:r>
        <w:r w:rsidRPr="00DD5881">
          <w:rPr>
            <w:bCs/>
            <w:sz w:val="20"/>
            <w:szCs w:val="20"/>
          </w:rPr>
          <w:t>(</w:t>
        </w:r>
        <w:proofErr w:type="gramStart"/>
        <w:r w:rsidRPr="00DD5881">
          <w:rPr>
            <w:bCs/>
            <w:sz w:val="20"/>
            <w:szCs w:val="20"/>
          </w:rPr>
          <w:t>ex</w:t>
        </w:r>
        <w:proofErr w:type="gramEnd"/>
        <w:r w:rsidRPr="00DD5881">
          <w:rPr>
            <w:bCs/>
            <w:sz w:val="20"/>
            <w:szCs w:val="20"/>
          </w:rPr>
          <w:t>. RPT-, GBMC-, EHI- . . .)</w:t>
        </w:r>
      </w:ins>
    </w:p>
    <w:p w14:paraId="03806C96" w14:textId="77777777" w:rsidR="00511789" w:rsidRDefault="00511789">
      <w:pPr>
        <w:rPr>
          <w:sz w:val="24"/>
          <w:szCs w:val="24"/>
        </w:rPr>
      </w:pPr>
      <w:r w:rsidRPr="00F13323">
        <w:rPr>
          <w:sz w:val="24"/>
          <w:szCs w:val="24"/>
        </w:rPr>
        <w:t>Additional installation requirements:</w:t>
      </w:r>
    </w:p>
    <w:p w14:paraId="72A47694" w14:textId="77777777" w:rsidR="00511789" w:rsidRPr="00F13323" w:rsidRDefault="00511789">
      <w:pPr>
        <w:rPr>
          <w:del w:id="353" w:author="Marie Barrigar" w:date="2012-04-25T11:31:00Z"/>
          <w:sz w:val="24"/>
          <w:szCs w:val="24"/>
          <w:u w:val="single"/>
        </w:rPr>
      </w:pPr>
      <w:del w:id="354" w:author="Marie Barrigar" w:date="2012-04-25T11:31:00Z">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del>
    </w:p>
    <w:p w14:paraId="2A66036E" w14:textId="77777777" w:rsidR="00511789" w:rsidRPr="00F13323" w:rsidRDefault="00511789">
      <w:pPr>
        <w:rPr>
          <w:del w:id="355" w:author="Marie Barrigar" w:date="2012-04-25T11:31:00Z"/>
          <w:sz w:val="24"/>
          <w:szCs w:val="24"/>
          <w:u w:val="single"/>
        </w:rPr>
      </w:pPr>
      <w:del w:id="356" w:author="Marie Barrigar" w:date="2012-04-25T11:31:00Z">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del>
    </w:p>
    <w:p w14:paraId="269E4996" w14:textId="77777777" w:rsidR="00511789" w:rsidRPr="001B7CF1" w:rsidRDefault="00511789">
      <w:pPr>
        <w:rPr>
          <w:del w:id="357" w:author="Marie Barrigar" w:date="2012-04-25T11:31:00Z"/>
          <w:sz w:val="24"/>
          <w:szCs w:val="24"/>
          <w:u w:val="single"/>
        </w:rPr>
      </w:pPr>
      <w:del w:id="358" w:author="Marie Barrigar" w:date="2012-04-25T11:31:00Z">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r w:rsidRPr="00F13323">
          <w:rPr>
            <w:sz w:val="24"/>
            <w:szCs w:val="24"/>
            <w:u w:val="single"/>
          </w:rPr>
          <w:tab/>
        </w:r>
      </w:del>
    </w:p>
    <w:p w14:paraId="2179C2EE" w14:textId="77777777" w:rsidR="00F13323" w:rsidRPr="00F13323" w:rsidRDefault="00F13323">
      <w:pPr>
        <w:rPr>
          <w:del w:id="359" w:author="Marie Barrigar" w:date="2012-04-25T11:31:00Z"/>
          <w:sz w:val="24"/>
          <w:szCs w:val="24"/>
        </w:rPr>
      </w:pPr>
      <w:del w:id="360" w:author="Marie Barrigar" w:date="2012-04-25T11:31:00Z">
        <w:r w:rsidRPr="00F13323">
          <w:rPr>
            <w:sz w:val="24"/>
            <w:szCs w:val="24"/>
          </w:rPr>
          <w:pict w14:anchorId="6395532B">
            <v:line id="_x0000_s1028" style="position:absolute;z-index:251659776" from="7.65pt,5.25pt" to="461.3pt,5.25pt" strokeweight="1.52mm"/>
          </w:pict>
        </w:r>
      </w:del>
    </w:p>
    <w:p w14:paraId="70D267F1" w14:textId="77777777" w:rsidR="008B719D" w:rsidRDefault="008B719D" w:rsidP="00DD5881">
      <w:pPr>
        <w:tabs>
          <w:tab w:val="left" w:leader="underscore" w:pos="9360"/>
        </w:tabs>
        <w:rPr>
          <w:ins w:id="361" w:author="Marie Barrigar" w:date="2012-04-25T11:31:00Z"/>
          <w:sz w:val="24"/>
          <w:szCs w:val="24"/>
        </w:rPr>
      </w:pPr>
      <w:ins w:id="362" w:author="Marie Barrigar" w:date="2012-04-25T11:31:00Z">
        <w:r>
          <w:rPr>
            <w:sz w:val="24"/>
            <w:szCs w:val="24"/>
          </w:rPr>
          <w:tab/>
        </w:r>
      </w:ins>
    </w:p>
    <w:p w14:paraId="52EA8442" w14:textId="77777777" w:rsidR="008B719D" w:rsidRDefault="008B719D" w:rsidP="00DD5881">
      <w:pPr>
        <w:tabs>
          <w:tab w:val="left" w:leader="underscore" w:pos="9360"/>
        </w:tabs>
        <w:rPr>
          <w:ins w:id="363" w:author="Marie Barrigar" w:date="2012-04-25T11:31:00Z"/>
          <w:sz w:val="24"/>
          <w:szCs w:val="24"/>
        </w:rPr>
      </w:pPr>
      <w:ins w:id="364" w:author="Marie Barrigar" w:date="2012-04-25T11:31:00Z">
        <w:r>
          <w:rPr>
            <w:sz w:val="24"/>
            <w:szCs w:val="24"/>
          </w:rPr>
          <w:tab/>
        </w:r>
      </w:ins>
    </w:p>
    <w:p w14:paraId="09E0ADA0" w14:textId="77777777" w:rsidR="008B719D" w:rsidRPr="00F13323" w:rsidRDefault="008B719D" w:rsidP="00DD5881">
      <w:pPr>
        <w:tabs>
          <w:tab w:val="left" w:leader="underscore" w:pos="9360"/>
        </w:tabs>
        <w:rPr>
          <w:ins w:id="365" w:author="Marie Barrigar" w:date="2012-04-25T11:31:00Z"/>
          <w:sz w:val="24"/>
          <w:szCs w:val="24"/>
        </w:rPr>
      </w:pPr>
      <w:ins w:id="366" w:author="Marie Barrigar" w:date="2012-04-25T11:31:00Z">
        <w:r>
          <w:rPr>
            <w:sz w:val="24"/>
            <w:szCs w:val="24"/>
          </w:rPr>
          <w:tab/>
        </w:r>
      </w:ins>
    </w:p>
    <w:p w14:paraId="0B7177D8" w14:textId="77777777" w:rsidR="00F13323" w:rsidRPr="00F13323" w:rsidRDefault="00B97CF7">
      <w:pPr>
        <w:rPr>
          <w:ins w:id="367" w:author="Marie Barrigar" w:date="2012-04-25T11:31:00Z"/>
          <w:sz w:val="24"/>
          <w:szCs w:val="24"/>
        </w:rPr>
      </w:pPr>
      <w:ins w:id="368" w:author="Marie Barrigar" w:date="2012-04-25T11:31:00Z">
        <w:r>
          <w:rPr>
            <w:sz w:val="24"/>
            <w:szCs w:val="24"/>
          </w:rPr>
          <w:pict>
            <v:line id="_x0000_s1026" style="position:absolute;z-index:251656704" from="7.65pt,5.25pt" to="461.3pt,5.25pt" strokeweight="1.52mm"/>
          </w:pict>
        </w:r>
      </w:ins>
    </w:p>
    <w:p w14:paraId="1B0F4D19" w14:textId="77777777" w:rsidR="00461B71" w:rsidRPr="00F13323" w:rsidRDefault="00461B71">
      <w:pPr>
        <w:rPr>
          <w:sz w:val="24"/>
          <w:szCs w:val="24"/>
        </w:rPr>
      </w:pPr>
      <w:r w:rsidRPr="00F13323">
        <w:rPr>
          <w:sz w:val="24"/>
          <w:szCs w:val="24"/>
        </w:rPr>
        <w:lastRenderedPageBreak/>
        <w:t>Approval Signatures:</w:t>
      </w:r>
    </w:p>
    <w:p w14:paraId="350D7154" w14:textId="77777777" w:rsidR="00F13323" w:rsidRPr="00F13323" w:rsidRDefault="00F13323">
      <w:pPr>
        <w:rPr>
          <w:sz w:val="24"/>
          <w:szCs w:val="24"/>
        </w:rPr>
      </w:pPr>
      <w:r w:rsidRPr="00F13323">
        <w:rPr>
          <w:sz w:val="24"/>
          <w:szCs w:val="24"/>
        </w:rPr>
        <w:t>Clinical:</w:t>
      </w:r>
      <w:r w:rsidRPr="00F13323">
        <w:rPr>
          <w:sz w:val="24"/>
          <w:szCs w:val="24"/>
        </w:rPr>
        <w:tab/>
        <w:t>_______________________</w:t>
      </w:r>
      <w:r w:rsidRPr="00F13323">
        <w:rPr>
          <w:sz w:val="24"/>
          <w:szCs w:val="24"/>
        </w:rPr>
        <w:tab/>
      </w:r>
      <w:r w:rsidRPr="00F13323">
        <w:rPr>
          <w:sz w:val="24"/>
          <w:szCs w:val="24"/>
        </w:rPr>
        <w:tab/>
      </w:r>
      <w:r w:rsidRPr="00F13323">
        <w:rPr>
          <w:sz w:val="24"/>
          <w:szCs w:val="24"/>
        </w:rPr>
        <w:tab/>
        <w:t>Date</w:t>
      </w:r>
      <w:proofErr w:type="gramStart"/>
      <w:r w:rsidRPr="00F13323">
        <w:rPr>
          <w:sz w:val="24"/>
          <w:szCs w:val="24"/>
        </w:rPr>
        <w:t>:_</w:t>
      </w:r>
      <w:proofErr w:type="gramEnd"/>
      <w:r w:rsidRPr="00F13323">
        <w:rPr>
          <w:sz w:val="24"/>
          <w:szCs w:val="24"/>
        </w:rPr>
        <w:t>____________</w:t>
      </w:r>
    </w:p>
    <w:p w14:paraId="5FC174A9" w14:textId="77777777" w:rsidR="00F13323" w:rsidRPr="00F13323" w:rsidRDefault="00461B71">
      <w:pPr>
        <w:rPr>
          <w:sz w:val="24"/>
          <w:szCs w:val="24"/>
        </w:rPr>
      </w:pPr>
      <w:r w:rsidRPr="00F13323">
        <w:rPr>
          <w:sz w:val="24"/>
          <w:szCs w:val="24"/>
        </w:rPr>
        <w:t>CTO</w:t>
      </w:r>
      <w:r w:rsidR="00F13323" w:rsidRPr="00F13323">
        <w:rPr>
          <w:sz w:val="24"/>
          <w:szCs w:val="24"/>
        </w:rPr>
        <w:t>:</w:t>
      </w:r>
      <w:r w:rsidR="00F13323" w:rsidRPr="00F13323">
        <w:rPr>
          <w:sz w:val="24"/>
          <w:szCs w:val="24"/>
        </w:rPr>
        <w:tab/>
      </w:r>
      <w:r w:rsidR="00F13323" w:rsidRPr="00F13323">
        <w:rPr>
          <w:sz w:val="24"/>
          <w:szCs w:val="24"/>
        </w:rPr>
        <w:tab/>
        <w:t>_______________________</w:t>
      </w:r>
      <w:r w:rsidR="00F13323" w:rsidRPr="00F13323">
        <w:rPr>
          <w:sz w:val="24"/>
          <w:szCs w:val="24"/>
        </w:rPr>
        <w:tab/>
      </w:r>
      <w:r w:rsidR="00F13323" w:rsidRPr="00F13323">
        <w:rPr>
          <w:sz w:val="24"/>
          <w:szCs w:val="24"/>
        </w:rPr>
        <w:tab/>
      </w:r>
      <w:r w:rsidR="00F13323" w:rsidRPr="00F13323">
        <w:rPr>
          <w:sz w:val="24"/>
          <w:szCs w:val="24"/>
        </w:rPr>
        <w:tab/>
        <w:t>Date</w:t>
      </w:r>
      <w:proofErr w:type="gramStart"/>
      <w:r w:rsidR="00F13323" w:rsidRPr="00F13323">
        <w:rPr>
          <w:sz w:val="24"/>
          <w:szCs w:val="24"/>
        </w:rPr>
        <w:t>:_</w:t>
      </w:r>
      <w:proofErr w:type="gramEnd"/>
      <w:r w:rsidR="00F13323" w:rsidRPr="00F13323">
        <w:rPr>
          <w:sz w:val="24"/>
          <w:szCs w:val="24"/>
        </w:rPr>
        <w:t>____________</w:t>
      </w:r>
    </w:p>
    <w:p w14:paraId="1BA56CBC" w14:textId="77777777" w:rsidR="00461B71" w:rsidRPr="00F13323" w:rsidRDefault="00461B71">
      <w:pPr>
        <w:rPr>
          <w:sz w:val="24"/>
          <w:szCs w:val="24"/>
        </w:rPr>
      </w:pPr>
    </w:p>
    <w:p w14:paraId="34492D02" w14:textId="77777777" w:rsidR="00461B71" w:rsidRPr="00F13323" w:rsidRDefault="00461B71">
      <w:pPr>
        <w:rPr>
          <w:sz w:val="24"/>
          <w:szCs w:val="24"/>
        </w:rPr>
      </w:pPr>
      <w:r w:rsidRPr="00F13323">
        <w:rPr>
          <w:sz w:val="24"/>
          <w:szCs w:val="24"/>
        </w:rPr>
        <w:t xml:space="preserve">Implemented </w:t>
      </w:r>
      <w:r w:rsidR="00CD6FC2" w:rsidRPr="00F13323">
        <w:rPr>
          <w:sz w:val="24"/>
          <w:szCs w:val="24"/>
        </w:rPr>
        <w:t xml:space="preserve">and Verified </w:t>
      </w:r>
      <w:r w:rsidRPr="00F13323">
        <w:rPr>
          <w:sz w:val="24"/>
          <w:szCs w:val="24"/>
        </w:rPr>
        <w:t>by:</w:t>
      </w:r>
    </w:p>
    <w:p w14:paraId="5737EA38" w14:textId="77777777" w:rsidR="00461B71" w:rsidRPr="00461B71" w:rsidRDefault="00461B71" w:rsidP="00461B71">
      <w:pPr>
        <w:rPr>
          <w:del w:id="369" w:author="Marie Barrigar" w:date="2012-04-25T11:31:00Z"/>
          <w:sz w:val="24"/>
          <w:szCs w:val="24"/>
        </w:rPr>
      </w:pPr>
      <w:r w:rsidRPr="00461B71">
        <w:rPr>
          <w:sz w:val="24"/>
          <w:szCs w:val="24"/>
        </w:rPr>
        <w:t>IT:</w:t>
      </w:r>
      <w:r w:rsidRPr="00461B71">
        <w:rPr>
          <w:sz w:val="24"/>
          <w:szCs w:val="24"/>
        </w:rPr>
        <w:tab/>
      </w:r>
      <w:r w:rsidRPr="00461B71">
        <w:rPr>
          <w:sz w:val="24"/>
          <w:szCs w:val="24"/>
        </w:rPr>
        <w:tab/>
        <w:t>_______________________</w:t>
      </w:r>
      <w:r w:rsidRPr="00461B71">
        <w:rPr>
          <w:sz w:val="24"/>
          <w:szCs w:val="24"/>
        </w:rPr>
        <w:tab/>
      </w:r>
      <w:r w:rsidRPr="00461B71">
        <w:rPr>
          <w:sz w:val="24"/>
          <w:szCs w:val="24"/>
        </w:rPr>
        <w:tab/>
      </w:r>
      <w:r w:rsidRPr="00461B71">
        <w:rPr>
          <w:sz w:val="24"/>
          <w:szCs w:val="24"/>
        </w:rPr>
        <w:tab/>
        <w:t>Date</w:t>
      </w:r>
      <w:proofErr w:type="gramStart"/>
      <w:r w:rsidRPr="00461B71">
        <w:rPr>
          <w:sz w:val="24"/>
          <w:szCs w:val="24"/>
        </w:rPr>
        <w:t>:_</w:t>
      </w:r>
      <w:proofErr w:type="gramEnd"/>
      <w:r w:rsidRPr="00461B71">
        <w:rPr>
          <w:sz w:val="24"/>
          <w:szCs w:val="24"/>
        </w:rPr>
        <w:t>____________</w:t>
      </w:r>
    </w:p>
    <w:p w14:paraId="1721444F" w14:textId="77777777" w:rsidR="00461B71" w:rsidRPr="00F13323" w:rsidRDefault="00461B71">
      <w:pPr>
        <w:rPr>
          <w:del w:id="370" w:author="Marie Barrigar" w:date="2012-04-25T11:31:00Z"/>
          <w:sz w:val="24"/>
          <w:szCs w:val="24"/>
        </w:rPr>
      </w:pPr>
    </w:p>
    <w:p w14:paraId="724635A1" w14:textId="77777777" w:rsidR="00F13323" w:rsidRPr="00F13323" w:rsidRDefault="00F13323">
      <w:pPr>
        <w:rPr>
          <w:del w:id="371" w:author="Marie Barrigar" w:date="2012-04-25T11:31:00Z"/>
          <w:sz w:val="24"/>
          <w:szCs w:val="24"/>
        </w:rPr>
      </w:pPr>
    </w:p>
    <w:p w14:paraId="0A8464C4" w14:textId="77777777" w:rsidR="00F13323" w:rsidRPr="00F13323" w:rsidRDefault="00F13323">
      <w:pPr>
        <w:rPr>
          <w:del w:id="372" w:author="Marie Barrigar" w:date="2012-04-25T11:31:00Z"/>
          <w:sz w:val="24"/>
          <w:szCs w:val="24"/>
        </w:rPr>
      </w:pPr>
    </w:p>
    <w:p w14:paraId="76506EDB" w14:textId="141A6FAC" w:rsidR="007F77FB" w:rsidRDefault="00461B71" w:rsidP="00461B71">
      <w:pPr>
        <w:rPr>
          <w:ins w:id="373" w:author="Marie Barrigar" w:date="2012-04-25T11:31:00Z"/>
          <w:sz w:val="24"/>
          <w:szCs w:val="24"/>
        </w:rPr>
        <w:sectPr w:rsidR="007F77FB">
          <w:headerReference w:type="even" r:id="rId12"/>
          <w:headerReference w:type="default" r:id="rId13"/>
          <w:footerReference w:type="even" r:id="rId14"/>
          <w:headerReference w:type="first" r:id="rId15"/>
          <w:footerReference w:type="first" r:id="rId16"/>
          <w:pgSz w:w="12240" w:h="15840"/>
          <w:pgMar w:top="1440" w:right="1440" w:bottom="1440" w:left="1440" w:header="720" w:footer="720" w:gutter="0"/>
          <w:cols w:space="720"/>
          <w:docGrid w:linePitch="360"/>
        </w:sectPr>
      </w:pPr>
      <w:del w:id="374" w:author="Marie Barrigar" w:date="2012-04-25T11:31:00Z">
        <w:r w:rsidRPr="00F13323">
          <w:rPr>
            <w:sz w:val="24"/>
            <w:szCs w:val="24"/>
          </w:rPr>
          <w:br w:type="page"/>
        </w:r>
      </w:del>
    </w:p>
    <w:p w14:paraId="06B9AC31" w14:textId="553AE35D" w:rsidR="00461B71" w:rsidRPr="00DD5881" w:rsidRDefault="007F77FB" w:rsidP="00DD5881">
      <w:pPr>
        <w:jc w:val="center"/>
        <w:rPr>
          <w:b/>
          <w:sz w:val="36"/>
          <w:rPrChange w:id="375" w:author="Marie Barrigar" w:date="2012-04-25T11:31:00Z">
            <w:rPr>
              <w:sz w:val="24"/>
            </w:rPr>
          </w:rPrChange>
        </w:rPr>
      </w:pPr>
      <w:r w:rsidRPr="00DD5881">
        <w:rPr>
          <w:b/>
          <w:sz w:val="36"/>
          <w:szCs w:val="36"/>
        </w:rPr>
        <w:lastRenderedPageBreak/>
        <w:t xml:space="preserve">User </w:t>
      </w:r>
      <w:del w:id="376" w:author="Marie Barrigar" w:date="2012-04-25T11:31:00Z">
        <w:r w:rsidR="0050263C" w:rsidRPr="001B7CF1">
          <w:rPr>
            <w:b/>
            <w:sz w:val="36"/>
            <w:szCs w:val="24"/>
          </w:rPr>
          <w:delText>ID and Password Changes</w:delText>
        </w:r>
      </w:del>
      <w:ins w:id="377" w:author="Marie Barrigar" w:date="2012-04-25T11:31:00Z">
        <w:r w:rsidR="000B42E3" w:rsidRPr="000B42E3">
          <w:rPr>
            <w:b/>
            <w:sz w:val="36"/>
            <w:szCs w:val="36"/>
          </w:rPr>
          <w:t xml:space="preserve">Change </w:t>
        </w:r>
        <w:r w:rsidRPr="00DD5881">
          <w:rPr>
            <w:b/>
            <w:sz w:val="36"/>
            <w:szCs w:val="36"/>
          </w:rPr>
          <w:t>Request</w:t>
        </w:r>
      </w:ins>
    </w:p>
    <w:p w14:paraId="1C0F852E" w14:textId="47F481C6" w:rsidR="0078105C" w:rsidRDefault="00F13323">
      <w:pPr>
        <w:rPr>
          <w:sz w:val="24"/>
          <w:szCs w:val="24"/>
        </w:rPr>
      </w:pPr>
      <w:r w:rsidRPr="00F13323">
        <w:rPr>
          <w:sz w:val="24"/>
          <w:szCs w:val="24"/>
        </w:rPr>
        <w:t xml:space="preserve">This form is required to be completed and submitted to IT when </w:t>
      </w:r>
      <w:del w:id="378" w:author="Marie Barrigar" w:date="2012-04-25T11:31:00Z">
        <w:r w:rsidRPr="00F13323">
          <w:rPr>
            <w:sz w:val="24"/>
            <w:szCs w:val="24"/>
          </w:rPr>
          <w:delText xml:space="preserve">a user needs </w:delText>
        </w:r>
      </w:del>
      <w:r w:rsidRPr="00F13323">
        <w:rPr>
          <w:sz w:val="24"/>
          <w:szCs w:val="24"/>
        </w:rPr>
        <w:t xml:space="preserve">to </w:t>
      </w:r>
      <w:del w:id="379" w:author="Marie Barrigar" w:date="2012-04-25T11:31:00Z">
        <w:r w:rsidRPr="00F13323">
          <w:rPr>
            <w:sz w:val="24"/>
            <w:szCs w:val="24"/>
          </w:rPr>
          <w:delText>be added</w:delText>
        </w:r>
      </w:del>
      <w:ins w:id="380" w:author="Marie Barrigar" w:date="2012-04-25T11:31:00Z">
        <w:r w:rsidRPr="00F13323">
          <w:rPr>
            <w:sz w:val="24"/>
            <w:szCs w:val="24"/>
          </w:rPr>
          <w:t>add</w:t>
        </w:r>
      </w:ins>
      <w:r w:rsidRPr="00F13323">
        <w:rPr>
          <w:sz w:val="24"/>
          <w:szCs w:val="24"/>
        </w:rPr>
        <w:t xml:space="preserve"> or </w:t>
      </w:r>
      <w:del w:id="381" w:author="Marie Barrigar" w:date="2012-04-25T11:31:00Z">
        <w:r w:rsidRPr="00F13323">
          <w:rPr>
            <w:sz w:val="24"/>
            <w:szCs w:val="24"/>
          </w:rPr>
          <w:delText>removed</w:delText>
        </w:r>
      </w:del>
      <w:ins w:id="382" w:author="Marie Barrigar" w:date="2012-04-25T11:31:00Z">
        <w:r w:rsidRPr="00F13323">
          <w:rPr>
            <w:sz w:val="24"/>
            <w:szCs w:val="24"/>
          </w:rPr>
          <w:t xml:space="preserve">remove </w:t>
        </w:r>
        <w:r w:rsidR="0040091A">
          <w:rPr>
            <w:sz w:val="24"/>
            <w:szCs w:val="24"/>
          </w:rPr>
          <w:t>users</w:t>
        </w:r>
      </w:ins>
      <w:r w:rsidR="0040091A">
        <w:rPr>
          <w:sz w:val="24"/>
          <w:szCs w:val="24"/>
        </w:rPr>
        <w:t xml:space="preserve"> </w:t>
      </w:r>
      <w:r w:rsidRPr="00F13323">
        <w:rPr>
          <w:sz w:val="24"/>
          <w:szCs w:val="24"/>
        </w:rPr>
        <w:t xml:space="preserve">to/from a Clinical Trial </w:t>
      </w:r>
      <w:del w:id="383" w:author="Marie Barrigar" w:date="2012-04-25T11:31:00Z">
        <w:r w:rsidRPr="00F13323">
          <w:rPr>
            <w:sz w:val="24"/>
            <w:szCs w:val="24"/>
          </w:rPr>
          <w:delText>Site Web Form's</w:delText>
        </w:r>
      </w:del>
      <w:proofErr w:type="spellStart"/>
      <w:ins w:id="384" w:author="Marie Barrigar" w:date="2012-04-25T11:31:00Z">
        <w:r w:rsidRPr="00F13323">
          <w:rPr>
            <w:sz w:val="24"/>
            <w:szCs w:val="24"/>
          </w:rPr>
          <w:t>WebForm's</w:t>
        </w:r>
      </w:ins>
      <w:proofErr w:type="spellEnd"/>
      <w:r w:rsidRPr="00F13323">
        <w:rPr>
          <w:sz w:val="24"/>
          <w:szCs w:val="24"/>
        </w:rPr>
        <w:t xml:space="preserve"> access list</w:t>
      </w:r>
      <w:r w:rsidR="00461B71" w:rsidRPr="00F13323">
        <w:rPr>
          <w:sz w:val="24"/>
          <w:szCs w:val="24"/>
        </w:rPr>
        <w:t xml:space="preserve"> after the initial implementation</w:t>
      </w:r>
      <w:r w:rsidRPr="00F13323">
        <w:rPr>
          <w:sz w:val="24"/>
          <w:szCs w:val="24"/>
        </w:rPr>
        <w:t>. Complete the form below and submit to IT for processing.</w:t>
      </w:r>
      <w:r w:rsidR="00461B71" w:rsidRPr="00F13323">
        <w:rPr>
          <w:sz w:val="24"/>
          <w:szCs w:val="24"/>
        </w:rPr>
        <w:t xml:space="preserve">  Cross through </w:t>
      </w:r>
      <w:ins w:id="385" w:author="Marie Barrigar" w:date="2012-04-25T11:31:00Z">
        <w:r w:rsidR="0040091A">
          <w:rPr>
            <w:sz w:val="24"/>
            <w:szCs w:val="24"/>
          </w:rPr>
          <w:t xml:space="preserve">and initial and date </w:t>
        </w:r>
      </w:ins>
      <w:r w:rsidR="00461B71" w:rsidRPr="00F13323">
        <w:rPr>
          <w:sz w:val="24"/>
          <w:szCs w:val="24"/>
        </w:rPr>
        <w:t>any areas that are not applicable.</w:t>
      </w:r>
      <w:del w:id="386" w:author="Marie Barrigar" w:date="2012-04-25T11:31:00Z">
        <w:r w:rsidR="00461B71" w:rsidRPr="00F13323">
          <w:rPr>
            <w:sz w:val="24"/>
            <w:szCs w:val="24"/>
          </w:rPr>
          <w:delText xml:space="preserve">  </w:delText>
        </w:r>
      </w:del>
    </w:p>
    <w:p w14:paraId="1A750417" w14:textId="77777777" w:rsidR="00803C5D" w:rsidRDefault="00803C5D" w:rsidP="00803C5D">
      <w:pPr>
        <w:tabs>
          <w:tab w:val="left" w:pos="3600"/>
          <w:tab w:val="left" w:leader="underscore" w:pos="9360"/>
        </w:tabs>
        <w:rPr>
          <w:ins w:id="387" w:author="Marie Barrigar" w:date="2012-04-25T11:31:00Z"/>
          <w:sz w:val="24"/>
          <w:szCs w:val="24"/>
        </w:rPr>
      </w:pPr>
      <w:ins w:id="388" w:author="Marie Barrigar" w:date="2012-04-25T11:31:00Z">
        <w:r>
          <w:rPr>
            <w:b/>
            <w:i/>
            <w:sz w:val="24"/>
            <w:szCs w:val="24"/>
          </w:rPr>
          <w:t>Name:</w:t>
        </w:r>
        <w:r>
          <w:rPr>
            <w:sz w:val="24"/>
            <w:szCs w:val="24"/>
          </w:rPr>
          <w:tab/>
        </w:r>
        <w:r>
          <w:rPr>
            <w:sz w:val="24"/>
            <w:szCs w:val="24"/>
          </w:rPr>
          <w:tab/>
        </w:r>
      </w:ins>
    </w:p>
    <w:p w14:paraId="162A99AF" w14:textId="77777777" w:rsidR="00803C5D" w:rsidRDefault="00803C5D" w:rsidP="00803C5D">
      <w:pPr>
        <w:tabs>
          <w:tab w:val="left" w:pos="3600"/>
          <w:tab w:val="left" w:leader="underscore" w:pos="9360"/>
        </w:tabs>
        <w:rPr>
          <w:ins w:id="389" w:author="Marie Barrigar" w:date="2012-04-25T11:31:00Z"/>
          <w:sz w:val="24"/>
          <w:szCs w:val="24"/>
        </w:rPr>
      </w:pPr>
      <w:ins w:id="390" w:author="Marie Barrigar" w:date="2012-04-25T11:31:00Z">
        <w:r w:rsidRPr="0006322E">
          <w:rPr>
            <w:b/>
            <w:i/>
            <w:sz w:val="24"/>
            <w:szCs w:val="24"/>
          </w:rPr>
          <w:t>E-Mail:</w:t>
        </w:r>
        <w:r w:rsidRPr="00A623B9">
          <w:rPr>
            <w:sz w:val="24"/>
            <w:szCs w:val="24"/>
          </w:rPr>
          <w:tab/>
        </w:r>
        <w:r w:rsidRPr="00A623B9">
          <w:rPr>
            <w:sz w:val="24"/>
            <w:szCs w:val="24"/>
          </w:rPr>
          <w:tab/>
        </w:r>
      </w:ins>
    </w:p>
    <w:p w14:paraId="7B56924E" w14:textId="77777777" w:rsidR="0078105C" w:rsidRPr="00DD5881" w:rsidRDefault="0078105C" w:rsidP="00DD5881">
      <w:pPr>
        <w:tabs>
          <w:tab w:val="left" w:pos="3600"/>
          <w:tab w:val="left" w:leader="underscore" w:pos="9360"/>
        </w:tabs>
        <w:spacing w:after="0"/>
        <w:rPr>
          <w:ins w:id="391" w:author="Marie Barrigar" w:date="2012-04-25T11:31:00Z"/>
          <w:i/>
          <w:sz w:val="24"/>
          <w:szCs w:val="24"/>
        </w:rPr>
      </w:pPr>
      <w:ins w:id="392" w:author="Marie Barrigar" w:date="2012-04-25T11:31:00Z">
        <w:r w:rsidRPr="00DD5881">
          <w:rPr>
            <w:b/>
            <w:i/>
            <w:sz w:val="24"/>
            <w:szCs w:val="24"/>
          </w:rPr>
          <w:t>Site URL:</w:t>
        </w:r>
        <w:r w:rsidRPr="004A4322">
          <w:rPr>
            <w:sz w:val="24"/>
            <w:szCs w:val="24"/>
          </w:rPr>
          <w:tab/>
        </w:r>
        <w:r w:rsidRPr="004A4322">
          <w:rPr>
            <w:sz w:val="24"/>
            <w:szCs w:val="24"/>
          </w:rPr>
          <w:tab/>
        </w:r>
      </w:ins>
    </w:p>
    <w:p w14:paraId="4337C255" w14:textId="77777777" w:rsidR="0078105C" w:rsidRPr="0078105C" w:rsidRDefault="0078105C" w:rsidP="00DD5881">
      <w:pPr>
        <w:tabs>
          <w:tab w:val="left" w:pos="3600"/>
        </w:tabs>
        <w:rPr>
          <w:ins w:id="393" w:author="Marie Barrigar" w:date="2012-04-25T11:31:00Z"/>
          <w:sz w:val="24"/>
          <w:szCs w:val="24"/>
        </w:rPr>
      </w:pPr>
      <w:ins w:id="394" w:author="Marie Barrigar" w:date="2012-04-25T11:31:00Z">
        <w:r>
          <w:rPr>
            <w:sz w:val="24"/>
            <w:szCs w:val="24"/>
          </w:rPr>
          <w:tab/>
        </w:r>
        <w:r w:rsidRPr="0078105C">
          <w:rPr>
            <w:sz w:val="24"/>
            <w:szCs w:val="24"/>
          </w:rPr>
          <w:t xml:space="preserve"> (ex. </w:t>
        </w:r>
      </w:ins>
      <w:moveToRangeStart w:id="395" w:author="Marie Barrigar" w:date="2012-04-25T11:31:00Z" w:name="move323116788"/>
      <w:moveTo w:id="396" w:author="Marie Barrigar" w:date="2012-04-25T11:31:00Z">
        <w:r w:rsidRPr="0078105C">
          <w:rPr>
            <w:sz w:val="24"/>
            <w:szCs w:val="24"/>
          </w:rPr>
          <w:t>gbmcct.epicdiagnostics.com)</w:t>
        </w:r>
      </w:moveTo>
      <w:moveToRangeEnd w:id="395"/>
    </w:p>
    <w:p w14:paraId="4D27046E" w14:textId="77777777" w:rsidR="0078105C" w:rsidRPr="00DD5881" w:rsidRDefault="0078105C" w:rsidP="00DD5881">
      <w:pPr>
        <w:tabs>
          <w:tab w:val="left" w:pos="3600"/>
          <w:tab w:val="left" w:pos="6480"/>
        </w:tabs>
        <w:spacing w:after="0"/>
        <w:rPr>
          <w:ins w:id="397" w:author="Marie Barrigar" w:date="2012-04-25T11:31:00Z"/>
        </w:rPr>
      </w:pPr>
      <w:ins w:id="398" w:author="Marie Barrigar" w:date="2012-04-25T11:31:00Z">
        <w:r w:rsidRPr="00DD5881">
          <w:rPr>
            <w:b/>
            <w:i/>
            <w:sz w:val="24"/>
            <w:szCs w:val="24"/>
          </w:rPr>
          <w:t>Required Roles:</w:t>
        </w:r>
        <w:r>
          <w:rPr>
            <w:b/>
            <w:i/>
            <w:sz w:val="24"/>
            <w:szCs w:val="24"/>
          </w:rPr>
          <w:tab/>
        </w:r>
      </w:ins>
      <w:customXmlInsRangeStart w:id="399" w:author="Marie Barrigar" w:date="2012-04-25T11:31:00Z"/>
      <w:sdt>
        <w:sdtPr>
          <w:rPr>
            <w:sz w:val="24"/>
            <w:szCs w:val="24"/>
          </w:rPr>
          <w:id w:val="945348279"/>
        </w:sdtPr>
        <w:sdtContent>
          <w:customXmlInsRangeEnd w:id="399"/>
          <w:ins w:id="400" w:author="Marie Barrigar" w:date="2012-04-25T11:31:00Z">
            <w:r w:rsidR="00DD43A6">
              <w:rPr>
                <w:rFonts w:ascii="MS Gothic" w:eastAsia="MS Gothic" w:hAnsi="MS Gothic" w:hint="eastAsia"/>
                <w:sz w:val="24"/>
                <w:szCs w:val="24"/>
              </w:rPr>
              <w:t>☐</w:t>
            </w:r>
          </w:ins>
          <w:customXmlInsRangeStart w:id="401" w:author="Marie Barrigar" w:date="2012-04-25T11:31:00Z"/>
        </w:sdtContent>
      </w:sdt>
      <w:customXmlInsRangeEnd w:id="401"/>
      <w:ins w:id="402" w:author="Marie Barrigar" w:date="2012-04-25T11:31:00Z">
        <w:r w:rsidRPr="00DD5881">
          <w:rPr>
            <w:sz w:val="24"/>
            <w:szCs w:val="24"/>
          </w:rPr>
          <w:t xml:space="preserve"> Monitor</w:t>
        </w:r>
        <w:r>
          <w:rPr>
            <w:sz w:val="24"/>
            <w:szCs w:val="24"/>
          </w:rPr>
          <w:tab/>
        </w:r>
      </w:ins>
      <w:customXmlInsRangeStart w:id="403" w:author="Marie Barrigar" w:date="2012-04-25T11:31:00Z"/>
      <w:sdt>
        <w:sdtPr>
          <w:rPr>
            <w:sz w:val="24"/>
            <w:szCs w:val="24"/>
          </w:rPr>
          <w:id w:val="1225800166"/>
        </w:sdtPr>
        <w:sdtContent>
          <w:customXmlInsRangeEnd w:id="403"/>
          <w:ins w:id="404" w:author="Marie Barrigar" w:date="2012-04-25T11:31:00Z">
            <w:r>
              <w:rPr>
                <w:rFonts w:ascii="MS Gothic" w:eastAsia="MS Gothic" w:hAnsi="MS Gothic" w:hint="eastAsia"/>
                <w:sz w:val="24"/>
                <w:szCs w:val="24"/>
              </w:rPr>
              <w:t>☐</w:t>
            </w:r>
          </w:ins>
          <w:customXmlInsRangeStart w:id="405" w:author="Marie Barrigar" w:date="2012-04-25T11:31:00Z"/>
        </w:sdtContent>
      </w:sdt>
      <w:customXmlInsRangeEnd w:id="405"/>
      <w:ins w:id="406" w:author="Marie Barrigar" w:date="2012-04-25T11:31:00Z">
        <w:r>
          <w:rPr>
            <w:sz w:val="24"/>
            <w:szCs w:val="24"/>
          </w:rPr>
          <w:t xml:space="preserve"> </w:t>
        </w:r>
        <w:proofErr w:type="gramStart"/>
        <w:r>
          <w:rPr>
            <w:sz w:val="24"/>
            <w:szCs w:val="24"/>
          </w:rPr>
          <w:t>Save</w:t>
        </w:r>
        <w:proofErr w:type="gramEnd"/>
        <w:r>
          <w:rPr>
            <w:sz w:val="24"/>
            <w:szCs w:val="24"/>
          </w:rPr>
          <w:t xml:space="preserve"> data</w:t>
        </w:r>
      </w:ins>
    </w:p>
    <w:p w14:paraId="6CE1C9B9" w14:textId="77777777" w:rsidR="0078105C" w:rsidRDefault="0078105C" w:rsidP="00DD5881">
      <w:pPr>
        <w:tabs>
          <w:tab w:val="left" w:pos="3600"/>
          <w:tab w:val="left" w:pos="6480"/>
        </w:tabs>
        <w:spacing w:after="0"/>
        <w:rPr>
          <w:ins w:id="407" w:author="Marie Barrigar" w:date="2012-04-25T11:31:00Z"/>
          <w:sz w:val="24"/>
          <w:szCs w:val="24"/>
        </w:rPr>
      </w:pPr>
      <w:ins w:id="408" w:author="Marie Barrigar" w:date="2012-04-25T11:31:00Z">
        <w:r>
          <w:rPr>
            <w:sz w:val="24"/>
            <w:szCs w:val="24"/>
          </w:rPr>
          <w:tab/>
        </w:r>
      </w:ins>
      <w:customXmlInsRangeStart w:id="409" w:author="Marie Barrigar" w:date="2012-04-25T11:31:00Z"/>
      <w:sdt>
        <w:sdtPr>
          <w:rPr>
            <w:sz w:val="24"/>
            <w:szCs w:val="24"/>
          </w:rPr>
          <w:id w:val="-1934270212"/>
        </w:sdtPr>
        <w:sdtContent>
          <w:customXmlInsRangeEnd w:id="409"/>
          <w:ins w:id="410" w:author="Marie Barrigar" w:date="2012-04-25T11:31:00Z">
            <w:r w:rsidR="00DD43A6">
              <w:rPr>
                <w:rFonts w:ascii="MS Gothic" w:eastAsia="MS Gothic" w:hAnsi="MS Gothic" w:hint="eastAsia"/>
                <w:sz w:val="24"/>
                <w:szCs w:val="24"/>
              </w:rPr>
              <w:t>☐</w:t>
            </w:r>
          </w:ins>
          <w:customXmlInsRangeStart w:id="411" w:author="Marie Barrigar" w:date="2012-04-25T11:31:00Z"/>
        </w:sdtContent>
      </w:sdt>
      <w:customXmlInsRangeEnd w:id="411"/>
      <w:ins w:id="412" w:author="Marie Barrigar" w:date="2012-04-25T11:31:00Z">
        <w:r>
          <w:rPr>
            <w:sz w:val="24"/>
            <w:szCs w:val="24"/>
          </w:rPr>
          <w:t xml:space="preserve"> PI</w:t>
        </w:r>
        <w:r>
          <w:rPr>
            <w:sz w:val="24"/>
            <w:szCs w:val="24"/>
          </w:rPr>
          <w:tab/>
        </w:r>
      </w:ins>
      <w:customXmlInsRangeStart w:id="413" w:author="Marie Barrigar" w:date="2012-04-25T11:31:00Z"/>
      <w:sdt>
        <w:sdtPr>
          <w:rPr>
            <w:sz w:val="24"/>
            <w:szCs w:val="24"/>
          </w:rPr>
          <w:id w:val="1657260272"/>
        </w:sdtPr>
        <w:sdtContent>
          <w:customXmlInsRangeEnd w:id="413"/>
          <w:ins w:id="414" w:author="Marie Barrigar" w:date="2012-04-25T11:31:00Z">
            <w:r>
              <w:rPr>
                <w:rFonts w:ascii="MS Gothic" w:eastAsia="MS Gothic" w:hAnsi="MS Gothic" w:hint="eastAsia"/>
                <w:sz w:val="24"/>
                <w:szCs w:val="24"/>
              </w:rPr>
              <w:t>☐</w:t>
            </w:r>
          </w:ins>
          <w:customXmlInsRangeStart w:id="415" w:author="Marie Barrigar" w:date="2012-04-25T11:31:00Z"/>
        </w:sdtContent>
      </w:sdt>
      <w:customXmlInsRangeEnd w:id="415"/>
      <w:ins w:id="416" w:author="Marie Barrigar" w:date="2012-04-25T11:31:00Z">
        <w:r>
          <w:rPr>
            <w:sz w:val="24"/>
            <w:szCs w:val="24"/>
          </w:rPr>
          <w:t xml:space="preserve"> View report</w:t>
        </w:r>
      </w:ins>
    </w:p>
    <w:p w14:paraId="2D04AF46" w14:textId="77777777" w:rsidR="0078105C" w:rsidRDefault="0078105C" w:rsidP="00DD5881">
      <w:pPr>
        <w:tabs>
          <w:tab w:val="left" w:pos="3600"/>
          <w:tab w:val="left" w:pos="6480"/>
        </w:tabs>
        <w:spacing w:after="0"/>
        <w:rPr>
          <w:ins w:id="417" w:author="Marie Barrigar" w:date="2012-04-25T11:31:00Z"/>
          <w:sz w:val="24"/>
          <w:szCs w:val="24"/>
        </w:rPr>
      </w:pPr>
      <w:ins w:id="418" w:author="Marie Barrigar" w:date="2012-04-25T11:31:00Z">
        <w:r>
          <w:rPr>
            <w:sz w:val="24"/>
            <w:szCs w:val="24"/>
          </w:rPr>
          <w:tab/>
        </w:r>
      </w:ins>
      <w:customXmlInsRangeStart w:id="419" w:author="Marie Barrigar" w:date="2012-04-25T11:31:00Z"/>
      <w:sdt>
        <w:sdtPr>
          <w:rPr>
            <w:sz w:val="24"/>
            <w:szCs w:val="24"/>
          </w:rPr>
          <w:id w:val="746385614"/>
        </w:sdtPr>
        <w:sdtContent>
          <w:customXmlInsRangeEnd w:id="419"/>
          <w:ins w:id="420" w:author="Marie Barrigar" w:date="2012-04-25T11:31:00Z">
            <w:r w:rsidR="00DD43A6">
              <w:rPr>
                <w:rFonts w:ascii="MS Gothic" w:eastAsia="MS Gothic" w:hAnsi="MS Gothic" w:hint="eastAsia"/>
                <w:sz w:val="24"/>
                <w:szCs w:val="24"/>
              </w:rPr>
              <w:t>☐</w:t>
            </w:r>
          </w:ins>
          <w:customXmlInsRangeStart w:id="421" w:author="Marie Barrigar" w:date="2012-04-25T11:31:00Z"/>
        </w:sdtContent>
      </w:sdt>
      <w:customXmlInsRangeEnd w:id="421"/>
      <w:ins w:id="422" w:author="Marie Barrigar" w:date="2012-04-25T11:31:00Z">
        <w:r>
          <w:rPr>
            <w:sz w:val="24"/>
            <w:szCs w:val="24"/>
          </w:rPr>
          <w:t xml:space="preserve"> Sponsor</w:t>
        </w:r>
        <w:r>
          <w:rPr>
            <w:sz w:val="24"/>
            <w:szCs w:val="24"/>
          </w:rPr>
          <w:tab/>
        </w:r>
      </w:ins>
      <w:customXmlInsRangeStart w:id="423" w:author="Marie Barrigar" w:date="2012-04-25T11:31:00Z"/>
      <w:sdt>
        <w:sdtPr>
          <w:rPr>
            <w:sz w:val="24"/>
            <w:szCs w:val="24"/>
          </w:rPr>
          <w:id w:val="-7982038"/>
        </w:sdtPr>
        <w:sdtContent>
          <w:customXmlInsRangeEnd w:id="423"/>
          <w:ins w:id="424" w:author="Marie Barrigar" w:date="2012-04-25T11:31:00Z">
            <w:r>
              <w:rPr>
                <w:rFonts w:ascii="MS Gothic" w:eastAsia="MS Gothic" w:hAnsi="MS Gothic" w:hint="eastAsia"/>
                <w:sz w:val="24"/>
                <w:szCs w:val="24"/>
              </w:rPr>
              <w:t>☐</w:t>
            </w:r>
          </w:ins>
          <w:customXmlInsRangeStart w:id="425" w:author="Marie Barrigar" w:date="2012-04-25T11:31:00Z"/>
        </w:sdtContent>
      </w:sdt>
      <w:customXmlInsRangeEnd w:id="425"/>
      <w:ins w:id="426" w:author="Marie Barrigar" w:date="2012-04-25T11:31:00Z">
        <w:r>
          <w:rPr>
            <w:sz w:val="24"/>
            <w:szCs w:val="24"/>
          </w:rPr>
          <w:t xml:space="preserve"> Export</w:t>
        </w:r>
      </w:ins>
    </w:p>
    <w:p w14:paraId="27C4EE04" w14:textId="77777777" w:rsidR="0078105C" w:rsidRDefault="0078105C" w:rsidP="00DD5881">
      <w:pPr>
        <w:tabs>
          <w:tab w:val="left" w:pos="3600"/>
          <w:tab w:val="left" w:pos="6480"/>
        </w:tabs>
        <w:spacing w:after="0"/>
        <w:rPr>
          <w:ins w:id="427" w:author="Marie Barrigar" w:date="2012-04-25T11:31:00Z"/>
          <w:sz w:val="24"/>
          <w:szCs w:val="24"/>
        </w:rPr>
      </w:pPr>
      <w:ins w:id="428" w:author="Marie Barrigar" w:date="2012-04-25T11:31:00Z">
        <w:r>
          <w:rPr>
            <w:sz w:val="24"/>
            <w:szCs w:val="24"/>
          </w:rPr>
          <w:tab/>
        </w:r>
      </w:ins>
      <w:customXmlInsRangeStart w:id="429" w:author="Marie Barrigar" w:date="2012-04-25T11:31:00Z"/>
      <w:sdt>
        <w:sdtPr>
          <w:rPr>
            <w:sz w:val="24"/>
            <w:szCs w:val="24"/>
          </w:rPr>
          <w:id w:val="-1299913425"/>
        </w:sdtPr>
        <w:sdtContent>
          <w:customXmlInsRangeEnd w:id="429"/>
          <w:ins w:id="430" w:author="Marie Barrigar" w:date="2012-04-25T11:31:00Z">
            <w:r>
              <w:rPr>
                <w:rFonts w:ascii="MS Gothic" w:eastAsia="MS Gothic" w:hAnsi="MS Gothic" w:hint="eastAsia"/>
                <w:sz w:val="24"/>
                <w:szCs w:val="24"/>
              </w:rPr>
              <w:t>☐</w:t>
            </w:r>
          </w:ins>
          <w:customXmlInsRangeStart w:id="431" w:author="Marie Barrigar" w:date="2012-04-25T11:31:00Z"/>
        </w:sdtContent>
      </w:sdt>
      <w:customXmlInsRangeEnd w:id="431"/>
      <w:ins w:id="432" w:author="Marie Barrigar" w:date="2012-04-25T11:31:00Z">
        <w:r>
          <w:rPr>
            <w:sz w:val="24"/>
            <w:szCs w:val="24"/>
          </w:rPr>
          <w:t xml:space="preserve"> Add a subject</w:t>
        </w:r>
        <w:r>
          <w:rPr>
            <w:sz w:val="24"/>
            <w:szCs w:val="24"/>
          </w:rPr>
          <w:tab/>
        </w:r>
      </w:ins>
      <w:customXmlInsRangeStart w:id="433" w:author="Marie Barrigar" w:date="2012-04-25T11:31:00Z"/>
      <w:sdt>
        <w:sdtPr>
          <w:rPr>
            <w:sz w:val="24"/>
            <w:szCs w:val="24"/>
          </w:rPr>
          <w:id w:val="-706795635"/>
        </w:sdtPr>
        <w:sdtContent>
          <w:customXmlInsRangeEnd w:id="433"/>
          <w:ins w:id="434" w:author="Marie Barrigar" w:date="2012-04-25T11:31:00Z">
            <w:r w:rsidR="00DD5881">
              <w:rPr>
                <w:rFonts w:ascii="MS Gothic" w:eastAsia="MS Gothic" w:hAnsi="MS Gothic" w:hint="eastAsia"/>
                <w:sz w:val="24"/>
                <w:szCs w:val="24"/>
              </w:rPr>
              <w:t>☐</w:t>
            </w:r>
          </w:ins>
          <w:customXmlInsRangeStart w:id="435" w:author="Marie Barrigar" w:date="2012-04-25T11:31:00Z"/>
        </w:sdtContent>
      </w:sdt>
      <w:customXmlInsRangeEnd w:id="435"/>
      <w:ins w:id="436" w:author="Marie Barrigar" w:date="2012-04-25T11:31:00Z">
        <w:r>
          <w:rPr>
            <w:sz w:val="24"/>
            <w:szCs w:val="24"/>
          </w:rPr>
          <w:t xml:space="preserve"> </w:t>
        </w:r>
        <w:r w:rsidR="00282F6F">
          <w:rPr>
            <w:sz w:val="24"/>
            <w:szCs w:val="24"/>
          </w:rPr>
          <w:t>Data entry</w:t>
        </w:r>
      </w:ins>
    </w:p>
    <w:p w14:paraId="48EBE446" w14:textId="77777777" w:rsidR="00282F6F" w:rsidRDefault="00282F6F" w:rsidP="00DD5881">
      <w:pPr>
        <w:tabs>
          <w:tab w:val="left" w:pos="3600"/>
          <w:tab w:val="left" w:pos="6480"/>
        </w:tabs>
        <w:spacing w:after="0"/>
        <w:rPr>
          <w:ins w:id="437" w:author="Marie Barrigar" w:date="2012-04-25T11:31:00Z"/>
          <w:b/>
          <w:i/>
          <w:sz w:val="24"/>
          <w:szCs w:val="24"/>
        </w:rPr>
      </w:pPr>
      <w:ins w:id="438" w:author="Marie Barrigar" w:date="2012-04-25T11:31:00Z">
        <w:r>
          <w:rPr>
            <w:sz w:val="24"/>
            <w:szCs w:val="24"/>
          </w:rPr>
          <w:tab/>
        </w:r>
      </w:ins>
      <w:customXmlInsRangeStart w:id="439" w:author="Marie Barrigar" w:date="2012-04-25T11:31:00Z"/>
      <w:sdt>
        <w:sdtPr>
          <w:rPr>
            <w:sz w:val="24"/>
            <w:szCs w:val="24"/>
          </w:rPr>
          <w:id w:val="1231967552"/>
        </w:sdtPr>
        <w:sdtContent>
          <w:customXmlInsRangeEnd w:id="439"/>
          <w:ins w:id="440" w:author="Marie Barrigar" w:date="2012-04-25T11:31:00Z">
            <w:r>
              <w:rPr>
                <w:rFonts w:ascii="MS Gothic" w:eastAsia="MS Gothic" w:hAnsi="MS Gothic" w:hint="eastAsia"/>
                <w:sz w:val="24"/>
                <w:szCs w:val="24"/>
              </w:rPr>
              <w:t>☐</w:t>
            </w:r>
          </w:ins>
          <w:customXmlInsRangeStart w:id="441" w:author="Marie Barrigar" w:date="2012-04-25T11:31:00Z"/>
        </w:sdtContent>
      </w:sdt>
      <w:customXmlInsRangeEnd w:id="441"/>
      <w:ins w:id="442" w:author="Marie Barrigar" w:date="2012-04-25T11:31:00Z">
        <w:r>
          <w:rPr>
            <w:sz w:val="24"/>
            <w:szCs w:val="24"/>
          </w:rPr>
          <w:t xml:space="preserve"> Subject search</w:t>
        </w:r>
      </w:ins>
    </w:p>
    <w:p w14:paraId="1CA11C96" w14:textId="77777777" w:rsidR="002528D6" w:rsidRDefault="0078105C" w:rsidP="00BF329B">
      <w:pPr>
        <w:tabs>
          <w:tab w:val="left" w:pos="3600"/>
          <w:tab w:val="left" w:leader="underscore" w:pos="9360"/>
        </w:tabs>
        <w:rPr>
          <w:ins w:id="443" w:author="Marie Barrigar" w:date="2012-04-25T11:31:00Z"/>
          <w:sz w:val="24"/>
          <w:szCs w:val="24"/>
        </w:rPr>
      </w:pPr>
      <w:ins w:id="444" w:author="Marie Barrigar" w:date="2012-04-25T11:31:00Z">
        <w:r w:rsidRPr="00DD5881">
          <w:rPr>
            <w:sz w:val="24"/>
            <w:szCs w:val="24"/>
          </w:rPr>
          <w:tab/>
        </w:r>
        <w:proofErr w:type="gramStart"/>
        <w:r w:rsidRPr="0078105C">
          <w:rPr>
            <w:sz w:val="24"/>
            <w:szCs w:val="24"/>
          </w:rPr>
          <w:t>Other(</w:t>
        </w:r>
        <w:proofErr w:type="gramEnd"/>
        <w:r w:rsidRPr="0078105C">
          <w:rPr>
            <w:sz w:val="24"/>
            <w:szCs w:val="24"/>
          </w:rPr>
          <w:t>specify):</w:t>
        </w:r>
        <w:r w:rsidR="004A4322">
          <w:rPr>
            <w:sz w:val="24"/>
            <w:szCs w:val="24"/>
          </w:rPr>
          <w:t xml:space="preserve"> </w:t>
        </w:r>
        <w:r w:rsidR="00E840AE">
          <w:rPr>
            <w:sz w:val="24"/>
            <w:szCs w:val="24"/>
          </w:rPr>
          <w:tab/>
        </w:r>
      </w:ins>
    </w:p>
    <w:p w14:paraId="6BD26115" w14:textId="77777777" w:rsidR="002528D6" w:rsidRDefault="00644F7C" w:rsidP="00BF329B">
      <w:pPr>
        <w:tabs>
          <w:tab w:val="left" w:pos="3600"/>
          <w:tab w:val="left" w:pos="5760"/>
          <w:tab w:val="left" w:pos="7920"/>
          <w:tab w:val="left" w:leader="underscore" w:pos="9360"/>
        </w:tabs>
        <w:rPr>
          <w:ins w:id="445" w:author="Marie Barrigar" w:date="2012-04-25T11:31:00Z"/>
          <w:sz w:val="24"/>
          <w:szCs w:val="24"/>
        </w:rPr>
      </w:pPr>
      <w:ins w:id="446" w:author="Marie Barrigar" w:date="2012-04-25T11:31:00Z">
        <w:r w:rsidRPr="00BF329B">
          <w:rPr>
            <w:b/>
            <w:i/>
            <w:sz w:val="24"/>
            <w:szCs w:val="24"/>
          </w:rPr>
          <w:t>This user should be:</w:t>
        </w:r>
        <w:r w:rsidR="00EE04A2">
          <w:rPr>
            <w:sz w:val="24"/>
            <w:szCs w:val="24"/>
          </w:rPr>
          <w:tab/>
        </w:r>
      </w:ins>
      <w:customXmlInsRangeStart w:id="447" w:author="Marie Barrigar" w:date="2012-04-25T11:31:00Z"/>
      <w:sdt>
        <w:sdtPr>
          <w:rPr>
            <w:sz w:val="24"/>
            <w:szCs w:val="24"/>
          </w:rPr>
          <w:id w:val="893325282"/>
        </w:sdtPr>
        <w:sdtContent>
          <w:customXmlInsRangeEnd w:id="447"/>
          <w:ins w:id="448" w:author="Marie Barrigar" w:date="2012-04-25T11:31:00Z">
            <w:r w:rsidR="004606CE">
              <w:rPr>
                <w:rFonts w:ascii="MS Gothic" w:eastAsia="MS Gothic" w:hAnsi="MS Gothic" w:hint="eastAsia"/>
                <w:sz w:val="24"/>
                <w:szCs w:val="24"/>
              </w:rPr>
              <w:t>☐</w:t>
            </w:r>
          </w:ins>
          <w:customXmlInsRangeStart w:id="449" w:author="Marie Barrigar" w:date="2012-04-25T11:31:00Z"/>
        </w:sdtContent>
      </w:sdt>
      <w:customXmlInsRangeEnd w:id="449"/>
      <w:ins w:id="450" w:author="Marie Barrigar" w:date="2012-04-25T11:31:00Z">
        <w:r w:rsidR="00EE04A2">
          <w:rPr>
            <w:sz w:val="24"/>
            <w:szCs w:val="24"/>
          </w:rPr>
          <w:t xml:space="preserve"> Added</w:t>
        </w:r>
        <w:r w:rsidR="00EE04A2">
          <w:rPr>
            <w:sz w:val="24"/>
            <w:szCs w:val="24"/>
          </w:rPr>
          <w:tab/>
        </w:r>
      </w:ins>
      <w:customXmlInsRangeStart w:id="451" w:author="Marie Barrigar" w:date="2012-04-25T11:31:00Z"/>
      <w:sdt>
        <w:sdtPr>
          <w:rPr>
            <w:sz w:val="24"/>
            <w:szCs w:val="24"/>
          </w:rPr>
          <w:id w:val="1664893771"/>
        </w:sdtPr>
        <w:sdtContent>
          <w:customXmlInsRangeEnd w:id="451"/>
          <w:ins w:id="452" w:author="Marie Barrigar" w:date="2012-04-25T11:31:00Z">
            <w:r w:rsidR="004775F7">
              <w:rPr>
                <w:rFonts w:ascii="MS Gothic" w:eastAsia="MS Gothic" w:hAnsi="MS Gothic" w:hint="eastAsia"/>
                <w:sz w:val="24"/>
                <w:szCs w:val="24"/>
              </w:rPr>
              <w:t>☐</w:t>
            </w:r>
          </w:ins>
          <w:customXmlInsRangeStart w:id="453" w:author="Marie Barrigar" w:date="2012-04-25T11:31:00Z"/>
        </w:sdtContent>
      </w:sdt>
      <w:customXmlInsRangeEnd w:id="453"/>
      <w:ins w:id="454" w:author="Marie Barrigar" w:date="2012-04-25T11:31:00Z">
        <w:r w:rsidR="00EE04A2">
          <w:rPr>
            <w:sz w:val="24"/>
            <w:szCs w:val="24"/>
          </w:rPr>
          <w:t xml:space="preserve"> Updated</w:t>
        </w:r>
        <w:r w:rsidR="00EE04A2">
          <w:rPr>
            <w:sz w:val="24"/>
            <w:szCs w:val="24"/>
          </w:rPr>
          <w:tab/>
        </w:r>
      </w:ins>
      <w:customXmlInsRangeStart w:id="455" w:author="Marie Barrigar" w:date="2012-04-25T11:31:00Z"/>
      <w:sdt>
        <w:sdtPr>
          <w:rPr>
            <w:sz w:val="24"/>
            <w:szCs w:val="24"/>
          </w:rPr>
          <w:id w:val="-425958849"/>
        </w:sdtPr>
        <w:sdtContent>
          <w:customXmlInsRangeEnd w:id="455"/>
          <w:ins w:id="456" w:author="Marie Barrigar" w:date="2012-04-25T11:31:00Z">
            <w:r w:rsidR="00EE04A2">
              <w:rPr>
                <w:rFonts w:ascii="MS Gothic" w:eastAsia="MS Gothic" w:hAnsi="MS Gothic" w:hint="eastAsia"/>
                <w:sz w:val="24"/>
                <w:szCs w:val="24"/>
              </w:rPr>
              <w:t>☐</w:t>
            </w:r>
          </w:ins>
          <w:customXmlInsRangeStart w:id="457" w:author="Marie Barrigar" w:date="2012-04-25T11:31:00Z"/>
        </w:sdtContent>
      </w:sdt>
      <w:customXmlInsRangeEnd w:id="457"/>
      <w:ins w:id="458" w:author="Marie Barrigar" w:date="2012-04-25T11:31:00Z">
        <w:r w:rsidR="00EE04A2">
          <w:rPr>
            <w:sz w:val="24"/>
            <w:szCs w:val="24"/>
          </w:rPr>
          <w:t xml:space="preserve"> Removed</w:t>
        </w:r>
      </w:ins>
    </w:p>
    <w:tbl>
      <w:tblPr>
        <w:tblW w:w="0" w:type="auto"/>
        <w:tblInd w:w="46" w:type="dxa"/>
        <w:tblLayout w:type="fixed"/>
        <w:tblCellMar>
          <w:top w:w="55" w:type="dxa"/>
          <w:left w:w="55" w:type="dxa"/>
          <w:bottom w:w="55" w:type="dxa"/>
          <w:right w:w="55" w:type="dxa"/>
        </w:tblCellMar>
        <w:tblLook w:val="0000" w:firstRow="0" w:lastRow="0" w:firstColumn="0" w:lastColumn="0" w:noHBand="0" w:noVBand="0"/>
      </w:tblPr>
      <w:tblGrid>
        <w:gridCol w:w="3570"/>
        <w:gridCol w:w="5700"/>
      </w:tblGrid>
      <w:tr w:rsidR="00F13323" w:rsidRPr="00F13323" w14:paraId="7757D291" w14:textId="77777777">
        <w:trPr>
          <w:trHeight w:val="827"/>
          <w:del w:id="459" w:author="Marie Barrigar" w:date="2012-04-25T11:31:00Z"/>
        </w:trPr>
        <w:tc>
          <w:tcPr>
            <w:tcW w:w="3570" w:type="dxa"/>
            <w:shd w:val="clear" w:color="auto" w:fill="auto"/>
          </w:tcPr>
          <w:p w14:paraId="0A235A75" w14:textId="77777777" w:rsidR="00F13323" w:rsidRPr="00F13323" w:rsidRDefault="00F13323" w:rsidP="001B7CF1">
            <w:pPr>
              <w:pStyle w:val="TableContents"/>
              <w:snapToGrid w:val="0"/>
              <w:spacing w:after="0"/>
              <w:rPr>
                <w:del w:id="460" w:author="Marie Barrigar" w:date="2012-04-25T11:31:00Z"/>
                <w:b/>
                <w:bCs/>
                <w:i/>
                <w:iCs/>
                <w:sz w:val="24"/>
                <w:szCs w:val="24"/>
              </w:rPr>
            </w:pPr>
            <w:del w:id="461" w:author="Marie Barrigar" w:date="2012-04-25T11:31:00Z">
              <w:r w:rsidRPr="00F13323">
                <w:rPr>
                  <w:b/>
                  <w:bCs/>
                  <w:i/>
                  <w:iCs/>
                  <w:sz w:val="24"/>
                  <w:szCs w:val="24"/>
                </w:rPr>
                <w:delText>Site URL:</w:delText>
              </w:r>
            </w:del>
          </w:p>
          <w:p w14:paraId="0951DF99" w14:textId="77777777" w:rsidR="00F13323" w:rsidRPr="00F13323" w:rsidRDefault="00F13323" w:rsidP="001B7CF1">
            <w:pPr>
              <w:pStyle w:val="TableContents"/>
              <w:spacing w:after="0"/>
              <w:rPr>
                <w:del w:id="462" w:author="Marie Barrigar" w:date="2012-04-25T11:31:00Z"/>
                <w:sz w:val="24"/>
                <w:szCs w:val="24"/>
              </w:rPr>
            </w:pPr>
          </w:p>
        </w:tc>
        <w:tc>
          <w:tcPr>
            <w:tcW w:w="5700" w:type="dxa"/>
            <w:shd w:val="clear" w:color="auto" w:fill="auto"/>
          </w:tcPr>
          <w:p w14:paraId="24FBA0B0" w14:textId="77777777" w:rsidR="00F13323" w:rsidRPr="00F13323" w:rsidRDefault="00F13323" w:rsidP="001B7CF1">
            <w:pPr>
              <w:pStyle w:val="TableContents"/>
              <w:pBdr>
                <w:bottom w:val="single" w:sz="8" w:space="2" w:color="000000"/>
              </w:pBdr>
              <w:snapToGrid w:val="0"/>
              <w:spacing w:after="0"/>
              <w:rPr>
                <w:del w:id="463" w:author="Marie Barrigar" w:date="2012-04-25T11:31:00Z"/>
                <w:sz w:val="24"/>
                <w:szCs w:val="24"/>
              </w:rPr>
            </w:pPr>
          </w:p>
          <w:p w14:paraId="64504AF0" w14:textId="77777777" w:rsidR="00F13323" w:rsidRPr="00F13323" w:rsidRDefault="00F13323" w:rsidP="001B7CF1">
            <w:pPr>
              <w:pStyle w:val="TableContents"/>
              <w:spacing w:after="0"/>
              <w:rPr>
                <w:del w:id="464" w:author="Marie Barrigar" w:date="2012-04-25T11:31:00Z"/>
                <w:sz w:val="24"/>
                <w:szCs w:val="24"/>
              </w:rPr>
            </w:pPr>
            <w:del w:id="465" w:author="Marie Barrigar" w:date="2012-04-25T11:31:00Z">
              <w:r w:rsidRPr="00F13323">
                <w:rPr>
                  <w:sz w:val="24"/>
                  <w:szCs w:val="24"/>
                </w:rPr>
                <w:delText xml:space="preserve">(ex. </w:delText>
              </w:r>
            </w:del>
            <w:moveFromRangeStart w:id="466" w:author="Marie Barrigar" w:date="2012-04-25T11:31:00Z" w:name="move323116788"/>
            <w:moveFrom w:id="467" w:author="Marie Barrigar" w:date="2012-04-25T11:31:00Z">
              <w:r w:rsidRPr="00F13323">
                <w:rPr>
                  <w:sz w:val="24"/>
                  <w:szCs w:val="24"/>
                </w:rPr>
                <w:t>gbmcct.epicdiagnostics.com)</w:t>
              </w:r>
            </w:moveFrom>
            <w:moveFromRangeEnd w:id="466"/>
          </w:p>
        </w:tc>
      </w:tr>
      <w:tr w:rsidR="00F13323" w:rsidRPr="00F13323" w14:paraId="38869831" w14:textId="77777777">
        <w:trPr>
          <w:del w:id="468" w:author="Marie Barrigar" w:date="2012-04-25T11:31:00Z"/>
        </w:trPr>
        <w:tc>
          <w:tcPr>
            <w:tcW w:w="3570" w:type="dxa"/>
            <w:shd w:val="clear" w:color="auto" w:fill="auto"/>
          </w:tcPr>
          <w:p w14:paraId="7F360EC4" w14:textId="77777777" w:rsidR="00F13323" w:rsidRPr="00F13323" w:rsidRDefault="00F13323" w:rsidP="001B7CF1">
            <w:pPr>
              <w:pStyle w:val="TableContents"/>
              <w:snapToGrid w:val="0"/>
              <w:spacing w:after="0"/>
              <w:rPr>
                <w:del w:id="469" w:author="Marie Barrigar" w:date="2012-04-25T11:31:00Z"/>
                <w:b/>
                <w:bCs/>
                <w:i/>
                <w:iCs/>
                <w:sz w:val="24"/>
                <w:szCs w:val="24"/>
              </w:rPr>
            </w:pPr>
            <w:del w:id="470" w:author="Marie Barrigar" w:date="2012-04-25T11:31:00Z">
              <w:r w:rsidRPr="00F13323">
                <w:rPr>
                  <w:b/>
                  <w:bCs/>
                  <w:i/>
                  <w:iCs/>
                  <w:sz w:val="24"/>
                  <w:szCs w:val="24"/>
                </w:rPr>
                <w:delText>Role Required:</w:delText>
              </w:r>
            </w:del>
          </w:p>
        </w:tc>
        <w:tc>
          <w:tcPr>
            <w:tcW w:w="5700" w:type="dxa"/>
            <w:shd w:val="clear" w:color="auto" w:fill="auto"/>
          </w:tcPr>
          <w:p w14:paraId="57E16C6A" w14:textId="77777777" w:rsidR="00F13323" w:rsidRPr="00F13323" w:rsidRDefault="00F13323" w:rsidP="001B7CF1">
            <w:pPr>
              <w:pStyle w:val="TableContents"/>
              <w:pBdr>
                <w:bottom w:val="single" w:sz="8" w:space="2" w:color="000000"/>
              </w:pBdr>
              <w:snapToGrid w:val="0"/>
              <w:spacing w:after="0"/>
              <w:rPr>
                <w:del w:id="471" w:author="Marie Barrigar" w:date="2012-04-25T11:31:00Z"/>
                <w:sz w:val="24"/>
                <w:szCs w:val="24"/>
              </w:rPr>
            </w:pPr>
            <w:del w:id="472" w:author="Marie Barrigar" w:date="2012-04-25T11:31:00Z">
              <w:r w:rsidRPr="00F13323">
                <w:rPr>
                  <w:sz w:val="24"/>
                  <w:szCs w:val="24"/>
                </w:rPr>
                <w:delText>RA</w:delText>
              </w:r>
            </w:del>
          </w:p>
          <w:p w14:paraId="7E08F80B" w14:textId="77777777" w:rsidR="00F13323" w:rsidRPr="00F13323" w:rsidRDefault="00F13323" w:rsidP="001B7CF1">
            <w:pPr>
              <w:pStyle w:val="TableContents"/>
              <w:pBdr>
                <w:bottom w:val="single" w:sz="8" w:space="2" w:color="000000"/>
              </w:pBdr>
              <w:snapToGrid w:val="0"/>
              <w:spacing w:after="0"/>
              <w:rPr>
                <w:del w:id="473" w:author="Marie Barrigar" w:date="2012-04-25T11:31:00Z"/>
                <w:sz w:val="24"/>
                <w:szCs w:val="24"/>
              </w:rPr>
            </w:pPr>
            <w:del w:id="474" w:author="Marie Barrigar" w:date="2012-04-25T11:31:00Z">
              <w:r w:rsidRPr="00F13323">
                <w:rPr>
                  <w:sz w:val="24"/>
                  <w:szCs w:val="24"/>
                </w:rPr>
                <w:delText>CC</w:delText>
              </w:r>
            </w:del>
          </w:p>
          <w:p w14:paraId="3920C086" w14:textId="77777777" w:rsidR="00F13323" w:rsidRPr="00F13323" w:rsidRDefault="00461B71" w:rsidP="001B7CF1">
            <w:pPr>
              <w:pStyle w:val="TableContents"/>
              <w:pBdr>
                <w:bottom w:val="single" w:sz="8" w:space="2" w:color="000000"/>
              </w:pBdr>
              <w:snapToGrid w:val="0"/>
              <w:spacing w:after="0"/>
              <w:rPr>
                <w:del w:id="475" w:author="Marie Barrigar" w:date="2012-04-25T11:31:00Z"/>
                <w:sz w:val="24"/>
                <w:szCs w:val="24"/>
              </w:rPr>
            </w:pPr>
            <w:del w:id="476" w:author="Marie Barrigar" w:date="2012-04-25T11:31:00Z">
              <w:r w:rsidRPr="00F13323">
                <w:rPr>
                  <w:sz w:val="24"/>
                  <w:szCs w:val="24"/>
                </w:rPr>
                <w:delText>Other(specify):</w:delText>
              </w:r>
            </w:del>
          </w:p>
        </w:tc>
      </w:tr>
      <w:tr w:rsidR="00F13323" w:rsidRPr="00F13323" w14:paraId="09183E52" w14:textId="77777777" w:rsidTr="001B7CF1">
        <w:trPr>
          <w:trHeight w:val="1637"/>
          <w:del w:id="477" w:author="Marie Barrigar" w:date="2012-04-25T11:31:00Z"/>
        </w:trPr>
        <w:tc>
          <w:tcPr>
            <w:tcW w:w="3570" w:type="dxa"/>
            <w:shd w:val="clear" w:color="auto" w:fill="auto"/>
          </w:tcPr>
          <w:p w14:paraId="1E895C88" w14:textId="77777777" w:rsidR="00F13323" w:rsidRPr="00F13323" w:rsidRDefault="00F13323" w:rsidP="001B7CF1">
            <w:pPr>
              <w:pStyle w:val="TableContents"/>
              <w:snapToGrid w:val="0"/>
              <w:spacing w:after="0"/>
              <w:rPr>
                <w:del w:id="478" w:author="Marie Barrigar" w:date="2012-04-25T11:31:00Z"/>
                <w:b/>
                <w:bCs/>
                <w:i/>
                <w:iCs/>
                <w:sz w:val="24"/>
                <w:szCs w:val="24"/>
              </w:rPr>
            </w:pPr>
            <w:del w:id="479" w:author="Marie Barrigar" w:date="2012-04-25T11:31:00Z">
              <w:r w:rsidRPr="00F13323">
                <w:rPr>
                  <w:b/>
                  <w:bCs/>
                  <w:i/>
                  <w:iCs/>
                  <w:sz w:val="24"/>
                  <w:szCs w:val="24"/>
                </w:rPr>
                <w:delText>Id to Disable:</w:delText>
              </w:r>
            </w:del>
          </w:p>
          <w:p w14:paraId="16AF80E3" w14:textId="77777777" w:rsidR="00F13323" w:rsidRPr="00F13323" w:rsidRDefault="00F13323" w:rsidP="001B7CF1">
            <w:pPr>
              <w:pStyle w:val="TableContents"/>
              <w:snapToGrid w:val="0"/>
              <w:spacing w:after="0"/>
              <w:rPr>
                <w:del w:id="480" w:author="Marie Barrigar" w:date="2012-04-25T11:31:00Z"/>
                <w:b/>
                <w:bCs/>
                <w:i/>
                <w:iCs/>
                <w:sz w:val="24"/>
                <w:szCs w:val="24"/>
              </w:rPr>
            </w:pPr>
            <w:del w:id="481" w:author="Marie Barrigar" w:date="2012-04-25T11:31:00Z">
              <w:r w:rsidRPr="00F13323">
                <w:rPr>
                  <w:b/>
                  <w:bCs/>
                  <w:i/>
                  <w:iCs/>
                  <w:sz w:val="24"/>
                  <w:szCs w:val="24"/>
                </w:rPr>
                <w:delText xml:space="preserve">  - User Id</w:delText>
              </w:r>
            </w:del>
          </w:p>
          <w:p w14:paraId="65F02FC5" w14:textId="77777777" w:rsidR="00F13323" w:rsidRPr="00F13323" w:rsidRDefault="00F13323" w:rsidP="001B7CF1">
            <w:pPr>
              <w:pStyle w:val="TableContents"/>
              <w:snapToGrid w:val="0"/>
              <w:spacing w:after="0"/>
              <w:rPr>
                <w:del w:id="482" w:author="Marie Barrigar" w:date="2012-04-25T11:31:00Z"/>
                <w:b/>
                <w:bCs/>
                <w:i/>
                <w:iCs/>
                <w:sz w:val="24"/>
                <w:szCs w:val="24"/>
              </w:rPr>
            </w:pPr>
            <w:del w:id="483" w:author="Marie Barrigar" w:date="2012-04-25T11:31:00Z">
              <w:r w:rsidRPr="00F13323">
                <w:rPr>
                  <w:b/>
                  <w:bCs/>
                  <w:i/>
                  <w:iCs/>
                  <w:sz w:val="24"/>
                  <w:szCs w:val="24"/>
                </w:rPr>
                <w:delText xml:space="preserve">  - Effective Date</w:delText>
              </w:r>
            </w:del>
          </w:p>
        </w:tc>
        <w:tc>
          <w:tcPr>
            <w:tcW w:w="5700" w:type="dxa"/>
            <w:shd w:val="clear" w:color="auto" w:fill="auto"/>
          </w:tcPr>
          <w:p w14:paraId="4A659852" w14:textId="77777777" w:rsidR="00F13323" w:rsidRPr="00F13323" w:rsidRDefault="00F13323" w:rsidP="001B7CF1">
            <w:pPr>
              <w:pStyle w:val="TableContents"/>
              <w:pBdr>
                <w:bottom w:val="single" w:sz="8" w:space="2" w:color="000000"/>
              </w:pBdr>
              <w:snapToGrid w:val="0"/>
              <w:spacing w:after="0"/>
              <w:rPr>
                <w:del w:id="484" w:author="Marie Barrigar" w:date="2012-04-25T11:31:00Z"/>
                <w:sz w:val="24"/>
                <w:szCs w:val="24"/>
              </w:rPr>
            </w:pPr>
          </w:p>
          <w:p w14:paraId="36915004" w14:textId="77777777" w:rsidR="00F13323" w:rsidRPr="00F13323" w:rsidRDefault="00F13323" w:rsidP="001B7CF1">
            <w:pPr>
              <w:pStyle w:val="TableContents"/>
              <w:pBdr>
                <w:bottom w:val="single" w:sz="8" w:space="2" w:color="000000"/>
              </w:pBdr>
              <w:snapToGrid w:val="0"/>
              <w:spacing w:after="0"/>
              <w:rPr>
                <w:del w:id="485" w:author="Marie Barrigar" w:date="2012-04-25T11:31:00Z"/>
                <w:sz w:val="24"/>
                <w:szCs w:val="24"/>
              </w:rPr>
            </w:pPr>
            <w:del w:id="486" w:author="Marie Barrigar" w:date="2012-04-25T11:31:00Z">
              <w:r w:rsidRPr="00F13323">
                <w:rPr>
                  <w:sz w:val="24"/>
                  <w:szCs w:val="24"/>
                </w:rPr>
                <w:delText>___________________________</w:delText>
              </w:r>
            </w:del>
          </w:p>
          <w:p w14:paraId="7FB77534" w14:textId="77777777" w:rsidR="00F13323" w:rsidRPr="00F13323" w:rsidRDefault="00F13323" w:rsidP="001B7CF1">
            <w:pPr>
              <w:pStyle w:val="TableContents"/>
              <w:pBdr>
                <w:bottom w:val="single" w:sz="8" w:space="2" w:color="000000"/>
              </w:pBdr>
              <w:snapToGrid w:val="0"/>
              <w:spacing w:after="0"/>
              <w:rPr>
                <w:del w:id="487" w:author="Marie Barrigar" w:date="2012-04-25T11:31:00Z"/>
                <w:sz w:val="24"/>
                <w:szCs w:val="24"/>
              </w:rPr>
            </w:pPr>
            <w:del w:id="488" w:author="Marie Barrigar" w:date="2012-04-25T11:31:00Z">
              <w:r w:rsidRPr="00F13323">
                <w:rPr>
                  <w:sz w:val="24"/>
                  <w:szCs w:val="24"/>
                </w:rPr>
                <w:delText>___________________________</w:delText>
              </w:r>
            </w:del>
          </w:p>
          <w:p w14:paraId="3C183E3B" w14:textId="77777777" w:rsidR="00F13323" w:rsidRPr="00F13323" w:rsidRDefault="00F13323" w:rsidP="001B7CF1">
            <w:pPr>
              <w:pStyle w:val="TableContents"/>
              <w:pBdr>
                <w:bottom w:val="single" w:sz="8" w:space="2" w:color="000000"/>
              </w:pBdr>
              <w:snapToGrid w:val="0"/>
              <w:spacing w:after="0"/>
              <w:rPr>
                <w:del w:id="489" w:author="Marie Barrigar" w:date="2012-04-25T11:31:00Z"/>
                <w:sz w:val="24"/>
                <w:szCs w:val="24"/>
              </w:rPr>
            </w:pPr>
          </w:p>
        </w:tc>
      </w:tr>
    </w:tbl>
    <w:tbl>
      <w:tblPr>
        <w:tblStyle w:val="TableGrid"/>
        <w:tblW w:w="0" w:type="auto"/>
        <w:tblInd w:w="-103" w:type="dxa"/>
        <w:shd w:val="clear" w:color="auto" w:fill="D9D9D9" w:themeFill="background1" w:themeFillShade="D9"/>
        <w:tblCellMar>
          <w:left w:w="0" w:type="dxa"/>
          <w:right w:w="0" w:type="dxa"/>
        </w:tblCellMar>
        <w:tblLook w:val="04A0" w:firstRow="1" w:lastRow="0" w:firstColumn="1" w:lastColumn="0" w:noHBand="0" w:noVBand="1"/>
        <w:tblPrChange w:id="490" w:author="Marie Barrigar" w:date="2012-04-25T11:31:00Z">
          <w:tblPr>
            <w:tblW w:w="0" w:type="auto"/>
            <w:tblInd w:w="46" w:type="dxa"/>
            <w:tblLayout w:type="fixed"/>
            <w:tblCellMar>
              <w:top w:w="55" w:type="dxa"/>
              <w:left w:w="55" w:type="dxa"/>
              <w:bottom w:w="55" w:type="dxa"/>
              <w:right w:w="55" w:type="dxa"/>
            </w:tblCellMar>
            <w:tblLook w:val="0000" w:firstRow="0" w:lastRow="0" w:firstColumn="0" w:lastColumn="0" w:noHBand="0" w:noVBand="0"/>
          </w:tblPr>
        </w:tblPrChange>
      </w:tblPr>
      <w:tblGrid>
        <w:gridCol w:w="5913"/>
        <w:gridCol w:w="3560"/>
        <w:tblGridChange w:id="491">
          <w:tblGrid>
            <w:gridCol w:w="3876"/>
            <w:gridCol w:w="5700"/>
          </w:tblGrid>
        </w:tblGridChange>
      </w:tblGrid>
      <w:tr w:rsidR="00EE04A2" w14:paraId="2838EB9D" w14:textId="27E8CE90" w:rsidTr="00BF329B">
        <w:tblPrEx>
          <w:tblCellMar>
            <w:top w:w="0" w:type="dxa"/>
            <w:left w:w="0" w:type="dxa"/>
            <w:bottom w:w="0" w:type="dxa"/>
            <w:right w:w="0" w:type="dxa"/>
          </w:tblCellMar>
        </w:tblPrEx>
        <w:tc>
          <w:tcPr>
            <w:tcW w:w="9576" w:type="dxa"/>
            <w:shd w:val="clear" w:color="auto" w:fill="D9D9D9" w:themeFill="background1" w:themeFillShade="D9"/>
            <w:tcPrChange w:id="492" w:author="Marie Barrigar" w:date="2012-04-25T11:31:00Z">
              <w:tcPr>
                <w:tcW w:w="3570" w:type="dxa"/>
                <w:shd w:val="clear" w:color="auto" w:fill="auto"/>
              </w:tcPr>
            </w:tcPrChange>
          </w:tcPr>
          <w:p w14:paraId="021B7DF3" w14:textId="77777777" w:rsidR="00F13323" w:rsidRPr="00F13323" w:rsidRDefault="00F13323" w:rsidP="001B7CF1">
            <w:pPr>
              <w:pStyle w:val="TableContents"/>
              <w:snapToGrid w:val="0"/>
              <w:spacing w:after="0"/>
              <w:rPr>
                <w:del w:id="493" w:author="Marie Barrigar" w:date="2012-04-25T11:31:00Z"/>
                <w:b/>
                <w:bCs/>
                <w:i/>
                <w:iCs/>
                <w:sz w:val="24"/>
                <w:szCs w:val="24"/>
              </w:rPr>
            </w:pPr>
            <w:del w:id="494" w:author="Marie Barrigar" w:date="2012-04-25T11:31:00Z">
              <w:r w:rsidRPr="00F13323">
                <w:rPr>
                  <w:b/>
                  <w:bCs/>
                  <w:i/>
                  <w:iCs/>
                  <w:sz w:val="24"/>
                  <w:szCs w:val="24"/>
                </w:rPr>
                <w:delText>Id to Add:</w:delText>
              </w:r>
            </w:del>
          </w:p>
          <w:p w14:paraId="73BB828E" w14:textId="77777777" w:rsidR="00F13323" w:rsidRPr="00F13323" w:rsidRDefault="00F13323" w:rsidP="001B7CF1">
            <w:pPr>
              <w:pStyle w:val="TableContents"/>
              <w:snapToGrid w:val="0"/>
              <w:spacing w:after="0"/>
              <w:rPr>
                <w:del w:id="495" w:author="Marie Barrigar" w:date="2012-04-25T11:31:00Z"/>
                <w:b/>
                <w:bCs/>
                <w:i/>
                <w:iCs/>
                <w:sz w:val="24"/>
                <w:szCs w:val="24"/>
              </w:rPr>
            </w:pPr>
            <w:del w:id="496" w:author="Marie Barrigar" w:date="2012-04-25T11:31:00Z">
              <w:r w:rsidRPr="00F13323">
                <w:rPr>
                  <w:b/>
                  <w:bCs/>
                  <w:i/>
                  <w:iCs/>
                  <w:sz w:val="24"/>
                  <w:szCs w:val="24"/>
                </w:rPr>
                <w:delText xml:space="preserve">  - Users Name</w:delText>
              </w:r>
            </w:del>
          </w:p>
          <w:p w14:paraId="00E3647C" w14:textId="7B8C7307" w:rsidR="00EE04A2" w:rsidRPr="00FA2E03" w:rsidRDefault="00F13323" w:rsidP="00EE04A2">
            <w:pPr>
              <w:tabs>
                <w:tab w:val="left" w:pos="3600"/>
                <w:tab w:val="left" w:leader="underscore" w:pos="9360"/>
              </w:tabs>
              <w:rPr>
                <w:ins w:id="497" w:author="Marie Barrigar" w:date="2012-04-25T11:31:00Z"/>
                <w:b/>
                <w:i/>
                <w:sz w:val="24"/>
                <w:szCs w:val="24"/>
              </w:rPr>
            </w:pPr>
            <w:del w:id="498" w:author="Marie Barrigar" w:date="2012-04-25T11:31:00Z">
              <w:r w:rsidRPr="00F13323">
                <w:rPr>
                  <w:b/>
                  <w:bCs/>
                  <w:i/>
                  <w:iCs/>
                  <w:sz w:val="24"/>
                  <w:szCs w:val="24"/>
                </w:rPr>
                <w:delText xml:space="preserve">  - </w:delText>
              </w:r>
            </w:del>
            <w:ins w:id="499" w:author="Marie Barrigar" w:date="2012-04-25T11:31:00Z">
              <w:r w:rsidR="00EE04A2" w:rsidRPr="00FA2E03">
                <w:rPr>
                  <w:b/>
                  <w:i/>
                  <w:sz w:val="24"/>
                  <w:szCs w:val="24"/>
                </w:rPr>
                <w:t>IT Use Only:</w:t>
              </w:r>
            </w:ins>
          </w:p>
          <w:p w14:paraId="2E929448" w14:textId="77777777" w:rsidR="00EE04A2" w:rsidRPr="00FA2E03" w:rsidRDefault="00EE04A2" w:rsidP="00EE04A2">
            <w:pPr>
              <w:tabs>
                <w:tab w:val="left" w:pos="3600"/>
                <w:tab w:val="left" w:leader="underscore" w:pos="9360"/>
              </w:tabs>
              <w:rPr>
                <w:ins w:id="500" w:author="Marie Barrigar" w:date="2012-04-25T11:31:00Z"/>
                <w:b/>
                <w:i/>
                <w:sz w:val="24"/>
                <w:szCs w:val="24"/>
              </w:rPr>
            </w:pPr>
            <w:ins w:id="501" w:author="Marie Barrigar" w:date="2012-04-25T11:31:00Z">
              <w:r w:rsidRPr="00FA2E03">
                <w:rPr>
                  <w:b/>
                  <w:i/>
                  <w:sz w:val="24"/>
                  <w:szCs w:val="24"/>
                </w:rPr>
                <w:lastRenderedPageBreak/>
                <w:t>Username:</w:t>
              </w:r>
              <w:r w:rsidRPr="00FA2E03">
                <w:rPr>
                  <w:sz w:val="24"/>
                  <w:szCs w:val="24"/>
                </w:rPr>
                <w:tab/>
              </w:r>
              <w:r w:rsidRPr="00FA2E03">
                <w:rPr>
                  <w:sz w:val="24"/>
                  <w:szCs w:val="24"/>
                </w:rPr>
                <w:tab/>
              </w:r>
            </w:ins>
          </w:p>
          <w:p w14:paraId="5625C475" w14:textId="77777777" w:rsidR="00F13323" w:rsidRPr="00F13323" w:rsidRDefault="00EE04A2" w:rsidP="001B7CF1">
            <w:pPr>
              <w:pStyle w:val="TableContents"/>
              <w:snapToGrid w:val="0"/>
              <w:spacing w:after="0"/>
              <w:rPr>
                <w:del w:id="502" w:author="Marie Barrigar" w:date="2012-04-25T11:31:00Z"/>
                <w:b/>
                <w:bCs/>
                <w:i/>
                <w:iCs/>
                <w:sz w:val="24"/>
                <w:szCs w:val="24"/>
              </w:rPr>
            </w:pPr>
            <w:r w:rsidRPr="00FA2E03">
              <w:rPr>
                <w:b/>
                <w:i/>
                <w:sz w:val="24"/>
                <w:szCs w:val="24"/>
              </w:rPr>
              <w:t>Password</w:t>
            </w:r>
          </w:p>
          <w:p w14:paraId="484F6094" w14:textId="01EEB285" w:rsidR="00EE04A2" w:rsidRPr="00BF329B" w:rsidRDefault="00F13323" w:rsidP="00A623B9">
            <w:pPr>
              <w:tabs>
                <w:tab w:val="left" w:pos="3600"/>
                <w:tab w:val="left" w:leader="underscore" w:pos="9360"/>
              </w:tabs>
              <w:rPr>
                <w:b/>
                <w:i/>
                <w:sz w:val="24"/>
                <w:szCs w:val="24"/>
              </w:rPr>
              <w:pPrChange w:id="503" w:author="Marie Barrigar" w:date="2012-04-25T11:31:00Z">
                <w:pPr>
                  <w:pStyle w:val="TableContents"/>
                  <w:snapToGrid w:val="0"/>
                  <w:spacing w:after="0"/>
                </w:pPr>
              </w:pPrChange>
            </w:pPr>
            <w:del w:id="504" w:author="Marie Barrigar" w:date="2012-04-25T11:31:00Z">
              <w:r w:rsidRPr="00F13323">
                <w:rPr>
                  <w:b/>
                  <w:bCs/>
                  <w:i/>
                  <w:iCs/>
                  <w:sz w:val="24"/>
                  <w:szCs w:val="24"/>
                </w:rPr>
                <w:delText xml:space="preserve">  - Effective Date</w:delText>
              </w:r>
            </w:del>
            <w:ins w:id="505" w:author="Marie Barrigar" w:date="2012-04-25T11:31:00Z">
              <w:r w:rsidR="00EE04A2" w:rsidRPr="00FA2E03">
                <w:rPr>
                  <w:b/>
                  <w:i/>
                  <w:sz w:val="24"/>
                  <w:szCs w:val="24"/>
                </w:rPr>
                <w:t>:</w:t>
              </w:r>
              <w:r w:rsidR="00EE04A2" w:rsidRPr="00FA2E03">
                <w:rPr>
                  <w:sz w:val="24"/>
                  <w:szCs w:val="24"/>
                </w:rPr>
                <w:tab/>
              </w:r>
              <w:r w:rsidR="00EE04A2" w:rsidRPr="00FA2E03">
                <w:rPr>
                  <w:sz w:val="24"/>
                  <w:szCs w:val="24"/>
                </w:rPr>
                <w:tab/>
              </w:r>
            </w:ins>
          </w:p>
        </w:tc>
        <w:tc>
          <w:tcPr>
            <w:tcW w:w="5700" w:type="dxa"/>
            <w:cellDel w:id="506" w:author="Marie Barrigar" w:date="2012-04-25T11:31:00Z"/>
            <w:tcPrChange w:id="507" w:author="Marie Barrigar" w:date="2012-04-25T11:31:00Z">
              <w:tcPr>
                <w:tcW w:w="5700" w:type="dxa"/>
                <w:shd w:val="clear" w:color="auto" w:fill="auto"/>
                <w:cellDel w:id="508" w:author="Marie Barrigar" w:date="2012-04-25T11:31:00Z"/>
              </w:tcPr>
            </w:tcPrChange>
          </w:tcPr>
          <w:p w14:paraId="6AF07864" w14:textId="77777777" w:rsidR="00F13323" w:rsidRPr="00F13323" w:rsidRDefault="00F13323" w:rsidP="001B7CF1">
            <w:pPr>
              <w:pStyle w:val="TableContents"/>
              <w:snapToGrid w:val="0"/>
              <w:spacing w:after="0"/>
              <w:rPr>
                <w:del w:id="509" w:author="Marie Barrigar" w:date="2012-04-25T11:31:00Z"/>
                <w:sz w:val="24"/>
                <w:szCs w:val="24"/>
              </w:rPr>
            </w:pPr>
          </w:p>
          <w:p w14:paraId="264779C8" w14:textId="77777777" w:rsidR="00F13323" w:rsidRPr="00F13323" w:rsidRDefault="00F13323" w:rsidP="001B7CF1">
            <w:pPr>
              <w:pStyle w:val="TableContents"/>
              <w:snapToGrid w:val="0"/>
              <w:spacing w:after="0"/>
              <w:rPr>
                <w:del w:id="510" w:author="Marie Barrigar" w:date="2012-04-25T11:31:00Z"/>
                <w:sz w:val="24"/>
                <w:szCs w:val="24"/>
              </w:rPr>
            </w:pPr>
            <w:del w:id="511" w:author="Marie Barrigar" w:date="2012-04-25T11:31:00Z">
              <w:r w:rsidRPr="00F13323">
                <w:rPr>
                  <w:sz w:val="24"/>
                  <w:szCs w:val="24"/>
                </w:rPr>
                <w:delText>_____________________________</w:delText>
              </w:r>
            </w:del>
          </w:p>
          <w:p w14:paraId="1F17C540" w14:textId="77777777" w:rsidR="00F13323" w:rsidRPr="00F13323" w:rsidRDefault="00F13323" w:rsidP="001B7CF1">
            <w:pPr>
              <w:pStyle w:val="TableContents"/>
              <w:snapToGrid w:val="0"/>
              <w:spacing w:after="0"/>
              <w:rPr>
                <w:del w:id="512" w:author="Marie Barrigar" w:date="2012-04-25T11:31:00Z"/>
                <w:sz w:val="24"/>
                <w:szCs w:val="24"/>
              </w:rPr>
            </w:pPr>
            <w:del w:id="513" w:author="Marie Barrigar" w:date="2012-04-25T11:31:00Z">
              <w:r w:rsidRPr="00F13323">
                <w:rPr>
                  <w:sz w:val="24"/>
                  <w:szCs w:val="24"/>
                </w:rPr>
                <w:delText xml:space="preserve">_____________________________   </w:delText>
              </w:r>
            </w:del>
          </w:p>
          <w:p w14:paraId="6DF6E8B0" w14:textId="77777777" w:rsidR="00F13323" w:rsidRPr="00F13323" w:rsidRDefault="00F13323" w:rsidP="001B7CF1">
            <w:pPr>
              <w:pStyle w:val="TableContents"/>
              <w:snapToGrid w:val="0"/>
              <w:spacing w:after="0"/>
              <w:rPr>
                <w:b/>
                <w:bCs/>
                <w:sz w:val="24"/>
                <w:szCs w:val="24"/>
              </w:rPr>
            </w:pPr>
            <w:del w:id="514" w:author="Marie Barrigar" w:date="2012-04-25T11:31:00Z">
              <w:r w:rsidRPr="00F13323">
                <w:rPr>
                  <w:sz w:val="24"/>
                  <w:szCs w:val="24"/>
                </w:rPr>
                <w:lastRenderedPageBreak/>
                <w:delText>_____________________________</w:delText>
              </w:r>
            </w:del>
          </w:p>
        </w:tc>
      </w:tr>
    </w:tbl>
    <w:tbl>
      <w:tblPr>
        <w:tblW w:w="0" w:type="auto"/>
        <w:tblInd w:w="46" w:type="dxa"/>
        <w:tblLayout w:type="fixed"/>
        <w:tblCellMar>
          <w:top w:w="55" w:type="dxa"/>
          <w:left w:w="55" w:type="dxa"/>
          <w:bottom w:w="55" w:type="dxa"/>
          <w:right w:w="55" w:type="dxa"/>
        </w:tblCellMar>
        <w:tblLook w:val="0000" w:firstRow="0" w:lastRow="0" w:firstColumn="0" w:lastColumn="0" w:noHBand="0" w:noVBand="0"/>
      </w:tblPr>
      <w:tblGrid>
        <w:gridCol w:w="3570"/>
        <w:gridCol w:w="5700"/>
      </w:tblGrid>
      <w:tr w:rsidR="00F13323" w:rsidRPr="00F13323" w14:paraId="7B9D5207" w14:textId="77777777">
        <w:trPr>
          <w:del w:id="515" w:author="Marie Barrigar" w:date="2012-04-25T11:31:00Z"/>
        </w:trPr>
        <w:tc>
          <w:tcPr>
            <w:tcW w:w="3570" w:type="dxa"/>
            <w:shd w:val="clear" w:color="auto" w:fill="auto"/>
          </w:tcPr>
          <w:p w14:paraId="7A1905BA" w14:textId="77777777" w:rsidR="00F13323" w:rsidRPr="00F13323" w:rsidRDefault="00F13323" w:rsidP="001B7CF1">
            <w:pPr>
              <w:pStyle w:val="TableContents"/>
              <w:snapToGrid w:val="0"/>
              <w:spacing w:after="0"/>
              <w:rPr>
                <w:del w:id="516" w:author="Marie Barrigar" w:date="2012-04-25T11:31:00Z"/>
                <w:b/>
                <w:bCs/>
                <w:i/>
                <w:iCs/>
                <w:sz w:val="24"/>
                <w:szCs w:val="24"/>
              </w:rPr>
            </w:pPr>
            <w:del w:id="517" w:author="Marie Barrigar" w:date="2012-04-25T11:31:00Z">
              <w:r w:rsidRPr="00F13323">
                <w:rPr>
                  <w:b/>
                  <w:bCs/>
                  <w:i/>
                  <w:iCs/>
                  <w:sz w:val="24"/>
                  <w:szCs w:val="24"/>
                </w:rPr>
                <w:lastRenderedPageBreak/>
                <w:delText>Id Added</w:delText>
              </w:r>
            </w:del>
          </w:p>
          <w:p w14:paraId="2CFD9F2A" w14:textId="77777777" w:rsidR="00F13323" w:rsidRPr="00F13323" w:rsidRDefault="00F13323" w:rsidP="001B7CF1">
            <w:pPr>
              <w:pStyle w:val="TableContents"/>
              <w:snapToGrid w:val="0"/>
              <w:spacing w:after="0"/>
              <w:rPr>
                <w:del w:id="518" w:author="Marie Barrigar" w:date="2012-04-25T11:31:00Z"/>
                <w:sz w:val="24"/>
                <w:szCs w:val="24"/>
              </w:rPr>
            </w:pPr>
            <w:del w:id="519" w:author="Marie Barrigar" w:date="2012-04-25T11:31:00Z">
              <w:r w:rsidRPr="00F13323">
                <w:rPr>
                  <w:sz w:val="24"/>
                  <w:szCs w:val="24"/>
                </w:rPr>
                <w:delText>(completed by IT only)</w:delText>
              </w:r>
            </w:del>
          </w:p>
        </w:tc>
        <w:tc>
          <w:tcPr>
            <w:tcW w:w="5700" w:type="dxa"/>
            <w:shd w:val="clear" w:color="auto" w:fill="auto"/>
          </w:tcPr>
          <w:p w14:paraId="18CFEBFF" w14:textId="77777777" w:rsidR="00F13323" w:rsidRPr="00F13323" w:rsidRDefault="00F13323" w:rsidP="001B7CF1">
            <w:pPr>
              <w:pStyle w:val="TableContents"/>
              <w:snapToGrid w:val="0"/>
              <w:spacing w:after="0"/>
              <w:rPr>
                <w:del w:id="520" w:author="Marie Barrigar" w:date="2012-04-25T11:31:00Z"/>
                <w:sz w:val="24"/>
                <w:szCs w:val="24"/>
              </w:rPr>
            </w:pPr>
            <w:del w:id="521" w:author="Marie Barrigar" w:date="2012-04-25T11:31:00Z">
              <w:r w:rsidRPr="00F13323">
                <w:rPr>
                  <w:sz w:val="24"/>
                  <w:szCs w:val="24"/>
                </w:rPr>
                <w:delText>_____________________________</w:delText>
              </w:r>
            </w:del>
          </w:p>
        </w:tc>
      </w:tr>
    </w:tbl>
    <w:p w14:paraId="48C1792B" w14:textId="77777777" w:rsidR="00F13323" w:rsidRPr="00F13323" w:rsidRDefault="00F13323" w:rsidP="001B7CF1">
      <w:pPr>
        <w:spacing w:after="0"/>
        <w:rPr>
          <w:del w:id="522" w:author="Marie Barrigar" w:date="2012-04-25T11:31:00Z"/>
          <w:sz w:val="24"/>
          <w:szCs w:val="24"/>
        </w:rPr>
      </w:pPr>
      <w:del w:id="523" w:author="Marie Barrigar" w:date="2012-04-25T11:31:00Z">
        <w:r w:rsidRPr="00F13323">
          <w:rPr>
            <w:sz w:val="24"/>
            <w:szCs w:val="24"/>
          </w:rPr>
          <w:pict w14:anchorId="5D60BFD1">
            <v:line id="_x0000_s1029" style="position:absolute;z-index:251661824;mso-position-horizontal-relative:text;mso-position-vertical-relative:text" from="7.65pt,5.25pt" to="461.3pt,5.25pt" strokeweight="1.52mm"/>
          </w:pict>
        </w:r>
      </w:del>
    </w:p>
    <w:p w14:paraId="4152312D" w14:textId="77777777" w:rsidR="00461B71" w:rsidRPr="001B7CF1" w:rsidRDefault="00461B71" w:rsidP="00392910">
      <w:pPr>
        <w:rPr>
          <w:del w:id="524" w:author="Marie Barrigar" w:date="2012-04-25T11:31:00Z"/>
          <w:b/>
          <w:sz w:val="24"/>
          <w:szCs w:val="24"/>
        </w:rPr>
      </w:pPr>
      <w:del w:id="525" w:author="Marie Barrigar" w:date="2012-04-25T11:31:00Z">
        <w:r w:rsidRPr="001B7CF1">
          <w:rPr>
            <w:b/>
            <w:sz w:val="24"/>
            <w:szCs w:val="24"/>
          </w:rPr>
          <w:delText>Approval Signatures:</w:delText>
        </w:r>
      </w:del>
    </w:p>
    <w:p w14:paraId="09355AED" w14:textId="77777777" w:rsidR="00F13323" w:rsidRPr="00F13323" w:rsidRDefault="00F13323">
      <w:pPr>
        <w:rPr>
          <w:del w:id="526" w:author="Marie Barrigar" w:date="2012-04-25T11:31:00Z"/>
          <w:sz w:val="24"/>
          <w:szCs w:val="24"/>
        </w:rPr>
      </w:pPr>
      <w:del w:id="527" w:author="Marie Barrigar" w:date="2012-04-25T11:31:00Z">
        <w:r w:rsidRPr="00F13323">
          <w:rPr>
            <w:sz w:val="24"/>
            <w:szCs w:val="24"/>
          </w:rPr>
          <w:delText>Clinical:</w:delText>
        </w:r>
        <w:r w:rsidRPr="00F13323">
          <w:rPr>
            <w:sz w:val="24"/>
            <w:szCs w:val="24"/>
          </w:rPr>
          <w:tab/>
          <w:delText>_______________________</w:delText>
        </w:r>
        <w:r w:rsidRPr="00F13323">
          <w:rPr>
            <w:sz w:val="24"/>
            <w:szCs w:val="24"/>
          </w:rPr>
          <w:tab/>
        </w:r>
        <w:r w:rsidRPr="00F13323">
          <w:rPr>
            <w:sz w:val="24"/>
            <w:szCs w:val="24"/>
          </w:rPr>
          <w:tab/>
        </w:r>
        <w:r w:rsidRPr="00F13323">
          <w:rPr>
            <w:sz w:val="24"/>
            <w:szCs w:val="24"/>
          </w:rPr>
          <w:tab/>
          <w:delText>Date:_____________</w:delText>
        </w:r>
      </w:del>
    </w:p>
    <w:p w14:paraId="5EEDE5D3" w14:textId="77777777" w:rsidR="00F13323" w:rsidRPr="00F13323" w:rsidRDefault="00F13323">
      <w:pPr>
        <w:rPr>
          <w:del w:id="528" w:author="Marie Barrigar" w:date="2012-04-25T11:31:00Z"/>
          <w:sz w:val="24"/>
          <w:szCs w:val="24"/>
        </w:rPr>
      </w:pPr>
      <w:del w:id="529" w:author="Marie Barrigar" w:date="2012-04-25T11:31:00Z">
        <w:r w:rsidRPr="00F13323">
          <w:rPr>
            <w:sz w:val="24"/>
            <w:szCs w:val="24"/>
          </w:rPr>
          <w:delText>IT:</w:delText>
        </w:r>
        <w:r w:rsidRPr="00F13323">
          <w:rPr>
            <w:sz w:val="24"/>
            <w:szCs w:val="24"/>
          </w:rPr>
          <w:tab/>
        </w:r>
        <w:r w:rsidRPr="00F13323">
          <w:rPr>
            <w:sz w:val="24"/>
            <w:szCs w:val="24"/>
          </w:rPr>
          <w:tab/>
          <w:delText>_______________________</w:delText>
        </w:r>
        <w:r w:rsidRPr="00F13323">
          <w:rPr>
            <w:sz w:val="24"/>
            <w:szCs w:val="24"/>
          </w:rPr>
          <w:tab/>
        </w:r>
        <w:r w:rsidRPr="00F13323">
          <w:rPr>
            <w:sz w:val="24"/>
            <w:szCs w:val="24"/>
          </w:rPr>
          <w:tab/>
        </w:r>
        <w:r w:rsidRPr="00F13323">
          <w:rPr>
            <w:sz w:val="24"/>
            <w:szCs w:val="24"/>
          </w:rPr>
          <w:tab/>
          <w:delText>Date:_____________</w:delText>
        </w:r>
      </w:del>
    </w:p>
    <w:p w14:paraId="6796C48A" w14:textId="77777777" w:rsidR="00461B71" w:rsidRPr="001B7CF1" w:rsidRDefault="00461B71">
      <w:pPr>
        <w:rPr>
          <w:del w:id="530" w:author="Marie Barrigar" w:date="2012-04-25T11:31:00Z"/>
          <w:b/>
          <w:sz w:val="24"/>
          <w:szCs w:val="24"/>
        </w:rPr>
      </w:pPr>
      <w:del w:id="531" w:author="Marie Barrigar" w:date="2012-04-25T11:31:00Z">
        <w:r w:rsidRPr="001B7CF1">
          <w:rPr>
            <w:b/>
            <w:sz w:val="24"/>
            <w:szCs w:val="24"/>
          </w:rPr>
          <w:delText>Implemented by:</w:delText>
        </w:r>
      </w:del>
    </w:p>
    <w:p w14:paraId="1DFEC9C3" w14:textId="77777777" w:rsidR="00392910" w:rsidRDefault="00461B71">
      <w:pPr>
        <w:rPr>
          <w:del w:id="532" w:author="Marie Barrigar" w:date="2012-04-25T11:31:00Z"/>
          <w:sz w:val="24"/>
          <w:szCs w:val="24"/>
        </w:rPr>
      </w:pPr>
      <w:del w:id="533" w:author="Marie Barrigar" w:date="2012-04-25T11:31:00Z">
        <w:r w:rsidRPr="00461B71">
          <w:rPr>
            <w:sz w:val="24"/>
            <w:szCs w:val="24"/>
          </w:rPr>
          <w:delText>IT:</w:delText>
        </w:r>
        <w:r w:rsidRPr="00461B71">
          <w:rPr>
            <w:sz w:val="24"/>
            <w:szCs w:val="24"/>
          </w:rPr>
          <w:tab/>
        </w:r>
        <w:r w:rsidRPr="00461B71">
          <w:rPr>
            <w:sz w:val="24"/>
            <w:szCs w:val="24"/>
          </w:rPr>
          <w:tab/>
          <w:delText>_______________________</w:delText>
        </w:r>
        <w:r w:rsidRPr="00461B71">
          <w:rPr>
            <w:sz w:val="24"/>
            <w:szCs w:val="24"/>
          </w:rPr>
          <w:tab/>
        </w:r>
        <w:r w:rsidRPr="00461B71">
          <w:rPr>
            <w:sz w:val="24"/>
            <w:szCs w:val="24"/>
          </w:rPr>
          <w:tab/>
        </w:r>
        <w:r w:rsidRPr="00461B71">
          <w:rPr>
            <w:sz w:val="24"/>
            <w:szCs w:val="24"/>
          </w:rPr>
          <w:tab/>
          <w:delText>Date:_____________</w:delText>
        </w:r>
      </w:del>
    </w:p>
    <w:p w14:paraId="528EF955" w14:textId="77777777" w:rsidR="00392910" w:rsidRPr="00392910" w:rsidRDefault="00392910" w:rsidP="00392910">
      <w:pPr>
        <w:jc w:val="center"/>
        <w:rPr>
          <w:del w:id="534" w:author="Marie Barrigar" w:date="2012-04-25T11:31:00Z"/>
          <w:sz w:val="24"/>
          <w:szCs w:val="24"/>
        </w:rPr>
      </w:pPr>
      <w:del w:id="535" w:author="Marie Barrigar" w:date="2012-04-25T11:31:00Z">
        <w:r>
          <w:rPr>
            <w:sz w:val="24"/>
            <w:szCs w:val="24"/>
          </w:rPr>
          <w:br w:type="page"/>
        </w:r>
        <w:r>
          <w:rPr>
            <w:b/>
            <w:sz w:val="36"/>
            <w:szCs w:val="24"/>
          </w:rPr>
          <w:lastRenderedPageBreak/>
          <w:delText>Final Closeout</w:delText>
        </w:r>
      </w:del>
    </w:p>
    <w:p w14:paraId="52001442" w14:textId="77777777" w:rsidR="00392910" w:rsidRPr="00392910" w:rsidRDefault="00392910" w:rsidP="00392910">
      <w:pPr>
        <w:rPr>
          <w:del w:id="536" w:author="Marie Barrigar" w:date="2012-04-25T11:31:00Z"/>
          <w:sz w:val="24"/>
          <w:szCs w:val="24"/>
        </w:rPr>
      </w:pPr>
      <w:del w:id="537" w:author="Marie Barrigar" w:date="2012-04-25T11:31:00Z">
        <w:r w:rsidRPr="00392910">
          <w:rPr>
            <w:sz w:val="24"/>
            <w:szCs w:val="24"/>
          </w:rPr>
          <w:delText xml:space="preserve">This form is required to be completed and submitted to IT when </w:delText>
        </w:r>
        <w:r>
          <w:rPr>
            <w:sz w:val="24"/>
            <w:szCs w:val="24"/>
          </w:rPr>
          <w:delText>the database is ready to be permanently stored</w:delText>
        </w:r>
        <w:r w:rsidRPr="00392910">
          <w:rPr>
            <w:sz w:val="24"/>
            <w:szCs w:val="24"/>
          </w:rPr>
          <w:delText xml:space="preserve">. Complete the form below and submit to IT for processing.  Cross through any areas that are not applicable.  </w:delText>
        </w:r>
      </w:del>
    </w:p>
    <w:tbl>
      <w:tblPr>
        <w:tblW w:w="0" w:type="auto"/>
        <w:tblInd w:w="46" w:type="dxa"/>
        <w:tblLayout w:type="fixed"/>
        <w:tblCellMar>
          <w:top w:w="55" w:type="dxa"/>
          <w:left w:w="55" w:type="dxa"/>
          <w:bottom w:w="55" w:type="dxa"/>
          <w:right w:w="55" w:type="dxa"/>
        </w:tblCellMar>
        <w:tblLook w:val="0000" w:firstRow="0" w:lastRow="0" w:firstColumn="0" w:lastColumn="0" w:noHBand="0" w:noVBand="0"/>
      </w:tblPr>
      <w:tblGrid>
        <w:gridCol w:w="3570"/>
        <w:gridCol w:w="5700"/>
      </w:tblGrid>
      <w:tr w:rsidR="00392910" w:rsidRPr="00392910" w14:paraId="3C9BB9AF" w14:textId="77777777" w:rsidTr="00F13323">
        <w:trPr>
          <w:trHeight w:val="827"/>
          <w:del w:id="538" w:author="Marie Barrigar" w:date="2012-04-25T11:31:00Z"/>
        </w:trPr>
        <w:tc>
          <w:tcPr>
            <w:tcW w:w="3570" w:type="dxa"/>
            <w:shd w:val="clear" w:color="auto" w:fill="auto"/>
          </w:tcPr>
          <w:p w14:paraId="681614C5" w14:textId="77777777" w:rsidR="00392910" w:rsidRPr="00392910" w:rsidRDefault="00392910" w:rsidP="00F13323">
            <w:pPr>
              <w:pStyle w:val="TableContents"/>
              <w:snapToGrid w:val="0"/>
              <w:spacing w:after="0"/>
              <w:rPr>
                <w:del w:id="539" w:author="Marie Barrigar" w:date="2012-04-25T11:31:00Z"/>
                <w:b/>
                <w:bCs/>
                <w:i/>
                <w:iCs/>
                <w:sz w:val="24"/>
                <w:szCs w:val="24"/>
              </w:rPr>
            </w:pPr>
            <w:del w:id="540" w:author="Marie Barrigar" w:date="2012-04-25T11:31:00Z">
              <w:r w:rsidRPr="00392910">
                <w:rPr>
                  <w:b/>
                  <w:bCs/>
                  <w:i/>
                  <w:iCs/>
                  <w:sz w:val="24"/>
                  <w:szCs w:val="24"/>
                </w:rPr>
                <w:delText>Site URL:</w:delText>
              </w:r>
            </w:del>
          </w:p>
          <w:p w14:paraId="3227BFE1" w14:textId="77777777" w:rsidR="00392910" w:rsidRPr="00392910" w:rsidRDefault="00392910" w:rsidP="00F13323">
            <w:pPr>
              <w:pStyle w:val="TableContents"/>
              <w:spacing w:after="0"/>
              <w:rPr>
                <w:del w:id="541" w:author="Marie Barrigar" w:date="2012-04-25T11:31:00Z"/>
                <w:sz w:val="24"/>
                <w:szCs w:val="24"/>
              </w:rPr>
            </w:pPr>
          </w:p>
        </w:tc>
        <w:tc>
          <w:tcPr>
            <w:tcW w:w="5700" w:type="dxa"/>
            <w:shd w:val="clear" w:color="auto" w:fill="auto"/>
          </w:tcPr>
          <w:p w14:paraId="39F8ED4F" w14:textId="77777777" w:rsidR="00392910" w:rsidRPr="00392910" w:rsidRDefault="00392910" w:rsidP="00F13323">
            <w:pPr>
              <w:pStyle w:val="TableContents"/>
              <w:pBdr>
                <w:bottom w:val="single" w:sz="8" w:space="2" w:color="000000"/>
              </w:pBdr>
              <w:snapToGrid w:val="0"/>
              <w:spacing w:after="0"/>
              <w:rPr>
                <w:del w:id="542" w:author="Marie Barrigar" w:date="2012-04-25T11:31:00Z"/>
                <w:sz w:val="24"/>
                <w:szCs w:val="24"/>
              </w:rPr>
            </w:pPr>
          </w:p>
          <w:p w14:paraId="1DB4CFFC" w14:textId="77777777" w:rsidR="00392910" w:rsidRPr="00392910" w:rsidRDefault="00392910" w:rsidP="00F13323">
            <w:pPr>
              <w:pStyle w:val="TableContents"/>
              <w:spacing w:after="0"/>
              <w:rPr>
                <w:del w:id="543" w:author="Marie Barrigar" w:date="2012-04-25T11:31:00Z"/>
                <w:sz w:val="24"/>
                <w:szCs w:val="24"/>
              </w:rPr>
            </w:pPr>
            <w:del w:id="544" w:author="Marie Barrigar" w:date="2012-04-25T11:31:00Z">
              <w:r w:rsidRPr="00392910">
                <w:rPr>
                  <w:sz w:val="24"/>
                  <w:szCs w:val="24"/>
                </w:rPr>
                <w:delText>(ex. gbmcct.epicdiagnostics.com)</w:delText>
              </w:r>
            </w:del>
          </w:p>
        </w:tc>
      </w:tr>
      <w:tr w:rsidR="00392910" w:rsidRPr="00392910" w14:paraId="3E4BB819" w14:textId="77777777" w:rsidTr="00F13323">
        <w:trPr>
          <w:del w:id="545" w:author="Marie Barrigar" w:date="2012-04-25T11:31:00Z"/>
        </w:trPr>
        <w:tc>
          <w:tcPr>
            <w:tcW w:w="3570" w:type="dxa"/>
            <w:shd w:val="clear" w:color="auto" w:fill="auto"/>
          </w:tcPr>
          <w:p w14:paraId="3D2F3ED3" w14:textId="77777777" w:rsidR="00392910" w:rsidRPr="00392910" w:rsidRDefault="00392910" w:rsidP="00392910">
            <w:pPr>
              <w:pStyle w:val="TableContents"/>
              <w:snapToGrid w:val="0"/>
              <w:spacing w:after="0"/>
              <w:rPr>
                <w:del w:id="546" w:author="Marie Barrigar" w:date="2012-04-25T11:31:00Z"/>
                <w:b/>
                <w:bCs/>
                <w:i/>
                <w:iCs/>
                <w:sz w:val="24"/>
                <w:szCs w:val="24"/>
              </w:rPr>
            </w:pPr>
            <w:del w:id="547" w:author="Marie Barrigar" w:date="2012-04-25T11:31:00Z">
              <w:r w:rsidRPr="00F13323">
                <w:rPr>
                  <w:b/>
                  <w:bCs/>
                  <w:i/>
                  <w:iCs/>
                  <w:sz w:val="24"/>
                  <w:szCs w:val="24"/>
                </w:rPr>
                <w:delText>Requested Closeout Date:</w:delText>
              </w:r>
            </w:del>
          </w:p>
        </w:tc>
        <w:tc>
          <w:tcPr>
            <w:tcW w:w="5700" w:type="dxa"/>
            <w:shd w:val="clear" w:color="auto" w:fill="auto"/>
          </w:tcPr>
          <w:p w14:paraId="5889ECBB" w14:textId="77777777" w:rsidR="00392910" w:rsidRPr="00392910" w:rsidRDefault="00392910" w:rsidP="00F13323">
            <w:pPr>
              <w:pStyle w:val="TableContents"/>
              <w:pBdr>
                <w:bottom w:val="single" w:sz="8" w:space="2" w:color="000000"/>
              </w:pBdr>
              <w:snapToGrid w:val="0"/>
              <w:spacing w:after="0"/>
              <w:rPr>
                <w:del w:id="548" w:author="Marie Barrigar" w:date="2012-04-25T11:31:00Z"/>
                <w:sz w:val="24"/>
                <w:szCs w:val="24"/>
              </w:rPr>
            </w:pPr>
          </w:p>
        </w:tc>
      </w:tr>
      <w:tr w:rsidR="00392910" w:rsidRPr="00392910" w14:paraId="1CFC06C6" w14:textId="77777777" w:rsidTr="001B7CF1">
        <w:trPr>
          <w:trHeight w:val="683"/>
          <w:del w:id="549" w:author="Marie Barrigar" w:date="2012-04-25T11:31:00Z"/>
        </w:trPr>
        <w:tc>
          <w:tcPr>
            <w:tcW w:w="3570" w:type="dxa"/>
            <w:shd w:val="clear" w:color="auto" w:fill="auto"/>
          </w:tcPr>
          <w:p w14:paraId="79E25BB7" w14:textId="77777777" w:rsidR="00392910" w:rsidRPr="00392910" w:rsidRDefault="00392910" w:rsidP="00F13323">
            <w:pPr>
              <w:pStyle w:val="TableContents"/>
              <w:snapToGrid w:val="0"/>
              <w:spacing w:after="0"/>
              <w:rPr>
                <w:del w:id="550" w:author="Marie Barrigar" w:date="2012-04-25T11:31:00Z"/>
                <w:b/>
                <w:bCs/>
                <w:i/>
                <w:iCs/>
                <w:sz w:val="24"/>
                <w:szCs w:val="24"/>
              </w:rPr>
            </w:pPr>
            <w:del w:id="551" w:author="Marie Barrigar" w:date="2012-04-25T11:31:00Z">
              <w:r w:rsidRPr="00F13323">
                <w:rPr>
                  <w:b/>
                  <w:bCs/>
                  <w:i/>
                  <w:iCs/>
                  <w:sz w:val="24"/>
                  <w:szCs w:val="24"/>
                </w:rPr>
                <w:delText>Name of the Study:</w:delText>
              </w:r>
            </w:del>
          </w:p>
        </w:tc>
        <w:tc>
          <w:tcPr>
            <w:tcW w:w="5700" w:type="dxa"/>
            <w:shd w:val="clear" w:color="auto" w:fill="auto"/>
          </w:tcPr>
          <w:p w14:paraId="7BE56401" w14:textId="77777777" w:rsidR="00392910" w:rsidRDefault="00392910" w:rsidP="00F13323">
            <w:pPr>
              <w:pStyle w:val="TableContents"/>
              <w:pBdr>
                <w:bottom w:val="single" w:sz="8" w:space="2" w:color="000000"/>
              </w:pBdr>
              <w:snapToGrid w:val="0"/>
              <w:spacing w:after="0"/>
              <w:rPr>
                <w:del w:id="552" w:author="Marie Barrigar" w:date="2012-04-25T11:31:00Z"/>
                <w:sz w:val="24"/>
                <w:szCs w:val="24"/>
              </w:rPr>
            </w:pPr>
          </w:p>
          <w:p w14:paraId="2A3A6331" w14:textId="77777777" w:rsidR="00392910" w:rsidRPr="001B7CF1" w:rsidRDefault="00392910" w:rsidP="001B7CF1">
            <w:pPr>
              <w:spacing w:after="0"/>
              <w:rPr>
                <w:del w:id="553" w:author="Marie Barrigar" w:date="2012-04-25T11:31:00Z"/>
              </w:rPr>
            </w:pPr>
          </w:p>
        </w:tc>
      </w:tr>
      <w:tr w:rsidR="00392910" w:rsidRPr="00392910" w14:paraId="43488B27" w14:textId="77777777" w:rsidTr="00F13323">
        <w:trPr>
          <w:del w:id="554" w:author="Marie Barrigar" w:date="2012-04-25T11:31:00Z"/>
        </w:trPr>
        <w:tc>
          <w:tcPr>
            <w:tcW w:w="3570" w:type="dxa"/>
            <w:shd w:val="clear" w:color="auto" w:fill="auto"/>
          </w:tcPr>
          <w:p w14:paraId="0B9CA7B5" w14:textId="77777777" w:rsidR="00392910" w:rsidRPr="00392910" w:rsidRDefault="00392910" w:rsidP="00F13323">
            <w:pPr>
              <w:pStyle w:val="TableContents"/>
              <w:snapToGrid w:val="0"/>
              <w:spacing w:after="0"/>
              <w:rPr>
                <w:del w:id="555" w:author="Marie Barrigar" w:date="2012-04-25T11:31:00Z"/>
                <w:b/>
                <w:bCs/>
                <w:i/>
                <w:iCs/>
                <w:sz w:val="24"/>
                <w:szCs w:val="24"/>
              </w:rPr>
            </w:pPr>
            <w:del w:id="556" w:author="Marie Barrigar" w:date="2012-04-25T11:31:00Z">
              <w:r>
                <w:rPr>
                  <w:b/>
                  <w:bCs/>
                  <w:i/>
                  <w:iCs/>
                  <w:sz w:val="24"/>
                  <w:szCs w:val="24"/>
                </w:rPr>
                <w:delText>Final Storage Location:</w:delText>
              </w:r>
            </w:del>
          </w:p>
        </w:tc>
        <w:tc>
          <w:tcPr>
            <w:tcW w:w="5700" w:type="dxa"/>
            <w:shd w:val="clear" w:color="auto" w:fill="auto"/>
          </w:tcPr>
          <w:p w14:paraId="13DA9310" w14:textId="77777777" w:rsidR="00392910" w:rsidRPr="00392910" w:rsidRDefault="00392910" w:rsidP="00F13323">
            <w:pPr>
              <w:pStyle w:val="TableContents"/>
              <w:snapToGrid w:val="0"/>
              <w:spacing w:after="0"/>
              <w:rPr>
                <w:del w:id="557" w:author="Marie Barrigar" w:date="2012-04-25T11:31:00Z"/>
                <w:sz w:val="24"/>
                <w:szCs w:val="24"/>
              </w:rPr>
            </w:pPr>
          </w:p>
        </w:tc>
      </w:tr>
      <w:tr w:rsidR="00392910" w:rsidRPr="00392910" w14:paraId="5E08FA72" w14:textId="77777777" w:rsidTr="00F13323">
        <w:trPr>
          <w:del w:id="558" w:author="Marie Barrigar" w:date="2012-04-25T11:31:00Z"/>
        </w:trPr>
        <w:tc>
          <w:tcPr>
            <w:tcW w:w="3570" w:type="dxa"/>
            <w:shd w:val="clear" w:color="auto" w:fill="auto"/>
          </w:tcPr>
          <w:p w14:paraId="510F35CD" w14:textId="77777777" w:rsidR="00392910" w:rsidRPr="00392910" w:rsidRDefault="00392910" w:rsidP="00F13323">
            <w:pPr>
              <w:pStyle w:val="TableContents"/>
              <w:snapToGrid w:val="0"/>
              <w:spacing w:after="0"/>
              <w:rPr>
                <w:del w:id="559" w:author="Marie Barrigar" w:date="2012-04-25T11:31:00Z"/>
                <w:sz w:val="24"/>
                <w:szCs w:val="24"/>
              </w:rPr>
            </w:pPr>
          </w:p>
        </w:tc>
        <w:tc>
          <w:tcPr>
            <w:tcW w:w="5700" w:type="dxa"/>
            <w:shd w:val="clear" w:color="auto" w:fill="auto"/>
          </w:tcPr>
          <w:p w14:paraId="4F8FE31F" w14:textId="77777777" w:rsidR="00392910" w:rsidRPr="00392910" w:rsidRDefault="00392910" w:rsidP="00F13323">
            <w:pPr>
              <w:pStyle w:val="TableContents"/>
              <w:snapToGrid w:val="0"/>
              <w:spacing w:after="0"/>
              <w:rPr>
                <w:del w:id="560" w:author="Marie Barrigar" w:date="2012-04-25T11:31:00Z"/>
                <w:sz w:val="24"/>
                <w:szCs w:val="24"/>
              </w:rPr>
            </w:pPr>
          </w:p>
        </w:tc>
      </w:tr>
    </w:tbl>
    <w:p w14:paraId="197CCD9E" w14:textId="77777777" w:rsidR="00392910" w:rsidRPr="00392910" w:rsidRDefault="00392910" w:rsidP="00392910">
      <w:pPr>
        <w:spacing w:after="0"/>
        <w:rPr>
          <w:del w:id="561" w:author="Marie Barrigar" w:date="2012-04-25T11:31:00Z"/>
          <w:sz w:val="24"/>
          <w:szCs w:val="24"/>
        </w:rPr>
      </w:pPr>
      <w:del w:id="562" w:author="Marie Barrigar" w:date="2012-04-25T11:31:00Z">
        <w:r w:rsidRPr="00392910">
          <w:rPr>
            <w:sz w:val="24"/>
            <w:szCs w:val="24"/>
          </w:rPr>
          <w:pict w14:anchorId="63AB96B5">
            <v:line id="_x0000_s1030" style="position:absolute;z-index:251662848;mso-position-horizontal-relative:text;mso-position-vertical-relative:text" from="7.65pt,5.25pt" to="461.3pt,5.25pt" strokeweight="1.52mm"/>
          </w:pict>
        </w:r>
      </w:del>
    </w:p>
    <w:p w14:paraId="2AB3C01A" w14:textId="77777777" w:rsidR="00F13323" w:rsidRPr="00F13323" w:rsidRDefault="00B97CF7" w:rsidP="001B7CF1">
      <w:pPr>
        <w:spacing w:after="0"/>
        <w:rPr>
          <w:ins w:id="563" w:author="Marie Barrigar" w:date="2012-04-25T11:31:00Z"/>
          <w:sz w:val="24"/>
          <w:szCs w:val="24"/>
        </w:rPr>
      </w:pPr>
      <w:ins w:id="564" w:author="Marie Barrigar" w:date="2012-04-25T11:31:00Z">
        <w:r>
          <w:rPr>
            <w:sz w:val="24"/>
            <w:szCs w:val="24"/>
          </w:rPr>
          <w:pict>
            <v:line id="_x0000_s1027" style="position:absolute;z-index:251657728;mso-position-horizontal-relative:text;mso-position-vertical-relative:text" from="7.65pt,5.25pt" to="461.3pt,5.25pt" strokeweight="1.52mm"/>
          </w:pict>
        </w:r>
      </w:ins>
    </w:p>
    <w:p w14:paraId="4CDD65A9" w14:textId="77777777" w:rsidR="00461B71" w:rsidRPr="001B7CF1" w:rsidRDefault="00461B71" w:rsidP="00392910">
      <w:pPr>
        <w:rPr>
          <w:b/>
          <w:sz w:val="24"/>
          <w:szCs w:val="24"/>
        </w:rPr>
      </w:pPr>
      <w:r w:rsidRPr="001B7CF1">
        <w:rPr>
          <w:b/>
          <w:sz w:val="24"/>
          <w:szCs w:val="24"/>
        </w:rPr>
        <w:t>Approval Signatures:</w:t>
      </w:r>
    </w:p>
    <w:p w14:paraId="6491D16B" w14:textId="77777777" w:rsidR="00F13323" w:rsidRPr="00F13323" w:rsidRDefault="00F13323">
      <w:pPr>
        <w:rPr>
          <w:sz w:val="24"/>
          <w:szCs w:val="24"/>
        </w:rPr>
      </w:pPr>
      <w:r w:rsidRPr="00F13323">
        <w:rPr>
          <w:sz w:val="24"/>
          <w:szCs w:val="24"/>
        </w:rPr>
        <w:t>Clinical:</w:t>
      </w:r>
      <w:r w:rsidRPr="00F13323">
        <w:rPr>
          <w:sz w:val="24"/>
          <w:szCs w:val="24"/>
        </w:rPr>
        <w:tab/>
        <w:t>_______________________</w:t>
      </w:r>
      <w:r w:rsidRPr="00F13323">
        <w:rPr>
          <w:sz w:val="24"/>
          <w:szCs w:val="24"/>
        </w:rPr>
        <w:tab/>
      </w:r>
      <w:r w:rsidRPr="00F13323">
        <w:rPr>
          <w:sz w:val="24"/>
          <w:szCs w:val="24"/>
        </w:rPr>
        <w:tab/>
      </w:r>
      <w:r w:rsidRPr="00F13323">
        <w:rPr>
          <w:sz w:val="24"/>
          <w:szCs w:val="24"/>
        </w:rPr>
        <w:tab/>
        <w:t>Date</w:t>
      </w:r>
      <w:proofErr w:type="gramStart"/>
      <w:r w:rsidRPr="00F13323">
        <w:rPr>
          <w:sz w:val="24"/>
          <w:szCs w:val="24"/>
        </w:rPr>
        <w:t>:_</w:t>
      </w:r>
      <w:proofErr w:type="gramEnd"/>
      <w:r w:rsidRPr="00F13323">
        <w:rPr>
          <w:sz w:val="24"/>
          <w:szCs w:val="24"/>
        </w:rPr>
        <w:t>____________</w:t>
      </w:r>
    </w:p>
    <w:p w14:paraId="491BEB95" w14:textId="77777777" w:rsidR="00F13323" w:rsidRPr="00F13323" w:rsidRDefault="00F13323">
      <w:pPr>
        <w:rPr>
          <w:sz w:val="24"/>
          <w:szCs w:val="24"/>
        </w:rPr>
      </w:pPr>
      <w:r w:rsidRPr="00F13323">
        <w:rPr>
          <w:sz w:val="24"/>
          <w:szCs w:val="24"/>
        </w:rPr>
        <w:t>IT:</w:t>
      </w:r>
      <w:r w:rsidRPr="00F13323">
        <w:rPr>
          <w:sz w:val="24"/>
          <w:szCs w:val="24"/>
        </w:rPr>
        <w:tab/>
      </w:r>
      <w:r w:rsidRPr="00F13323">
        <w:rPr>
          <w:sz w:val="24"/>
          <w:szCs w:val="24"/>
        </w:rPr>
        <w:tab/>
        <w:t>_______________________</w:t>
      </w:r>
      <w:r w:rsidRPr="00F13323">
        <w:rPr>
          <w:sz w:val="24"/>
          <w:szCs w:val="24"/>
        </w:rPr>
        <w:tab/>
      </w:r>
      <w:r w:rsidRPr="00F13323">
        <w:rPr>
          <w:sz w:val="24"/>
          <w:szCs w:val="24"/>
        </w:rPr>
        <w:tab/>
      </w:r>
      <w:r w:rsidRPr="00F13323">
        <w:rPr>
          <w:sz w:val="24"/>
          <w:szCs w:val="24"/>
        </w:rPr>
        <w:tab/>
        <w:t>Date</w:t>
      </w:r>
      <w:proofErr w:type="gramStart"/>
      <w:r w:rsidRPr="00F13323">
        <w:rPr>
          <w:sz w:val="24"/>
          <w:szCs w:val="24"/>
        </w:rPr>
        <w:t>:_</w:t>
      </w:r>
      <w:proofErr w:type="gramEnd"/>
      <w:r w:rsidRPr="00F13323">
        <w:rPr>
          <w:sz w:val="24"/>
          <w:szCs w:val="24"/>
        </w:rPr>
        <w:t>____________</w:t>
      </w:r>
    </w:p>
    <w:p w14:paraId="4F299AAE" w14:textId="77777777" w:rsidR="00461B71" w:rsidRPr="001B7CF1" w:rsidRDefault="00461B71">
      <w:pPr>
        <w:rPr>
          <w:b/>
          <w:sz w:val="24"/>
          <w:szCs w:val="24"/>
        </w:rPr>
      </w:pPr>
      <w:r w:rsidRPr="001B7CF1">
        <w:rPr>
          <w:b/>
          <w:sz w:val="24"/>
          <w:szCs w:val="24"/>
        </w:rPr>
        <w:t>Implemented by:</w:t>
      </w:r>
    </w:p>
    <w:p w14:paraId="0A1FE01A" w14:textId="77777777" w:rsidR="00392910" w:rsidRDefault="00461B71">
      <w:pPr>
        <w:rPr>
          <w:sz w:val="24"/>
          <w:szCs w:val="24"/>
        </w:rPr>
      </w:pPr>
      <w:r w:rsidRPr="00461B71">
        <w:rPr>
          <w:sz w:val="24"/>
          <w:szCs w:val="24"/>
        </w:rPr>
        <w:t>IT:</w:t>
      </w:r>
      <w:r w:rsidRPr="00461B71">
        <w:rPr>
          <w:sz w:val="24"/>
          <w:szCs w:val="24"/>
        </w:rPr>
        <w:tab/>
      </w:r>
      <w:r w:rsidRPr="00461B71">
        <w:rPr>
          <w:sz w:val="24"/>
          <w:szCs w:val="24"/>
        </w:rPr>
        <w:tab/>
        <w:t>_______________________</w:t>
      </w:r>
      <w:r w:rsidRPr="00461B71">
        <w:rPr>
          <w:sz w:val="24"/>
          <w:szCs w:val="24"/>
        </w:rPr>
        <w:tab/>
      </w:r>
      <w:r w:rsidRPr="00461B71">
        <w:rPr>
          <w:sz w:val="24"/>
          <w:szCs w:val="24"/>
        </w:rPr>
        <w:tab/>
      </w:r>
      <w:r w:rsidRPr="00461B71">
        <w:rPr>
          <w:sz w:val="24"/>
          <w:szCs w:val="24"/>
        </w:rPr>
        <w:tab/>
        <w:t>Date</w:t>
      </w:r>
      <w:proofErr w:type="gramStart"/>
      <w:r w:rsidRPr="00461B71">
        <w:rPr>
          <w:sz w:val="24"/>
          <w:szCs w:val="24"/>
        </w:rPr>
        <w:t>:_</w:t>
      </w:r>
      <w:proofErr w:type="gramEnd"/>
      <w:r w:rsidRPr="00461B71">
        <w:rPr>
          <w:sz w:val="24"/>
          <w:szCs w:val="24"/>
        </w:rPr>
        <w:t>____________</w:t>
      </w:r>
    </w:p>
    <w:p w14:paraId="63E8F6F2" w14:textId="77777777" w:rsidR="003A7FF4" w:rsidRDefault="003A7FF4">
      <w:pPr>
        <w:rPr>
          <w:del w:id="565" w:author="Marie Barrigar" w:date="2012-04-25T11:31:00Z"/>
          <w:sz w:val="24"/>
          <w:szCs w:val="24"/>
        </w:rPr>
      </w:pPr>
    </w:p>
    <w:p w14:paraId="03E50597" w14:textId="77777777" w:rsidR="009F240E" w:rsidRDefault="00644F7C" w:rsidP="009F240E">
      <w:pPr>
        <w:rPr>
          <w:ins w:id="566" w:author="Marie Barrigar" w:date="2012-04-25T11:31:00Z"/>
          <w:b/>
          <w:sz w:val="24"/>
          <w:szCs w:val="24"/>
        </w:rPr>
        <w:sectPr w:rsidR="009F240E">
          <w:headerReference w:type="default" r:id="rId17"/>
          <w:pgSz w:w="12240" w:h="15840"/>
          <w:pgMar w:top="1440" w:right="1440" w:bottom="1440" w:left="1440" w:header="720" w:footer="720" w:gutter="0"/>
          <w:cols w:space="720"/>
          <w:docGrid w:linePitch="360"/>
        </w:sectPr>
      </w:pPr>
      <w:ins w:id="567" w:author="Marie Barrigar" w:date="2012-04-25T11:31:00Z">
        <w:r w:rsidRPr="00BF329B">
          <w:rPr>
            <w:b/>
            <w:sz w:val="24"/>
            <w:szCs w:val="24"/>
          </w:rPr>
          <w:t xml:space="preserve">The user </w:t>
        </w:r>
        <w:r w:rsidR="0086473E">
          <w:rPr>
            <w:b/>
            <w:sz w:val="24"/>
            <w:szCs w:val="24"/>
          </w:rPr>
          <w:t>must</w:t>
        </w:r>
        <w:r w:rsidRPr="00BF329B">
          <w:rPr>
            <w:b/>
            <w:sz w:val="24"/>
            <w:szCs w:val="24"/>
          </w:rPr>
          <w:t xml:space="preserve"> also complete an E</w:t>
        </w:r>
        <w:r w:rsidR="004775F7">
          <w:rPr>
            <w:b/>
            <w:sz w:val="24"/>
            <w:szCs w:val="24"/>
          </w:rPr>
          <w:t xml:space="preserve">lectronic </w:t>
        </w:r>
        <w:r w:rsidRPr="00BF329B">
          <w:rPr>
            <w:b/>
            <w:sz w:val="24"/>
            <w:szCs w:val="24"/>
          </w:rPr>
          <w:t>Signature Declaration form.</w:t>
        </w:r>
      </w:ins>
    </w:p>
    <w:p w14:paraId="0414118E" w14:textId="77777777" w:rsidR="009F240E" w:rsidRDefault="009F240E" w:rsidP="009F240E">
      <w:pPr>
        <w:pStyle w:val="NoSpacing"/>
        <w:jc w:val="both"/>
        <w:rPr>
          <w:ins w:id="568" w:author="Marie Barrigar" w:date="2012-04-25T11:31:00Z"/>
        </w:rPr>
      </w:pPr>
      <w:ins w:id="569" w:author="Marie Barrigar" w:date="2012-04-25T11:31:00Z">
        <w:r>
          <w:lastRenderedPageBreak/>
          <w:t>Please Print Clearly</w:t>
        </w:r>
      </w:ins>
    </w:p>
    <w:tbl>
      <w:tblPr>
        <w:tblStyle w:val="TableGrid"/>
        <w:tblW w:w="0" w:type="auto"/>
        <w:tblLook w:val="04A0" w:firstRow="1" w:lastRow="0" w:firstColumn="1" w:lastColumn="0" w:noHBand="0" w:noVBand="1"/>
      </w:tblPr>
      <w:tblGrid>
        <w:gridCol w:w="9576"/>
      </w:tblGrid>
      <w:tr w:rsidR="009F240E" w14:paraId="0218A8BC" w14:textId="77777777" w:rsidTr="00D14ADC">
        <w:trPr>
          <w:ins w:id="570" w:author="Marie Barrigar" w:date="2012-04-25T11:31:00Z"/>
        </w:trPr>
        <w:tc>
          <w:tcPr>
            <w:tcW w:w="9576" w:type="dxa"/>
          </w:tcPr>
          <w:p w14:paraId="10F221B2" w14:textId="77777777" w:rsidR="009F240E" w:rsidRDefault="009F240E" w:rsidP="00D14ADC">
            <w:pPr>
              <w:pStyle w:val="NoSpacing"/>
              <w:jc w:val="both"/>
              <w:rPr>
                <w:ins w:id="571" w:author="Marie Barrigar" w:date="2012-04-25T11:31:00Z"/>
              </w:rPr>
            </w:pPr>
            <w:ins w:id="572" w:author="Marie Barrigar" w:date="2012-04-25T11:31:00Z">
              <w:r>
                <w:t>First Name:</w:t>
              </w:r>
            </w:ins>
          </w:p>
          <w:p w14:paraId="34036A7A" w14:textId="77777777" w:rsidR="009F240E" w:rsidRDefault="009F240E" w:rsidP="00D14ADC">
            <w:pPr>
              <w:pStyle w:val="NoSpacing"/>
              <w:jc w:val="both"/>
              <w:rPr>
                <w:ins w:id="573" w:author="Marie Barrigar" w:date="2012-04-25T11:31:00Z"/>
              </w:rPr>
            </w:pPr>
          </w:p>
        </w:tc>
      </w:tr>
      <w:tr w:rsidR="009F240E" w14:paraId="23E2ABC4" w14:textId="77777777" w:rsidTr="00D14ADC">
        <w:trPr>
          <w:ins w:id="574" w:author="Marie Barrigar" w:date="2012-04-25T11:31:00Z"/>
        </w:trPr>
        <w:tc>
          <w:tcPr>
            <w:tcW w:w="9576" w:type="dxa"/>
          </w:tcPr>
          <w:p w14:paraId="070DE2AE" w14:textId="77777777" w:rsidR="009F240E" w:rsidRDefault="009F240E" w:rsidP="00D14ADC">
            <w:pPr>
              <w:pStyle w:val="NoSpacing"/>
              <w:jc w:val="both"/>
              <w:rPr>
                <w:ins w:id="575" w:author="Marie Barrigar" w:date="2012-04-25T11:31:00Z"/>
              </w:rPr>
            </w:pPr>
            <w:ins w:id="576" w:author="Marie Barrigar" w:date="2012-04-25T11:31:00Z">
              <w:r>
                <w:t>Last Name:</w:t>
              </w:r>
            </w:ins>
          </w:p>
          <w:p w14:paraId="3ABDF166" w14:textId="77777777" w:rsidR="009F240E" w:rsidRDefault="009F240E" w:rsidP="00D14ADC">
            <w:pPr>
              <w:pStyle w:val="NoSpacing"/>
              <w:jc w:val="both"/>
              <w:rPr>
                <w:ins w:id="577" w:author="Marie Barrigar" w:date="2012-04-25T11:31:00Z"/>
              </w:rPr>
            </w:pPr>
          </w:p>
        </w:tc>
      </w:tr>
      <w:tr w:rsidR="009F240E" w14:paraId="299B6630" w14:textId="77777777" w:rsidTr="00D14ADC">
        <w:trPr>
          <w:ins w:id="578" w:author="Marie Barrigar" w:date="2012-04-25T11:31:00Z"/>
        </w:trPr>
        <w:tc>
          <w:tcPr>
            <w:tcW w:w="9576" w:type="dxa"/>
          </w:tcPr>
          <w:p w14:paraId="49E440F7" w14:textId="77777777" w:rsidR="009F240E" w:rsidRDefault="009F240E" w:rsidP="00D14ADC">
            <w:pPr>
              <w:pStyle w:val="NoSpacing"/>
              <w:jc w:val="both"/>
              <w:rPr>
                <w:ins w:id="579" w:author="Marie Barrigar" w:date="2012-04-25T11:31:00Z"/>
              </w:rPr>
            </w:pPr>
            <w:ins w:id="580" w:author="Marie Barrigar" w:date="2012-04-25T11:31:00Z">
              <w:r>
                <w:t>User Name for System:</w:t>
              </w:r>
            </w:ins>
          </w:p>
          <w:p w14:paraId="549D1780" w14:textId="77777777" w:rsidR="009F240E" w:rsidRDefault="009F240E" w:rsidP="00D14ADC">
            <w:pPr>
              <w:pStyle w:val="NoSpacing"/>
              <w:jc w:val="both"/>
              <w:rPr>
                <w:ins w:id="581" w:author="Marie Barrigar" w:date="2012-04-25T11:31:00Z"/>
              </w:rPr>
            </w:pPr>
          </w:p>
        </w:tc>
      </w:tr>
      <w:tr w:rsidR="009F240E" w14:paraId="7DDB0C00" w14:textId="77777777" w:rsidTr="00D14ADC">
        <w:trPr>
          <w:ins w:id="582" w:author="Marie Barrigar" w:date="2012-04-25T11:31:00Z"/>
        </w:trPr>
        <w:tc>
          <w:tcPr>
            <w:tcW w:w="9576" w:type="dxa"/>
          </w:tcPr>
          <w:p w14:paraId="49AC0D5D" w14:textId="77777777" w:rsidR="009F240E" w:rsidRDefault="00803A53" w:rsidP="00D14ADC">
            <w:pPr>
              <w:pStyle w:val="NoSpacing"/>
              <w:jc w:val="both"/>
              <w:rPr>
                <w:ins w:id="583" w:author="Marie Barrigar" w:date="2012-04-25T11:31:00Z"/>
              </w:rPr>
            </w:pPr>
            <w:ins w:id="584" w:author="Marie Barrigar" w:date="2012-04-25T11:31:00Z">
              <w:r>
                <w:t>E-mail Address</w:t>
              </w:r>
              <w:r w:rsidR="009F240E">
                <w:t xml:space="preserve"> ID:</w:t>
              </w:r>
            </w:ins>
          </w:p>
          <w:p w14:paraId="68897F07" w14:textId="77777777" w:rsidR="009F240E" w:rsidRDefault="009F240E" w:rsidP="00D14ADC">
            <w:pPr>
              <w:pStyle w:val="NoSpacing"/>
              <w:jc w:val="both"/>
              <w:rPr>
                <w:ins w:id="585" w:author="Marie Barrigar" w:date="2012-04-25T11:31:00Z"/>
              </w:rPr>
            </w:pPr>
          </w:p>
        </w:tc>
      </w:tr>
    </w:tbl>
    <w:p w14:paraId="576861BF" w14:textId="77777777" w:rsidR="009F240E" w:rsidRDefault="009F240E" w:rsidP="009F240E">
      <w:pPr>
        <w:pStyle w:val="NoSpacing"/>
        <w:jc w:val="both"/>
        <w:rPr>
          <w:ins w:id="586" w:author="Marie Barrigar" w:date="2012-04-25T11:31:00Z"/>
        </w:rPr>
      </w:pPr>
    </w:p>
    <w:p w14:paraId="5A7ABF11" w14:textId="77777777" w:rsidR="009F240E" w:rsidRDefault="009F240E" w:rsidP="009F240E">
      <w:pPr>
        <w:pStyle w:val="NoSpacing"/>
        <w:jc w:val="both"/>
        <w:rPr>
          <w:ins w:id="587" w:author="Marie Barrigar" w:date="2012-04-25T11:31:00Z"/>
        </w:rPr>
      </w:pPr>
    </w:p>
    <w:tbl>
      <w:tblPr>
        <w:tblStyle w:val="TableGrid"/>
        <w:tblW w:w="0" w:type="auto"/>
        <w:tblLook w:val="04A0" w:firstRow="1" w:lastRow="0" w:firstColumn="1" w:lastColumn="0" w:noHBand="0" w:noVBand="1"/>
      </w:tblPr>
      <w:tblGrid>
        <w:gridCol w:w="4788"/>
        <w:gridCol w:w="1890"/>
        <w:gridCol w:w="2898"/>
      </w:tblGrid>
      <w:tr w:rsidR="009F240E" w14:paraId="4037AF97" w14:textId="77777777" w:rsidTr="00D14ADC">
        <w:trPr>
          <w:ins w:id="588" w:author="Marie Barrigar" w:date="2012-04-25T11:31:00Z"/>
        </w:trPr>
        <w:tc>
          <w:tcPr>
            <w:tcW w:w="9576" w:type="dxa"/>
            <w:gridSpan w:val="3"/>
          </w:tcPr>
          <w:p w14:paraId="3200D17C" w14:textId="77777777" w:rsidR="009F240E" w:rsidRDefault="009F240E" w:rsidP="00D14ADC">
            <w:pPr>
              <w:pStyle w:val="NoSpacing"/>
              <w:jc w:val="both"/>
              <w:rPr>
                <w:ins w:id="589" w:author="Marie Barrigar" w:date="2012-04-25T11:31:00Z"/>
              </w:rPr>
            </w:pPr>
            <w:ins w:id="590" w:author="Marie Barrigar" w:date="2012-04-25T11:31:00Z">
              <w:r w:rsidRPr="00397979">
                <w:rPr>
                  <w:b/>
                  <w:u w:val="single"/>
                </w:rPr>
                <w:t>Definition</w:t>
              </w:r>
              <w:r w:rsidRPr="00397979">
                <w:rPr>
                  <w:b/>
                </w:rPr>
                <w:t>:</w:t>
              </w:r>
              <w:r>
                <w:t xml:space="preserve"> Electronic signature means a computer data compilation of any symbol or series of symbols executed, adopted, or authorized by an individual to be the legally binding equivalent of the individual’s handwritten signature. </w:t>
              </w:r>
            </w:ins>
          </w:p>
          <w:p w14:paraId="64714182" w14:textId="77777777" w:rsidR="009F240E" w:rsidRDefault="009F240E" w:rsidP="00D14ADC">
            <w:pPr>
              <w:pStyle w:val="NoSpacing"/>
              <w:jc w:val="both"/>
              <w:rPr>
                <w:ins w:id="591" w:author="Marie Barrigar" w:date="2012-04-25T11:31:00Z"/>
              </w:rPr>
            </w:pPr>
          </w:p>
          <w:p w14:paraId="67EB12A8" w14:textId="77777777" w:rsidR="002528D6" w:rsidRDefault="009F240E" w:rsidP="00BF329B">
            <w:pPr>
              <w:pStyle w:val="NoSpacing"/>
              <w:jc w:val="both"/>
              <w:rPr>
                <w:ins w:id="592" w:author="Marie Barrigar" w:date="2012-04-25T11:31:00Z"/>
                <w:lang w:eastAsia="ar-SA"/>
              </w:rPr>
            </w:pPr>
            <w:ins w:id="593" w:author="Marie Barrigar" w:date="2012-04-25T11:31:00Z">
              <w:r>
                <w:t xml:space="preserve">Electronic signatures are used for approval signoffs in </w:t>
              </w:r>
              <w:r w:rsidR="0040091A">
                <w:t xml:space="preserve">a </w:t>
              </w:r>
              <w:r w:rsidR="00803A53">
                <w:t>C</w:t>
              </w:r>
              <w:r w:rsidR="0040091A">
                <w:t xml:space="preserve">linical </w:t>
              </w:r>
              <w:r w:rsidR="00803A53">
                <w:t>T</w:t>
              </w:r>
              <w:r w:rsidR="0040091A">
                <w:t>rial</w:t>
              </w:r>
              <w:r w:rsidR="00803A53">
                <w:t xml:space="preserve"> </w:t>
              </w:r>
              <w:r w:rsidR="00687ECD">
                <w:t>WebForm</w:t>
              </w:r>
              <w:r>
                <w:t xml:space="preserve"> in accordance with food and Drug Administration regulations for good clinical, laboratory and manufacturing practices (</w:t>
              </w:r>
              <w:proofErr w:type="spellStart"/>
              <w:r>
                <w:t>GxPs</w:t>
              </w:r>
              <w:proofErr w:type="spellEnd"/>
              <w:r>
                <w:t>).</w:t>
              </w:r>
            </w:ins>
          </w:p>
        </w:tc>
      </w:tr>
      <w:tr w:rsidR="009F240E" w14:paraId="3E1E1CBD" w14:textId="77777777" w:rsidTr="00D14ADC">
        <w:trPr>
          <w:ins w:id="594" w:author="Marie Barrigar" w:date="2012-04-25T11:31:00Z"/>
        </w:trPr>
        <w:tc>
          <w:tcPr>
            <w:tcW w:w="9576" w:type="dxa"/>
            <w:gridSpan w:val="3"/>
          </w:tcPr>
          <w:p w14:paraId="335817A9" w14:textId="77777777" w:rsidR="009F240E" w:rsidRDefault="009F240E" w:rsidP="00D14ADC">
            <w:pPr>
              <w:pStyle w:val="NoSpacing"/>
              <w:jc w:val="both"/>
              <w:rPr>
                <w:ins w:id="595" w:author="Marie Barrigar" w:date="2012-04-25T11:31:00Z"/>
              </w:rPr>
            </w:pPr>
            <w:ins w:id="596" w:author="Marie Barrigar" w:date="2012-04-25T11:31:00Z">
              <w:r>
                <w:t>In compliance with U.S. federal law 21 CFR Part 11 on Electronic Signatures, I the undersigned herby certify that I understand and agree to the following:</w:t>
              </w:r>
            </w:ins>
          </w:p>
          <w:p w14:paraId="55908622" w14:textId="77777777" w:rsidR="009F240E" w:rsidRDefault="009F240E" w:rsidP="009F240E">
            <w:pPr>
              <w:pStyle w:val="NoSpacing"/>
              <w:numPr>
                <w:ilvl w:val="0"/>
                <w:numId w:val="3"/>
              </w:numPr>
              <w:jc w:val="both"/>
              <w:rPr>
                <w:ins w:id="597" w:author="Marie Barrigar" w:date="2012-04-25T11:31:00Z"/>
              </w:rPr>
            </w:pPr>
            <w:ins w:id="598" w:author="Marie Barrigar" w:date="2012-04-25T11:31:00Z">
              <w:r>
                <w:t>My electronic signature shall be unique to me and shall not be shared, reuse</w:t>
              </w:r>
              <w:r w:rsidR="001E080A">
                <w:t>d or reassigned to anyone else.</w:t>
              </w:r>
            </w:ins>
          </w:p>
          <w:p w14:paraId="2476BB18" w14:textId="77777777" w:rsidR="009F240E" w:rsidRDefault="009F240E" w:rsidP="00D14ADC">
            <w:pPr>
              <w:pStyle w:val="NoSpacing"/>
              <w:ind w:left="720"/>
              <w:jc w:val="both"/>
              <w:rPr>
                <w:ins w:id="599" w:author="Marie Barrigar" w:date="2012-04-25T11:31:00Z"/>
              </w:rPr>
            </w:pPr>
          </w:p>
          <w:p w14:paraId="79F43B0B" w14:textId="77777777" w:rsidR="009F240E" w:rsidRDefault="009F240E" w:rsidP="009F240E">
            <w:pPr>
              <w:pStyle w:val="NoSpacing"/>
              <w:numPr>
                <w:ilvl w:val="0"/>
                <w:numId w:val="3"/>
              </w:numPr>
              <w:jc w:val="both"/>
              <w:rPr>
                <w:ins w:id="600" w:author="Marie Barrigar" w:date="2012-04-25T11:31:00Z"/>
              </w:rPr>
            </w:pPr>
            <w:ins w:id="601" w:author="Marie Barrigar" w:date="2012-04-25T11:31:00Z">
              <w:r>
                <w:t>I am to be held responsible for all activity authorized under my electronic signature.</w:t>
              </w:r>
            </w:ins>
          </w:p>
          <w:p w14:paraId="2989FF19" w14:textId="77777777" w:rsidR="009F240E" w:rsidRDefault="009F240E" w:rsidP="00D14ADC">
            <w:pPr>
              <w:pStyle w:val="NoSpacing"/>
              <w:jc w:val="both"/>
              <w:rPr>
                <w:ins w:id="602" w:author="Marie Barrigar" w:date="2012-04-25T11:31:00Z"/>
              </w:rPr>
            </w:pPr>
          </w:p>
          <w:p w14:paraId="2E0C1D5A" w14:textId="77777777" w:rsidR="009F240E" w:rsidRDefault="009F240E" w:rsidP="009F240E">
            <w:pPr>
              <w:pStyle w:val="NoSpacing"/>
              <w:numPr>
                <w:ilvl w:val="0"/>
                <w:numId w:val="3"/>
              </w:numPr>
              <w:jc w:val="both"/>
              <w:rPr>
                <w:ins w:id="603" w:author="Marie Barrigar" w:date="2012-04-25T11:31:00Z"/>
              </w:rPr>
            </w:pPr>
            <w:ins w:id="604" w:author="Marie Barrigar" w:date="2012-04-25T11:31:00Z">
              <w:r>
                <w:t>My electronic signature is the legal equivalent of my traditional handwritten signature.</w:t>
              </w:r>
            </w:ins>
          </w:p>
          <w:p w14:paraId="21CED32C" w14:textId="77777777" w:rsidR="009F240E" w:rsidRDefault="009F240E" w:rsidP="00D14ADC">
            <w:pPr>
              <w:pStyle w:val="NoSpacing"/>
              <w:ind w:left="720"/>
              <w:jc w:val="both"/>
              <w:rPr>
                <w:ins w:id="605" w:author="Marie Barrigar" w:date="2012-04-25T11:31:00Z"/>
              </w:rPr>
            </w:pPr>
          </w:p>
          <w:p w14:paraId="168811C8" w14:textId="77777777" w:rsidR="002528D6" w:rsidRDefault="009F240E" w:rsidP="00BF329B">
            <w:pPr>
              <w:pStyle w:val="NoSpacing"/>
              <w:numPr>
                <w:ilvl w:val="0"/>
                <w:numId w:val="3"/>
              </w:numPr>
              <w:jc w:val="both"/>
              <w:rPr>
                <w:ins w:id="606" w:author="Marie Barrigar" w:date="2012-04-25T11:31:00Z"/>
              </w:rPr>
            </w:pPr>
            <w:ins w:id="607" w:author="Marie Barrigar" w:date="2012-04-25T11:31:00Z">
              <w:r>
                <w:t>My password gives me access to a computerized system (like a door key) and it is different from my electronic signature which I use (like a pen) to sign and approve/authorize an activity in a computerized system.</w:t>
              </w:r>
            </w:ins>
          </w:p>
          <w:p w14:paraId="7D1EF47A" w14:textId="77777777" w:rsidR="002528D6" w:rsidRDefault="002528D6" w:rsidP="00BF329B">
            <w:pPr>
              <w:pStyle w:val="NoSpacing"/>
              <w:ind w:left="360"/>
              <w:jc w:val="both"/>
              <w:rPr>
                <w:ins w:id="608" w:author="Marie Barrigar" w:date="2012-04-25T11:31:00Z"/>
                <w:lang w:eastAsia="ar-SA"/>
              </w:rPr>
            </w:pPr>
          </w:p>
          <w:p w14:paraId="2795EFD2" w14:textId="77777777" w:rsidR="009F240E" w:rsidRDefault="009F240E" w:rsidP="009F240E">
            <w:pPr>
              <w:pStyle w:val="NoSpacing"/>
              <w:numPr>
                <w:ilvl w:val="0"/>
                <w:numId w:val="3"/>
              </w:numPr>
              <w:jc w:val="both"/>
              <w:rPr>
                <w:ins w:id="609" w:author="Marie Barrigar" w:date="2012-04-25T11:31:00Z"/>
              </w:rPr>
            </w:pPr>
            <w:ins w:id="610" w:author="Marie Barrigar" w:date="2012-04-25T11:31:00Z">
              <w:r>
                <w:t>I will use my electronic signature only for those assigned tasks that I have the education, training and experience to perform.</w:t>
              </w:r>
            </w:ins>
          </w:p>
        </w:tc>
      </w:tr>
      <w:tr w:rsidR="009F240E" w14:paraId="7800672A" w14:textId="77777777" w:rsidTr="00BF329B">
        <w:trPr>
          <w:ins w:id="611" w:author="Marie Barrigar" w:date="2012-04-25T11:31:00Z"/>
        </w:trPr>
        <w:tc>
          <w:tcPr>
            <w:tcW w:w="6678" w:type="dxa"/>
            <w:gridSpan w:val="2"/>
            <w:tcBorders>
              <w:bottom w:val="single" w:sz="4" w:space="0" w:color="auto"/>
            </w:tcBorders>
          </w:tcPr>
          <w:p w14:paraId="24414326" w14:textId="77777777" w:rsidR="002528D6" w:rsidRDefault="009F240E" w:rsidP="00BF329B">
            <w:pPr>
              <w:pStyle w:val="NoSpacing"/>
              <w:jc w:val="both"/>
              <w:rPr>
                <w:ins w:id="612" w:author="Marie Barrigar" w:date="2012-04-25T11:31:00Z"/>
                <w:b/>
                <w:lang w:eastAsia="ar-SA"/>
              </w:rPr>
            </w:pPr>
            <w:ins w:id="613" w:author="Marie Barrigar" w:date="2012-04-25T11:31:00Z">
              <w:r w:rsidRPr="00466423">
                <w:rPr>
                  <w:b/>
                </w:rPr>
                <w:t xml:space="preserve">Signature of </w:t>
              </w:r>
              <w:r w:rsidR="00803A53">
                <w:rPr>
                  <w:b/>
                </w:rPr>
                <w:t>C</w:t>
              </w:r>
              <w:r w:rsidR="0040091A">
                <w:rPr>
                  <w:b/>
                </w:rPr>
                <w:t xml:space="preserve">linical </w:t>
              </w:r>
              <w:r w:rsidR="00803A53">
                <w:rPr>
                  <w:b/>
                </w:rPr>
                <w:t>T</w:t>
              </w:r>
              <w:r w:rsidR="0040091A">
                <w:rPr>
                  <w:b/>
                </w:rPr>
                <w:t>rial</w:t>
              </w:r>
              <w:r w:rsidR="00803A53">
                <w:rPr>
                  <w:b/>
                </w:rPr>
                <w:t xml:space="preserve"> </w:t>
              </w:r>
              <w:r w:rsidR="00687ECD">
                <w:rPr>
                  <w:b/>
                </w:rPr>
                <w:t>WebForm</w:t>
              </w:r>
              <w:r>
                <w:rPr>
                  <w:b/>
                </w:rPr>
                <w:t xml:space="preserve"> </w:t>
              </w:r>
              <w:r w:rsidRPr="00466423">
                <w:rPr>
                  <w:b/>
                </w:rPr>
                <w:t>user (must be witnessed):</w:t>
              </w:r>
            </w:ins>
          </w:p>
        </w:tc>
        <w:tc>
          <w:tcPr>
            <w:tcW w:w="2898" w:type="dxa"/>
            <w:tcBorders>
              <w:bottom w:val="single" w:sz="4" w:space="0" w:color="auto"/>
            </w:tcBorders>
          </w:tcPr>
          <w:p w14:paraId="76B9BD07" w14:textId="77777777" w:rsidR="009F240E" w:rsidRPr="00466423" w:rsidRDefault="009F240E" w:rsidP="00D14ADC">
            <w:pPr>
              <w:pStyle w:val="NoSpacing"/>
              <w:jc w:val="both"/>
              <w:rPr>
                <w:ins w:id="614" w:author="Marie Barrigar" w:date="2012-04-25T11:31:00Z"/>
                <w:b/>
              </w:rPr>
            </w:pPr>
            <w:ins w:id="615" w:author="Marie Barrigar" w:date="2012-04-25T11:31:00Z">
              <w:r w:rsidRPr="00466423">
                <w:rPr>
                  <w:b/>
                </w:rPr>
                <w:t>Date:</w:t>
              </w:r>
            </w:ins>
          </w:p>
          <w:p w14:paraId="4E95A689" w14:textId="77777777" w:rsidR="009F240E" w:rsidRPr="00466423" w:rsidRDefault="009F240E" w:rsidP="00D14ADC">
            <w:pPr>
              <w:pStyle w:val="NoSpacing"/>
              <w:jc w:val="both"/>
              <w:rPr>
                <w:ins w:id="616" w:author="Marie Barrigar" w:date="2012-04-25T11:31:00Z"/>
                <w:b/>
              </w:rPr>
            </w:pPr>
          </w:p>
          <w:p w14:paraId="5E22AC4F" w14:textId="77777777" w:rsidR="009F240E" w:rsidRDefault="009F240E" w:rsidP="00D14ADC">
            <w:pPr>
              <w:pStyle w:val="NoSpacing"/>
              <w:jc w:val="both"/>
              <w:rPr>
                <w:ins w:id="617" w:author="Marie Barrigar" w:date="2012-04-25T11:31:00Z"/>
                <w:b/>
              </w:rPr>
            </w:pPr>
          </w:p>
          <w:p w14:paraId="73394B08" w14:textId="77777777" w:rsidR="009F240E" w:rsidRPr="00466423" w:rsidRDefault="009F240E" w:rsidP="00D14ADC">
            <w:pPr>
              <w:pStyle w:val="NoSpacing"/>
              <w:jc w:val="both"/>
              <w:rPr>
                <w:ins w:id="618" w:author="Marie Barrigar" w:date="2012-04-25T11:31:00Z"/>
                <w:b/>
              </w:rPr>
            </w:pPr>
          </w:p>
        </w:tc>
      </w:tr>
      <w:tr w:rsidR="009F240E" w14:paraId="2D2B4CC5" w14:textId="77777777" w:rsidTr="00BF329B">
        <w:trPr>
          <w:trHeight w:val="548"/>
          <w:ins w:id="619" w:author="Marie Barrigar" w:date="2012-04-25T11:31:00Z"/>
        </w:trPr>
        <w:tc>
          <w:tcPr>
            <w:tcW w:w="9576" w:type="dxa"/>
            <w:gridSpan w:val="3"/>
            <w:shd w:val="pct10" w:color="auto" w:fill="auto"/>
          </w:tcPr>
          <w:p w14:paraId="4282C0CD" w14:textId="77777777" w:rsidR="002528D6" w:rsidRDefault="009F240E" w:rsidP="00BF329B">
            <w:pPr>
              <w:spacing w:after="0"/>
              <w:rPr>
                <w:ins w:id="620" w:author="Marie Barrigar" w:date="2012-04-25T11:31:00Z"/>
              </w:rPr>
            </w:pPr>
            <w:ins w:id="621" w:author="Marie Barrigar" w:date="2012-04-25T11:31:00Z">
              <w:r>
                <w:t xml:space="preserve">The </w:t>
              </w:r>
              <w:r w:rsidR="00803A53">
                <w:t>EPIC Research &amp; Diagnostics</w:t>
              </w:r>
              <w:r>
                <w:t xml:space="preserve"> employee who witnesses your signature must complete the following fields:</w:t>
              </w:r>
            </w:ins>
          </w:p>
        </w:tc>
      </w:tr>
      <w:tr w:rsidR="009F240E" w14:paraId="3435283C" w14:textId="77777777" w:rsidTr="00BF329B">
        <w:trPr>
          <w:trHeight w:val="908"/>
          <w:ins w:id="622" w:author="Marie Barrigar" w:date="2012-04-25T11:31:00Z"/>
        </w:trPr>
        <w:tc>
          <w:tcPr>
            <w:tcW w:w="9576" w:type="dxa"/>
            <w:gridSpan w:val="3"/>
          </w:tcPr>
          <w:p w14:paraId="712CE24D" w14:textId="77777777" w:rsidR="002528D6" w:rsidRDefault="009F240E" w:rsidP="00BF329B">
            <w:pPr>
              <w:spacing w:after="0"/>
              <w:rPr>
                <w:ins w:id="623" w:author="Marie Barrigar" w:date="2012-04-25T11:31:00Z"/>
                <w:b/>
              </w:rPr>
            </w:pPr>
            <w:ins w:id="624" w:author="Marie Barrigar" w:date="2012-04-25T11:31:00Z">
              <w:r w:rsidRPr="00466423">
                <w:rPr>
                  <w:b/>
                </w:rPr>
                <w:t>Witness Name (please print):</w:t>
              </w:r>
            </w:ins>
          </w:p>
          <w:p w14:paraId="61F2A1C7" w14:textId="77777777" w:rsidR="002528D6" w:rsidRDefault="002528D6" w:rsidP="00BF329B">
            <w:pPr>
              <w:tabs>
                <w:tab w:val="left" w:pos="2775"/>
              </w:tabs>
              <w:spacing w:after="0"/>
              <w:rPr>
                <w:ins w:id="625" w:author="Marie Barrigar" w:date="2012-04-25T11:31:00Z"/>
              </w:rPr>
            </w:pPr>
          </w:p>
        </w:tc>
      </w:tr>
      <w:tr w:rsidR="009F240E" w14:paraId="390058E6" w14:textId="77777777" w:rsidTr="00BF329B">
        <w:trPr>
          <w:trHeight w:val="962"/>
          <w:ins w:id="626" w:author="Marie Barrigar" w:date="2012-04-25T11:31:00Z"/>
        </w:trPr>
        <w:tc>
          <w:tcPr>
            <w:tcW w:w="4788" w:type="dxa"/>
          </w:tcPr>
          <w:p w14:paraId="76555093" w14:textId="77777777" w:rsidR="002528D6" w:rsidRDefault="009F240E" w:rsidP="00BF329B">
            <w:pPr>
              <w:spacing w:after="0"/>
              <w:rPr>
                <w:ins w:id="627" w:author="Marie Barrigar" w:date="2012-04-25T11:31:00Z"/>
                <w:b/>
              </w:rPr>
            </w:pPr>
            <w:ins w:id="628" w:author="Marie Barrigar" w:date="2012-04-25T11:31:00Z">
              <w:r w:rsidRPr="00466423">
                <w:rPr>
                  <w:b/>
                </w:rPr>
                <w:lastRenderedPageBreak/>
                <w:t>Witness Signature:</w:t>
              </w:r>
            </w:ins>
          </w:p>
        </w:tc>
        <w:tc>
          <w:tcPr>
            <w:tcW w:w="4788" w:type="dxa"/>
            <w:gridSpan w:val="2"/>
          </w:tcPr>
          <w:p w14:paraId="4200FBE2" w14:textId="77777777" w:rsidR="002528D6" w:rsidRDefault="009F240E" w:rsidP="00BF329B">
            <w:pPr>
              <w:spacing w:after="0"/>
              <w:rPr>
                <w:ins w:id="629" w:author="Marie Barrigar" w:date="2012-04-25T11:31:00Z"/>
                <w:b/>
              </w:rPr>
            </w:pPr>
            <w:ins w:id="630" w:author="Marie Barrigar" w:date="2012-04-25T11:31:00Z">
              <w:r w:rsidRPr="00466423">
                <w:rPr>
                  <w:b/>
                </w:rPr>
                <w:t>Date:</w:t>
              </w:r>
            </w:ins>
          </w:p>
          <w:p w14:paraId="3ACBD6E8" w14:textId="77777777" w:rsidR="002528D6" w:rsidRDefault="002528D6" w:rsidP="00BF329B">
            <w:pPr>
              <w:spacing w:after="0"/>
              <w:rPr>
                <w:ins w:id="631" w:author="Marie Barrigar" w:date="2012-04-25T11:31:00Z"/>
              </w:rPr>
            </w:pPr>
          </w:p>
        </w:tc>
      </w:tr>
    </w:tbl>
    <w:p w14:paraId="5D5F487E" w14:textId="77777777" w:rsidR="00644F7C" w:rsidRPr="00BF329B" w:rsidRDefault="00644F7C">
      <w:pPr>
        <w:rPr>
          <w:b/>
          <w:sz w:val="24"/>
          <w:rPrChange w:id="632" w:author="Marie Barrigar" w:date="2012-04-25T11:31:00Z">
            <w:rPr>
              <w:sz w:val="24"/>
            </w:rPr>
          </w:rPrChange>
        </w:rPr>
        <w:sectPr w:rsidR="00644F7C" w:rsidRPr="00BF329B">
          <w:headerReference w:type="default" r:id="rId18"/>
          <w:pgSz w:w="12240" w:h="15840"/>
          <w:pgMar w:top="1440" w:right="1440" w:bottom="1440" w:left="1440" w:header="720" w:footer="720" w:gutter="0"/>
          <w:cols w:space="720"/>
          <w:docGrid w:linePitch="360"/>
        </w:sectPr>
        <w:pPrChange w:id="643" w:author="Marie Barrigar" w:date="2012-04-25T11:31:00Z">
          <w:pPr>
            <w:jc w:val="center"/>
          </w:pPr>
        </w:pPrChange>
      </w:pPr>
    </w:p>
    <w:p w14:paraId="2B6CFAEB" w14:textId="77777777" w:rsidR="003A7FF4" w:rsidRPr="009250EC" w:rsidRDefault="003A7FF4" w:rsidP="003A7FF4">
      <w:pPr>
        <w:jc w:val="center"/>
        <w:rPr>
          <w:b/>
          <w:sz w:val="24"/>
          <w:szCs w:val="24"/>
          <w:lang w:val="fr-FR"/>
        </w:rPr>
      </w:pPr>
      <w:r w:rsidRPr="009250EC">
        <w:rPr>
          <w:b/>
          <w:sz w:val="24"/>
          <w:szCs w:val="24"/>
          <w:lang w:val="fr-FR"/>
        </w:rPr>
        <w:lastRenderedPageBreak/>
        <w:t xml:space="preserve">Document </w:t>
      </w:r>
      <w:r w:rsidRPr="009250EC">
        <w:rPr>
          <w:b/>
          <w:sz w:val="24"/>
          <w:szCs w:val="24"/>
        </w:rPr>
        <w:t>Revision</w:t>
      </w:r>
      <w:r w:rsidRPr="009250EC">
        <w:rPr>
          <w:b/>
          <w:sz w:val="24"/>
          <w:szCs w:val="24"/>
          <w:lang w:val="fr-FR"/>
        </w:rPr>
        <w:t xml:space="preserve"> </w:t>
      </w:r>
      <w:r w:rsidRPr="009250EC">
        <w:rPr>
          <w:b/>
          <w:sz w:val="24"/>
          <w:szCs w:val="24"/>
        </w:rPr>
        <w:t>History</w:t>
      </w:r>
    </w:p>
    <w:tbl>
      <w:tblPr>
        <w:tblW w:w="0" w:type="auto"/>
        <w:tblLayout w:type="fixed"/>
        <w:tblLook w:val="0000" w:firstRow="0" w:lastRow="0" w:firstColumn="0" w:lastColumn="0" w:noHBand="0" w:noVBand="0"/>
      </w:tblPr>
      <w:tblGrid>
        <w:gridCol w:w="1638"/>
        <w:gridCol w:w="1260"/>
        <w:gridCol w:w="3842"/>
        <w:gridCol w:w="1417"/>
        <w:gridCol w:w="1417"/>
      </w:tblGrid>
      <w:tr w:rsidR="003A7FF4" w:rsidRPr="009250EC" w14:paraId="452B42B0" w14:textId="77777777">
        <w:trPr>
          <w:trHeight w:val="660"/>
        </w:trPr>
        <w:tc>
          <w:tcPr>
            <w:tcW w:w="1638" w:type="dxa"/>
            <w:tcBorders>
              <w:top w:val="single" w:sz="6" w:space="0" w:color="auto"/>
              <w:left w:val="single" w:sz="6" w:space="0" w:color="auto"/>
              <w:bottom w:val="single" w:sz="6" w:space="0" w:color="auto"/>
            </w:tcBorders>
          </w:tcPr>
          <w:p w14:paraId="0EE2C77D" w14:textId="77777777" w:rsidR="003A7FF4" w:rsidRPr="009250EC" w:rsidRDefault="003A7FF4" w:rsidP="007B20C0">
            <w:pPr>
              <w:spacing w:after="0"/>
              <w:jc w:val="center"/>
              <w:rPr>
                <w:sz w:val="24"/>
                <w:szCs w:val="24"/>
              </w:rPr>
            </w:pPr>
            <w:r w:rsidRPr="009250EC">
              <w:rPr>
                <w:sz w:val="24"/>
                <w:szCs w:val="24"/>
              </w:rPr>
              <w:t>Change Order Number:</w:t>
            </w:r>
          </w:p>
        </w:tc>
        <w:tc>
          <w:tcPr>
            <w:tcW w:w="1260" w:type="dxa"/>
            <w:tcBorders>
              <w:top w:val="single" w:sz="6" w:space="0" w:color="auto"/>
              <w:left w:val="single" w:sz="6" w:space="0" w:color="auto"/>
              <w:bottom w:val="single" w:sz="6" w:space="0" w:color="auto"/>
            </w:tcBorders>
          </w:tcPr>
          <w:p w14:paraId="2D0BD024" w14:textId="77777777" w:rsidR="003A7FF4" w:rsidRPr="009250EC" w:rsidRDefault="003A7FF4" w:rsidP="007B20C0">
            <w:pPr>
              <w:spacing w:after="0"/>
              <w:jc w:val="center"/>
              <w:rPr>
                <w:sz w:val="24"/>
                <w:szCs w:val="24"/>
              </w:rPr>
            </w:pPr>
            <w:r w:rsidRPr="009250EC">
              <w:rPr>
                <w:sz w:val="24"/>
                <w:szCs w:val="24"/>
              </w:rPr>
              <w:t>Version Number:</w:t>
            </w:r>
          </w:p>
        </w:tc>
        <w:tc>
          <w:tcPr>
            <w:tcW w:w="3842" w:type="dxa"/>
            <w:tcBorders>
              <w:top w:val="single" w:sz="6" w:space="0" w:color="auto"/>
              <w:left w:val="single" w:sz="6" w:space="0" w:color="auto"/>
              <w:bottom w:val="single" w:sz="6" w:space="0" w:color="auto"/>
            </w:tcBorders>
          </w:tcPr>
          <w:p w14:paraId="393CC4BA" w14:textId="77777777" w:rsidR="003A7FF4" w:rsidRPr="009250EC" w:rsidRDefault="007B20C0" w:rsidP="007B20C0">
            <w:pPr>
              <w:spacing w:after="0"/>
              <w:rPr>
                <w:sz w:val="24"/>
                <w:szCs w:val="24"/>
              </w:rPr>
            </w:pPr>
            <w:r w:rsidRPr="009250EC">
              <w:rPr>
                <w:sz w:val="24"/>
                <w:szCs w:val="24"/>
              </w:rPr>
              <w:t>Description of Change:</w:t>
            </w:r>
          </w:p>
        </w:tc>
        <w:tc>
          <w:tcPr>
            <w:tcW w:w="1417" w:type="dxa"/>
            <w:tcBorders>
              <w:top w:val="single" w:sz="6" w:space="0" w:color="auto"/>
              <w:left w:val="single" w:sz="6" w:space="0" w:color="auto"/>
              <w:bottom w:val="single" w:sz="6" w:space="0" w:color="auto"/>
            </w:tcBorders>
          </w:tcPr>
          <w:p w14:paraId="6B53F0A1" w14:textId="77777777" w:rsidR="003A7FF4" w:rsidRPr="009250EC" w:rsidRDefault="003A7FF4" w:rsidP="007B20C0">
            <w:pPr>
              <w:spacing w:after="0"/>
              <w:rPr>
                <w:sz w:val="24"/>
                <w:szCs w:val="24"/>
              </w:rPr>
            </w:pPr>
            <w:r w:rsidRPr="009250EC">
              <w:rPr>
                <w:sz w:val="24"/>
                <w:szCs w:val="24"/>
              </w:rPr>
              <w:t>Date:</w:t>
            </w:r>
          </w:p>
        </w:tc>
        <w:tc>
          <w:tcPr>
            <w:tcW w:w="1417" w:type="dxa"/>
            <w:tcBorders>
              <w:top w:val="single" w:sz="6" w:space="0" w:color="auto"/>
              <w:left w:val="single" w:sz="6" w:space="0" w:color="auto"/>
              <w:bottom w:val="single" w:sz="6" w:space="0" w:color="auto"/>
              <w:right w:val="single" w:sz="6" w:space="0" w:color="auto"/>
            </w:tcBorders>
          </w:tcPr>
          <w:p w14:paraId="0E434142" w14:textId="77777777" w:rsidR="003A7FF4" w:rsidRPr="009250EC" w:rsidRDefault="003A7FF4" w:rsidP="007B20C0">
            <w:pPr>
              <w:spacing w:after="0"/>
              <w:rPr>
                <w:sz w:val="24"/>
                <w:szCs w:val="24"/>
              </w:rPr>
            </w:pPr>
            <w:r w:rsidRPr="009250EC">
              <w:rPr>
                <w:sz w:val="24"/>
                <w:szCs w:val="24"/>
              </w:rPr>
              <w:t>Updated by:</w:t>
            </w:r>
          </w:p>
        </w:tc>
      </w:tr>
      <w:tr w:rsidR="003A7FF4" w:rsidRPr="009250EC" w14:paraId="115404EC" w14:textId="77777777">
        <w:trPr>
          <w:tblHeader/>
        </w:trPr>
        <w:tc>
          <w:tcPr>
            <w:tcW w:w="1638" w:type="dxa"/>
            <w:tcBorders>
              <w:top w:val="single" w:sz="6" w:space="0" w:color="auto"/>
              <w:left w:val="single" w:sz="6" w:space="0" w:color="auto"/>
              <w:bottom w:val="single" w:sz="6" w:space="0" w:color="auto"/>
            </w:tcBorders>
          </w:tcPr>
          <w:p w14:paraId="27AA3F3E" w14:textId="77777777" w:rsidR="003A7FF4" w:rsidRPr="009250EC" w:rsidRDefault="003A7FF4" w:rsidP="007B20C0">
            <w:pPr>
              <w:spacing w:after="0"/>
              <w:jc w:val="center"/>
              <w:rPr>
                <w:sz w:val="24"/>
                <w:szCs w:val="24"/>
              </w:rPr>
            </w:pPr>
            <w:r w:rsidRPr="009250EC">
              <w:rPr>
                <w:sz w:val="24"/>
                <w:szCs w:val="24"/>
              </w:rPr>
              <w:t>CC-110506-01</w:t>
            </w:r>
          </w:p>
        </w:tc>
        <w:tc>
          <w:tcPr>
            <w:tcW w:w="1260" w:type="dxa"/>
            <w:tcBorders>
              <w:top w:val="single" w:sz="6" w:space="0" w:color="auto"/>
              <w:left w:val="single" w:sz="6" w:space="0" w:color="auto"/>
              <w:bottom w:val="single" w:sz="6" w:space="0" w:color="auto"/>
            </w:tcBorders>
          </w:tcPr>
          <w:p w14:paraId="4948F72D" w14:textId="77777777" w:rsidR="003A7FF4" w:rsidRPr="009250EC" w:rsidRDefault="003A7FF4" w:rsidP="007B20C0">
            <w:pPr>
              <w:spacing w:after="0"/>
              <w:jc w:val="center"/>
              <w:rPr>
                <w:sz w:val="24"/>
                <w:szCs w:val="24"/>
              </w:rPr>
            </w:pPr>
            <w:r w:rsidRPr="009250EC">
              <w:rPr>
                <w:sz w:val="24"/>
                <w:szCs w:val="24"/>
              </w:rPr>
              <w:t>000</w:t>
            </w:r>
          </w:p>
        </w:tc>
        <w:tc>
          <w:tcPr>
            <w:tcW w:w="3842" w:type="dxa"/>
            <w:tcBorders>
              <w:top w:val="single" w:sz="6" w:space="0" w:color="auto"/>
              <w:left w:val="single" w:sz="6" w:space="0" w:color="auto"/>
              <w:bottom w:val="single" w:sz="6" w:space="0" w:color="auto"/>
            </w:tcBorders>
          </w:tcPr>
          <w:p w14:paraId="0F3F6865" w14:textId="77777777" w:rsidR="003A7FF4" w:rsidRPr="009250EC" w:rsidRDefault="003A7FF4" w:rsidP="007B20C0">
            <w:pPr>
              <w:spacing w:after="0"/>
              <w:rPr>
                <w:sz w:val="24"/>
                <w:szCs w:val="24"/>
              </w:rPr>
            </w:pPr>
            <w:r w:rsidRPr="009250EC">
              <w:rPr>
                <w:sz w:val="24"/>
                <w:szCs w:val="24"/>
              </w:rPr>
              <w:t>New Document</w:t>
            </w:r>
          </w:p>
        </w:tc>
        <w:tc>
          <w:tcPr>
            <w:tcW w:w="1417" w:type="dxa"/>
            <w:tcBorders>
              <w:top w:val="single" w:sz="6" w:space="0" w:color="auto"/>
              <w:left w:val="single" w:sz="6" w:space="0" w:color="auto"/>
              <w:bottom w:val="single" w:sz="6" w:space="0" w:color="auto"/>
            </w:tcBorders>
          </w:tcPr>
          <w:p w14:paraId="0E94A583" w14:textId="77777777" w:rsidR="003A7FF4" w:rsidRPr="009250EC" w:rsidRDefault="003A7FF4" w:rsidP="007B20C0">
            <w:pPr>
              <w:spacing w:after="0"/>
              <w:jc w:val="center"/>
              <w:rPr>
                <w:sz w:val="24"/>
                <w:szCs w:val="24"/>
              </w:rPr>
            </w:pPr>
            <w:r w:rsidRPr="009250EC">
              <w:rPr>
                <w:sz w:val="24"/>
                <w:szCs w:val="24"/>
              </w:rPr>
              <w:t>05/06/11</w:t>
            </w:r>
          </w:p>
        </w:tc>
        <w:tc>
          <w:tcPr>
            <w:tcW w:w="1417" w:type="dxa"/>
            <w:tcBorders>
              <w:top w:val="single" w:sz="6" w:space="0" w:color="auto"/>
              <w:left w:val="single" w:sz="6" w:space="0" w:color="auto"/>
              <w:bottom w:val="single" w:sz="6" w:space="0" w:color="auto"/>
              <w:right w:val="single" w:sz="6" w:space="0" w:color="auto"/>
            </w:tcBorders>
          </w:tcPr>
          <w:p w14:paraId="779E5C9E" w14:textId="77777777" w:rsidR="003A7FF4" w:rsidRPr="009250EC" w:rsidRDefault="003A7FF4" w:rsidP="007B20C0">
            <w:pPr>
              <w:spacing w:after="0"/>
              <w:rPr>
                <w:sz w:val="24"/>
                <w:szCs w:val="24"/>
              </w:rPr>
            </w:pPr>
            <w:r w:rsidRPr="009250EC">
              <w:rPr>
                <w:sz w:val="24"/>
                <w:szCs w:val="24"/>
              </w:rPr>
              <w:t>A. Mason</w:t>
            </w:r>
          </w:p>
        </w:tc>
      </w:tr>
      <w:tr w:rsidR="003A7FF4" w:rsidRPr="009250EC" w14:paraId="4CDFC08F" w14:textId="77777777">
        <w:trPr>
          <w:tblHeader/>
        </w:trPr>
        <w:tc>
          <w:tcPr>
            <w:tcW w:w="1638" w:type="dxa"/>
            <w:tcBorders>
              <w:top w:val="single" w:sz="6" w:space="0" w:color="auto"/>
              <w:left w:val="single" w:sz="6" w:space="0" w:color="auto"/>
              <w:bottom w:val="single" w:sz="6" w:space="0" w:color="auto"/>
            </w:tcBorders>
          </w:tcPr>
          <w:p w14:paraId="5F4D9E62" w14:textId="77777777" w:rsidR="003A7FF4" w:rsidRPr="009250EC" w:rsidRDefault="007B20C0" w:rsidP="007B20C0">
            <w:pPr>
              <w:spacing w:after="0"/>
              <w:jc w:val="center"/>
              <w:rPr>
                <w:sz w:val="24"/>
                <w:szCs w:val="24"/>
              </w:rPr>
            </w:pPr>
            <w:r w:rsidRPr="009250EC">
              <w:rPr>
                <w:sz w:val="24"/>
                <w:szCs w:val="24"/>
              </w:rPr>
              <w:t>CC-110512-01</w:t>
            </w:r>
          </w:p>
        </w:tc>
        <w:tc>
          <w:tcPr>
            <w:tcW w:w="1260" w:type="dxa"/>
            <w:tcBorders>
              <w:top w:val="single" w:sz="6" w:space="0" w:color="auto"/>
              <w:left w:val="single" w:sz="6" w:space="0" w:color="auto"/>
              <w:bottom w:val="single" w:sz="6" w:space="0" w:color="auto"/>
            </w:tcBorders>
          </w:tcPr>
          <w:p w14:paraId="3FC20ED6" w14:textId="77777777" w:rsidR="003A7FF4" w:rsidRPr="009250EC" w:rsidRDefault="007B20C0" w:rsidP="007B20C0">
            <w:pPr>
              <w:spacing w:after="0"/>
              <w:jc w:val="center"/>
              <w:rPr>
                <w:sz w:val="24"/>
                <w:szCs w:val="24"/>
              </w:rPr>
            </w:pPr>
            <w:r w:rsidRPr="009250EC">
              <w:rPr>
                <w:sz w:val="24"/>
                <w:szCs w:val="24"/>
              </w:rPr>
              <w:t>001</w:t>
            </w:r>
          </w:p>
        </w:tc>
        <w:tc>
          <w:tcPr>
            <w:tcW w:w="3842" w:type="dxa"/>
            <w:tcBorders>
              <w:top w:val="single" w:sz="6" w:space="0" w:color="auto"/>
              <w:left w:val="single" w:sz="6" w:space="0" w:color="auto"/>
              <w:bottom w:val="single" w:sz="6" w:space="0" w:color="auto"/>
            </w:tcBorders>
          </w:tcPr>
          <w:p w14:paraId="12BFFD8A" w14:textId="77777777" w:rsidR="003A7FF4" w:rsidRPr="009250EC" w:rsidRDefault="007B20C0" w:rsidP="007B20C0">
            <w:pPr>
              <w:spacing w:after="0"/>
              <w:rPr>
                <w:sz w:val="24"/>
                <w:szCs w:val="24"/>
              </w:rPr>
            </w:pPr>
            <w:r w:rsidRPr="009250EC">
              <w:rPr>
                <w:sz w:val="24"/>
                <w:szCs w:val="24"/>
              </w:rPr>
              <w:t xml:space="preserve">Update reference to folder name in section 6.3.7 to match section 6.3.2.  Update sections 6.3.7.4 and 6.3.7.5 to reference the correct &lt;add key (i.e., </w:t>
            </w:r>
            <w:proofErr w:type="spellStart"/>
            <w:r w:rsidRPr="009250EC">
              <w:rPr>
                <w:sz w:val="24"/>
                <w:szCs w:val="24"/>
              </w:rPr>
              <w:t>useVitals</w:t>
            </w:r>
            <w:proofErr w:type="spellEnd"/>
            <w:r w:rsidRPr="009250EC">
              <w:rPr>
                <w:sz w:val="24"/>
                <w:szCs w:val="24"/>
              </w:rPr>
              <w:t xml:space="preserve"> and </w:t>
            </w:r>
            <w:proofErr w:type="spellStart"/>
            <w:r w:rsidRPr="009250EC">
              <w:rPr>
                <w:sz w:val="24"/>
                <w:szCs w:val="24"/>
              </w:rPr>
              <w:t>useValidated</w:t>
            </w:r>
            <w:proofErr w:type="spellEnd"/>
            <w:r w:rsidRPr="009250EC">
              <w:rPr>
                <w:sz w:val="24"/>
                <w:szCs w:val="24"/>
              </w:rPr>
              <w:t>).</w:t>
            </w:r>
          </w:p>
        </w:tc>
        <w:tc>
          <w:tcPr>
            <w:tcW w:w="1417" w:type="dxa"/>
            <w:tcBorders>
              <w:top w:val="single" w:sz="6" w:space="0" w:color="auto"/>
              <w:left w:val="single" w:sz="6" w:space="0" w:color="auto"/>
              <w:bottom w:val="single" w:sz="6" w:space="0" w:color="auto"/>
            </w:tcBorders>
          </w:tcPr>
          <w:p w14:paraId="6A6E49C8" w14:textId="77777777" w:rsidR="003A7FF4" w:rsidRPr="009250EC" w:rsidRDefault="00BE7E28" w:rsidP="007B20C0">
            <w:pPr>
              <w:spacing w:after="0"/>
              <w:jc w:val="center"/>
              <w:rPr>
                <w:sz w:val="24"/>
                <w:szCs w:val="24"/>
                <w:lang w:val="fr-FR"/>
              </w:rPr>
            </w:pPr>
            <w:r>
              <w:rPr>
                <w:sz w:val="24"/>
                <w:szCs w:val="24"/>
                <w:lang w:val="fr-FR"/>
              </w:rPr>
              <w:t>5/12/11</w:t>
            </w:r>
          </w:p>
        </w:tc>
        <w:tc>
          <w:tcPr>
            <w:tcW w:w="1417" w:type="dxa"/>
            <w:tcBorders>
              <w:top w:val="single" w:sz="6" w:space="0" w:color="auto"/>
              <w:left w:val="single" w:sz="6" w:space="0" w:color="auto"/>
              <w:bottom w:val="single" w:sz="6" w:space="0" w:color="auto"/>
              <w:right w:val="single" w:sz="6" w:space="0" w:color="auto"/>
            </w:tcBorders>
          </w:tcPr>
          <w:p w14:paraId="241175C5" w14:textId="77777777" w:rsidR="003A7FF4" w:rsidRPr="009250EC" w:rsidRDefault="007B20C0" w:rsidP="007B20C0">
            <w:pPr>
              <w:spacing w:after="0"/>
              <w:rPr>
                <w:sz w:val="24"/>
                <w:szCs w:val="24"/>
                <w:lang w:val="fr-FR"/>
              </w:rPr>
            </w:pPr>
            <w:r w:rsidRPr="009250EC">
              <w:rPr>
                <w:sz w:val="24"/>
                <w:szCs w:val="24"/>
                <w:lang w:val="fr-FR"/>
              </w:rPr>
              <w:t>A. Mason</w:t>
            </w:r>
          </w:p>
        </w:tc>
      </w:tr>
      <w:tr w:rsidR="003A7FF4" w:rsidRPr="009250EC" w14:paraId="7D8A797C" w14:textId="77777777">
        <w:trPr>
          <w:tblHeader/>
        </w:trPr>
        <w:tc>
          <w:tcPr>
            <w:tcW w:w="1638" w:type="dxa"/>
            <w:tcBorders>
              <w:top w:val="single" w:sz="6" w:space="0" w:color="auto"/>
              <w:left w:val="single" w:sz="6" w:space="0" w:color="auto"/>
              <w:bottom w:val="single" w:sz="6" w:space="0" w:color="auto"/>
            </w:tcBorders>
          </w:tcPr>
          <w:p w14:paraId="3EEB1E6B" w14:textId="77777777" w:rsidR="003A7FF4" w:rsidRPr="009250EC" w:rsidRDefault="003A7FF4" w:rsidP="007B20C0">
            <w:pPr>
              <w:spacing w:after="0"/>
              <w:jc w:val="center"/>
              <w:rPr>
                <w:sz w:val="24"/>
                <w:szCs w:val="24"/>
                <w:lang w:val="fr-FR"/>
              </w:rPr>
            </w:pPr>
          </w:p>
        </w:tc>
        <w:tc>
          <w:tcPr>
            <w:tcW w:w="1260" w:type="dxa"/>
            <w:tcBorders>
              <w:top w:val="single" w:sz="6" w:space="0" w:color="auto"/>
              <w:left w:val="single" w:sz="6" w:space="0" w:color="auto"/>
              <w:bottom w:val="single" w:sz="6" w:space="0" w:color="auto"/>
            </w:tcBorders>
          </w:tcPr>
          <w:p w14:paraId="5CFABAFF" w14:textId="77777777" w:rsidR="003A7FF4" w:rsidRPr="009250EC" w:rsidRDefault="008A2CB2" w:rsidP="007B20C0">
            <w:pPr>
              <w:spacing w:after="0"/>
              <w:jc w:val="center"/>
              <w:rPr>
                <w:sz w:val="24"/>
                <w:szCs w:val="24"/>
              </w:rPr>
            </w:pPr>
            <w:ins w:id="644" w:author="Marie Barrigar" w:date="2012-04-25T11:31:00Z">
              <w:r>
                <w:rPr>
                  <w:sz w:val="24"/>
                  <w:szCs w:val="24"/>
                </w:rPr>
                <w:t>002</w:t>
              </w:r>
            </w:ins>
          </w:p>
        </w:tc>
        <w:tc>
          <w:tcPr>
            <w:tcW w:w="3842" w:type="dxa"/>
            <w:tcBorders>
              <w:top w:val="single" w:sz="6" w:space="0" w:color="auto"/>
              <w:left w:val="single" w:sz="6" w:space="0" w:color="auto"/>
              <w:bottom w:val="single" w:sz="6" w:space="0" w:color="auto"/>
            </w:tcBorders>
          </w:tcPr>
          <w:p w14:paraId="19E4B775" w14:textId="77777777" w:rsidR="002528D6" w:rsidRDefault="008A2CB2">
            <w:pPr>
              <w:spacing w:after="0"/>
              <w:rPr>
                <w:ins w:id="645" w:author="Marie Barrigar" w:date="2012-04-25T11:31:00Z"/>
                <w:sz w:val="24"/>
                <w:szCs w:val="24"/>
              </w:rPr>
            </w:pPr>
            <w:ins w:id="646" w:author="Marie Barrigar" w:date="2012-04-25T11:31:00Z">
              <w:r>
                <w:rPr>
                  <w:sz w:val="24"/>
                  <w:szCs w:val="24"/>
                </w:rPr>
                <w:t xml:space="preserve">Updated sections 6.3.7 to reflect new process for </w:t>
              </w:r>
              <w:r w:rsidR="00687ECD">
                <w:rPr>
                  <w:sz w:val="24"/>
                  <w:szCs w:val="24"/>
                </w:rPr>
                <w:t>WebForm</w:t>
              </w:r>
              <w:r>
                <w:rPr>
                  <w:sz w:val="24"/>
                  <w:szCs w:val="24"/>
                </w:rPr>
                <w:t xml:space="preserve"> version</w:t>
              </w:r>
              <w:r w:rsidR="00A759B0">
                <w:rPr>
                  <w:sz w:val="24"/>
                  <w:szCs w:val="24"/>
                </w:rPr>
                <w:t>.</w:t>
              </w:r>
              <w:r>
                <w:rPr>
                  <w:sz w:val="24"/>
                  <w:szCs w:val="24"/>
                </w:rPr>
                <w:t xml:space="preserve"> Updated the Site creation form.</w:t>
              </w:r>
              <w:r w:rsidR="0078105C">
                <w:rPr>
                  <w:sz w:val="24"/>
                  <w:szCs w:val="24"/>
                </w:rPr>
                <w:t xml:space="preserve">  Removed optional </w:t>
              </w:r>
              <w:r w:rsidR="000B42E3">
                <w:rPr>
                  <w:sz w:val="24"/>
                  <w:szCs w:val="24"/>
                </w:rPr>
                <w:t xml:space="preserve">control visibility </w:t>
              </w:r>
              <w:r w:rsidR="0078105C">
                <w:rPr>
                  <w:sz w:val="24"/>
                  <w:szCs w:val="24"/>
                </w:rPr>
                <w:t xml:space="preserve">settings.  </w:t>
              </w:r>
              <w:r w:rsidR="00942B70">
                <w:rPr>
                  <w:sz w:val="24"/>
                  <w:szCs w:val="24"/>
                </w:rPr>
                <w:t xml:space="preserve">Updated forms to work </w:t>
              </w:r>
              <w:proofErr w:type="gramStart"/>
              <w:r w:rsidR="00942B70">
                <w:rPr>
                  <w:sz w:val="24"/>
                  <w:szCs w:val="24"/>
                </w:rPr>
                <w:t xml:space="preserve">with </w:t>
              </w:r>
              <w:r w:rsidR="0078105C">
                <w:rPr>
                  <w:sz w:val="24"/>
                  <w:szCs w:val="24"/>
                </w:rPr>
                <w:t xml:space="preserve"> version</w:t>
              </w:r>
              <w:proofErr w:type="gramEnd"/>
              <w:r w:rsidR="0078105C">
                <w:rPr>
                  <w:sz w:val="24"/>
                  <w:szCs w:val="24"/>
                </w:rPr>
                <w:t xml:space="preserve"> 5.0.</w:t>
              </w:r>
            </w:ins>
          </w:p>
          <w:p w14:paraId="765ECFC7" w14:textId="77777777" w:rsidR="002528D6" w:rsidRDefault="000B42E3">
            <w:pPr>
              <w:spacing w:after="0"/>
              <w:rPr>
                <w:sz w:val="24"/>
                <w:szCs w:val="24"/>
              </w:rPr>
            </w:pPr>
            <w:ins w:id="647" w:author="Marie Barrigar" w:date="2012-04-25T11:31:00Z">
              <w:r>
                <w:rPr>
                  <w:sz w:val="24"/>
                  <w:szCs w:val="24"/>
                </w:rPr>
                <w:t xml:space="preserve">Added </w:t>
              </w:r>
              <w:proofErr w:type="gramStart"/>
              <w:r>
                <w:rPr>
                  <w:sz w:val="24"/>
                  <w:szCs w:val="24"/>
                </w:rPr>
                <w:t>21 CFR Part 11 compliance</w:t>
              </w:r>
              <w:r w:rsidR="0077191D">
                <w:rPr>
                  <w:sz w:val="24"/>
                  <w:szCs w:val="24"/>
                </w:rPr>
                <w:t xml:space="preserve"> </w:t>
              </w:r>
              <w:commentRangeStart w:id="648"/>
              <w:r w:rsidR="0077191D">
                <w:rPr>
                  <w:sz w:val="24"/>
                  <w:szCs w:val="24"/>
                </w:rPr>
                <w:t>to</w:t>
              </w:r>
              <w:commentRangeEnd w:id="648"/>
              <w:r w:rsidR="0077191D">
                <w:rPr>
                  <w:rStyle w:val="CommentReference"/>
                </w:rPr>
                <w:commentReference w:id="648"/>
              </w:r>
              <w:r w:rsidR="0077191D">
                <w:rPr>
                  <w:sz w:val="24"/>
                  <w:szCs w:val="24"/>
                </w:rPr>
                <w:t xml:space="preserve"> </w:t>
              </w:r>
              <w:r w:rsidR="00942B70">
                <w:rPr>
                  <w:sz w:val="24"/>
                  <w:szCs w:val="24"/>
                </w:rPr>
                <w:t>section 6.7</w:t>
              </w:r>
              <w:proofErr w:type="gramEnd"/>
              <w:r>
                <w:rPr>
                  <w:sz w:val="24"/>
                  <w:szCs w:val="24"/>
                </w:rPr>
                <w:t>.</w:t>
              </w:r>
            </w:ins>
          </w:p>
        </w:tc>
        <w:tc>
          <w:tcPr>
            <w:tcW w:w="1417" w:type="dxa"/>
            <w:tcBorders>
              <w:top w:val="single" w:sz="6" w:space="0" w:color="auto"/>
              <w:left w:val="single" w:sz="6" w:space="0" w:color="auto"/>
              <w:bottom w:val="single" w:sz="6" w:space="0" w:color="auto"/>
            </w:tcBorders>
          </w:tcPr>
          <w:p w14:paraId="2E56020D" w14:textId="77777777" w:rsidR="003A7FF4" w:rsidRPr="009250EC" w:rsidRDefault="003A7FF4" w:rsidP="007B20C0">
            <w:pPr>
              <w:spacing w:after="0"/>
              <w:jc w:val="center"/>
              <w:rPr>
                <w:sz w:val="24"/>
                <w:szCs w:val="24"/>
              </w:rPr>
            </w:pPr>
          </w:p>
        </w:tc>
        <w:tc>
          <w:tcPr>
            <w:tcW w:w="1417" w:type="dxa"/>
            <w:tcBorders>
              <w:top w:val="single" w:sz="6" w:space="0" w:color="auto"/>
              <w:left w:val="single" w:sz="6" w:space="0" w:color="auto"/>
              <w:bottom w:val="single" w:sz="6" w:space="0" w:color="auto"/>
              <w:right w:val="single" w:sz="6" w:space="0" w:color="auto"/>
            </w:tcBorders>
          </w:tcPr>
          <w:p w14:paraId="349970D5" w14:textId="77777777" w:rsidR="003A7FF4" w:rsidRPr="009250EC" w:rsidRDefault="008A2CB2" w:rsidP="007B20C0">
            <w:pPr>
              <w:spacing w:after="0"/>
              <w:rPr>
                <w:sz w:val="24"/>
                <w:szCs w:val="24"/>
              </w:rPr>
            </w:pPr>
            <w:ins w:id="649" w:author="Marie Barrigar" w:date="2012-04-25T11:31:00Z">
              <w:r>
                <w:rPr>
                  <w:sz w:val="24"/>
                  <w:szCs w:val="24"/>
                </w:rPr>
                <w:t>B. Cullinan</w:t>
              </w:r>
            </w:ins>
          </w:p>
        </w:tc>
      </w:tr>
      <w:tr w:rsidR="003A7FF4" w:rsidRPr="009250EC" w14:paraId="5EB5DB40" w14:textId="77777777" w:rsidTr="007B20C0">
        <w:trPr>
          <w:tblHeader/>
          <w:del w:id="650" w:author="Marie Barrigar" w:date="2012-04-25T11:31:00Z"/>
        </w:trPr>
        <w:tc>
          <w:tcPr>
            <w:tcW w:w="1638" w:type="dxa"/>
            <w:tcBorders>
              <w:top w:val="single" w:sz="6" w:space="0" w:color="auto"/>
              <w:left w:val="single" w:sz="6" w:space="0" w:color="auto"/>
              <w:bottom w:val="single" w:sz="6" w:space="0" w:color="auto"/>
            </w:tcBorders>
          </w:tcPr>
          <w:p w14:paraId="7B5685DD" w14:textId="77777777" w:rsidR="003A7FF4" w:rsidRPr="009250EC" w:rsidRDefault="003A7FF4" w:rsidP="007B20C0">
            <w:pPr>
              <w:spacing w:after="0"/>
              <w:jc w:val="center"/>
              <w:rPr>
                <w:del w:id="651" w:author="Marie Barrigar" w:date="2012-04-25T11:31:00Z"/>
                <w:sz w:val="24"/>
                <w:szCs w:val="24"/>
              </w:rPr>
            </w:pPr>
          </w:p>
        </w:tc>
        <w:tc>
          <w:tcPr>
            <w:tcW w:w="1260" w:type="dxa"/>
            <w:tcBorders>
              <w:top w:val="single" w:sz="6" w:space="0" w:color="auto"/>
              <w:left w:val="single" w:sz="6" w:space="0" w:color="auto"/>
              <w:bottom w:val="single" w:sz="6" w:space="0" w:color="auto"/>
            </w:tcBorders>
          </w:tcPr>
          <w:p w14:paraId="415A7B54" w14:textId="77777777" w:rsidR="003A7FF4" w:rsidRPr="009250EC" w:rsidRDefault="003A7FF4" w:rsidP="007B20C0">
            <w:pPr>
              <w:spacing w:after="0"/>
              <w:jc w:val="center"/>
              <w:rPr>
                <w:del w:id="652" w:author="Marie Barrigar" w:date="2012-04-25T11:31:00Z"/>
                <w:sz w:val="24"/>
                <w:szCs w:val="24"/>
              </w:rPr>
            </w:pPr>
          </w:p>
        </w:tc>
        <w:tc>
          <w:tcPr>
            <w:tcW w:w="3842" w:type="dxa"/>
            <w:tcBorders>
              <w:top w:val="single" w:sz="6" w:space="0" w:color="auto"/>
              <w:left w:val="single" w:sz="6" w:space="0" w:color="auto"/>
              <w:bottom w:val="single" w:sz="6" w:space="0" w:color="auto"/>
            </w:tcBorders>
          </w:tcPr>
          <w:p w14:paraId="473A0BB9" w14:textId="77777777" w:rsidR="003A7FF4" w:rsidRPr="009250EC" w:rsidRDefault="003A7FF4" w:rsidP="007B20C0">
            <w:pPr>
              <w:spacing w:after="0"/>
              <w:rPr>
                <w:del w:id="653" w:author="Marie Barrigar" w:date="2012-04-25T11:31:00Z"/>
                <w:sz w:val="24"/>
                <w:szCs w:val="24"/>
              </w:rPr>
            </w:pPr>
          </w:p>
        </w:tc>
        <w:tc>
          <w:tcPr>
            <w:tcW w:w="1417" w:type="dxa"/>
            <w:tcBorders>
              <w:top w:val="single" w:sz="6" w:space="0" w:color="auto"/>
              <w:left w:val="single" w:sz="6" w:space="0" w:color="auto"/>
              <w:bottom w:val="single" w:sz="6" w:space="0" w:color="auto"/>
            </w:tcBorders>
          </w:tcPr>
          <w:p w14:paraId="18E0999E" w14:textId="77777777" w:rsidR="003A7FF4" w:rsidRPr="009250EC" w:rsidRDefault="003A7FF4" w:rsidP="007B20C0">
            <w:pPr>
              <w:spacing w:after="0"/>
              <w:jc w:val="center"/>
              <w:rPr>
                <w:del w:id="654" w:author="Marie Barrigar" w:date="2012-04-25T11:31:00Z"/>
                <w:sz w:val="24"/>
                <w:szCs w:val="24"/>
              </w:rPr>
            </w:pPr>
          </w:p>
        </w:tc>
        <w:tc>
          <w:tcPr>
            <w:tcW w:w="1417" w:type="dxa"/>
            <w:tcBorders>
              <w:top w:val="single" w:sz="6" w:space="0" w:color="auto"/>
              <w:left w:val="single" w:sz="6" w:space="0" w:color="auto"/>
              <w:bottom w:val="single" w:sz="6" w:space="0" w:color="auto"/>
              <w:right w:val="single" w:sz="6" w:space="0" w:color="auto"/>
            </w:tcBorders>
          </w:tcPr>
          <w:p w14:paraId="7B71FAF7" w14:textId="77777777" w:rsidR="003A7FF4" w:rsidRPr="009250EC" w:rsidRDefault="003A7FF4" w:rsidP="007B20C0">
            <w:pPr>
              <w:spacing w:after="0"/>
              <w:rPr>
                <w:del w:id="655" w:author="Marie Barrigar" w:date="2012-04-25T11:31:00Z"/>
                <w:sz w:val="24"/>
                <w:szCs w:val="24"/>
              </w:rPr>
            </w:pPr>
          </w:p>
        </w:tc>
      </w:tr>
      <w:tr w:rsidR="003A7FF4" w:rsidRPr="009250EC" w14:paraId="4D68B0D3" w14:textId="77777777" w:rsidTr="007B20C0">
        <w:trPr>
          <w:tblHeader/>
          <w:del w:id="656" w:author="Marie Barrigar" w:date="2012-04-25T11:31:00Z"/>
        </w:trPr>
        <w:tc>
          <w:tcPr>
            <w:tcW w:w="1638" w:type="dxa"/>
            <w:tcBorders>
              <w:top w:val="single" w:sz="6" w:space="0" w:color="auto"/>
              <w:left w:val="single" w:sz="6" w:space="0" w:color="auto"/>
              <w:bottom w:val="single" w:sz="6" w:space="0" w:color="auto"/>
            </w:tcBorders>
          </w:tcPr>
          <w:p w14:paraId="01A91A51" w14:textId="77777777" w:rsidR="003A7FF4" w:rsidRPr="009250EC" w:rsidRDefault="003A7FF4" w:rsidP="007B20C0">
            <w:pPr>
              <w:spacing w:after="0"/>
              <w:jc w:val="center"/>
              <w:rPr>
                <w:del w:id="657" w:author="Marie Barrigar" w:date="2012-04-25T11:31:00Z"/>
                <w:sz w:val="24"/>
                <w:szCs w:val="24"/>
              </w:rPr>
            </w:pPr>
          </w:p>
        </w:tc>
        <w:tc>
          <w:tcPr>
            <w:tcW w:w="1260" w:type="dxa"/>
            <w:tcBorders>
              <w:top w:val="single" w:sz="6" w:space="0" w:color="auto"/>
              <w:left w:val="single" w:sz="6" w:space="0" w:color="auto"/>
              <w:bottom w:val="single" w:sz="6" w:space="0" w:color="auto"/>
            </w:tcBorders>
          </w:tcPr>
          <w:p w14:paraId="4F6356C3" w14:textId="77777777" w:rsidR="003A7FF4" w:rsidRPr="009250EC" w:rsidRDefault="003A7FF4" w:rsidP="007B20C0">
            <w:pPr>
              <w:spacing w:after="0"/>
              <w:jc w:val="center"/>
              <w:rPr>
                <w:del w:id="658" w:author="Marie Barrigar" w:date="2012-04-25T11:31:00Z"/>
                <w:sz w:val="24"/>
                <w:szCs w:val="24"/>
              </w:rPr>
            </w:pPr>
          </w:p>
        </w:tc>
        <w:tc>
          <w:tcPr>
            <w:tcW w:w="3842" w:type="dxa"/>
            <w:tcBorders>
              <w:top w:val="single" w:sz="6" w:space="0" w:color="auto"/>
              <w:left w:val="single" w:sz="6" w:space="0" w:color="auto"/>
              <w:bottom w:val="single" w:sz="6" w:space="0" w:color="auto"/>
            </w:tcBorders>
          </w:tcPr>
          <w:p w14:paraId="31045FAB" w14:textId="77777777" w:rsidR="003A7FF4" w:rsidRPr="009250EC" w:rsidRDefault="003A7FF4" w:rsidP="007B20C0">
            <w:pPr>
              <w:spacing w:after="0"/>
              <w:rPr>
                <w:del w:id="659" w:author="Marie Barrigar" w:date="2012-04-25T11:31:00Z"/>
                <w:sz w:val="24"/>
                <w:szCs w:val="24"/>
              </w:rPr>
            </w:pPr>
          </w:p>
        </w:tc>
        <w:tc>
          <w:tcPr>
            <w:tcW w:w="1417" w:type="dxa"/>
            <w:tcBorders>
              <w:top w:val="single" w:sz="6" w:space="0" w:color="auto"/>
              <w:left w:val="single" w:sz="6" w:space="0" w:color="auto"/>
              <w:bottom w:val="single" w:sz="6" w:space="0" w:color="auto"/>
            </w:tcBorders>
          </w:tcPr>
          <w:p w14:paraId="0FD6E67C" w14:textId="77777777" w:rsidR="003A7FF4" w:rsidRPr="009250EC" w:rsidRDefault="003A7FF4" w:rsidP="007B20C0">
            <w:pPr>
              <w:spacing w:after="0"/>
              <w:jc w:val="center"/>
              <w:rPr>
                <w:del w:id="660" w:author="Marie Barrigar" w:date="2012-04-25T11:31:00Z"/>
                <w:sz w:val="24"/>
                <w:szCs w:val="24"/>
              </w:rPr>
            </w:pPr>
          </w:p>
        </w:tc>
        <w:tc>
          <w:tcPr>
            <w:tcW w:w="1417" w:type="dxa"/>
            <w:tcBorders>
              <w:top w:val="single" w:sz="6" w:space="0" w:color="auto"/>
              <w:left w:val="single" w:sz="6" w:space="0" w:color="auto"/>
              <w:bottom w:val="single" w:sz="6" w:space="0" w:color="auto"/>
              <w:right w:val="single" w:sz="6" w:space="0" w:color="auto"/>
            </w:tcBorders>
          </w:tcPr>
          <w:p w14:paraId="4254E1D6" w14:textId="77777777" w:rsidR="003A7FF4" w:rsidRPr="009250EC" w:rsidRDefault="003A7FF4" w:rsidP="007B20C0">
            <w:pPr>
              <w:spacing w:after="0"/>
              <w:rPr>
                <w:del w:id="661" w:author="Marie Barrigar" w:date="2012-04-25T11:31:00Z"/>
                <w:sz w:val="24"/>
                <w:szCs w:val="24"/>
              </w:rPr>
            </w:pPr>
          </w:p>
        </w:tc>
      </w:tr>
      <w:tr w:rsidR="003A7FF4" w:rsidRPr="009250EC" w14:paraId="785AFFA7" w14:textId="77777777" w:rsidTr="007B20C0">
        <w:trPr>
          <w:tblHeader/>
          <w:del w:id="662" w:author="Marie Barrigar" w:date="2012-04-25T11:31:00Z"/>
        </w:trPr>
        <w:tc>
          <w:tcPr>
            <w:tcW w:w="1638" w:type="dxa"/>
            <w:tcBorders>
              <w:top w:val="single" w:sz="6" w:space="0" w:color="auto"/>
              <w:left w:val="single" w:sz="6" w:space="0" w:color="auto"/>
              <w:bottom w:val="single" w:sz="6" w:space="0" w:color="auto"/>
            </w:tcBorders>
          </w:tcPr>
          <w:p w14:paraId="44545F93" w14:textId="77777777" w:rsidR="003A7FF4" w:rsidRPr="009250EC" w:rsidRDefault="003A7FF4" w:rsidP="007B20C0">
            <w:pPr>
              <w:spacing w:after="0"/>
              <w:jc w:val="center"/>
              <w:rPr>
                <w:del w:id="663" w:author="Marie Barrigar" w:date="2012-04-25T11:31:00Z"/>
                <w:sz w:val="24"/>
                <w:szCs w:val="24"/>
              </w:rPr>
            </w:pPr>
          </w:p>
        </w:tc>
        <w:tc>
          <w:tcPr>
            <w:tcW w:w="1260" w:type="dxa"/>
            <w:tcBorders>
              <w:top w:val="single" w:sz="6" w:space="0" w:color="auto"/>
              <w:left w:val="single" w:sz="6" w:space="0" w:color="auto"/>
              <w:bottom w:val="single" w:sz="6" w:space="0" w:color="auto"/>
            </w:tcBorders>
          </w:tcPr>
          <w:p w14:paraId="73E36AD5" w14:textId="77777777" w:rsidR="003A7FF4" w:rsidRPr="009250EC" w:rsidRDefault="003A7FF4" w:rsidP="007B20C0">
            <w:pPr>
              <w:spacing w:after="0"/>
              <w:jc w:val="center"/>
              <w:rPr>
                <w:del w:id="664" w:author="Marie Barrigar" w:date="2012-04-25T11:31:00Z"/>
                <w:sz w:val="24"/>
                <w:szCs w:val="24"/>
              </w:rPr>
            </w:pPr>
          </w:p>
        </w:tc>
        <w:tc>
          <w:tcPr>
            <w:tcW w:w="3842" w:type="dxa"/>
            <w:tcBorders>
              <w:top w:val="single" w:sz="6" w:space="0" w:color="auto"/>
              <w:left w:val="single" w:sz="6" w:space="0" w:color="auto"/>
              <w:bottom w:val="single" w:sz="6" w:space="0" w:color="auto"/>
            </w:tcBorders>
          </w:tcPr>
          <w:p w14:paraId="768664D0" w14:textId="77777777" w:rsidR="003A7FF4" w:rsidRPr="009250EC" w:rsidRDefault="003A7FF4" w:rsidP="007B20C0">
            <w:pPr>
              <w:spacing w:after="0"/>
              <w:rPr>
                <w:del w:id="665" w:author="Marie Barrigar" w:date="2012-04-25T11:31:00Z"/>
                <w:sz w:val="24"/>
                <w:szCs w:val="24"/>
              </w:rPr>
            </w:pPr>
          </w:p>
        </w:tc>
        <w:tc>
          <w:tcPr>
            <w:tcW w:w="1417" w:type="dxa"/>
            <w:tcBorders>
              <w:top w:val="single" w:sz="6" w:space="0" w:color="auto"/>
              <w:left w:val="single" w:sz="6" w:space="0" w:color="auto"/>
              <w:bottom w:val="single" w:sz="6" w:space="0" w:color="auto"/>
            </w:tcBorders>
          </w:tcPr>
          <w:p w14:paraId="1CD66DEF" w14:textId="77777777" w:rsidR="003A7FF4" w:rsidRPr="009250EC" w:rsidRDefault="003A7FF4" w:rsidP="007B20C0">
            <w:pPr>
              <w:spacing w:after="0"/>
              <w:jc w:val="center"/>
              <w:rPr>
                <w:del w:id="666" w:author="Marie Barrigar" w:date="2012-04-25T11:31:00Z"/>
                <w:sz w:val="24"/>
                <w:szCs w:val="24"/>
              </w:rPr>
            </w:pPr>
          </w:p>
        </w:tc>
        <w:tc>
          <w:tcPr>
            <w:tcW w:w="1417" w:type="dxa"/>
            <w:tcBorders>
              <w:top w:val="single" w:sz="6" w:space="0" w:color="auto"/>
              <w:left w:val="single" w:sz="6" w:space="0" w:color="auto"/>
              <w:bottom w:val="single" w:sz="6" w:space="0" w:color="auto"/>
              <w:right w:val="single" w:sz="6" w:space="0" w:color="auto"/>
            </w:tcBorders>
          </w:tcPr>
          <w:p w14:paraId="694432BA" w14:textId="77777777" w:rsidR="003A7FF4" w:rsidRPr="009250EC" w:rsidRDefault="003A7FF4" w:rsidP="007B20C0">
            <w:pPr>
              <w:spacing w:after="0"/>
              <w:rPr>
                <w:del w:id="667" w:author="Marie Barrigar" w:date="2012-04-25T11:31:00Z"/>
                <w:sz w:val="24"/>
                <w:szCs w:val="24"/>
              </w:rPr>
            </w:pPr>
          </w:p>
        </w:tc>
      </w:tr>
      <w:tr w:rsidR="003A7FF4" w:rsidRPr="009250EC" w14:paraId="5F355F19" w14:textId="77777777" w:rsidTr="007B20C0">
        <w:trPr>
          <w:tblHeader/>
          <w:del w:id="668" w:author="Marie Barrigar" w:date="2012-04-25T11:31:00Z"/>
        </w:trPr>
        <w:tc>
          <w:tcPr>
            <w:tcW w:w="1638" w:type="dxa"/>
            <w:tcBorders>
              <w:top w:val="single" w:sz="6" w:space="0" w:color="auto"/>
              <w:left w:val="single" w:sz="6" w:space="0" w:color="auto"/>
              <w:bottom w:val="single" w:sz="6" w:space="0" w:color="auto"/>
            </w:tcBorders>
          </w:tcPr>
          <w:p w14:paraId="560EB40F" w14:textId="77777777" w:rsidR="003A7FF4" w:rsidRPr="009250EC" w:rsidRDefault="003A7FF4" w:rsidP="007B20C0">
            <w:pPr>
              <w:spacing w:after="0"/>
              <w:jc w:val="center"/>
              <w:rPr>
                <w:del w:id="669" w:author="Marie Barrigar" w:date="2012-04-25T11:31:00Z"/>
                <w:sz w:val="24"/>
                <w:szCs w:val="24"/>
              </w:rPr>
            </w:pPr>
          </w:p>
        </w:tc>
        <w:tc>
          <w:tcPr>
            <w:tcW w:w="1260" w:type="dxa"/>
            <w:tcBorders>
              <w:top w:val="single" w:sz="6" w:space="0" w:color="auto"/>
              <w:left w:val="single" w:sz="6" w:space="0" w:color="auto"/>
              <w:bottom w:val="single" w:sz="6" w:space="0" w:color="auto"/>
            </w:tcBorders>
          </w:tcPr>
          <w:p w14:paraId="0D1E902C" w14:textId="77777777" w:rsidR="003A7FF4" w:rsidRPr="009250EC" w:rsidRDefault="003A7FF4" w:rsidP="007B20C0">
            <w:pPr>
              <w:spacing w:after="0"/>
              <w:jc w:val="center"/>
              <w:rPr>
                <w:del w:id="670" w:author="Marie Barrigar" w:date="2012-04-25T11:31:00Z"/>
                <w:sz w:val="24"/>
                <w:szCs w:val="24"/>
              </w:rPr>
            </w:pPr>
          </w:p>
        </w:tc>
        <w:tc>
          <w:tcPr>
            <w:tcW w:w="3842" w:type="dxa"/>
            <w:tcBorders>
              <w:top w:val="single" w:sz="6" w:space="0" w:color="auto"/>
              <w:left w:val="single" w:sz="6" w:space="0" w:color="auto"/>
              <w:bottom w:val="single" w:sz="6" w:space="0" w:color="auto"/>
            </w:tcBorders>
          </w:tcPr>
          <w:p w14:paraId="688DB0F6" w14:textId="77777777" w:rsidR="003A7FF4" w:rsidRPr="009250EC" w:rsidRDefault="003A7FF4" w:rsidP="007B20C0">
            <w:pPr>
              <w:spacing w:after="0"/>
              <w:rPr>
                <w:del w:id="671" w:author="Marie Barrigar" w:date="2012-04-25T11:31:00Z"/>
                <w:sz w:val="24"/>
                <w:szCs w:val="24"/>
              </w:rPr>
            </w:pPr>
          </w:p>
        </w:tc>
        <w:tc>
          <w:tcPr>
            <w:tcW w:w="1417" w:type="dxa"/>
            <w:tcBorders>
              <w:top w:val="single" w:sz="6" w:space="0" w:color="auto"/>
              <w:left w:val="single" w:sz="6" w:space="0" w:color="auto"/>
              <w:bottom w:val="single" w:sz="6" w:space="0" w:color="auto"/>
            </w:tcBorders>
          </w:tcPr>
          <w:p w14:paraId="1ECACA6D" w14:textId="77777777" w:rsidR="003A7FF4" w:rsidRPr="009250EC" w:rsidRDefault="003A7FF4" w:rsidP="007B20C0">
            <w:pPr>
              <w:spacing w:after="0"/>
              <w:rPr>
                <w:del w:id="672" w:author="Marie Barrigar" w:date="2012-04-25T11:31:00Z"/>
                <w:sz w:val="24"/>
                <w:szCs w:val="24"/>
              </w:rPr>
            </w:pPr>
          </w:p>
        </w:tc>
        <w:tc>
          <w:tcPr>
            <w:tcW w:w="1417" w:type="dxa"/>
            <w:tcBorders>
              <w:top w:val="single" w:sz="6" w:space="0" w:color="auto"/>
              <w:left w:val="single" w:sz="6" w:space="0" w:color="auto"/>
              <w:bottom w:val="single" w:sz="6" w:space="0" w:color="auto"/>
              <w:right w:val="single" w:sz="6" w:space="0" w:color="auto"/>
            </w:tcBorders>
          </w:tcPr>
          <w:p w14:paraId="64C47124" w14:textId="77777777" w:rsidR="003A7FF4" w:rsidRPr="009250EC" w:rsidRDefault="003A7FF4" w:rsidP="007B20C0">
            <w:pPr>
              <w:spacing w:after="0"/>
              <w:rPr>
                <w:del w:id="673" w:author="Marie Barrigar" w:date="2012-04-25T11:31:00Z"/>
                <w:sz w:val="24"/>
                <w:szCs w:val="24"/>
              </w:rPr>
            </w:pPr>
          </w:p>
        </w:tc>
      </w:tr>
      <w:tr w:rsidR="003A7FF4" w:rsidRPr="009250EC" w14:paraId="0F8D89BD" w14:textId="77777777" w:rsidTr="007B20C0">
        <w:trPr>
          <w:tblHeader/>
          <w:del w:id="674" w:author="Marie Barrigar" w:date="2012-04-25T11:31:00Z"/>
        </w:trPr>
        <w:tc>
          <w:tcPr>
            <w:tcW w:w="1638" w:type="dxa"/>
            <w:tcBorders>
              <w:top w:val="single" w:sz="6" w:space="0" w:color="auto"/>
              <w:left w:val="single" w:sz="6" w:space="0" w:color="auto"/>
              <w:bottom w:val="single" w:sz="6" w:space="0" w:color="auto"/>
            </w:tcBorders>
          </w:tcPr>
          <w:p w14:paraId="1D8E26F0" w14:textId="77777777" w:rsidR="003A7FF4" w:rsidRPr="009250EC" w:rsidRDefault="003A7FF4" w:rsidP="007B20C0">
            <w:pPr>
              <w:spacing w:after="0"/>
              <w:jc w:val="center"/>
              <w:rPr>
                <w:del w:id="675" w:author="Marie Barrigar" w:date="2012-04-25T11:31:00Z"/>
                <w:sz w:val="24"/>
                <w:szCs w:val="24"/>
              </w:rPr>
            </w:pPr>
          </w:p>
        </w:tc>
        <w:tc>
          <w:tcPr>
            <w:tcW w:w="1260" w:type="dxa"/>
            <w:tcBorders>
              <w:top w:val="single" w:sz="6" w:space="0" w:color="auto"/>
              <w:left w:val="single" w:sz="6" w:space="0" w:color="auto"/>
              <w:bottom w:val="single" w:sz="6" w:space="0" w:color="auto"/>
            </w:tcBorders>
          </w:tcPr>
          <w:p w14:paraId="71788B65" w14:textId="77777777" w:rsidR="003A7FF4" w:rsidRPr="009250EC" w:rsidRDefault="003A7FF4" w:rsidP="007B20C0">
            <w:pPr>
              <w:spacing w:after="0"/>
              <w:jc w:val="center"/>
              <w:rPr>
                <w:del w:id="676" w:author="Marie Barrigar" w:date="2012-04-25T11:31:00Z"/>
                <w:sz w:val="24"/>
                <w:szCs w:val="24"/>
              </w:rPr>
            </w:pPr>
          </w:p>
        </w:tc>
        <w:tc>
          <w:tcPr>
            <w:tcW w:w="3842" w:type="dxa"/>
            <w:tcBorders>
              <w:top w:val="single" w:sz="6" w:space="0" w:color="auto"/>
              <w:left w:val="single" w:sz="6" w:space="0" w:color="auto"/>
              <w:bottom w:val="single" w:sz="6" w:space="0" w:color="auto"/>
            </w:tcBorders>
          </w:tcPr>
          <w:p w14:paraId="38888319" w14:textId="77777777" w:rsidR="003A7FF4" w:rsidRPr="009250EC" w:rsidRDefault="003A7FF4" w:rsidP="007B20C0">
            <w:pPr>
              <w:spacing w:after="0"/>
              <w:rPr>
                <w:del w:id="677" w:author="Marie Barrigar" w:date="2012-04-25T11:31:00Z"/>
                <w:sz w:val="24"/>
                <w:szCs w:val="24"/>
              </w:rPr>
            </w:pPr>
          </w:p>
        </w:tc>
        <w:tc>
          <w:tcPr>
            <w:tcW w:w="1417" w:type="dxa"/>
            <w:tcBorders>
              <w:top w:val="single" w:sz="6" w:space="0" w:color="auto"/>
              <w:left w:val="single" w:sz="6" w:space="0" w:color="auto"/>
              <w:bottom w:val="single" w:sz="6" w:space="0" w:color="auto"/>
            </w:tcBorders>
          </w:tcPr>
          <w:p w14:paraId="681A3504" w14:textId="77777777" w:rsidR="003A7FF4" w:rsidRPr="009250EC" w:rsidRDefault="003A7FF4" w:rsidP="007B20C0">
            <w:pPr>
              <w:spacing w:after="0"/>
              <w:rPr>
                <w:del w:id="678" w:author="Marie Barrigar" w:date="2012-04-25T11:31:00Z"/>
                <w:sz w:val="24"/>
                <w:szCs w:val="24"/>
              </w:rPr>
            </w:pPr>
          </w:p>
        </w:tc>
        <w:tc>
          <w:tcPr>
            <w:tcW w:w="1417" w:type="dxa"/>
            <w:tcBorders>
              <w:top w:val="single" w:sz="6" w:space="0" w:color="auto"/>
              <w:left w:val="single" w:sz="6" w:space="0" w:color="auto"/>
              <w:bottom w:val="single" w:sz="6" w:space="0" w:color="auto"/>
              <w:right w:val="single" w:sz="6" w:space="0" w:color="auto"/>
            </w:tcBorders>
          </w:tcPr>
          <w:p w14:paraId="5070B99D" w14:textId="77777777" w:rsidR="003A7FF4" w:rsidRPr="009250EC" w:rsidRDefault="003A7FF4" w:rsidP="007B20C0">
            <w:pPr>
              <w:spacing w:after="0"/>
              <w:rPr>
                <w:del w:id="679" w:author="Marie Barrigar" w:date="2012-04-25T11:31:00Z"/>
                <w:sz w:val="24"/>
                <w:szCs w:val="24"/>
              </w:rPr>
            </w:pPr>
          </w:p>
        </w:tc>
      </w:tr>
      <w:tr w:rsidR="003A7FF4" w:rsidRPr="009250EC" w14:paraId="61F07AC2" w14:textId="77777777">
        <w:trPr>
          <w:tblHeader/>
        </w:trPr>
        <w:tc>
          <w:tcPr>
            <w:tcW w:w="1638" w:type="dxa"/>
            <w:tcBorders>
              <w:top w:val="single" w:sz="6" w:space="0" w:color="auto"/>
              <w:left w:val="single" w:sz="6" w:space="0" w:color="auto"/>
              <w:bottom w:val="single" w:sz="6" w:space="0" w:color="auto"/>
            </w:tcBorders>
          </w:tcPr>
          <w:p w14:paraId="44638FA5" w14:textId="77777777" w:rsidR="003A7FF4" w:rsidRPr="009250EC" w:rsidRDefault="003A7FF4" w:rsidP="007B20C0">
            <w:pPr>
              <w:spacing w:after="0"/>
              <w:jc w:val="center"/>
              <w:rPr>
                <w:sz w:val="24"/>
                <w:szCs w:val="24"/>
              </w:rPr>
            </w:pPr>
          </w:p>
        </w:tc>
        <w:tc>
          <w:tcPr>
            <w:tcW w:w="1260" w:type="dxa"/>
            <w:tcBorders>
              <w:top w:val="single" w:sz="6" w:space="0" w:color="auto"/>
              <w:left w:val="single" w:sz="6" w:space="0" w:color="auto"/>
              <w:bottom w:val="single" w:sz="6" w:space="0" w:color="auto"/>
            </w:tcBorders>
          </w:tcPr>
          <w:p w14:paraId="3A8A81B0" w14:textId="77777777" w:rsidR="003A7FF4" w:rsidRPr="009250EC" w:rsidRDefault="003A7FF4" w:rsidP="007B20C0">
            <w:pPr>
              <w:spacing w:after="0"/>
              <w:jc w:val="center"/>
              <w:rPr>
                <w:sz w:val="24"/>
                <w:szCs w:val="24"/>
              </w:rPr>
            </w:pPr>
          </w:p>
        </w:tc>
        <w:tc>
          <w:tcPr>
            <w:tcW w:w="3842" w:type="dxa"/>
            <w:tcBorders>
              <w:top w:val="single" w:sz="6" w:space="0" w:color="auto"/>
              <w:left w:val="single" w:sz="6" w:space="0" w:color="auto"/>
              <w:bottom w:val="single" w:sz="6" w:space="0" w:color="auto"/>
            </w:tcBorders>
          </w:tcPr>
          <w:p w14:paraId="6E9E011F" w14:textId="77777777" w:rsidR="003A7FF4" w:rsidRPr="009250EC" w:rsidRDefault="003A7FF4" w:rsidP="007B20C0">
            <w:pPr>
              <w:spacing w:after="0"/>
              <w:rPr>
                <w:sz w:val="24"/>
                <w:szCs w:val="24"/>
              </w:rPr>
            </w:pPr>
          </w:p>
        </w:tc>
        <w:tc>
          <w:tcPr>
            <w:tcW w:w="1417" w:type="dxa"/>
            <w:tcBorders>
              <w:top w:val="single" w:sz="6" w:space="0" w:color="auto"/>
              <w:left w:val="single" w:sz="6" w:space="0" w:color="auto"/>
              <w:bottom w:val="single" w:sz="6" w:space="0" w:color="auto"/>
            </w:tcBorders>
          </w:tcPr>
          <w:p w14:paraId="3E9DE757" w14:textId="77777777" w:rsidR="003A7FF4" w:rsidRPr="009250EC" w:rsidRDefault="003A7FF4" w:rsidP="007B20C0">
            <w:pPr>
              <w:spacing w:after="0"/>
              <w:jc w:val="center"/>
              <w:rPr>
                <w:sz w:val="24"/>
                <w:szCs w:val="24"/>
              </w:rPr>
              <w:pPrChange w:id="680" w:author="Marie Barrigar" w:date="2012-04-25T11:31:00Z">
                <w:pPr>
                  <w:spacing w:after="0"/>
                </w:pPr>
              </w:pPrChange>
            </w:pPr>
          </w:p>
        </w:tc>
        <w:tc>
          <w:tcPr>
            <w:tcW w:w="1417" w:type="dxa"/>
            <w:tcBorders>
              <w:top w:val="single" w:sz="6" w:space="0" w:color="auto"/>
              <w:left w:val="single" w:sz="6" w:space="0" w:color="auto"/>
              <w:bottom w:val="single" w:sz="6" w:space="0" w:color="auto"/>
              <w:right w:val="single" w:sz="6" w:space="0" w:color="auto"/>
            </w:tcBorders>
          </w:tcPr>
          <w:p w14:paraId="4AC0CFCB" w14:textId="77777777" w:rsidR="003A7FF4" w:rsidRPr="009250EC" w:rsidRDefault="003A7FF4" w:rsidP="007B20C0">
            <w:pPr>
              <w:spacing w:after="0"/>
              <w:rPr>
                <w:sz w:val="24"/>
                <w:szCs w:val="24"/>
              </w:rPr>
            </w:pPr>
          </w:p>
        </w:tc>
      </w:tr>
      <w:tr w:rsidR="003A7FF4" w:rsidRPr="009250EC" w14:paraId="3D907360" w14:textId="77777777">
        <w:trPr>
          <w:tblHeader/>
        </w:trPr>
        <w:tc>
          <w:tcPr>
            <w:tcW w:w="1638" w:type="dxa"/>
            <w:tcBorders>
              <w:top w:val="single" w:sz="6" w:space="0" w:color="auto"/>
              <w:left w:val="single" w:sz="6" w:space="0" w:color="auto"/>
              <w:bottom w:val="single" w:sz="6" w:space="0" w:color="auto"/>
            </w:tcBorders>
          </w:tcPr>
          <w:p w14:paraId="61A24069" w14:textId="77777777" w:rsidR="003A7FF4" w:rsidRPr="009250EC" w:rsidRDefault="003A7FF4" w:rsidP="007B20C0">
            <w:pPr>
              <w:spacing w:after="0"/>
              <w:jc w:val="center"/>
              <w:rPr>
                <w:sz w:val="24"/>
                <w:szCs w:val="24"/>
              </w:rPr>
            </w:pPr>
          </w:p>
        </w:tc>
        <w:tc>
          <w:tcPr>
            <w:tcW w:w="1260" w:type="dxa"/>
            <w:tcBorders>
              <w:top w:val="single" w:sz="6" w:space="0" w:color="auto"/>
              <w:left w:val="single" w:sz="6" w:space="0" w:color="auto"/>
              <w:bottom w:val="single" w:sz="6" w:space="0" w:color="auto"/>
            </w:tcBorders>
          </w:tcPr>
          <w:p w14:paraId="288DF77A" w14:textId="77777777" w:rsidR="003A7FF4" w:rsidRPr="009250EC" w:rsidRDefault="003A7FF4" w:rsidP="007B20C0">
            <w:pPr>
              <w:spacing w:after="0"/>
              <w:jc w:val="center"/>
              <w:rPr>
                <w:sz w:val="24"/>
                <w:szCs w:val="24"/>
              </w:rPr>
            </w:pPr>
          </w:p>
        </w:tc>
        <w:tc>
          <w:tcPr>
            <w:tcW w:w="3842" w:type="dxa"/>
            <w:tcBorders>
              <w:top w:val="single" w:sz="6" w:space="0" w:color="auto"/>
              <w:left w:val="single" w:sz="6" w:space="0" w:color="auto"/>
              <w:bottom w:val="single" w:sz="6" w:space="0" w:color="auto"/>
            </w:tcBorders>
          </w:tcPr>
          <w:p w14:paraId="695BDC68" w14:textId="77777777" w:rsidR="003A7FF4" w:rsidRPr="009250EC" w:rsidRDefault="003A7FF4" w:rsidP="007B20C0">
            <w:pPr>
              <w:spacing w:after="0"/>
              <w:rPr>
                <w:sz w:val="24"/>
                <w:szCs w:val="24"/>
              </w:rPr>
            </w:pPr>
          </w:p>
        </w:tc>
        <w:tc>
          <w:tcPr>
            <w:tcW w:w="1417" w:type="dxa"/>
            <w:tcBorders>
              <w:top w:val="single" w:sz="6" w:space="0" w:color="auto"/>
              <w:left w:val="single" w:sz="6" w:space="0" w:color="auto"/>
              <w:bottom w:val="single" w:sz="6" w:space="0" w:color="auto"/>
            </w:tcBorders>
          </w:tcPr>
          <w:p w14:paraId="042380DD" w14:textId="77777777" w:rsidR="003A7FF4" w:rsidRPr="009250EC" w:rsidRDefault="003A7FF4" w:rsidP="007B20C0">
            <w:pPr>
              <w:spacing w:after="0"/>
              <w:jc w:val="center"/>
              <w:rPr>
                <w:sz w:val="24"/>
                <w:szCs w:val="24"/>
              </w:rPr>
              <w:pPrChange w:id="681" w:author="Marie Barrigar" w:date="2012-04-25T11:31:00Z">
                <w:pPr>
                  <w:spacing w:after="0"/>
                </w:pPr>
              </w:pPrChange>
            </w:pPr>
          </w:p>
        </w:tc>
        <w:tc>
          <w:tcPr>
            <w:tcW w:w="1417" w:type="dxa"/>
            <w:tcBorders>
              <w:top w:val="single" w:sz="6" w:space="0" w:color="auto"/>
              <w:left w:val="single" w:sz="6" w:space="0" w:color="auto"/>
              <w:bottom w:val="single" w:sz="6" w:space="0" w:color="auto"/>
              <w:right w:val="single" w:sz="6" w:space="0" w:color="auto"/>
            </w:tcBorders>
          </w:tcPr>
          <w:p w14:paraId="61135428" w14:textId="77777777" w:rsidR="003A7FF4" w:rsidRPr="009250EC" w:rsidRDefault="003A7FF4" w:rsidP="007B20C0">
            <w:pPr>
              <w:spacing w:after="0"/>
              <w:rPr>
                <w:sz w:val="24"/>
                <w:szCs w:val="24"/>
              </w:rPr>
            </w:pPr>
          </w:p>
        </w:tc>
      </w:tr>
      <w:tr w:rsidR="003A7FF4" w:rsidRPr="009250EC" w14:paraId="4536ACF1" w14:textId="77777777">
        <w:trPr>
          <w:tblHeader/>
        </w:trPr>
        <w:tc>
          <w:tcPr>
            <w:tcW w:w="1638" w:type="dxa"/>
            <w:tcBorders>
              <w:top w:val="single" w:sz="6" w:space="0" w:color="auto"/>
              <w:left w:val="single" w:sz="6" w:space="0" w:color="auto"/>
              <w:bottom w:val="single" w:sz="6" w:space="0" w:color="auto"/>
            </w:tcBorders>
          </w:tcPr>
          <w:p w14:paraId="69A6F27A" w14:textId="77777777" w:rsidR="003A7FF4" w:rsidRPr="009250EC" w:rsidRDefault="003A7FF4" w:rsidP="007B20C0">
            <w:pPr>
              <w:spacing w:after="0"/>
              <w:jc w:val="center"/>
              <w:rPr>
                <w:sz w:val="24"/>
                <w:szCs w:val="24"/>
              </w:rPr>
            </w:pPr>
          </w:p>
        </w:tc>
        <w:tc>
          <w:tcPr>
            <w:tcW w:w="1260" w:type="dxa"/>
            <w:tcBorders>
              <w:top w:val="single" w:sz="6" w:space="0" w:color="auto"/>
              <w:left w:val="single" w:sz="6" w:space="0" w:color="auto"/>
              <w:bottom w:val="single" w:sz="6" w:space="0" w:color="auto"/>
            </w:tcBorders>
          </w:tcPr>
          <w:p w14:paraId="44B132E6" w14:textId="77777777" w:rsidR="003A7FF4" w:rsidRPr="009250EC" w:rsidRDefault="003A7FF4" w:rsidP="007B20C0">
            <w:pPr>
              <w:spacing w:after="0"/>
              <w:jc w:val="center"/>
              <w:rPr>
                <w:sz w:val="24"/>
                <w:szCs w:val="24"/>
              </w:rPr>
            </w:pPr>
          </w:p>
        </w:tc>
        <w:tc>
          <w:tcPr>
            <w:tcW w:w="3842" w:type="dxa"/>
            <w:tcBorders>
              <w:top w:val="single" w:sz="6" w:space="0" w:color="auto"/>
              <w:left w:val="single" w:sz="6" w:space="0" w:color="auto"/>
              <w:bottom w:val="single" w:sz="6" w:space="0" w:color="auto"/>
            </w:tcBorders>
          </w:tcPr>
          <w:p w14:paraId="5CFA6FB4" w14:textId="77777777" w:rsidR="003A7FF4" w:rsidRPr="009250EC" w:rsidRDefault="003A7FF4" w:rsidP="007B20C0">
            <w:pPr>
              <w:spacing w:after="0"/>
              <w:rPr>
                <w:sz w:val="24"/>
                <w:szCs w:val="24"/>
              </w:rPr>
            </w:pPr>
          </w:p>
        </w:tc>
        <w:tc>
          <w:tcPr>
            <w:tcW w:w="1417" w:type="dxa"/>
            <w:tcBorders>
              <w:top w:val="single" w:sz="6" w:space="0" w:color="auto"/>
              <w:left w:val="single" w:sz="6" w:space="0" w:color="auto"/>
              <w:bottom w:val="single" w:sz="6" w:space="0" w:color="auto"/>
            </w:tcBorders>
          </w:tcPr>
          <w:p w14:paraId="0E9C378B" w14:textId="77777777" w:rsidR="003A7FF4" w:rsidRPr="009250EC" w:rsidRDefault="003A7FF4" w:rsidP="007B20C0">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14:paraId="1A0B793C" w14:textId="77777777" w:rsidR="003A7FF4" w:rsidRPr="009250EC" w:rsidRDefault="003A7FF4" w:rsidP="007B20C0">
            <w:pPr>
              <w:spacing w:after="0"/>
              <w:rPr>
                <w:sz w:val="24"/>
                <w:szCs w:val="24"/>
              </w:rPr>
            </w:pPr>
          </w:p>
        </w:tc>
      </w:tr>
      <w:tr w:rsidR="003A7FF4" w:rsidRPr="009250EC" w14:paraId="49D6F2D4" w14:textId="77777777">
        <w:trPr>
          <w:tblHeader/>
        </w:trPr>
        <w:tc>
          <w:tcPr>
            <w:tcW w:w="1638" w:type="dxa"/>
            <w:tcBorders>
              <w:top w:val="single" w:sz="6" w:space="0" w:color="auto"/>
              <w:left w:val="single" w:sz="6" w:space="0" w:color="auto"/>
              <w:bottom w:val="single" w:sz="6" w:space="0" w:color="auto"/>
            </w:tcBorders>
          </w:tcPr>
          <w:p w14:paraId="5D957197" w14:textId="77777777" w:rsidR="003A7FF4" w:rsidRPr="009250EC" w:rsidRDefault="003A7FF4" w:rsidP="007B20C0">
            <w:pPr>
              <w:spacing w:after="0"/>
              <w:jc w:val="center"/>
              <w:rPr>
                <w:sz w:val="24"/>
                <w:szCs w:val="24"/>
              </w:rPr>
            </w:pPr>
          </w:p>
        </w:tc>
        <w:tc>
          <w:tcPr>
            <w:tcW w:w="1260" w:type="dxa"/>
            <w:tcBorders>
              <w:top w:val="single" w:sz="6" w:space="0" w:color="auto"/>
              <w:left w:val="single" w:sz="6" w:space="0" w:color="auto"/>
              <w:bottom w:val="single" w:sz="6" w:space="0" w:color="auto"/>
            </w:tcBorders>
          </w:tcPr>
          <w:p w14:paraId="4933981B" w14:textId="77777777" w:rsidR="003A7FF4" w:rsidRPr="009250EC" w:rsidRDefault="003A7FF4" w:rsidP="007B20C0">
            <w:pPr>
              <w:spacing w:after="0"/>
              <w:jc w:val="center"/>
              <w:rPr>
                <w:sz w:val="24"/>
                <w:szCs w:val="24"/>
              </w:rPr>
            </w:pPr>
          </w:p>
        </w:tc>
        <w:tc>
          <w:tcPr>
            <w:tcW w:w="3842" w:type="dxa"/>
            <w:tcBorders>
              <w:top w:val="single" w:sz="6" w:space="0" w:color="auto"/>
              <w:left w:val="single" w:sz="6" w:space="0" w:color="auto"/>
              <w:bottom w:val="single" w:sz="6" w:space="0" w:color="auto"/>
            </w:tcBorders>
          </w:tcPr>
          <w:p w14:paraId="5B5F0D03" w14:textId="77777777" w:rsidR="003A7FF4" w:rsidRPr="009250EC" w:rsidRDefault="003A7FF4" w:rsidP="007B20C0">
            <w:pPr>
              <w:spacing w:after="0"/>
              <w:rPr>
                <w:sz w:val="24"/>
                <w:szCs w:val="24"/>
              </w:rPr>
            </w:pPr>
          </w:p>
        </w:tc>
        <w:tc>
          <w:tcPr>
            <w:tcW w:w="1417" w:type="dxa"/>
            <w:tcBorders>
              <w:top w:val="single" w:sz="6" w:space="0" w:color="auto"/>
              <w:left w:val="single" w:sz="6" w:space="0" w:color="auto"/>
              <w:bottom w:val="single" w:sz="6" w:space="0" w:color="auto"/>
            </w:tcBorders>
          </w:tcPr>
          <w:p w14:paraId="688317AF" w14:textId="77777777" w:rsidR="003A7FF4" w:rsidRPr="009250EC" w:rsidRDefault="003A7FF4" w:rsidP="007B20C0">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14:paraId="08308E7C" w14:textId="77777777" w:rsidR="003A7FF4" w:rsidRPr="009250EC" w:rsidRDefault="003A7FF4" w:rsidP="007B20C0">
            <w:pPr>
              <w:spacing w:after="0"/>
              <w:rPr>
                <w:sz w:val="24"/>
                <w:szCs w:val="24"/>
              </w:rPr>
            </w:pPr>
          </w:p>
        </w:tc>
      </w:tr>
      <w:tr w:rsidR="003A7FF4" w:rsidRPr="009250EC" w14:paraId="25310D31" w14:textId="77777777">
        <w:trPr>
          <w:tblHeader/>
        </w:trPr>
        <w:tc>
          <w:tcPr>
            <w:tcW w:w="1638" w:type="dxa"/>
            <w:tcBorders>
              <w:top w:val="single" w:sz="6" w:space="0" w:color="auto"/>
              <w:left w:val="single" w:sz="6" w:space="0" w:color="auto"/>
              <w:bottom w:val="single" w:sz="6" w:space="0" w:color="auto"/>
            </w:tcBorders>
          </w:tcPr>
          <w:p w14:paraId="562E894E" w14:textId="77777777" w:rsidR="003A7FF4" w:rsidRPr="009250EC" w:rsidRDefault="003A7FF4" w:rsidP="007B20C0">
            <w:pPr>
              <w:spacing w:after="0"/>
              <w:jc w:val="center"/>
              <w:rPr>
                <w:sz w:val="24"/>
                <w:szCs w:val="24"/>
              </w:rPr>
            </w:pPr>
          </w:p>
        </w:tc>
        <w:tc>
          <w:tcPr>
            <w:tcW w:w="1260" w:type="dxa"/>
            <w:tcBorders>
              <w:top w:val="single" w:sz="6" w:space="0" w:color="auto"/>
              <w:left w:val="single" w:sz="6" w:space="0" w:color="auto"/>
              <w:bottom w:val="single" w:sz="6" w:space="0" w:color="auto"/>
            </w:tcBorders>
          </w:tcPr>
          <w:p w14:paraId="52564A74" w14:textId="77777777" w:rsidR="003A7FF4" w:rsidRPr="009250EC" w:rsidRDefault="003A7FF4" w:rsidP="007B20C0">
            <w:pPr>
              <w:spacing w:after="0"/>
              <w:jc w:val="center"/>
              <w:rPr>
                <w:sz w:val="24"/>
                <w:szCs w:val="24"/>
              </w:rPr>
            </w:pPr>
          </w:p>
        </w:tc>
        <w:tc>
          <w:tcPr>
            <w:tcW w:w="3842" w:type="dxa"/>
            <w:tcBorders>
              <w:top w:val="single" w:sz="6" w:space="0" w:color="auto"/>
              <w:left w:val="single" w:sz="6" w:space="0" w:color="auto"/>
              <w:bottom w:val="single" w:sz="6" w:space="0" w:color="auto"/>
            </w:tcBorders>
          </w:tcPr>
          <w:p w14:paraId="53732B2B" w14:textId="77777777" w:rsidR="003A7FF4" w:rsidRPr="009250EC" w:rsidRDefault="003A7FF4" w:rsidP="007B20C0">
            <w:pPr>
              <w:spacing w:after="0"/>
              <w:rPr>
                <w:sz w:val="24"/>
                <w:szCs w:val="24"/>
              </w:rPr>
            </w:pPr>
          </w:p>
        </w:tc>
        <w:tc>
          <w:tcPr>
            <w:tcW w:w="1417" w:type="dxa"/>
            <w:tcBorders>
              <w:top w:val="single" w:sz="6" w:space="0" w:color="auto"/>
              <w:left w:val="single" w:sz="6" w:space="0" w:color="auto"/>
              <w:bottom w:val="single" w:sz="6" w:space="0" w:color="auto"/>
            </w:tcBorders>
          </w:tcPr>
          <w:p w14:paraId="044BE119" w14:textId="77777777" w:rsidR="003A7FF4" w:rsidRPr="009250EC" w:rsidRDefault="003A7FF4" w:rsidP="007B20C0">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14:paraId="6E0732B4" w14:textId="77777777" w:rsidR="003A7FF4" w:rsidRPr="009250EC" w:rsidRDefault="003A7FF4" w:rsidP="007B20C0">
            <w:pPr>
              <w:spacing w:after="0"/>
              <w:rPr>
                <w:sz w:val="24"/>
                <w:szCs w:val="24"/>
              </w:rPr>
            </w:pPr>
          </w:p>
        </w:tc>
      </w:tr>
      <w:tr w:rsidR="003A7FF4" w:rsidRPr="009250EC" w14:paraId="174693E9" w14:textId="77777777">
        <w:trPr>
          <w:tblHeader/>
        </w:trPr>
        <w:tc>
          <w:tcPr>
            <w:tcW w:w="1638" w:type="dxa"/>
            <w:tcBorders>
              <w:top w:val="single" w:sz="6" w:space="0" w:color="auto"/>
              <w:left w:val="single" w:sz="6" w:space="0" w:color="auto"/>
              <w:bottom w:val="single" w:sz="6" w:space="0" w:color="auto"/>
            </w:tcBorders>
          </w:tcPr>
          <w:p w14:paraId="65D3D68F" w14:textId="77777777" w:rsidR="003A7FF4" w:rsidRPr="009250EC" w:rsidRDefault="003A7FF4" w:rsidP="007B20C0">
            <w:pPr>
              <w:spacing w:after="0"/>
              <w:jc w:val="center"/>
              <w:rPr>
                <w:sz w:val="24"/>
                <w:szCs w:val="24"/>
              </w:rPr>
            </w:pPr>
          </w:p>
        </w:tc>
        <w:tc>
          <w:tcPr>
            <w:tcW w:w="1260" w:type="dxa"/>
            <w:tcBorders>
              <w:top w:val="single" w:sz="6" w:space="0" w:color="auto"/>
              <w:left w:val="single" w:sz="6" w:space="0" w:color="auto"/>
              <w:bottom w:val="single" w:sz="6" w:space="0" w:color="auto"/>
            </w:tcBorders>
          </w:tcPr>
          <w:p w14:paraId="0ADB09EA" w14:textId="77777777" w:rsidR="003A7FF4" w:rsidRPr="009250EC" w:rsidRDefault="003A7FF4" w:rsidP="007B20C0">
            <w:pPr>
              <w:spacing w:after="0"/>
              <w:jc w:val="center"/>
              <w:rPr>
                <w:sz w:val="24"/>
                <w:szCs w:val="24"/>
              </w:rPr>
            </w:pPr>
          </w:p>
        </w:tc>
        <w:tc>
          <w:tcPr>
            <w:tcW w:w="3842" w:type="dxa"/>
            <w:tcBorders>
              <w:top w:val="single" w:sz="6" w:space="0" w:color="auto"/>
              <w:left w:val="single" w:sz="6" w:space="0" w:color="auto"/>
              <w:bottom w:val="single" w:sz="6" w:space="0" w:color="auto"/>
            </w:tcBorders>
          </w:tcPr>
          <w:p w14:paraId="101800F2" w14:textId="77777777" w:rsidR="003A7FF4" w:rsidRPr="009250EC" w:rsidRDefault="003A7FF4" w:rsidP="007B20C0">
            <w:pPr>
              <w:spacing w:after="0"/>
              <w:rPr>
                <w:sz w:val="24"/>
                <w:szCs w:val="24"/>
              </w:rPr>
            </w:pPr>
          </w:p>
        </w:tc>
        <w:tc>
          <w:tcPr>
            <w:tcW w:w="1417" w:type="dxa"/>
            <w:tcBorders>
              <w:top w:val="single" w:sz="6" w:space="0" w:color="auto"/>
              <w:left w:val="single" w:sz="6" w:space="0" w:color="auto"/>
              <w:bottom w:val="single" w:sz="6" w:space="0" w:color="auto"/>
            </w:tcBorders>
          </w:tcPr>
          <w:p w14:paraId="03E8FA77" w14:textId="77777777" w:rsidR="003A7FF4" w:rsidRPr="009250EC" w:rsidRDefault="003A7FF4" w:rsidP="007B20C0">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14:paraId="1BDD63B3" w14:textId="77777777" w:rsidR="003A7FF4" w:rsidRPr="009250EC" w:rsidRDefault="003A7FF4" w:rsidP="007B20C0">
            <w:pPr>
              <w:spacing w:after="0"/>
              <w:rPr>
                <w:sz w:val="24"/>
                <w:szCs w:val="24"/>
              </w:rPr>
            </w:pPr>
          </w:p>
        </w:tc>
      </w:tr>
      <w:tr w:rsidR="003A7FF4" w:rsidRPr="009250EC" w14:paraId="78EF8806" w14:textId="77777777">
        <w:trPr>
          <w:tblHeader/>
        </w:trPr>
        <w:tc>
          <w:tcPr>
            <w:tcW w:w="1638" w:type="dxa"/>
            <w:tcBorders>
              <w:top w:val="single" w:sz="6" w:space="0" w:color="auto"/>
              <w:left w:val="single" w:sz="6" w:space="0" w:color="auto"/>
              <w:bottom w:val="single" w:sz="6" w:space="0" w:color="auto"/>
            </w:tcBorders>
          </w:tcPr>
          <w:p w14:paraId="09A508DF" w14:textId="77777777" w:rsidR="003A7FF4" w:rsidRPr="009250EC" w:rsidRDefault="003A7FF4" w:rsidP="007B20C0">
            <w:pPr>
              <w:spacing w:after="0"/>
              <w:jc w:val="center"/>
              <w:rPr>
                <w:sz w:val="24"/>
                <w:szCs w:val="24"/>
              </w:rPr>
            </w:pPr>
          </w:p>
        </w:tc>
        <w:tc>
          <w:tcPr>
            <w:tcW w:w="1260" w:type="dxa"/>
            <w:tcBorders>
              <w:top w:val="single" w:sz="6" w:space="0" w:color="auto"/>
              <w:left w:val="single" w:sz="6" w:space="0" w:color="auto"/>
              <w:bottom w:val="single" w:sz="6" w:space="0" w:color="auto"/>
            </w:tcBorders>
          </w:tcPr>
          <w:p w14:paraId="1B520178" w14:textId="77777777" w:rsidR="003A7FF4" w:rsidRPr="009250EC" w:rsidRDefault="003A7FF4" w:rsidP="007B20C0">
            <w:pPr>
              <w:spacing w:after="0"/>
              <w:jc w:val="center"/>
              <w:rPr>
                <w:sz w:val="24"/>
                <w:szCs w:val="24"/>
              </w:rPr>
            </w:pPr>
          </w:p>
        </w:tc>
        <w:tc>
          <w:tcPr>
            <w:tcW w:w="3842" w:type="dxa"/>
            <w:tcBorders>
              <w:top w:val="single" w:sz="6" w:space="0" w:color="auto"/>
              <w:left w:val="single" w:sz="6" w:space="0" w:color="auto"/>
              <w:bottom w:val="single" w:sz="6" w:space="0" w:color="auto"/>
            </w:tcBorders>
          </w:tcPr>
          <w:p w14:paraId="340F23BF" w14:textId="77777777" w:rsidR="003A7FF4" w:rsidRPr="009250EC" w:rsidRDefault="003A7FF4" w:rsidP="007B20C0">
            <w:pPr>
              <w:spacing w:after="0"/>
              <w:rPr>
                <w:sz w:val="24"/>
                <w:szCs w:val="24"/>
              </w:rPr>
            </w:pPr>
          </w:p>
        </w:tc>
        <w:tc>
          <w:tcPr>
            <w:tcW w:w="1417" w:type="dxa"/>
            <w:tcBorders>
              <w:top w:val="single" w:sz="6" w:space="0" w:color="auto"/>
              <w:left w:val="single" w:sz="6" w:space="0" w:color="auto"/>
              <w:bottom w:val="single" w:sz="6" w:space="0" w:color="auto"/>
            </w:tcBorders>
          </w:tcPr>
          <w:p w14:paraId="43DB3758" w14:textId="77777777" w:rsidR="003A7FF4" w:rsidRPr="009250EC" w:rsidRDefault="003A7FF4" w:rsidP="007B20C0">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14:paraId="4BE70675" w14:textId="77777777" w:rsidR="003A7FF4" w:rsidRPr="009250EC" w:rsidRDefault="003A7FF4" w:rsidP="007B20C0">
            <w:pPr>
              <w:spacing w:after="0"/>
              <w:rPr>
                <w:sz w:val="24"/>
                <w:szCs w:val="24"/>
              </w:rPr>
            </w:pPr>
          </w:p>
        </w:tc>
      </w:tr>
      <w:tr w:rsidR="003A7FF4" w:rsidRPr="009250EC" w14:paraId="66D92710" w14:textId="77777777">
        <w:trPr>
          <w:tblHeader/>
        </w:trPr>
        <w:tc>
          <w:tcPr>
            <w:tcW w:w="1638" w:type="dxa"/>
            <w:tcBorders>
              <w:top w:val="single" w:sz="6" w:space="0" w:color="auto"/>
              <w:left w:val="single" w:sz="6" w:space="0" w:color="auto"/>
              <w:bottom w:val="single" w:sz="6" w:space="0" w:color="auto"/>
            </w:tcBorders>
          </w:tcPr>
          <w:p w14:paraId="18424000" w14:textId="77777777" w:rsidR="003A7FF4" w:rsidRPr="009250EC" w:rsidRDefault="003A7FF4" w:rsidP="007B20C0">
            <w:pPr>
              <w:spacing w:after="0"/>
              <w:jc w:val="center"/>
              <w:rPr>
                <w:sz w:val="24"/>
                <w:szCs w:val="24"/>
              </w:rPr>
            </w:pPr>
          </w:p>
        </w:tc>
        <w:tc>
          <w:tcPr>
            <w:tcW w:w="1260" w:type="dxa"/>
            <w:tcBorders>
              <w:top w:val="single" w:sz="6" w:space="0" w:color="auto"/>
              <w:left w:val="single" w:sz="6" w:space="0" w:color="auto"/>
              <w:bottom w:val="single" w:sz="6" w:space="0" w:color="auto"/>
            </w:tcBorders>
          </w:tcPr>
          <w:p w14:paraId="409DF02E" w14:textId="77777777" w:rsidR="003A7FF4" w:rsidRPr="009250EC" w:rsidRDefault="003A7FF4" w:rsidP="007B20C0">
            <w:pPr>
              <w:spacing w:after="0"/>
              <w:jc w:val="center"/>
              <w:rPr>
                <w:sz w:val="24"/>
                <w:szCs w:val="24"/>
              </w:rPr>
            </w:pPr>
          </w:p>
        </w:tc>
        <w:tc>
          <w:tcPr>
            <w:tcW w:w="3842" w:type="dxa"/>
            <w:tcBorders>
              <w:top w:val="single" w:sz="6" w:space="0" w:color="auto"/>
              <w:left w:val="single" w:sz="6" w:space="0" w:color="auto"/>
              <w:bottom w:val="single" w:sz="6" w:space="0" w:color="auto"/>
            </w:tcBorders>
          </w:tcPr>
          <w:p w14:paraId="0613E6B0" w14:textId="77777777" w:rsidR="003A7FF4" w:rsidRPr="009250EC" w:rsidRDefault="003A7FF4" w:rsidP="007B20C0">
            <w:pPr>
              <w:spacing w:after="0"/>
              <w:rPr>
                <w:sz w:val="24"/>
                <w:szCs w:val="24"/>
              </w:rPr>
            </w:pPr>
          </w:p>
        </w:tc>
        <w:tc>
          <w:tcPr>
            <w:tcW w:w="1417" w:type="dxa"/>
            <w:tcBorders>
              <w:top w:val="single" w:sz="6" w:space="0" w:color="auto"/>
              <w:left w:val="single" w:sz="6" w:space="0" w:color="auto"/>
              <w:bottom w:val="single" w:sz="6" w:space="0" w:color="auto"/>
            </w:tcBorders>
          </w:tcPr>
          <w:p w14:paraId="44859679" w14:textId="77777777" w:rsidR="003A7FF4" w:rsidRPr="009250EC" w:rsidRDefault="003A7FF4" w:rsidP="007B20C0">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14:paraId="53EA840F" w14:textId="77777777" w:rsidR="003A7FF4" w:rsidRPr="009250EC" w:rsidRDefault="003A7FF4" w:rsidP="007B20C0">
            <w:pPr>
              <w:spacing w:after="0"/>
              <w:rPr>
                <w:sz w:val="24"/>
                <w:szCs w:val="24"/>
              </w:rPr>
            </w:pPr>
          </w:p>
        </w:tc>
      </w:tr>
      <w:tr w:rsidR="003A7FF4" w:rsidRPr="009250EC" w14:paraId="5525A99B" w14:textId="77777777">
        <w:trPr>
          <w:tblHeader/>
        </w:trPr>
        <w:tc>
          <w:tcPr>
            <w:tcW w:w="1638" w:type="dxa"/>
            <w:tcBorders>
              <w:top w:val="single" w:sz="6" w:space="0" w:color="auto"/>
              <w:left w:val="single" w:sz="6" w:space="0" w:color="auto"/>
              <w:bottom w:val="single" w:sz="6" w:space="0" w:color="auto"/>
            </w:tcBorders>
          </w:tcPr>
          <w:p w14:paraId="33BC7511" w14:textId="77777777" w:rsidR="003A7FF4" w:rsidRPr="009250EC" w:rsidRDefault="003A7FF4" w:rsidP="007B20C0">
            <w:pPr>
              <w:spacing w:after="0"/>
              <w:jc w:val="center"/>
              <w:rPr>
                <w:sz w:val="24"/>
                <w:szCs w:val="24"/>
              </w:rPr>
            </w:pPr>
          </w:p>
        </w:tc>
        <w:tc>
          <w:tcPr>
            <w:tcW w:w="1260" w:type="dxa"/>
            <w:tcBorders>
              <w:top w:val="single" w:sz="6" w:space="0" w:color="auto"/>
              <w:left w:val="single" w:sz="6" w:space="0" w:color="auto"/>
              <w:bottom w:val="single" w:sz="6" w:space="0" w:color="auto"/>
            </w:tcBorders>
          </w:tcPr>
          <w:p w14:paraId="5FE3E85D" w14:textId="77777777" w:rsidR="003A7FF4" w:rsidRPr="009250EC" w:rsidRDefault="003A7FF4" w:rsidP="007B20C0">
            <w:pPr>
              <w:spacing w:after="0"/>
              <w:jc w:val="center"/>
              <w:rPr>
                <w:sz w:val="24"/>
                <w:szCs w:val="24"/>
              </w:rPr>
            </w:pPr>
          </w:p>
        </w:tc>
        <w:tc>
          <w:tcPr>
            <w:tcW w:w="3842" w:type="dxa"/>
            <w:tcBorders>
              <w:top w:val="single" w:sz="6" w:space="0" w:color="auto"/>
              <w:left w:val="single" w:sz="6" w:space="0" w:color="auto"/>
              <w:bottom w:val="single" w:sz="6" w:space="0" w:color="auto"/>
            </w:tcBorders>
          </w:tcPr>
          <w:p w14:paraId="455613CC" w14:textId="77777777" w:rsidR="003A7FF4" w:rsidRPr="009250EC" w:rsidRDefault="003A7FF4" w:rsidP="007B20C0">
            <w:pPr>
              <w:spacing w:after="0"/>
              <w:rPr>
                <w:sz w:val="24"/>
                <w:szCs w:val="24"/>
              </w:rPr>
            </w:pPr>
          </w:p>
        </w:tc>
        <w:tc>
          <w:tcPr>
            <w:tcW w:w="1417" w:type="dxa"/>
            <w:tcBorders>
              <w:top w:val="single" w:sz="6" w:space="0" w:color="auto"/>
              <w:left w:val="single" w:sz="6" w:space="0" w:color="auto"/>
              <w:bottom w:val="single" w:sz="6" w:space="0" w:color="auto"/>
            </w:tcBorders>
          </w:tcPr>
          <w:p w14:paraId="1242550D" w14:textId="77777777" w:rsidR="003A7FF4" w:rsidRPr="009250EC" w:rsidRDefault="003A7FF4" w:rsidP="007B20C0">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14:paraId="15C58255" w14:textId="77777777" w:rsidR="003A7FF4" w:rsidRPr="009250EC" w:rsidRDefault="003A7FF4" w:rsidP="007B20C0">
            <w:pPr>
              <w:spacing w:after="0"/>
              <w:rPr>
                <w:sz w:val="24"/>
                <w:szCs w:val="24"/>
              </w:rPr>
            </w:pPr>
          </w:p>
        </w:tc>
      </w:tr>
    </w:tbl>
    <w:p w14:paraId="20E87807" w14:textId="77777777" w:rsidR="003A7FF4" w:rsidRPr="009250EC" w:rsidRDefault="003A7FF4" w:rsidP="003A7FF4">
      <w:pPr>
        <w:pStyle w:val="ListParagraph"/>
        <w:rPr>
          <w:b/>
          <w:sz w:val="24"/>
          <w:szCs w:val="24"/>
        </w:rPr>
      </w:pPr>
    </w:p>
    <w:p w14:paraId="11515A6B" w14:textId="77777777" w:rsidR="003A7FF4" w:rsidRPr="009250EC" w:rsidRDefault="003A7FF4">
      <w:pPr>
        <w:rPr>
          <w:sz w:val="24"/>
          <w:szCs w:val="24"/>
        </w:rPr>
      </w:pPr>
    </w:p>
    <w:sectPr w:rsidR="003A7FF4" w:rsidRPr="009250EC" w:rsidSect="00644F7C">
      <w:headerReference w:type="default" r:id="rId1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5" w:author="Andrea Miller" w:date="2012-04-03T11:42:00Z" w:initials="EPIC/AM">
    <w:p w14:paraId="6B30E242" w14:textId="77777777" w:rsidR="00B97CF7" w:rsidRDefault="00B97CF7">
      <w:pPr>
        <w:pStyle w:val="CommentText"/>
      </w:pPr>
      <w:r>
        <w:rPr>
          <w:rStyle w:val="CommentReference"/>
        </w:rPr>
        <w:annotationRef/>
      </w:r>
      <w:r>
        <w:t>How is all this documented?</w:t>
      </w:r>
    </w:p>
    <w:p w14:paraId="4D64F975" w14:textId="77777777" w:rsidR="00B97CF7" w:rsidRPr="004D5B11" w:rsidRDefault="00B97CF7">
      <w:pPr>
        <w:pStyle w:val="CommentText"/>
        <w:rPr>
          <w:b/>
        </w:rPr>
      </w:pPr>
      <w:r>
        <w:rPr>
          <w:b/>
        </w:rPr>
        <w:t>Following this procedure when a CT Site Request form is received is the documentation for this task.</w:t>
      </w:r>
    </w:p>
  </w:comment>
  <w:comment w:id="108" w:author="Andrea Miller" w:date="2012-04-25T15:35:00Z" w:initials="EPIC/AM">
    <w:p w14:paraId="046271F2" w14:textId="2CD192D0" w:rsidR="00B97CF7" w:rsidRDefault="00B97CF7">
      <w:pPr>
        <w:pStyle w:val="CommentText"/>
      </w:pPr>
      <w:r>
        <w:rPr>
          <w:rStyle w:val="CommentReference"/>
        </w:rPr>
        <w:annotationRef/>
      </w:r>
      <w:r>
        <w:t>When will this be obtained?  Is it required before the User Request Form?</w:t>
      </w:r>
    </w:p>
  </w:comment>
  <w:comment w:id="116" w:author="Andrea Miller" w:date="2012-04-25T15:37:00Z" w:initials="EPIC/AM">
    <w:p w14:paraId="35C2E488" w14:textId="183C03B4" w:rsidR="00B97CF7" w:rsidRDefault="00B97CF7">
      <w:pPr>
        <w:pStyle w:val="CommentText"/>
      </w:pPr>
      <w:r>
        <w:rPr>
          <w:rStyle w:val="CommentReference"/>
        </w:rPr>
        <w:annotationRef/>
      </w:r>
      <w:r>
        <w:t>How will this be documented?  Also, shouldn’t this be in section 6.9 below since this is about the maintenance steps?</w:t>
      </w:r>
    </w:p>
  </w:comment>
  <w:comment w:id="140" w:author="Andrea Miller" w:date="2012-04-25T15:47:00Z" w:initials="EPIC/AM">
    <w:p w14:paraId="5240F935" w14:textId="77777777" w:rsidR="004B3F14" w:rsidRDefault="004B3F14" w:rsidP="004B3F14">
      <w:pPr>
        <w:pStyle w:val="CommentText"/>
      </w:pPr>
      <w:r>
        <w:rPr>
          <w:rStyle w:val="CommentReference"/>
        </w:rPr>
        <w:annotationRef/>
      </w:r>
      <w:r>
        <w:t>How will this be documented?  Also, shouldn’t this be in section 6.9 below since this is about the maintenance steps?</w:t>
      </w:r>
    </w:p>
  </w:comment>
  <w:comment w:id="153" w:author="Marie Barrigar" w:date="2012-04-10T21:05:00Z" w:initials="MB">
    <w:p w14:paraId="10C605E2" w14:textId="77777777" w:rsidR="00B97CF7" w:rsidRDefault="00B97CF7">
      <w:pPr>
        <w:pStyle w:val="CommentText"/>
      </w:pPr>
      <w:r>
        <w:rPr>
          <w:rStyle w:val="CommentReference"/>
        </w:rPr>
        <w:annotationRef/>
      </w:r>
      <w:r>
        <w:t>Since this SOP is specific to clinical trial databases (WebForm) can the CV processes be inserted into a different CV procedure?</w:t>
      </w:r>
    </w:p>
  </w:comment>
  <w:comment w:id="164" w:author="Andrea Miller" w:date="2012-04-04T08:25:00Z" w:initials="EPIC/AM">
    <w:p w14:paraId="17DC65BA" w14:textId="77777777" w:rsidR="00B97CF7" w:rsidRDefault="00B97CF7">
      <w:pPr>
        <w:pStyle w:val="CommentText"/>
      </w:pPr>
      <w:r>
        <w:rPr>
          <w:rStyle w:val="CommentReference"/>
        </w:rPr>
        <w:annotationRef/>
      </w:r>
      <w:r>
        <w:t>How is this documented?</w:t>
      </w:r>
    </w:p>
    <w:p w14:paraId="7D375401" w14:textId="77777777" w:rsidR="00B97CF7" w:rsidRPr="0065572A" w:rsidRDefault="00B97CF7">
      <w:pPr>
        <w:pStyle w:val="CommentText"/>
        <w:rPr>
          <w:b/>
        </w:rPr>
      </w:pPr>
      <w:r>
        <w:rPr>
          <w:b/>
        </w:rPr>
        <w:t>It is not explicitly documented other than what is listed here. It is simply not rational to document what is expected to be core IT knowledge. This is not a process that anyone other than the IT department would undertake.</w:t>
      </w:r>
    </w:p>
  </w:comment>
  <w:comment w:id="648" w:author="Andrea Miller" w:date="2012-03-28T13:40:00Z" w:initials="EPIC/AM">
    <w:p w14:paraId="4E9E967C" w14:textId="77777777" w:rsidR="00B97CF7" w:rsidRDefault="00B97CF7">
      <w:pPr>
        <w:pStyle w:val="CommentText"/>
      </w:pPr>
      <w:r>
        <w:rPr>
          <w:rStyle w:val="CommentReference"/>
        </w:rPr>
        <w:annotationRef/>
      </w:r>
      <w:r>
        <w:t>This is where you list the sections that were added to demonstrate compliance to the standard, not as verbiage in the SOP.</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69494A" w14:textId="77777777" w:rsidR="00B97CF7" w:rsidRDefault="00B97CF7">
      <w:pPr>
        <w:spacing w:after="0" w:line="240" w:lineRule="auto"/>
      </w:pPr>
      <w:r>
        <w:separator/>
      </w:r>
    </w:p>
  </w:endnote>
  <w:endnote w:type="continuationSeparator" w:id="0">
    <w:p w14:paraId="775F9A08" w14:textId="77777777" w:rsidR="00B97CF7" w:rsidRDefault="00B97CF7">
      <w:pPr>
        <w:spacing w:after="0" w:line="240" w:lineRule="auto"/>
      </w:pPr>
      <w:r>
        <w:continuationSeparator/>
      </w:r>
    </w:p>
  </w:endnote>
  <w:endnote w:type="continuationNotice" w:id="1">
    <w:p w14:paraId="3DDB685F" w14:textId="77777777" w:rsidR="00B97CF7" w:rsidRDefault="00B97C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ckwell">
    <w:altName w:val="Gentium Book Basic"/>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penSymbol">
    <w:panose1 w:val="05010000000000000000"/>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C582EF" w14:textId="77777777" w:rsidR="00B97CF7" w:rsidRPr="001B7CF1" w:rsidRDefault="00B97CF7">
    <w:pPr>
      <w:pStyle w:val="Footer"/>
      <w:rPr>
        <w:sz w:val="18"/>
        <w:szCs w:val="18"/>
      </w:rPr>
    </w:pPr>
    <w:r w:rsidRPr="00F13323">
      <w:rPr>
        <w:sz w:val="18"/>
        <w:szCs w:val="18"/>
      </w:rPr>
      <w:t>Clinical Trial Data Site Creation</w:t>
    </w:r>
    <w:r w:rsidRPr="001B7CF1">
      <w:rPr>
        <w:sz w:val="18"/>
        <w:szCs w:val="18"/>
      </w:rPr>
      <w:tab/>
    </w:r>
    <w:r w:rsidRPr="001B7CF1">
      <w:rPr>
        <w:sz w:val="18"/>
        <w:szCs w:val="18"/>
      </w:rPr>
      <w:tab/>
      <w:t>Confidential &amp; Proprietary</w:t>
    </w:r>
  </w:p>
  <w:p w14:paraId="533CE69C" w14:textId="77777777" w:rsidR="00B97CF7" w:rsidRPr="001B7CF1" w:rsidRDefault="00B97CF7">
    <w:pPr>
      <w:pStyle w:val="Footer"/>
      <w:rPr>
        <w:sz w:val="18"/>
        <w:szCs w:val="18"/>
      </w:rPr>
    </w:pPr>
    <w:r w:rsidRPr="001B7CF1">
      <w:rPr>
        <w:sz w:val="18"/>
        <w:szCs w:val="18"/>
      </w:rPr>
      <w:t>Document Number:</w:t>
    </w:r>
    <w:r w:rsidRPr="00F13323">
      <w:rPr>
        <w:sz w:val="18"/>
        <w:szCs w:val="18"/>
      </w:rPr>
      <w:t xml:space="preserve"> IT-001</w:t>
    </w:r>
    <w:r w:rsidRPr="001B7CF1">
      <w:rPr>
        <w:sz w:val="18"/>
        <w:szCs w:val="18"/>
      </w:rPr>
      <w:tab/>
    </w:r>
    <w:r w:rsidRPr="001B7CF1">
      <w:rPr>
        <w:sz w:val="18"/>
        <w:szCs w:val="18"/>
      </w:rPr>
      <w:tab/>
      <w:t xml:space="preserve">Page </w:t>
    </w:r>
    <w:r w:rsidRPr="001B7CF1">
      <w:rPr>
        <w:sz w:val="18"/>
        <w:szCs w:val="18"/>
      </w:rPr>
      <w:fldChar w:fldCharType="begin"/>
    </w:r>
    <w:r w:rsidRPr="001B7CF1">
      <w:rPr>
        <w:sz w:val="18"/>
        <w:szCs w:val="18"/>
      </w:rPr>
      <w:instrText xml:space="preserve"> PAGE </w:instrText>
    </w:r>
    <w:r w:rsidRPr="001B7CF1">
      <w:rPr>
        <w:sz w:val="18"/>
        <w:szCs w:val="18"/>
      </w:rPr>
      <w:fldChar w:fldCharType="separate"/>
    </w:r>
    <w:r w:rsidR="004B3F14">
      <w:rPr>
        <w:noProof/>
        <w:sz w:val="18"/>
        <w:szCs w:val="18"/>
      </w:rPr>
      <w:t>8</w:t>
    </w:r>
    <w:r w:rsidRPr="001B7CF1">
      <w:rPr>
        <w:sz w:val="18"/>
        <w:szCs w:val="18"/>
      </w:rPr>
      <w:fldChar w:fldCharType="end"/>
    </w:r>
    <w:r w:rsidRPr="001B7CF1">
      <w:rPr>
        <w:sz w:val="18"/>
        <w:szCs w:val="18"/>
      </w:rPr>
      <w:t xml:space="preserve"> of </w:t>
    </w:r>
    <w:r w:rsidRPr="001B7CF1">
      <w:rPr>
        <w:sz w:val="18"/>
        <w:szCs w:val="18"/>
      </w:rPr>
      <w:fldChar w:fldCharType="begin"/>
    </w:r>
    <w:r w:rsidRPr="001B7CF1">
      <w:rPr>
        <w:sz w:val="18"/>
        <w:szCs w:val="18"/>
      </w:rPr>
      <w:instrText xml:space="preserve"> NUMPAGES \*Arabic </w:instrText>
    </w:r>
    <w:r w:rsidRPr="001B7CF1">
      <w:rPr>
        <w:sz w:val="18"/>
        <w:szCs w:val="18"/>
      </w:rPr>
      <w:fldChar w:fldCharType="separate"/>
    </w:r>
    <w:r w:rsidR="004B3F14">
      <w:rPr>
        <w:noProof/>
        <w:sz w:val="18"/>
        <w:szCs w:val="18"/>
      </w:rPr>
      <w:t>19</w:t>
    </w:r>
    <w:r w:rsidRPr="001B7CF1">
      <w:rPr>
        <w:sz w:val="18"/>
        <w:szCs w:val="18"/>
      </w:rPr>
      <w:fldChar w:fldCharType="end"/>
    </w:r>
  </w:p>
  <w:p w14:paraId="6267DC11" w14:textId="34AB1219" w:rsidR="00B97CF7" w:rsidRPr="001B7CF1" w:rsidRDefault="00B97CF7">
    <w:pPr>
      <w:pStyle w:val="Footer"/>
      <w:rPr>
        <w:sz w:val="18"/>
        <w:szCs w:val="18"/>
      </w:rPr>
    </w:pPr>
    <w:r w:rsidRPr="001B7CF1">
      <w:rPr>
        <w:sz w:val="18"/>
        <w:szCs w:val="18"/>
      </w:rPr>
      <w:t>Revision Number</w:t>
    </w:r>
    <w:proofErr w:type="gramStart"/>
    <w:r w:rsidRPr="001B7CF1">
      <w:rPr>
        <w:sz w:val="18"/>
        <w:szCs w:val="18"/>
      </w:rPr>
      <w:t>:</w:t>
    </w:r>
    <w:proofErr w:type="gramEnd"/>
    <w:del w:id="189" w:author="Marie Barrigar" w:date="2012-04-25T11:31:00Z">
      <w:r w:rsidRPr="00F13323">
        <w:rPr>
          <w:sz w:val="18"/>
          <w:szCs w:val="18"/>
        </w:rPr>
        <w:delText>00</w:delText>
      </w:r>
      <w:r>
        <w:rPr>
          <w:sz w:val="18"/>
          <w:szCs w:val="18"/>
        </w:rPr>
        <w:delText>1</w:delText>
      </w:r>
    </w:del>
    <w:ins w:id="190" w:author="Marie Barrigar" w:date="2012-04-25T11:31:00Z">
      <w:r w:rsidRPr="00F13323">
        <w:rPr>
          <w:sz w:val="18"/>
          <w:szCs w:val="18"/>
        </w:rPr>
        <w:t>00</w:t>
      </w:r>
      <w:r>
        <w:rPr>
          <w:sz w:val="18"/>
          <w:szCs w:val="18"/>
        </w:rPr>
        <w:t>2</w:t>
      </w:r>
    </w:ins>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AAA02B" w14:textId="77777777" w:rsidR="00B97CF7" w:rsidRDefault="00B97CF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8A9A09" w14:textId="77777777" w:rsidR="00B97CF7" w:rsidRDefault="00B97CF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D3ADDD" w14:textId="77777777" w:rsidR="00B97CF7" w:rsidRDefault="00B97CF7">
      <w:pPr>
        <w:spacing w:after="0" w:line="240" w:lineRule="auto"/>
      </w:pPr>
      <w:r>
        <w:separator/>
      </w:r>
    </w:p>
  </w:footnote>
  <w:footnote w:type="continuationSeparator" w:id="0">
    <w:p w14:paraId="2EB3F0F3" w14:textId="77777777" w:rsidR="00B97CF7" w:rsidRDefault="00B97CF7">
      <w:pPr>
        <w:spacing w:after="0" w:line="240" w:lineRule="auto"/>
      </w:pPr>
      <w:r>
        <w:continuationSeparator/>
      </w:r>
    </w:p>
  </w:footnote>
  <w:footnote w:type="continuationNotice" w:id="1">
    <w:p w14:paraId="5F24B8F7" w14:textId="77777777" w:rsidR="00B97CF7" w:rsidRDefault="00B97CF7">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000" w:firstRow="0" w:lastRow="0" w:firstColumn="0" w:lastColumn="0" w:noHBand="0" w:noVBand="0"/>
      <w:tblPrChange w:id="184" w:author="Marie Barrigar" w:date="2012-04-25T11:31:00Z">
        <w:tblPr>
          <w:tblW w:w="0" w:type="auto"/>
          <w:tblLayout w:type="fixed"/>
          <w:tblLook w:val="0000" w:firstRow="0" w:lastRow="0" w:firstColumn="0" w:lastColumn="0" w:noHBand="0" w:noVBand="0"/>
        </w:tblPr>
      </w:tblPrChange>
    </w:tblPr>
    <w:tblGrid>
      <w:gridCol w:w="3888"/>
      <w:gridCol w:w="5758"/>
      <w:tblGridChange w:id="185">
        <w:tblGrid>
          <w:gridCol w:w="3888"/>
          <w:gridCol w:w="5758"/>
        </w:tblGrid>
      </w:tblGridChange>
    </w:tblGrid>
    <w:tr w:rsidR="00B97CF7" w14:paraId="6C08BF63" w14:textId="77777777">
      <w:tc>
        <w:tcPr>
          <w:tcW w:w="3888" w:type="dxa"/>
          <w:tcPrChange w:id="186" w:author="Marie Barrigar" w:date="2012-04-25T11:31:00Z">
            <w:tcPr>
              <w:tcW w:w="3888" w:type="dxa"/>
            </w:tcPr>
          </w:tcPrChange>
        </w:tcPr>
        <w:p w14:paraId="34FFF115" w14:textId="77777777" w:rsidR="00B97CF7" w:rsidRDefault="00B97CF7">
          <w:pPr>
            <w:pStyle w:val="Header"/>
            <w:snapToGrid w:val="0"/>
            <w:jc w:val="center"/>
            <w:rPr>
              <w:rFonts w:ascii="Verdana" w:hAnsi="Verdana"/>
              <w:b/>
              <w:sz w:val="28"/>
              <w:szCs w:val="28"/>
            </w:rPr>
          </w:pPr>
          <w:r>
            <w:rPr>
              <w:rPrChange w:id="187" w:author="Marie Barrigar" w:date="2012-04-25T11:31:00Z">
                <w:rPr>
                  <w:lang w:val="en-US"/>
                </w:rPr>
              </w:rPrChang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5pt;height:45pt">
                <v:imagedata r:id="rId1" o:title="EPIC_Horizontal Small"/>
              </v:shape>
            </w:pict>
          </w:r>
        </w:p>
      </w:tc>
      <w:tc>
        <w:tcPr>
          <w:tcW w:w="5758" w:type="dxa"/>
          <w:tcPrChange w:id="188" w:author="Marie Barrigar" w:date="2012-04-25T11:31:00Z">
            <w:tcPr>
              <w:tcW w:w="5758" w:type="dxa"/>
            </w:tcPr>
          </w:tcPrChange>
        </w:tcPr>
        <w:p w14:paraId="59D08AE5" w14:textId="77777777" w:rsidR="00B97CF7" w:rsidRPr="001B7CF1" w:rsidRDefault="00B97CF7">
          <w:pPr>
            <w:pStyle w:val="Header"/>
            <w:snapToGrid w:val="0"/>
            <w:jc w:val="center"/>
            <w:rPr>
              <w:b/>
              <w:sz w:val="28"/>
              <w:szCs w:val="28"/>
            </w:rPr>
          </w:pPr>
          <w:r w:rsidRPr="001B7CF1">
            <w:rPr>
              <w:b/>
              <w:sz w:val="28"/>
              <w:szCs w:val="28"/>
            </w:rPr>
            <w:t>Clinical Trial Data Site Creation</w:t>
          </w:r>
        </w:p>
        <w:p w14:paraId="306D4BFC" w14:textId="77777777" w:rsidR="00B97CF7" w:rsidRDefault="00B97CF7">
          <w:pPr>
            <w:pStyle w:val="Header"/>
            <w:snapToGrid w:val="0"/>
            <w:jc w:val="center"/>
            <w:rPr>
              <w:rFonts w:ascii="Verdana" w:hAnsi="Verdana"/>
              <w:b/>
              <w:sz w:val="28"/>
              <w:szCs w:val="28"/>
            </w:rPr>
          </w:pPr>
          <w:r w:rsidRPr="001B7CF1">
            <w:rPr>
              <w:b/>
              <w:sz w:val="28"/>
              <w:szCs w:val="28"/>
            </w:rPr>
            <w:t>Standard Operating Procedure</w:t>
          </w:r>
        </w:p>
      </w:tc>
    </w:tr>
  </w:tbl>
  <w:p w14:paraId="26A325B0" w14:textId="77777777" w:rsidR="00B97CF7" w:rsidRDefault="00B97C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E0A831" w14:textId="77777777" w:rsidR="00B97CF7" w:rsidRDefault="00B97CF7"/>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35" w:type="dxa"/>
      <w:tblLayout w:type="fixed"/>
      <w:tblLook w:val="0000" w:firstRow="0" w:lastRow="0" w:firstColumn="0" w:lastColumn="0" w:noHBand="0" w:noVBand="0"/>
    </w:tblPr>
    <w:tblGrid>
      <w:gridCol w:w="3888"/>
      <w:gridCol w:w="5758"/>
    </w:tblGrid>
    <w:tr w:rsidR="00B97CF7" w14:paraId="36CF5A15" w14:textId="77777777">
      <w:tc>
        <w:tcPr>
          <w:tcW w:w="3888" w:type="dxa"/>
          <w:tcBorders>
            <w:top w:val="single" w:sz="4" w:space="0" w:color="000000"/>
            <w:left w:val="single" w:sz="4" w:space="0" w:color="000000"/>
            <w:bottom w:val="single" w:sz="4" w:space="0" w:color="000000"/>
          </w:tcBorders>
          <w:shd w:val="clear" w:color="auto" w:fill="auto"/>
          <w:vAlign w:val="center"/>
        </w:tcPr>
        <w:p w14:paraId="149749F5" w14:textId="77777777" w:rsidR="00B97CF7" w:rsidRDefault="00B97CF7">
          <w:pPr>
            <w:pStyle w:val="Header"/>
            <w:snapToGrid w:val="0"/>
            <w:jc w:val="center"/>
            <w:rPr>
              <w:rFonts w:ascii="Verdana" w:hAnsi="Verdana"/>
              <w:b/>
              <w:sz w:val="28"/>
              <w:szCs w:val="28"/>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48.5pt;height:45pt">
                <v:imagedata r:id="rId1" o:title="EPIC_Horizontal Small"/>
              </v:shape>
            </w:pict>
          </w:r>
        </w:p>
      </w:tc>
      <w:tc>
        <w:tcPr>
          <w:tcW w:w="57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FD00DE" w14:textId="77777777" w:rsidR="00B97CF7" w:rsidRPr="00F13323" w:rsidRDefault="00B97CF7">
          <w:pPr>
            <w:pStyle w:val="Header"/>
            <w:snapToGrid w:val="0"/>
            <w:jc w:val="center"/>
            <w:rPr>
              <w:b/>
              <w:sz w:val="44"/>
              <w:szCs w:val="28"/>
            </w:rPr>
          </w:pPr>
          <w:r w:rsidRPr="00F13323">
            <w:rPr>
              <w:b/>
              <w:sz w:val="44"/>
              <w:szCs w:val="28"/>
            </w:rPr>
            <w:t>Attachment A</w:t>
          </w:r>
        </w:p>
        <w:p w14:paraId="2716F55B" w14:textId="77777777" w:rsidR="00B97CF7" w:rsidRDefault="00B97CF7" w:rsidP="007F77FB">
          <w:pPr>
            <w:pStyle w:val="Header"/>
            <w:snapToGrid w:val="0"/>
            <w:jc w:val="center"/>
            <w:rPr>
              <w:rFonts w:ascii="Verdana" w:hAnsi="Verdana"/>
              <w:b/>
              <w:sz w:val="28"/>
              <w:szCs w:val="28"/>
            </w:rPr>
          </w:pPr>
          <w:r w:rsidRPr="00F13323">
            <w:rPr>
              <w:b/>
              <w:sz w:val="44"/>
              <w:szCs w:val="28"/>
            </w:rPr>
            <w:t>CT Site Request</w:t>
          </w:r>
        </w:p>
      </w:tc>
    </w:tr>
  </w:tbl>
  <w:p w14:paraId="4BBFB00B" w14:textId="77777777" w:rsidR="00B97CF7" w:rsidRDefault="00B97CF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4B7DA8" w14:textId="77777777" w:rsidR="00B97CF7" w:rsidRDefault="00B97CF7"/>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35" w:type="dxa"/>
      <w:tblLayout w:type="fixed"/>
      <w:tblLook w:val="0000" w:firstRow="0" w:lastRow="0" w:firstColumn="0" w:lastColumn="0" w:noHBand="0" w:noVBand="0"/>
    </w:tblPr>
    <w:tblGrid>
      <w:gridCol w:w="3888"/>
      <w:gridCol w:w="5758"/>
    </w:tblGrid>
    <w:tr w:rsidR="00B97CF7" w14:paraId="40B3151A" w14:textId="77777777">
      <w:tc>
        <w:tcPr>
          <w:tcW w:w="3888" w:type="dxa"/>
          <w:tcBorders>
            <w:top w:val="single" w:sz="4" w:space="0" w:color="000000"/>
            <w:left w:val="single" w:sz="4" w:space="0" w:color="000000"/>
            <w:bottom w:val="single" w:sz="4" w:space="0" w:color="000000"/>
          </w:tcBorders>
          <w:shd w:val="clear" w:color="auto" w:fill="auto"/>
          <w:vAlign w:val="center"/>
        </w:tcPr>
        <w:p w14:paraId="3B2992BD" w14:textId="77777777" w:rsidR="00B97CF7" w:rsidRDefault="00B97CF7">
          <w:pPr>
            <w:pStyle w:val="Header"/>
            <w:snapToGrid w:val="0"/>
            <w:jc w:val="center"/>
            <w:rPr>
              <w:rFonts w:ascii="Verdana" w:hAnsi="Verdana"/>
              <w:b/>
              <w:sz w:val="28"/>
              <w:szCs w:val="28"/>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48.5pt;height:45pt">
                <v:imagedata r:id="rId1" o:title="EPIC_Horizontal Small"/>
              </v:shape>
            </w:pict>
          </w:r>
        </w:p>
      </w:tc>
      <w:tc>
        <w:tcPr>
          <w:tcW w:w="57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EF263D" w14:textId="77777777" w:rsidR="00B97CF7" w:rsidRPr="00F13323" w:rsidRDefault="00B97CF7">
          <w:pPr>
            <w:pStyle w:val="Header"/>
            <w:snapToGrid w:val="0"/>
            <w:jc w:val="center"/>
            <w:rPr>
              <w:b/>
              <w:sz w:val="44"/>
              <w:szCs w:val="28"/>
            </w:rPr>
          </w:pPr>
          <w:r w:rsidRPr="00F13323">
            <w:rPr>
              <w:b/>
              <w:sz w:val="44"/>
              <w:szCs w:val="28"/>
            </w:rPr>
            <w:t xml:space="preserve">Attachment </w:t>
          </w:r>
          <w:r>
            <w:rPr>
              <w:b/>
              <w:sz w:val="44"/>
              <w:szCs w:val="28"/>
            </w:rPr>
            <w:t>B</w:t>
          </w:r>
        </w:p>
        <w:p w14:paraId="259ADA3D" w14:textId="77777777" w:rsidR="00B97CF7" w:rsidRDefault="00B97CF7" w:rsidP="007F77FB">
          <w:pPr>
            <w:pStyle w:val="Header"/>
            <w:snapToGrid w:val="0"/>
            <w:jc w:val="center"/>
            <w:rPr>
              <w:rFonts w:ascii="Verdana" w:hAnsi="Verdana"/>
              <w:b/>
              <w:sz w:val="28"/>
              <w:szCs w:val="28"/>
            </w:rPr>
          </w:pPr>
          <w:r>
            <w:rPr>
              <w:b/>
              <w:sz w:val="44"/>
              <w:szCs w:val="28"/>
            </w:rPr>
            <w:t>CT User Request</w:t>
          </w:r>
        </w:p>
      </w:tc>
    </w:tr>
  </w:tbl>
  <w:p w14:paraId="313D501A" w14:textId="77777777" w:rsidR="00B97CF7" w:rsidRDefault="00B97CF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000" w:firstRow="0" w:lastRow="0" w:firstColumn="0" w:lastColumn="0" w:noHBand="0" w:noVBand="0"/>
      <w:tblPrChange w:id="633" w:author="Marie Barrigar" w:date="2012-04-25T11:31:00Z">
        <w:tblPr>
          <w:tblW w:w="0" w:type="auto"/>
          <w:tblLayout w:type="fixed"/>
          <w:tblLook w:val="0000" w:firstRow="0" w:lastRow="0" w:firstColumn="0" w:lastColumn="0" w:noHBand="0" w:noVBand="0"/>
        </w:tblPr>
      </w:tblPrChange>
    </w:tblPr>
    <w:tblGrid>
      <w:gridCol w:w="3888"/>
      <w:gridCol w:w="5758"/>
      <w:tblGridChange w:id="634">
        <w:tblGrid>
          <w:gridCol w:w="3888"/>
          <w:gridCol w:w="5758"/>
        </w:tblGrid>
      </w:tblGridChange>
    </w:tblGrid>
    <w:tr w:rsidR="00B97CF7" w14:paraId="6A3940CB" w14:textId="77777777">
      <w:tc>
        <w:tcPr>
          <w:tcW w:w="3888" w:type="dxa"/>
          <w:tcPrChange w:id="635" w:author="Marie Barrigar" w:date="2012-04-25T11:31:00Z">
            <w:tcPr>
              <w:tcW w:w="3888" w:type="dxa"/>
            </w:tcPr>
          </w:tcPrChange>
        </w:tcPr>
        <w:p w14:paraId="0728B2D0" w14:textId="77777777" w:rsidR="00B97CF7" w:rsidRDefault="00B97CF7">
          <w:pPr>
            <w:pStyle w:val="Header"/>
            <w:snapToGrid w:val="0"/>
            <w:jc w:val="center"/>
            <w:rPr>
              <w:rFonts w:ascii="Verdana" w:hAnsi="Verdana"/>
              <w:b/>
              <w:sz w:val="28"/>
              <w:szCs w:val="28"/>
            </w:rPr>
          </w:pPr>
          <w:r>
            <w:rPr>
              <w:rPrChange w:id="636" w:author="Marie Barrigar" w:date="2012-04-25T11:31:00Z">
                <w:rPr>
                  <w:lang w:val="en-US"/>
                </w:rPr>
              </w:rPrChang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48.5pt;height:45pt">
                <v:imagedata r:id="rId1" o:title="EPIC_Horizontal Small"/>
              </v:shape>
            </w:pict>
          </w:r>
        </w:p>
      </w:tc>
      <w:tc>
        <w:tcPr>
          <w:tcW w:w="5758" w:type="dxa"/>
          <w:tcPrChange w:id="637" w:author="Marie Barrigar" w:date="2012-04-25T11:31:00Z">
            <w:tcPr>
              <w:tcW w:w="5758" w:type="dxa"/>
            </w:tcPr>
          </w:tcPrChange>
        </w:tcPr>
        <w:p w14:paraId="3F60793B" w14:textId="7CA19B0C" w:rsidR="00B97CF7" w:rsidRPr="00F13323" w:rsidRDefault="00B97CF7">
          <w:pPr>
            <w:pStyle w:val="Header"/>
            <w:snapToGrid w:val="0"/>
            <w:jc w:val="center"/>
            <w:rPr>
              <w:b/>
              <w:sz w:val="44"/>
              <w:szCs w:val="28"/>
            </w:rPr>
          </w:pPr>
          <w:r w:rsidRPr="00F13323">
            <w:rPr>
              <w:b/>
              <w:sz w:val="44"/>
              <w:szCs w:val="28"/>
            </w:rPr>
            <w:t xml:space="preserve">Attachment </w:t>
          </w:r>
          <w:del w:id="638" w:author="Marie Barrigar" w:date="2012-04-25T11:31:00Z">
            <w:r w:rsidRPr="00F13323">
              <w:rPr>
                <w:b/>
                <w:sz w:val="44"/>
                <w:szCs w:val="28"/>
              </w:rPr>
              <w:delText>A</w:delText>
            </w:r>
          </w:del>
          <w:ins w:id="639" w:author="Marie Barrigar" w:date="2012-04-25T11:31:00Z">
            <w:r>
              <w:rPr>
                <w:b/>
                <w:sz w:val="44"/>
                <w:szCs w:val="28"/>
              </w:rPr>
              <w:t>C</w:t>
            </w:r>
          </w:ins>
        </w:p>
        <w:p w14:paraId="73179197" w14:textId="5EC61E08" w:rsidR="00B97CF7" w:rsidRPr="00BF329B" w:rsidRDefault="00B97CF7">
          <w:pPr>
            <w:pStyle w:val="Header"/>
            <w:snapToGrid w:val="0"/>
            <w:jc w:val="center"/>
            <w:rPr>
              <w:rFonts w:ascii="Verdana" w:hAnsi="Verdana"/>
              <w:b/>
              <w:sz w:val="40"/>
              <w:rPrChange w:id="640" w:author="Marie Barrigar" w:date="2012-04-25T11:31:00Z">
                <w:rPr>
                  <w:rFonts w:ascii="Verdana" w:hAnsi="Verdana"/>
                  <w:b/>
                  <w:sz w:val="28"/>
                </w:rPr>
              </w:rPrChange>
            </w:rPr>
          </w:pPr>
          <w:del w:id="641" w:author="Marie Barrigar" w:date="2012-04-25T11:31:00Z">
            <w:r w:rsidRPr="00F13323">
              <w:rPr>
                <w:b/>
                <w:sz w:val="44"/>
                <w:szCs w:val="28"/>
              </w:rPr>
              <w:delText>CT Site User Change Request</w:delText>
            </w:r>
          </w:del>
          <w:ins w:id="642" w:author="Marie Barrigar" w:date="2012-04-25T11:31:00Z">
            <w:r w:rsidRPr="00BF329B">
              <w:rPr>
                <w:b/>
                <w:sz w:val="40"/>
                <w:szCs w:val="40"/>
              </w:rPr>
              <w:t>Electronic Signature Declaration</w:t>
            </w:r>
          </w:ins>
        </w:p>
      </w:tc>
    </w:tr>
  </w:tbl>
  <w:p w14:paraId="31779E03" w14:textId="77777777" w:rsidR="00B97CF7" w:rsidRDefault="00B97CF7">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35" w:type="dxa"/>
      <w:tblLayout w:type="fixed"/>
      <w:tblLook w:val="0000" w:firstRow="0" w:lastRow="0" w:firstColumn="0" w:lastColumn="0" w:noHBand="0" w:noVBand="0"/>
    </w:tblPr>
    <w:tblGrid>
      <w:gridCol w:w="3888"/>
      <w:gridCol w:w="5758"/>
    </w:tblGrid>
    <w:tr w:rsidR="00B97CF7" w14:paraId="0349FC60" w14:textId="77777777">
      <w:tc>
        <w:tcPr>
          <w:tcW w:w="3888" w:type="dxa"/>
          <w:tcBorders>
            <w:top w:val="single" w:sz="4" w:space="0" w:color="000000"/>
            <w:left w:val="single" w:sz="4" w:space="0" w:color="000000"/>
            <w:bottom w:val="single" w:sz="4" w:space="0" w:color="000000"/>
          </w:tcBorders>
          <w:shd w:val="clear" w:color="auto" w:fill="auto"/>
          <w:vAlign w:val="center"/>
        </w:tcPr>
        <w:p w14:paraId="70E10600" w14:textId="77777777" w:rsidR="00B97CF7" w:rsidRDefault="00B97CF7">
          <w:pPr>
            <w:pStyle w:val="Header"/>
            <w:snapToGrid w:val="0"/>
            <w:jc w:val="center"/>
            <w:rPr>
              <w:rFonts w:ascii="Verdana" w:hAnsi="Verdana"/>
              <w:b/>
              <w:sz w:val="28"/>
              <w:szCs w:val="28"/>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48.5pt;height:45pt">
                <v:imagedata r:id="rId1" o:title="EPIC_Horizontal Small"/>
              </v:shape>
            </w:pict>
          </w:r>
        </w:p>
      </w:tc>
      <w:tc>
        <w:tcPr>
          <w:tcW w:w="57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B029A3" w14:textId="77777777" w:rsidR="00B97CF7" w:rsidRPr="001B7CF1" w:rsidRDefault="00B97CF7" w:rsidP="0078105C">
          <w:pPr>
            <w:pStyle w:val="Header"/>
            <w:snapToGrid w:val="0"/>
            <w:jc w:val="center"/>
            <w:rPr>
              <w:b/>
              <w:sz w:val="28"/>
              <w:szCs w:val="28"/>
            </w:rPr>
          </w:pPr>
          <w:r w:rsidRPr="001B7CF1">
            <w:rPr>
              <w:b/>
              <w:sz w:val="28"/>
              <w:szCs w:val="28"/>
            </w:rPr>
            <w:t>Clinical Trial Data Site Creation</w:t>
          </w:r>
        </w:p>
        <w:p w14:paraId="1839FA74" w14:textId="77777777" w:rsidR="00B97CF7" w:rsidRDefault="00B97CF7" w:rsidP="007F77FB">
          <w:pPr>
            <w:pStyle w:val="Header"/>
            <w:snapToGrid w:val="0"/>
            <w:jc w:val="center"/>
            <w:rPr>
              <w:rFonts w:ascii="Verdana" w:hAnsi="Verdana"/>
              <w:b/>
              <w:sz w:val="28"/>
              <w:szCs w:val="28"/>
            </w:rPr>
          </w:pPr>
          <w:r w:rsidRPr="001B7CF1">
            <w:rPr>
              <w:b/>
              <w:sz w:val="28"/>
              <w:szCs w:val="28"/>
            </w:rPr>
            <w:t>Standard Operating Procedure</w:t>
          </w:r>
        </w:p>
      </w:tc>
    </w:tr>
  </w:tbl>
  <w:p w14:paraId="4863A63F" w14:textId="77777777" w:rsidR="00B97CF7" w:rsidRDefault="00B97C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2"/>
    <w:multiLevelType w:val="multilevel"/>
    <w:tmpl w:val="2D92B94E"/>
    <w:lvl w:ilvl="0">
      <w:start w:val="1"/>
      <w:numFmt w:val="decimal"/>
      <w:lvlText w:val="%1.0"/>
      <w:lvlJc w:val="left"/>
      <w:pPr>
        <w:tabs>
          <w:tab w:val="num" w:pos="0"/>
        </w:tabs>
        <w:ind w:left="720" w:hanging="720"/>
      </w:pPr>
      <w:rPr>
        <w:rFonts w:ascii="Calibri" w:hAnsi="Calibri" w:cs="Calibri" w:hint="default"/>
        <w:b/>
        <w:bCs/>
        <w:sz w:val="24"/>
        <w:szCs w:val="24"/>
      </w:rPr>
    </w:lvl>
    <w:lvl w:ilvl="1">
      <w:start w:val="1"/>
      <w:numFmt w:val="decimal"/>
      <w:lvlText w:val="%1.%2"/>
      <w:lvlJc w:val="left"/>
      <w:pPr>
        <w:tabs>
          <w:tab w:val="num" w:pos="0"/>
        </w:tabs>
        <w:ind w:left="1440" w:hanging="720"/>
      </w:pPr>
      <w:rPr>
        <w:rFonts w:ascii="Calibri" w:hAnsi="Calibri" w:cs="Calibri" w:hint="default"/>
        <w:b/>
        <w:bCs/>
        <w:sz w:val="24"/>
        <w:szCs w:val="24"/>
      </w:rPr>
    </w:lvl>
    <w:lvl w:ilvl="2">
      <w:start w:val="1"/>
      <w:numFmt w:val="decimal"/>
      <w:lvlText w:val="%1.%2.%3"/>
      <w:lvlJc w:val="left"/>
      <w:pPr>
        <w:tabs>
          <w:tab w:val="num" w:pos="0"/>
        </w:tabs>
        <w:ind w:left="2160" w:hanging="720"/>
      </w:pPr>
      <w:rPr>
        <w:rFonts w:ascii="Calibri" w:hAnsi="Calibri" w:cs="Calibri" w:hint="default"/>
        <w:b/>
        <w:bCs/>
        <w:sz w:val="24"/>
        <w:szCs w:val="24"/>
      </w:rPr>
    </w:lvl>
    <w:lvl w:ilvl="3">
      <w:start w:val="1"/>
      <w:numFmt w:val="decimal"/>
      <w:lvlText w:val="%1.%2.%3.%4"/>
      <w:lvlJc w:val="left"/>
      <w:pPr>
        <w:tabs>
          <w:tab w:val="num" w:pos="0"/>
        </w:tabs>
        <w:ind w:left="2880" w:hanging="720"/>
      </w:pPr>
      <w:rPr>
        <w:rFonts w:ascii="Calibri" w:hAnsi="Calibri" w:cs="Calibri" w:hint="default"/>
        <w:b/>
        <w:bCs/>
        <w:sz w:val="24"/>
        <w:szCs w:val="24"/>
      </w:rPr>
    </w:lvl>
    <w:lvl w:ilvl="4">
      <w:start w:val="1"/>
      <w:numFmt w:val="decimal"/>
      <w:lvlText w:val="%1.%2.%3.%4.%5"/>
      <w:lvlJc w:val="left"/>
      <w:pPr>
        <w:tabs>
          <w:tab w:val="num" w:pos="0"/>
        </w:tabs>
        <w:ind w:left="3960" w:hanging="1080"/>
      </w:pPr>
      <w:rPr>
        <w:rFonts w:ascii="Verdana" w:hAnsi="Verdana"/>
        <w:b/>
        <w:bCs/>
        <w:sz w:val="24"/>
        <w:szCs w:val="24"/>
      </w:rPr>
    </w:lvl>
    <w:lvl w:ilvl="5">
      <w:start w:val="1"/>
      <w:numFmt w:val="decimal"/>
      <w:lvlText w:val="%1.%2.%3.%4.%5.%6"/>
      <w:lvlJc w:val="left"/>
      <w:pPr>
        <w:tabs>
          <w:tab w:val="num" w:pos="0"/>
        </w:tabs>
        <w:ind w:left="4680" w:hanging="1080"/>
      </w:pPr>
      <w:rPr>
        <w:rFonts w:ascii="Verdana" w:hAnsi="Verdana"/>
        <w:b/>
        <w:bCs/>
        <w:sz w:val="24"/>
        <w:szCs w:val="24"/>
      </w:rPr>
    </w:lvl>
    <w:lvl w:ilvl="6">
      <w:start w:val="1"/>
      <w:numFmt w:val="decimal"/>
      <w:lvlText w:val="%1.%2.%3.%4.%5.%6.%7"/>
      <w:lvlJc w:val="left"/>
      <w:pPr>
        <w:tabs>
          <w:tab w:val="num" w:pos="0"/>
        </w:tabs>
        <w:ind w:left="5760" w:hanging="1440"/>
      </w:pPr>
      <w:rPr>
        <w:rFonts w:ascii="Verdana" w:hAnsi="Verdana"/>
        <w:b/>
        <w:bCs/>
        <w:sz w:val="24"/>
        <w:szCs w:val="24"/>
      </w:rPr>
    </w:lvl>
    <w:lvl w:ilvl="7">
      <w:start w:val="1"/>
      <w:numFmt w:val="decimal"/>
      <w:lvlText w:val="%1.%2.%3.%4.%5.%6.%7.%8"/>
      <w:lvlJc w:val="left"/>
      <w:pPr>
        <w:tabs>
          <w:tab w:val="num" w:pos="0"/>
        </w:tabs>
        <w:ind w:left="6480" w:hanging="1440"/>
      </w:pPr>
      <w:rPr>
        <w:rFonts w:ascii="Verdana" w:hAnsi="Verdana"/>
        <w:b/>
        <w:bCs/>
        <w:sz w:val="24"/>
        <w:szCs w:val="24"/>
      </w:rPr>
    </w:lvl>
    <w:lvl w:ilvl="8">
      <w:start w:val="1"/>
      <w:numFmt w:val="decimal"/>
      <w:lvlText w:val="%1.%2.%3.%4.%5.%6.%7.%8.%9"/>
      <w:lvlJc w:val="left"/>
      <w:pPr>
        <w:tabs>
          <w:tab w:val="num" w:pos="0"/>
        </w:tabs>
        <w:ind w:left="7560" w:hanging="1800"/>
      </w:pPr>
      <w:rPr>
        <w:rFonts w:ascii="Verdana" w:hAnsi="Verdana"/>
        <w:b/>
        <w:bCs/>
        <w:sz w:val="24"/>
        <w:szCs w:val="24"/>
      </w:rPr>
    </w:lvl>
  </w:abstractNum>
  <w:abstractNum w:abstractNumId="2">
    <w:nsid w:val="676C5C98"/>
    <w:multiLevelType w:val="hybridMultilevel"/>
    <w:tmpl w:val="6D98E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 w:id="1"/>
  </w:footnotePr>
  <w:endnotePr>
    <w:endnote w:id="-1"/>
    <w:endnote w:id="0"/>
    <w:endnote w:id="1"/>
  </w:endnotePr>
  <w:compat>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B71B0D"/>
    <w:rsid w:val="000035FF"/>
    <w:rsid w:val="00025232"/>
    <w:rsid w:val="000313F7"/>
    <w:rsid w:val="000322B7"/>
    <w:rsid w:val="00042D62"/>
    <w:rsid w:val="00067984"/>
    <w:rsid w:val="00070C65"/>
    <w:rsid w:val="00074638"/>
    <w:rsid w:val="0007541B"/>
    <w:rsid w:val="00085557"/>
    <w:rsid w:val="000855FD"/>
    <w:rsid w:val="00097EB6"/>
    <w:rsid w:val="000A6105"/>
    <w:rsid w:val="000B04CE"/>
    <w:rsid w:val="000B42E3"/>
    <w:rsid w:val="000C439B"/>
    <w:rsid w:val="00121CE2"/>
    <w:rsid w:val="00163C69"/>
    <w:rsid w:val="001A6EC5"/>
    <w:rsid w:val="001B0E6F"/>
    <w:rsid w:val="001B7CF1"/>
    <w:rsid w:val="001C0592"/>
    <w:rsid w:val="001E080A"/>
    <w:rsid w:val="001E4773"/>
    <w:rsid w:val="001F7504"/>
    <w:rsid w:val="001F7B03"/>
    <w:rsid w:val="00215F6B"/>
    <w:rsid w:val="00251DC3"/>
    <w:rsid w:val="002528D6"/>
    <w:rsid w:val="00263FA4"/>
    <w:rsid w:val="00267A9E"/>
    <w:rsid w:val="00273BEC"/>
    <w:rsid w:val="00282F6F"/>
    <w:rsid w:val="002925AE"/>
    <w:rsid w:val="002F2712"/>
    <w:rsid w:val="00304F8F"/>
    <w:rsid w:val="00316F2F"/>
    <w:rsid w:val="00330E9E"/>
    <w:rsid w:val="00337171"/>
    <w:rsid w:val="00392910"/>
    <w:rsid w:val="003A67AE"/>
    <w:rsid w:val="003A7FF4"/>
    <w:rsid w:val="003C4B0F"/>
    <w:rsid w:val="003C5AA6"/>
    <w:rsid w:val="003D53F5"/>
    <w:rsid w:val="003D73D1"/>
    <w:rsid w:val="003D73D5"/>
    <w:rsid w:val="0040091A"/>
    <w:rsid w:val="004153AC"/>
    <w:rsid w:val="0044247E"/>
    <w:rsid w:val="0045568D"/>
    <w:rsid w:val="004606CE"/>
    <w:rsid w:val="00461B71"/>
    <w:rsid w:val="004772EB"/>
    <w:rsid w:val="004775F7"/>
    <w:rsid w:val="004A4322"/>
    <w:rsid w:val="004B3F14"/>
    <w:rsid w:val="004C1475"/>
    <w:rsid w:val="004C454F"/>
    <w:rsid w:val="004D5B11"/>
    <w:rsid w:val="004F69D7"/>
    <w:rsid w:val="0050263C"/>
    <w:rsid w:val="00511789"/>
    <w:rsid w:val="00513207"/>
    <w:rsid w:val="00520665"/>
    <w:rsid w:val="005246C7"/>
    <w:rsid w:val="00545928"/>
    <w:rsid w:val="00560E3D"/>
    <w:rsid w:val="00576549"/>
    <w:rsid w:val="005D1B25"/>
    <w:rsid w:val="005F617C"/>
    <w:rsid w:val="00615FBC"/>
    <w:rsid w:val="0061746C"/>
    <w:rsid w:val="0062353F"/>
    <w:rsid w:val="0062566B"/>
    <w:rsid w:val="00632A9D"/>
    <w:rsid w:val="00644F7C"/>
    <w:rsid w:val="0065572A"/>
    <w:rsid w:val="006872C7"/>
    <w:rsid w:val="00687ECD"/>
    <w:rsid w:val="006B3E18"/>
    <w:rsid w:val="00723F4A"/>
    <w:rsid w:val="0076351B"/>
    <w:rsid w:val="0077191D"/>
    <w:rsid w:val="0078105C"/>
    <w:rsid w:val="00783AD1"/>
    <w:rsid w:val="007B20C0"/>
    <w:rsid w:val="007F77FB"/>
    <w:rsid w:val="00803A53"/>
    <w:rsid w:val="00803C5D"/>
    <w:rsid w:val="00811737"/>
    <w:rsid w:val="00814792"/>
    <w:rsid w:val="008476BA"/>
    <w:rsid w:val="00853CB5"/>
    <w:rsid w:val="0086473E"/>
    <w:rsid w:val="00874827"/>
    <w:rsid w:val="0087584C"/>
    <w:rsid w:val="008A2CB2"/>
    <w:rsid w:val="008B719D"/>
    <w:rsid w:val="008E268E"/>
    <w:rsid w:val="009250EC"/>
    <w:rsid w:val="00942B70"/>
    <w:rsid w:val="00954F23"/>
    <w:rsid w:val="009A481B"/>
    <w:rsid w:val="009D5987"/>
    <w:rsid w:val="009F13EF"/>
    <w:rsid w:val="009F240E"/>
    <w:rsid w:val="00A413C3"/>
    <w:rsid w:val="00A623B9"/>
    <w:rsid w:val="00A759B0"/>
    <w:rsid w:val="00A83A81"/>
    <w:rsid w:val="00AA4AD1"/>
    <w:rsid w:val="00AB025A"/>
    <w:rsid w:val="00AC3D4D"/>
    <w:rsid w:val="00AD239B"/>
    <w:rsid w:val="00AE23BC"/>
    <w:rsid w:val="00AE31AD"/>
    <w:rsid w:val="00AF2E51"/>
    <w:rsid w:val="00B00C3D"/>
    <w:rsid w:val="00B06CB0"/>
    <w:rsid w:val="00B203D5"/>
    <w:rsid w:val="00B43483"/>
    <w:rsid w:val="00B57275"/>
    <w:rsid w:val="00B71B0D"/>
    <w:rsid w:val="00B7712B"/>
    <w:rsid w:val="00B97CF7"/>
    <w:rsid w:val="00BC232C"/>
    <w:rsid w:val="00BE7E28"/>
    <w:rsid w:val="00BF329B"/>
    <w:rsid w:val="00BF5E67"/>
    <w:rsid w:val="00C423D3"/>
    <w:rsid w:val="00C82152"/>
    <w:rsid w:val="00C956CE"/>
    <w:rsid w:val="00CA3366"/>
    <w:rsid w:val="00CC7366"/>
    <w:rsid w:val="00CD42EA"/>
    <w:rsid w:val="00CD6FC2"/>
    <w:rsid w:val="00CF0E24"/>
    <w:rsid w:val="00D14ADC"/>
    <w:rsid w:val="00D334E2"/>
    <w:rsid w:val="00D52168"/>
    <w:rsid w:val="00D55109"/>
    <w:rsid w:val="00D70ACF"/>
    <w:rsid w:val="00DA38CE"/>
    <w:rsid w:val="00DB10ED"/>
    <w:rsid w:val="00DD43A6"/>
    <w:rsid w:val="00DD5881"/>
    <w:rsid w:val="00E14552"/>
    <w:rsid w:val="00E70013"/>
    <w:rsid w:val="00E840AE"/>
    <w:rsid w:val="00E90883"/>
    <w:rsid w:val="00EA2142"/>
    <w:rsid w:val="00EA7604"/>
    <w:rsid w:val="00EE04A2"/>
    <w:rsid w:val="00EF7911"/>
    <w:rsid w:val="00F13323"/>
    <w:rsid w:val="00F16BA2"/>
    <w:rsid w:val="00F42603"/>
    <w:rsid w:val="00F60036"/>
    <w:rsid w:val="00F6115D"/>
    <w:rsid w:val="00FD7B2C"/>
    <w:rsid w:val="00FE3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semiHidden="0" w:uiPriority="0" w:unhideWhenUsed="0" w:qFormat="1"/>
    <w:lsdException w:name="heading 4" w:uiPriority="9" w:qFormat="1"/>
    <w:lsdException w:name="heading 5" w:semiHidden="0" w:uiPriority="0" w:unhideWhenUsed="0"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semiHidden="0" w:uiPriority="0" w:unhideWhenUsed="0" w:qFormat="1"/>
    <w:lsdException w:name="List" w:uiPriority="0"/>
    <w:lsdException w:name="Title" w:semiHidden="0" w:uiPriority="0" w:unhideWhenUsed="0" w:qFormat="1"/>
    <w:lsdException w:name="Default Paragraph Font" w:uiPriority="0"/>
    <w:lsdException w:name="Body Text" w:uiPriority="0"/>
    <w:lsdException w:name="Subtitle" w:semiHidden="0" w:uiPriority="0"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4F7C"/>
    <w:pPr>
      <w:suppressAutoHyphens/>
      <w:spacing w:after="200" w:line="276" w:lineRule="auto"/>
    </w:pPr>
    <w:rPr>
      <w:rFonts w:ascii="Calibri" w:hAnsi="Calibri" w:cs="Calibri"/>
      <w:sz w:val="22"/>
      <w:szCs w:val="22"/>
      <w:lang w:eastAsia="ar-SA"/>
    </w:rPr>
  </w:style>
  <w:style w:type="paragraph" w:styleId="Heading1">
    <w:name w:val="heading 1"/>
    <w:basedOn w:val="Normal"/>
    <w:next w:val="Normal"/>
    <w:qFormat/>
    <w:rsid w:val="00644F7C"/>
    <w:pPr>
      <w:keepNext/>
      <w:numPr>
        <w:numId w:val="1"/>
      </w:numPr>
      <w:spacing w:before="240" w:after="60" w:line="240" w:lineRule="auto"/>
      <w:outlineLvl w:val="0"/>
    </w:pPr>
    <w:rPr>
      <w:rFonts w:ascii="Arial" w:hAnsi="Arial" w:cs="Arial"/>
      <w:b/>
      <w:bCs/>
      <w:kern w:val="1"/>
      <w:sz w:val="32"/>
      <w:szCs w:val="32"/>
    </w:rPr>
  </w:style>
  <w:style w:type="paragraph" w:styleId="Heading3">
    <w:name w:val="heading 3"/>
    <w:basedOn w:val="Normal"/>
    <w:next w:val="Normal"/>
    <w:qFormat/>
    <w:rsid w:val="00644F7C"/>
    <w:pPr>
      <w:keepNext/>
      <w:numPr>
        <w:ilvl w:val="2"/>
        <w:numId w:val="1"/>
      </w:numPr>
      <w:spacing w:after="0" w:line="240" w:lineRule="auto"/>
      <w:jc w:val="center"/>
      <w:outlineLvl w:val="2"/>
    </w:pPr>
    <w:rPr>
      <w:rFonts w:ascii="Arial" w:hAnsi="Arial" w:cs="Arial"/>
      <w:b/>
      <w:sz w:val="20"/>
      <w:szCs w:val="24"/>
    </w:rPr>
  </w:style>
  <w:style w:type="paragraph" w:styleId="Heading5">
    <w:name w:val="heading 5"/>
    <w:basedOn w:val="Normal"/>
    <w:next w:val="Normal"/>
    <w:qFormat/>
    <w:rsid w:val="00644F7C"/>
    <w:pPr>
      <w:keepNext/>
      <w:numPr>
        <w:ilvl w:val="4"/>
        <w:numId w:val="1"/>
      </w:numPr>
      <w:spacing w:before="120" w:after="0" w:line="240" w:lineRule="auto"/>
      <w:outlineLvl w:val="4"/>
    </w:pPr>
    <w:rPr>
      <w:rFonts w:ascii="Arial" w:hAnsi="Arial" w:cs="Arial"/>
      <w:b/>
      <w:bCs/>
      <w:szCs w:val="24"/>
    </w:rPr>
  </w:style>
  <w:style w:type="paragraph" w:styleId="Heading6">
    <w:name w:val="heading 6"/>
    <w:basedOn w:val="Normal"/>
    <w:next w:val="Normal"/>
    <w:qFormat/>
    <w:rsid w:val="00644F7C"/>
    <w:pPr>
      <w:numPr>
        <w:ilvl w:val="5"/>
        <w:numId w:val="1"/>
      </w:numPr>
      <w:spacing w:before="240" w:after="60" w:line="240" w:lineRule="auto"/>
      <w:outlineLvl w:val="5"/>
    </w:pPr>
    <w:rPr>
      <w:rFonts w:ascii="Times New Roman" w:hAnsi="Times New Roman"/>
      <w:b/>
      <w:bCs/>
    </w:rPr>
  </w:style>
  <w:style w:type="character" w:default="1" w:styleId="DefaultParagraphFont">
    <w:name w:val="Default Paragraph Font"/>
    <w:unhideWhenUsed/>
    <w:rsid w:val="00304F8F"/>
    <w:rPr>
      <w:rPrChange w:id="0" w:author="Marie Barrigar" w:date="2012-04-25T11:31:00Z">
        <w:rPr/>
      </w:rPrChang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644F7C"/>
    <w:rPr>
      <w:rFonts w:ascii="Verdana" w:hAnsi="Verdana"/>
      <w:b/>
      <w:bCs/>
      <w:sz w:val="24"/>
      <w:szCs w:val="24"/>
    </w:rPr>
  </w:style>
  <w:style w:type="character" w:customStyle="1" w:styleId="Absatz-Standardschriftart">
    <w:name w:val="Absatz-Standardschriftart"/>
    <w:rsid w:val="00644F7C"/>
  </w:style>
  <w:style w:type="character" w:customStyle="1" w:styleId="WW-Absatz-Standardschriftart">
    <w:name w:val="WW-Absatz-Standardschriftart"/>
    <w:rsid w:val="00644F7C"/>
  </w:style>
  <w:style w:type="character" w:customStyle="1" w:styleId="WW-Absatz-Standardschriftart1">
    <w:name w:val="WW-Absatz-Standardschriftart1"/>
    <w:rsid w:val="00644F7C"/>
  </w:style>
  <w:style w:type="character" w:customStyle="1" w:styleId="WW-Absatz-Standardschriftart11">
    <w:name w:val="WW-Absatz-Standardschriftart11"/>
    <w:rsid w:val="00644F7C"/>
  </w:style>
  <w:style w:type="character" w:customStyle="1" w:styleId="WW-Absatz-Standardschriftart111">
    <w:name w:val="WW-Absatz-Standardschriftart111"/>
    <w:rsid w:val="00644F7C"/>
  </w:style>
  <w:style w:type="character" w:customStyle="1" w:styleId="WW8Num3z0">
    <w:name w:val="WW8Num3z0"/>
    <w:rsid w:val="00644F7C"/>
    <w:rPr>
      <w:rFonts w:ascii="Verdana" w:eastAsia="Times New Roman" w:hAnsi="Verdana"/>
    </w:rPr>
  </w:style>
  <w:style w:type="character" w:customStyle="1" w:styleId="WW8Num3z1">
    <w:name w:val="WW8Num3z1"/>
    <w:rsid w:val="00644F7C"/>
    <w:rPr>
      <w:rFonts w:ascii="Courier New" w:hAnsi="Courier New"/>
    </w:rPr>
  </w:style>
  <w:style w:type="character" w:customStyle="1" w:styleId="WW-Absatz-Standardschriftart1111">
    <w:name w:val="WW-Absatz-Standardschriftart1111"/>
    <w:rsid w:val="00644F7C"/>
  </w:style>
  <w:style w:type="character" w:customStyle="1" w:styleId="WW8Num1z0">
    <w:name w:val="WW8Num1z0"/>
    <w:rsid w:val="00644F7C"/>
    <w:rPr>
      <w:rFonts w:cs="Times New Roman"/>
    </w:rPr>
  </w:style>
  <w:style w:type="character" w:customStyle="1" w:styleId="WW8Num2z1">
    <w:name w:val="WW8Num2z1"/>
    <w:rsid w:val="00644F7C"/>
    <w:rPr>
      <w:rFonts w:ascii="Courier New" w:hAnsi="Courier New"/>
      <w:sz w:val="20"/>
    </w:rPr>
  </w:style>
  <w:style w:type="character" w:customStyle="1" w:styleId="WW8Num2z2">
    <w:name w:val="WW8Num2z2"/>
    <w:rsid w:val="00644F7C"/>
    <w:rPr>
      <w:rFonts w:ascii="Wingdings" w:hAnsi="Wingdings"/>
      <w:sz w:val="20"/>
    </w:rPr>
  </w:style>
  <w:style w:type="character" w:customStyle="1" w:styleId="WW8Num3z2">
    <w:name w:val="WW8Num3z2"/>
    <w:rsid w:val="00644F7C"/>
    <w:rPr>
      <w:rFonts w:ascii="Wingdings" w:hAnsi="Wingdings"/>
    </w:rPr>
  </w:style>
  <w:style w:type="character" w:customStyle="1" w:styleId="WW8Num3z3">
    <w:name w:val="WW8Num3z3"/>
    <w:rsid w:val="00644F7C"/>
    <w:rPr>
      <w:rFonts w:ascii="Symbol" w:hAnsi="Symbol"/>
    </w:rPr>
  </w:style>
  <w:style w:type="character" w:customStyle="1" w:styleId="WW8Num4z0">
    <w:name w:val="WW8Num4z0"/>
    <w:rsid w:val="00644F7C"/>
    <w:rPr>
      <w:rFonts w:ascii="Symbol" w:hAnsi="Symbol"/>
      <w:sz w:val="20"/>
    </w:rPr>
  </w:style>
  <w:style w:type="character" w:customStyle="1" w:styleId="WW8Num4z1">
    <w:name w:val="WW8Num4z1"/>
    <w:rsid w:val="00644F7C"/>
    <w:rPr>
      <w:rFonts w:ascii="Courier New" w:hAnsi="Courier New"/>
      <w:sz w:val="20"/>
    </w:rPr>
  </w:style>
  <w:style w:type="character" w:customStyle="1" w:styleId="WW8Num4z2">
    <w:name w:val="WW8Num4z2"/>
    <w:rsid w:val="00644F7C"/>
    <w:rPr>
      <w:rFonts w:ascii="Wingdings" w:hAnsi="Wingdings"/>
      <w:sz w:val="20"/>
    </w:rPr>
  </w:style>
  <w:style w:type="character" w:customStyle="1" w:styleId="WW8Num5z0">
    <w:name w:val="WW8Num5z0"/>
    <w:rsid w:val="00644F7C"/>
    <w:rPr>
      <w:rFonts w:cs="Times New Roman"/>
    </w:rPr>
  </w:style>
  <w:style w:type="character" w:customStyle="1" w:styleId="WW8Num6z0">
    <w:name w:val="WW8Num6z0"/>
    <w:rsid w:val="00644F7C"/>
    <w:rPr>
      <w:rFonts w:ascii="Symbol" w:hAnsi="Symbol"/>
      <w:sz w:val="20"/>
    </w:rPr>
  </w:style>
  <w:style w:type="character" w:customStyle="1" w:styleId="WW8Num6z1">
    <w:name w:val="WW8Num6z1"/>
    <w:rsid w:val="00644F7C"/>
    <w:rPr>
      <w:rFonts w:ascii="Courier New" w:hAnsi="Courier New"/>
      <w:sz w:val="20"/>
    </w:rPr>
  </w:style>
  <w:style w:type="character" w:customStyle="1" w:styleId="WW8Num6z2">
    <w:name w:val="WW8Num6z2"/>
    <w:rsid w:val="00644F7C"/>
    <w:rPr>
      <w:rFonts w:ascii="Wingdings" w:hAnsi="Wingdings"/>
      <w:sz w:val="20"/>
    </w:rPr>
  </w:style>
  <w:style w:type="character" w:customStyle="1" w:styleId="WW8Num7z0">
    <w:name w:val="WW8Num7z0"/>
    <w:rsid w:val="00644F7C"/>
    <w:rPr>
      <w:rFonts w:ascii="Symbol" w:hAnsi="Symbol"/>
    </w:rPr>
  </w:style>
  <w:style w:type="character" w:customStyle="1" w:styleId="WW8Num7z1">
    <w:name w:val="WW8Num7z1"/>
    <w:rsid w:val="00644F7C"/>
    <w:rPr>
      <w:rFonts w:ascii="Courier New" w:hAnsi="Courier New"/>
    </w:rPr>
  </w:style>
  <w:style w:type="character" w:customStyle="1" w:styleId="WW8Num7z2">
    <w:name w:val="WW8Num7z2"/>
    <w:rsid w:val="00644F7C"/>
    <w:rPr>
      <w:rFonts w:ascii="Wingdings" w:hAnsi="Wingdings"/>
    </w:rPr>
  </w:style>
  <w:style w:type="character" w:customStyle="1" w:styleId="WW8Num8z0">
    <w:name w:val="WW8Num8z0"/>
    <w:rsid w:val="00644F7C"/>
    <w:rPr>
      <w:rFonts w:cs="Times New Roman"/>
    </w:rPr>
  </w:style>
  <w:style w:type="character" w:customStyle="1" w:styleId="WW8Num9z0">
    <w:name w:val="WW8Num9z0"/>
    <w:rsid w:val="00644F7C"/>
    <w:rPr>
      <w:rFonts w:ascii="Symbol" w:hAnsi="Symbol"/>
    </w:rPr>
  </w:style>
  <w:style w:type="character" w:customStyle="1" w:styleId="WW8Num9z1">
    <w:name w:val="WW8Num9z1"/>
    <w:rsid w:val="00644F7C"/>
    <w:rPr>
      <w:rFonts w:ascii="Courier New" w:hAnsi="Courier New"/>
    </w:rPr>
  </w:style>
  <w:style w:type="character" w:customStyle="1" w:styleId="WW8Num9z2">
    <w:name w:val="WW8Num9z2"/>
    <w:rsid w:val="00644F7C"/>
    <w:rPr>
      <w:rFonts w:ascii="Wingdings" w:hAnsi="Wingdings"/>
    </w:rPr>
  </w:style>
  <w:style w:type="character" w:customStyle="1" w:styleId="WW8Num10z0">
    <w:name w:val="WW8Num10z0"/>
    <w:rsid w:val="00644F7C"/>
    <w:rPr>
      <w:rFonts w:ascii="Symbol" w:hAnsi="Symbol"/>
      <w:sz w:val="20"/>
    </w:rPr>
  </w:style>
  <w:style w:type="character" w:customStyle="1" w:styleId="WW8Num10z1">
    <w:name w:val="WW8Num10z1"/>
    <w:rsid w:val="00644F7C"/>
    <w:rPr>
      <w:rFonts w:ascii="Courier New" w:hAnsi="Courier New"/>
      <w:sz w:val="20"/>
    </w:rPr>
  </w:style>
  <w:style w:type="character" w:customStyle="1" w:styleId="WW8Num10z2">
    <w:name w:val="WW8Num10z2"/>
    <w:rsid w:val="00644F7C"/>
    <w:rPr>
      <w:rFonts w:ascii="Wingdings" w:hAnsi="Wingdings"/>
      <w:sz w:val="20"/>
    </w:rPr>
  </w:style>
  <w:style w:type="character" w:customStyle="1" w:styleId="WW8Num11z0">
    <w:name w:val="WW8Num11z0"/>
    <w:rsid w:val="00644F7C"/>
    <w:rPr>
      <w:rFonts w:ascii="Symbol" w:hAnsi="Symbol"/>
      <w:sz w:val="20"/>
    </w:rPr>
  </w:style>
  <w:style w:type="character" w:customStyle="1" w:styleId="WW8Num11z1">
    <w:name w:val="WW8Num11z1"/>
    <w:rsid w:val="00644F7C"/>
    <w:rPr>
      <w:rFonts w:ascii="Courier New" w:hAnsi="Courier New"/>
      <w:sz w:val="20"/>
    </w:rPr>
  </w:style>
  <w:style w:type="character" w:customStyle="1" w:styleId="WW8Num11z2">
    <w:name w:val="WW8Num11z2"/>
    <w:rsid w:val="00644F7C"/>
    <w:rPr>
      <w:rFonts w:ascii="Wingdings" w:hAnsi="Wingdings"/>
      <w:sz w:val="20"/>
    </w:rPr>
  </w:style>
  <w:style w:type="character" w:customStyle="1" w:styleId="WW8Num12z0">
    <w:name w:val="WW8Num12z0"/>
    <w:rsid w:val="00644F7C"/>
    <w:rPr>
      <w:rFonts w:ascii="Symbol" w:hAnsi="Symbol"/>
      <w:sz w:val="20"/>
    </w:rPr>
  </w:style>
  <w:style w:type="character" w:customStyle="1" w:styleId="WW8Num12z1">
    <w:name w:val="WW8Num12z1"/>
    <w:rsid w:val="00644F7C"/>
    <w:rPr>
      <w:rFonts w:ascii="Courier New" w:hAnsi="Courier New"/>
      <w:sz w:val="20"/>
    </w:rPr>
  </w:style>
  <w:style w:type="character" w:customStyle="1" w:styleId="WW8Num12z2">
    <w:name w:val="WW8Num12z2"/>
    <w:rsid w:val="00644F7C"/>
    <w:rPr>
      <w:rFonts w:ascii="Wingdings" w:hAnsi="Wingdings"/>
      <w:sz w:val="20"/>
    </w:rPr>
  </w:style>
  <w:style w:type="character" w:customStyle="1" w:styleId="WW8Num13z0">
    <w:name w:val="WW8Num13z0"/>
    <w:rsid w:val="00644F7C"/>
    <w:rPr>
      <w:rFonts w:ascii="Symbol" w:hAnsi="Symbol"/>
    </w:rPr>
  </w:style>
  <w:style w:type="character" w:customStyle="1" w:styleId="WW8Num13z1">
    <w:name w:val="WW8Num13z1"/>
    <w:rsid w:val="00644F7C"/>
    <w:rPr>
      <w:rFonts w:ascii="Courier New" w:hAnsi="Courier New" w:cs="Courier New"/>
    </w:rPr>
  </w:style>
  <w:style w:type="character" w:customStyle="1" w:styleId="WW8Num13z2">
    <w:name w:val="WW8Num13z2"/>
    <w:rsid w:val="00644F7C"/>
    <w:rPr>
      <w:rFonts w:ascii="Wingdings" w:hAnsi="Wingdings"/>
    </w:rPr>
  </w:style>
  <w:style w:type="character" w:customStyle="1" w:styleId="WW8Num14z0">
    <w:name w:val="WW8Num14z0"/>
    <w:rsid w:val="00644F7C"/>
    <w:rPr>
      <w:rFonts w:ascii="Verdana" w:eastAsia="Times New Roman" w:hAnsi="Verdana"/>
    </w:rPr>
  </w:style>
  <w:style w:type="character" w:customStyle="1" w:styleId="WW8Num14z1">
    <w:name w:val="WW8Num14z1"/>
    <w:rsid w:val="00644F7C"/>
    <w:rPr>
      <w:rFonts w:ascii="Courier New" w:hAnsi="Courier New"/>
    </w:rPr>
  </w:style>
  <w:style w:type="character" w:customStyle="1" w:styleId="WW8Num14z2">
    <w:name w:val="WW8Num14z2"/>
    <w:rsid w:val="00644F7C"/>
    <w:rPr>
      <w:rFonts w:ascii="Wingdings" w:hAnsi="Wingdings"/>
    </w:rPr>
  </w:style>
  <w:style w:type="character" w:customStyle="1" w:styleId="WW8Num14z3">
    <w:name w:val="WW8Num14z3"/>
    <w:rsid w:val="00644F7C"/>
    <w:rPr>
      <w:rFonts w:ascii="Symbol" w:hAnsi="Symbol"/>
    </w:rPr>
  </w:style>
  <w:style w:type="character" w:customStyle="1" w:styleId="WW8Num15z0">
    <w:name w:val="WW8Num15z0"/>
    <w:rsid w:val="00644F7C"/>
    <w:rPr>
      <w:rFonts w:ascii="Symbol" w:hAnsi="Symbol"/>
      <w:sz w:val="20"/>
    </w:rPr>
  </w:style>
  <w:style w:type="character" w:customStyle="1" w:styleId="WW8Num15z1">
    <w:name w:val="WW8Num15z1"/>
    <w:rsid w:val="00644F7C"/>
    <w:rPr>
      <w:rFonts w:ascii="Courier New" w:hAnsi="Courier New"/>
      <w:sz w:val="20"/>
    </w:rPr>
  </w:style>
  <w:style w:type="character" w:customStyle="1" w:styleId="WW8Num15z2">
    <w:name w:val="WW8Num15z2"/>
    <w:rsid w:val="00644F7C"/>
    <w:rPr>
      <w:rFonts w:ascii="Wingdings" w:hAnsi="Wingdings"/>
      <w:sz w:val="20"/>
    </w:rPr>
  </w:style>
  <w:style w:type="character" w:customStyle="1" w:styleId="WW8Num16z0">
    <w:name w:val="WW8Num16z0"/>
    <w:rsid w:val="00644F7C"/>
    <w:rPr>
      <w:rFonts w:ascii="Symbol" w:hAnsi="Symbol"/>
    </w:rPr>
  </w:style>
  <w:style w:type="character" w:customStyle="1" w:styleId="WW8Num16z1">
    <w:name w:val="WW8Num16z1"/>
    <w:rsid w:val="00644F7C"/>
    <w:rPr>
      <w:rFonts w:ascii="Courier New" w:hAnsi="Courier New" w:cs="Courier New"/>
    </w:rPr>
  </w:style>
  <w:style w:type="character" w:customStyle="1" w:styleId="WW8Num16z2">
    <w:name w:val="WW8Num16z2"/>
    <w:rsid w:val="00644F7C"/>
    <w:rPr>
      <w:rFonts w:ascii="Wingdings" w:hAnsi="Wingdings"/>
    </w:rPr>
  </w:style>
  <w:style w:type="character" w:customStyle="1" w:styleId="WW8Num17z0">
    <w:name w:val="WW8Num17z0"/>
    <w:rsid w:val="00644F7C"/>
    <w:rPr>
      <w:rFonts w:ascii="Symbol" w:hAnsi="Symbol"/>
      <w:sz w:val="20"/>
    </w:rPr>
  </w:style>
  <w:style w:type="character" w:customStyle="1" w:styleId="WW8Num17z1">
    <w:name w:val="WW8Num17z1"/>
    <w:rsid w:val="00644F7C"/>
    <w:rPr>
      <w:rFonts w:ascii="Courier New" w:hAnsi="Courier New"/>
      <w:sz w:val="20"/>
    </w:rPr>
  </w:style>
  <w:style w:type="character" w:customStyle="1" w:styleId="WW8Num17z2">
    <w:name w:val="WW8Num17z2"/>
    <w:rsid w:val="00644F7C"/>
    <w:rPr>
      <w:rFonts w:ascii="Wingdings" w:hAnsi="Wingdings"/>
      <w:sz w:val="20"/>
    </w:rPr>
  </w:style>
  <w:style w:type="character" w:customStyle="1" w:styleId="WW8Num18z0">
    <w:name w:val="WW8Num18z0"/>
    <w:rsid w:val="00644F7C"/>
    <w:rPr>
      <w:rFonts w:ascii="Symbol" w:hAnsi="Symbol"/>
      <w:sz w:val="20"/>
    </w:rPr>
  </w:style>
  <w:style w:type="character" w:customStyle="1" w:styleId="WW8Num18z1">
    <w:name w:val="WW8Num18z1"/>
    <w:rsid w:val="00644F7C"/>
    <w:rPr>
      <w:rFonts w:ascii="Courier New" w:hAnsi="Courier New"/>
      <w:sz w:val="20"/>
    </w:rPr>
  </w:style>
  <w:style w:type="character" w:customStyle="1" w:styleId="WW8Num18z2">
    <w:name w:val="WW8Num18z2"/>
    <w:rsid w:val="00644F7C"/>
    <w:rPr>
      <w:rFonts w:ascii="Wingdings" w:hAnsi="Wingdings"/>
      <w:sz w:val="20"/>
    </w:rPr>
  </w:style>
  <w:style w:type="character" w:customStyle="1" w:styleId="WW8Num19z0">
    <w:name w:val="WW8Num19z0"/>
    <w:rsid w:val="00644F7C"/>
    <w:rPr>
      <w:rFonts w:ascii="Verdana" w:eastAsia="Times New Roman" w:hAnsi="Verdana"/>
    </w:rPr>
  </w:style>
  <w:style w:type="character" w:customStyle="1" w:styleId="WW8Num19z1">
    <w:name w:val="WW8Num19z1"/>
    <w:rsid w:val="00644F7C"/>
    <w:rPr>
      <w:rFonts w:ascii="Courier New" w:hAnsi="Courier New"/>
    </w:rPr>
  </w:style>
  <w:style w:type="character" w:customStyle="1" w:styleId="WW8Num19z2">
    <w:name w:val="WW8Num19z2"/>
    <w:rsid w:val="00644F7C"/>
    <w:rPr>
      <w:rFonts w:ascii="Wingdings" w:hAnsi="Wingdings"/>
    </w:rPr>
  </w:style>
  <w:style w:type="character" w:customStyle="1" w:styleId="WW8Num19z3">
    <w:name w:val="WW8Num19z3"/>
    <w:rsid w:val="00644F7C"/>
    <w:rPr>
      <w:rFonts w:ascii="Symbol" w:hAnsi="Symbol"/>
    </w:rPr>
  </w:style>
  <w:style w:type="character" w:customStyle="1" w:styleId="WW8Num20z0">
    <w:name w:val="WW8Num20z0"/>
    <w:rsid w:val="00644F7C"/>
    <w:rPr>
      <w:rFonts w:ascii="Symbol" w:hAnsi="Symbol"/>
      <w:sz w:val="20"/>
    </w:rPr>
  </w:style>
  <w:style w:type="character" w:customStyle="1" w:styleId="WW8Num20z1">
    <w:name w:val="WW8Num20z1"/>
    <w:rsid w:val="00644F7C"/>
    <w:rPr>
      <w:rFonts w:ascii="Courier New" w:hAnsi="Courier New"/>
      <w:sz w:val="20"/>
    </w:rPr>
  </w:style>
  <w:style w:type="character" w:customStyle="1" w:styleId="WW8Num20z2">
    <w:name w:val="WW8Num20z2"/>
    <w:rsid w:val="00644F7C"/>
    <w:rPr>
      <w:rFonts w:ascii="Wingdings" w:hAnsi="Wingdings"/>
      <w:sz w:val="20"/>
    </w:rPr>
  </w:style>
  <w:style w:type="character" w:customStyle="1" w:styleId="WW8Num21z0">
    <w:name w:val="WW8Num21z0"/>
    <w:rsid w:val="00644F7C"/>
    <w:rPr>
      <w:rFonts w:ascii="Symbol" w:hAnsi="Symbol"/>
      <w:sz w:val="20"/>
    </w:rPr>
  </w:style>
  <w:style w:type="character" w:customStyle="1" w:styleId="WW8Num21z1">
    <w:name w:val="WW8Num21z1"/>
    <w:rsid w:val="00644F7C"/>
    <w:rPr>
      <w:rFonts w:ascii="Courier New" w:hAnsi="Courier New"/>
      <w:sz w:val="20"/>
    </w:rPr>
  </w:style>
  <w:style w:type="character" w:customStyle="1" w:styleId="WW8Num21z2">
    <w:name w:val="WW8Num21z2"/>
    <w:rsid w:val="00644F7C"/>
    <w:rPr>
      <w:rFonts w:ascii="Wingdings" w:hAnsi="Wingdings"/>
      <w:sz w:val="20"/>
    </w:rPr>
  </w:style>
  <w:style w:type="character" w:customStyle="1" w:styleId="WW8Num22z0">
    <w:name w:val="WW8Num22z0"/>
    <w:rsid w:val="00644F7C"/>
    <w:rPr>
      <w:rFonts w:ascii="Symbol" w:hAnsi="Symbol"/>
      <w:sz w:val="20"/>
    </w:rPr>
  </w:style>
  <w:style w:type="character" w:customStyle="1" w:styleId="WW8Num22z1">
    <w:name w:val="WW8Num22z1"/>
    <w:rsid w:val="00644F7C"/>
    <w:rPr>
      <w:rFonts w:ascii="Courier New" w:hAnsi="Courier New"/>
      <w:sz w:val="20"/>
    </w:rPr>
  </w:style>
  <w:style w:type="character" w:customStyle="1" w:styleId="WW8Num22z2">
    <w:name w:val="WW8Num22z2"/>
    <w:rsid w:val="00644F7C"/>
    <w:rPr>
      <w:rFonts w:ascii="Wingdings" w:hAnsi="Wingdings"/>
      <w:sz w:val="20"/>
    </w:rPr>
  </w:style>
  <w:style w:type="character" w:customStyle="1" w:styleId="WW8Num23z0">
    <w:name w:val="WW8Num23z0"/>
    <w:rsid w:val="00644F7C"/>
    <w:rPr>
      <w:rFonts w:ascii="Symbol" w:hAnsi="Symbol"/>
      <w:sz w:val="20"/>
    </w:rPr>
  </w:style>
  <w:style w:type="character" w:customStyle="1" w:styleId="WW8Num23z1">
    <w:name w:val="WW8Num23z1"/>
    <w:rsid w:val="00644F7C"/>
    <w:rPr>
      <w:rFonts w:ascii="Courier New" w:hAnsi="Courier New"/>
      <w:sz w:val="20"/>
    </w:rPr>
  </w:style>
  <w:style w:type="character" w:customStyle="1" w:styleId="WW8Num23z2">
    <w:name w:val="WW8Num23z2"/>
    <w:rsid w:val="00644F7C"/>
    <w:rPr>
      <w:rFonts w:ascii="Wingdings" w:hAnsi="Wingdings"/>
      <w:sz w:val="20"/>
    </w:rPr>
  </w:style>
  <w:style w:type="character" w:customStyle="1" w:styleId="WW8Num24z0">
    <w:name w:val="WW8Num24z0"/>
    <w:rsid w:val="00644F7C"/>
    <w:rPr>
      <w:rFonts w:ascii="Symbol" w:hAnsi="Symbol"/>
      <w:sz w:val="20"/>
    </w:rPr>
  </w:style>
  <w:style w:type="character" w:customStyle="1" w:styleId="WW8Num24z1">
    <w:name w:val="WW8Num24z1"/>
    <w:rsid w:val="00644F7C"/>
    <w:rPr>
      <w:rFonts w:ascii="Courier New" w:hAnsi="Courier New"/>
      <w:sz w:val="20"/>
    </w:rPr>
  </w:style>
  <w:style w:type="character" w:customStyle="1" w:styleId="WW8Num24z2">
    <w:name w:val="WW8Num24z2"/>
    <w:rsid w:val="00644F7C"/>
    <w:rPr>
      <w:rFonts w:ascii="Wingdings" w:hAnsi="Wingdings"/>
      <w:sz w:val="20"/>
    </w:rPr>
  </w:style>
  <w:style w:type="character" w:customStyle="1" w:styleId="WW8Num25z0">
    <w:name w:val="WW8Num25z0"/>
    <w:rsid w:val="00644F7C"/>
    <w:rPr>
      <w:rFonts w:ascii="Symbol" w:hAnsi="Symbol"/>
      <w:sz w:val="20"/>
    </w:rPr>
  </w:style>
  <w:style w:type="character" w:customStyle="1" w:styleId="WW8Num25z1">
    <w:name w:val="WW8Num25z1"/>
    <w:rsid w:val="00644F7C"/>
    <w:rPr>
      <w:rFonts w:ascii="Courier New" w:hAnsi="Courier New"/>
      <w:sz w:val="20"/>
    </w:rPr>
  </w:style>
  <w:style w:type="character" w:customStyle="1" w:styleId="WW8Num25z2">
    <w:name w:val="WW8Num25z2"/>
    <w:rsid w:val="00644F7C"/>
    <w:rPr>
      <w:rFonts w:ascii="Wingdings" w:hAnsi="Wingdings"/>
      <w:sz w:val="20"/>
    </w:rPr>
  </w:style>
  <w:style w:type="character" w:customStyle="1" w:styleId="WW8Num26z0">
    <w:name w:val="WW8Num26z0"/>
    <w:rsid w:val="00644F7C"/>
    <w:rPr>
      <w:rFonts w:ascii="Symbol" w:hAnsi="Symbol"/>
      <w:sz w:val="20"/>
    </w:rPr>
  </w:style>
  <w:style w:type="character" w:customStyle="1" w:styleId="WW8Num26z1">
    <w:name w:val="WW8Num26z1"/>
    <w:rsid w:val="00644F7C"/>
    <w:rPr>
      <w:rFonts w:ascii="Courier New" w:hAnsi="Courier New"/>
      <w:sz w:val="20"/>
    </w:rPr>
  </w:style>
  <w:style w:type="character" w:customStyle="1" w:styleId="WW8Num26z2">
    <w:name w:val="WW8Num26z2"/>
    <w:rsid w:val="00644F7C"/>
    <w:rPr>
      <w:rFonts w:ascii="Wingdings" w:hAnsi="Wingdings"/>
      <w:sz w:val="20"/>
    </w:rPr>
  </w:style>
  <w:style w:type="character" w:customStyle="1" w:styleId="WW8Num27z0">
    <w:name w:val="WW8Num27z0"/>
    <w:rsid w:val="00644F7C"/>
    <w:rPr>
      <w:rFonts w:ascii="Verdana" w:eastAsia="Times New Roman" w:hAnsi="Verdana"/>
    </w:rPr>
  </w:style>
  <w:style w:type="character" w:customStyle="1" w:styleId="WW8Num27z1">
    <w:name w:val="WW8Num27z1"/>
    <w:rsid w:val="00644F7C"/>
    <w:rPr>
      <w:rFonts w:ascii="Courier New" w:hAnsi="Courier New"/>
    </w:rPr>
  </w:style>
  <w:style w:type="character" w:customStyle="1" w:styleId="WW8Num27z2">
    <w:name w:val="WW8Num27z2"/>
    <w:rsid w:val="00644F7C"/>
    <w:rPr>
      <w:rFonts w:ascii="Wingdings" w:hAnsi="Wingdings"/>
    </w:rPr>
  </w:style>
  <w:style w:type="character" w:customStyle="1" w:styleId="WW8Num27z3">
    <w:name w:val="WW8Num27z3"/>
    <w:rsid w:val="00644F7C"/>
    <w:rPr>
      <w:rFonts w:ascii="Symbol" w:hAnsi="Symbol"/>
    </w:rPr>
  </w:style>
  <w:style w:type="character" w:customStyle="1" w:styleId="WW8Num28z0">
    <w:name w:val="WW8Num28z0"/>
    <w:rsid w:val="00644F7C"/>
    <w:rPr>
      <w:rFonts w:ascii="Verdana" w:eastAsia="Times New Roman" w:hAnsi="Verdana"/>
    </w:rPr>
  </w:style>
  <w:style w:type="character" w:customStyle="1" w:styleId="WW8Num28z1">
    <w:name w:val="WW8Num28z1"/>
    <w:rsid w:val="00644F7C"/>
    <w:rPr>
      <w:rFonts w:ascii="Courier New" w:hAnsi="Courier New"/>
    </w:rPr>
  </w:style>
  <w:style w:type="character" w:customStyle="1" w:styleId="WW8Num28z2">
    <w:name w:val="WW8Num28z2"/>
    <w:rsid w:val="00644F7C"/>
    <w:rPr>
      <w:rFonts w:ascii="Wingdings" w:hAnsi="Wingdings"/>
    </w:rPr>
  </w:style>
  <w:style w:type="character" w:customStyle="1" w:styleId="WW8Num28z3">
    <w:name w:val="WW8Num28z3"/>
    <w:rsid w:val="00644F7C"/>
    <w:rPr>
      <w:rFonts w:ascii="Symbol" w:hAnsi="Symbol"/>
    </w:rPr>
  </w:style>
  <w:style w:type="character" w:customStyle="1" w:styleId="WW8Num29z0">
    <w:name w:val="WW8Num29z0"/>
    <w:rsid w:val="00644F7C"/>
    <w:rPr>
      <w:rFonts w:ascii="Symbol" w:hAnsi="Symbol"/>
    </w:rPr>
  </w:style>
  <w:style w:type="character" w:customStyle="1" w:styleId="WW8Num29z1">
    <w:name w:val="WW8Num29z1"/>
    <w:rsid w:val="00644F7C"/>
    <w:rPr>
      <w:rFonts w:ascii="Courier New" w:hAnsi="Courier New" w:cs="Courier New"/>
    </w:rPr>
  </w:style>
  <w:style w:type="character" w:customStyle="1" w:styleId="WW8Num29z2">
    <w:name w:val="WW8Num29z2"/>
    <w:rsid w:val="00644F7C"/>
    <w:rPr>
      <w:rFonts w:ascii="Wingdings" w:hAnsi="Wingdings"/>
    </w:rPr>
  </w:style>
  <w:style w:type="character" w:customStyle="1" w:styleId="WW8Num30z0">
    <w:name w:val="WW8Num30z0"/>
    <w:rsid w:val="00644F7C"/>
    <w:rPr>
      <w:rFonts w:ascii="Symbol" w:hAnsi="Symbol"/>
      <w:sz w:val="20"/>
    </w:rPr>
  </w:style>
  <w:style w:type="character" w:customStyle="1" w:styleId="WW8Num30z1">
    <w:name w:val="WW8Num30z1"/>
    <w:rsid w:val="00644F7C"/>
    <w:rPr>
      <w:rFonts w:ascii="Courier New" w:hAnsi="Courier New"/>
      <w:sz w:val="20"/>
    </w:rPr>
  </w:style>
  <w:style w:type="character" w:customStyle="1" w:styleId="WW8Num30z2">
    <w:name w:val="WW8Num30z2"/>
    <w:rsid w:val="00644F7C"/>
    <w:rPr>
      <w:rFonts w:ascii="Wingdings" w:hAnsi="Wingdings"/>
      <w:sz w:val="20"/>
    </w:rPr>
  </w:style>
  <w:style w:type="character" w:customStyle="1" w:styleId="WW8Num31z0">
    <w:name w:val="WW8Num31z0"/>
    <w:rsid w:val="00644F7C"/>
    <w:rPr>
      <w:rFonts w:ascii="Verdana" w:eastAsia="Times New Roman" w:hAnsi="Verdana"/>
    </w:rPr>
  </w:style>
  <w:style w:type="character" w:customStyle="1" w:styleId="WW8Num31z1">
    <w:name w:val="WW8Num31z1"/>
    <w:rsid w:val="00644F7C"/>
    <w:rPr>
      <w:rFonts w:ascii="Courier New" w:hAnsi="Courier New"/>
    </w:rPr>
  </w:style>
  <w:style w:type="character" w:customStyle="1" w:styleId="WW8Num31z2">
    <w:name w:val="WW8Num31z2"/>
    <w:rsid w:val="00644F7C"/>
    <w:rPr>
      <w:rFonts w:ascii="Wingdings" w:hAnsi="Wingdings"/>
    </w:rPr>
  </w:style>
  <w:style w:type="character" w:customStyle="1" w:styleId="WW8Num31z3">
    <w:name w:val="WW8Num31z3"/>
    <w:rsid w:val="00644F7C"/>
    <w:rPr>
      <w:rFonts w:ascii="Symbol" w:hAnsi="Symbol"/>
    </w:rPr>
  </w:style>
  <w:style w:type="character" w:customStyle="1" w:styleId="CharChar8">
    <w:name w:val="Char Char8"/>
    <w:rsid w:val="00644F7C"/>
    <w:rPr>
      <w:rFonts w:ascii="Arial" w:hAnsi="Arial" w:cs="Arial"/>
      <w:b/>
      <w:bCs/>
      <w:kern w:val="1"/>
      <w:sz w:val="32"/>
      <w:szCs w:val="32"/>
    </w:rPr>
  </w:style>
  <w:style w:type="character" w:customStyle="1" w:styleId="CharChar7">
    <w:name w:val="Char Char7"/>
    <w:rsid w:val="00644F7C"/>
    <w:rPr>
      <w:rFonts w:ascii="Arial" w:hAnsi="Arial" w:cs="Arial"/>
      <w:b/>
      <w:sz w:val="24"/>
      <w:szCs w:val="24"/>
    </w:rPr>
  </w:style>
  <w:style w:type="character" w:customStyle="1" w:styleId="CharChar6">
    <w:name w:val="Char Char6"/>
    <w:rsid w:val="00644F7C"/>
    <w:rPr>
      <w:rFonts w:ascii="Arial" w:hAnsi="Arial" w:cs="Arial"/>
      <w:b/>
      <w:bCs/>
      <w:sz w:val="24"/>
      <w:szCs w:val="24"/>
    </w:rPr>
  </w:style>
  <w:style w:type="character" w:customStyle="1" w:styleId="CharChar5">
    <w:name w:val="Char Char5"/>
    <w:rsid w:val="00644F7C"/>
    <w:rPr>
      <w:rFonts w:ascii="Times New Roman" w:hAnsi="Times New Roman" w:cs="Times New Roman"/>
      <w:b/>
      <w:bCs/>
    </w:rPr>
  </w:style>
  <w:style w:type="character" w:customStyle="1" w:styleId="CharChar4">
    <w:name w:val="Char Char4"/>
    <w:rsid w:val="00644F7C"/>
    <w:rPr>
      <w:rFonts w:ascii="Arial" w:hAnsi="Arial" w:cs="Arial"/>
      <w:b/>
      <w:bCs/>
      <w:sz w:val="24"/>
      <w:szCs w:val="24"/>
    </w:rPr>
  </w:style>
  <w:style w:type="character" w:customStyle="1" w:styleId="CharChar3">
    <w:name w:val="Char Char3"/>
    <w:rsid w:val="00644F7C"/>
    <w:rPr>
      <w:rFonts w:ascii="Rockwell" w:hAnsi="Rockwell" w:cs="Times New Roman"/>
      <w:b/>
      <w:bCs/>
      <w:sz w:val="24"/>
      <w:szCs w:val="24"/>
    </w:rPr>
  </w:style>
  <w:style w:type="character" w:customStyle="1" w:styleId="CharChar2">
    <w:name w:val="Char Char2"/>
    <w:rsid w:val="00644F7C"/>
    <w:rPr>
      <w:rFonts w:cs="Times New Roman"/>
    </w:rPr>
  </w:style>
  <w:style w:type="character" w:customStyle="1" w:styleId="CharChar1">
    <w:name w:val="Char Char1"/>
    <w:rsid w:val="00644F7C"/>
    <w:rPr>
      <w:rFonts w:cs="Times New Roman"/>
    </w:rPr>
  </w:style>
  <w:style w:type="character" w:customStyle="1" w:styleId="CharChar">
    <w:name w:val="Char Char"/>
    <w:rsid w:val="00644F7C"/>
    <w:rPr>
      <w:rFonts w:ascii="Tahoma" w:hAnsi="Tahoma" w:cs="Tahoma"/>
      <w:sz w:val="16"/>
      <w:szCs w:val="16"/>
    </w:rPr>
  </w:style>
  <w:style w:type="character" w:styleId="Hyperlink">
    <w:name w:val="Hyperlink"/>
    <w:rsid w:val="00644F7C"/>
    <w:rPr>
      <w:rFonts w:cs="Times New Roman"/>
      <w:color w:val="0000FF"/>
      <w:u w:val="single"/>
    </w:rPr>
  </w:style>
  <w:style w:type="character" w:customStyle="1" w:styleId="Bullets">
    <w:name w:val="Bullets"/>
    <w:rsid w:val="00644F7C"/>
    <w:rPr>
      <w:rFonts w:ascii="OpenSymbol" w:eastAsia="OpenSymbol" w:hAnsi="OpenSymbol" w:cs="OpenSymbol"/>
    </w:rPr>
  </w:style>
  <w:style w:type="character" w:customStyle="1" w:styleId="NumberingSymbols">
    <w:name w:val="Numbering Symbols"/>
    <w:rsid w:val="00644F7C"/>
  </w:style>
  <w:style w:type="paragraph" w:customStyle="1" w:styleId="Heading">
    <w:name w:val="Heading"/>
    <w:basedOn w:val="Normal"/>
    <w:next w:val="BodyText"/>
    <w:rsid w:val="00644F7C"/>
    <w:pPr>
      <w:keepNext/>
      <w:spacing w:before="240" w:after="120"/>
    </w:pPr>
    <w:rPr>
      <w:rFonts w:ascii="Arial" w:eastAsia="Microsoft YaHei" w:hAnsi="Arial" w:cs="Mangal"/>
      <w:sz w:val="28"/>
      <w:szCs w:val="28"/>
    </w:rPr>
  </w:style>
  <w:style w:type="paragraph" w:styleId="BodyText">
    <w:name w:val="Body Text"/>
    <w:basedOn w:val="Normal"/>
    <w:rsid w:val="00644F7C"/>
    <w:pPr>
      <w:spacing w:after="120"/>
    </w:pPr>
  </w:style>
  <w:style w:type="paragraph" w:styleId="List">
    <w:name w:val="List"/>
    <w:basedOn w:val="BodyText"/>
    <w:rsid w:val="00644F7C"/>
    <w:rPr>
      <w:rFonts w:cs="Mangal"/>
    </w:rPr>
  </w:style>
  <w:style w:type="paragraph" w:styleId="Caption">
    <w:name w:val="caption"/>
    <w:basedOn w:val="Normal"/>
    <w:next w:val="Normal"/>
    <w:qFormat/>
    <w:rsid w:val="00644F7C"/>
    <w:pPr>
      <w:spacing w:after="0" w:line="240" w:lineRule="auto"/>
      <w:jc w:val="center"/>
    </w:pPr>
    <w:rPr>
      <w:rFonts w:ascii="Times New Roman" w:hAnsi="Times New Roman"/>
      <w:b/>
      <w:sz w:val="28"/>
      <w:szCs w:val="20"/>
    </w:rPr>
  </w:style>
  <w:style w:type="paragraph" w:customStyle="1" w:styleId="Index">
    <w:name w:val="Index"/>
    <w:basedOn w:val="Normal"/>
    <w:rsid w:val="00644F7C"/>
    <w:pPr>
      <w:suppressLineNumbers/>
    </w:pPr>
    <w:rPr>
      <w:rFonts w:cs="Mangal"/>
    </w:rPr>
  </w:style>
  <w:style w:type="paragraph" w:styleId="Title">
    <w:name w:val="Title"/>
    <w:basedOn w:val="Normal"/>
    <w:next w:val="Subtitle"/>
    <w:qFormat/>
    <w:rsid w:val="00644F7C"/>
    <w:pPr>
      <w:spacing w:after="0" w:line="240" w:lineRule="auto"/>
      <w:jc w:val="center"/>
    </w:pPr>
    <w:rPr>
      <w:rFonts w:ascii="Arial" w:hAnsi="Arial" w:cs="Arial"/>
      <w:b/>
      <w:bCs/>
      <w:sz w:val="32"/>
      <w:szCs w:val="24"/>
    </w:rPr>
  </w:style>
  <w:style w:type="paragraph" w:styleId="Subtitle">
    <w:name w:val="Subtitle"/>
    <w:basedOn w:val="Normal"/>
    <w:next w:val="BodyText"/>
    <w:qFormat/>
    <w:rsid w:val="00644F7C"/>
    <w:pPr>
      <w:spacing w:after="0" w:line="240" w:lineRule="auto"/>
      <w:jc w:val="center"/>
    </w:pPr>
    <w:rPr>
      <w:rFonts w:ascii="Rockwell" w:hAnsi="Rockwell"/>
      <w:b/>
      <w:bCs/>
      <w:sz w:val="24"/>
      <w:szCs w:val="24"/>
    </w:rPr>
  </w:style>
  <w:style w:type="paragraph" w:styleId="ListParagraph">
    <w:name w:val="List Paragraph"/>
    <w:basedOn w:val="Normal"/>
    <w:uiPriority w:val="34"/>
    <w:qFormat/>
    <w:rsid w:val="00644F7C"/>
    <w:pPr>
      <w:ind w:left="720"/>
    </w:pPr>
  </w:style>
  <w:style w:type="paragraph" w:styleId="Header">
    <w:name w:val="header"/>
    <w:basedOn w:val="Normal"/>
    <w:rsid w:val="00644F7C"/>
    <w:pPr>
      <w:tabs>
        <w:tab w:val="center" w:pos="4680"/>
        <w:tab w:val="right" w:pos="9360"/>
      </w:tabs>
      <w:spacing w:after="0" w:line="240" w:lineRule="auto"/>
    </w:pPr>
  </w:style>
  <w:style w:type="paragraph" w:styleId="Footer">
    <w:name w:val="footer"/>
    <w:basedOn w:val="Normal"/>
    <w:rsid w:val="00644F7C"/>
    <w:pPr>
      <w:tabs>
        <w:tab w:val="center" w:pos="4680"/>
        <w:tab w:val="right" w:pos="9360"/>
      </w:tabs>
      <w:spacing w:after="0" w:line="240" w:lineRule="auto"/>
    </w:pPr>
  </w:style>
  <w:style w:type="paragraph" w:styleId="BalloonText">
    <w:name w:val="Balloon Text"/>
    <w:basedOn w:val="Normal"/>
    <w:rsid w:val="00644F7C"/>
    <w:pPr>
      <w:spacing w:after="0" w:line="240" w:lineRule="auto"/>
    </w:pPr>
    <w:rPr>
      <w:rFonts w:ascii="Tahoma" w:hAnsi="Tahoma" w:cs="Tahoma"/>
      <w:sz w:val="16"/>
      <w:szCs w:val="16"/>
    </w:rPr>
  </w:style>
  <w:style w:type="paragraph" w:styleId="NormalWeb">
    <w:name w:val="Normal (Web)"/>
    <w:basedOn w:val="Normal"/>
    <w:rsid w:val="00644F7C"/>
    <w:pPr>
      <w:spacing w:before="280" w:after="115" w:line="240" w:lineRule="auto"/>
    </w:pPr>
    <w:rPr>
      <w:rFonts w:ascii="Times New Roman" w:hAnsi="Times New Roman"/>
      <w:sz w:val="24"/>
      <w:szCs w:val="24"/>
    </w:rPr>
  </w:style>
  <w:style w:type="paragraph" w:customStyle="1" w:styleId="TableContents">
    <w:name w:val="Table Contents"/>
    <w:basedOn w:val="Normal"/>
    <w:rsid w:val="00644F7C"/>
    <w:pPr>
      <w:suppressLineNumbers/>
    </w:pPr>
  </w:style>
  <w:style w:type="paragraph" w:customStyle="1" w:styleId="TableHeading">
    <w:name w:val="Table Heading"/>
    <w:basedOn w:val="TableContents"/>
    <w:rsid w:val="00644F7C"/>
    <w:pPr>
      <w:jc w:val="center"/>
    </w:pPr>
    <w:rPr>
      <w:b/>
      <w:bCs/>
    </w:rPr>
  </w:style>
  <w:style w:type="character" w:styleId="CommentReference">
    <w:name w:val="annotation reference"/>
    <w:uiPriority w:val="99"/>
    <w:semiHidden/>
    <w:unhideWhenUsed/>
    <w:rsid w:val="00B71B0D"/>
    <w:rPr>
      <w:sz w:val="16"/>
      <w:szCs w:val="16"/>
    </w:rPr>
  </w:style>
  <w:style w:type="paragraph" w:styleId="CommentText">
    <w:name w:val="annotation text"/>
    <w:basedOn w:val="Normal"/>
    <w:link w:val="CommentTextChar"/>
    <w:uiPriority w:val="99"/>
    <w:semiHidden/>
    <w:unhideWhenUsed/>
    <w:rsid w:val="00B71B0D"/>
    <w:rPr>
      <w:sz w:val="20"/>
      <w:szCs w:val="20"/>
    </w:rPr>
  </w:style>
  <w:style w:type="character" w:customStyle="1" w:styleId="CommentTextChar">
    <w:name w:val="Comment Text Char"/>
    <w:link w:val="CommentText"/>
    <w:uiPriority w:val="99"/>
    <w:semiHidden/>
    <w:rsid w:val="00B71B0D"/>
    <w:rPr>
      <w:rFonts w:ascii="Calibri" w:hAnsi="Calibri" w:cs="Calibri"/>
      <w:lang w:eastAsia="ar-SA"/>
    </w:rPr>
  </w:style>
  <w:style w:type="paragraph" w:styleId="CommentSubject">
    <w:name w:val="annotation subject"/>
    <w:basedOn w:val="CommentText"/>
    <w:next w:val="CommentText"/>
    <w:link w:val="CommentSubjectChar"/>
    <w:uiPriority w:val="99"/>
    <w:semiHidden/>
    <w:unhideWhenUsed/>
    <w:rsid w:val="00B71B0D"/>
    <w:rPr>
      <w:b/>
      <w:bCs/>
    </w:rPr>
  </w:style>
  <w:style w:type="character" w:customStyle="1" w:styleId="CommentSubjectChar">
    <w:name w:val="Comment Subject Char"/>
    <w:link w:val="CommentSubject"/>
    <w:uiPriority w:val="99"/>
    <w:semiHidden/>
    <w:rsid w:val="00B71B0D"/>
    <w:rPr>
      <w:rFonts w:ascii="Calibri" w:hAnsi="Calibri" w:cs="Calibri"/>
      <w:b/>
      <w:bCs/>
      <w:lang w:eastAsia="ar-SA"/>
    </w:rPr>
  </w:style>
  <w:style w:type="paragraph" w:styleId="Revision">
    <w:name w:val="Revision"/>
    <w:hidden/>
    <w:uiPriority w:val="99"/>
    <w:semiHidden/>
    <w:rsid w:val="00392910"/>
    <w:rPr>
      <w:rFonts w:ascii="Calibri" w:hAnsi="Calibri" w:cs="Calibri"/>
      <w:sz w:val="22"/>
      <w:szCs w:val="22"/>
      <w:lang w:eastAsia="ar-SA"/>
    </w:rPr>
  </w:style>
  <w:style w:type="table" w:styleId="TableGrid">
    <w:name w:val="Table Grid"/>
    <w:basedOn w:val="TableNormal"/>
    <w:uiPriority w:val="59"/>
    <w:rsid w:val="0045568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282F6F"/>
    <w:rPr>
      <w:color w:val="808080"/>
    </w:rPr>
  </w:style>
  <w:style w:type="paragraph" w:styleId="NoSpacing">
    <w:name w:val="No Spacing"/>
    <w:uiPriority w:val="1"/>
    <w:qFormat/>
    <w:rsid w:val="009F240E"/>
    <w:rPr>
      <w:rFonts w:asciiTheme="minorHAnsi" w:eastAsiaTheme="minorEastAsia" w:hAnsiTheme="minorHAnsi" w:cstheme="minorBidi"/>
      <w:sz w:val="22"/>
      <w:szCs w:val="22"/>
    </w:rPr>
  </w:style>
  <w:style w:type="character" w:customStyle="1" w:styleId="CharChar80">
    <w:name w:val=" Char Char8"/>
    <w:rsid w:val="00304F8F"/>
    <w:rPr>
      <w:rFonts w:ascii="Arial" w:hAnsi="Arial" w:cs="Arial"/>
      <w:b/>
      <w:bCs/>
      <w:kern w:val="1"/>
      <w:sz w:val="32"/>
      <w:szCs w:val="32"/>
    </w:rPr>
  </w:style>
  <w:style w:type="character" w:customStyle="1" w:styleId="CharChar70">
    <w:name w:val=" Char Char7"/>
    <w:rsid w:val="00304F8F"/>
    <w:rPr>
      <w:rFonts w:ascii="Arial" w:hAnsi="Arial" w:cs="Arial"/>
      <w:b/>
      <w:sz w:val="24"/>
      <w:szCs w:val="24"/>
    </w:rPr>
  </w:style>
  <w:style w:type="character" w:customStyle="1" w:styleId="CharChar60">
    <w:name w:val=" Char Char6"/>
    <w:rsid w:val="00304F8F"/>
    <w:rPr>
      <w:rFonts w:ascii="Arial" w:hAnsi="Arial" w:cs="Arial"/>
      <w:b/>
      <w:bCs/>
      <w:sz w:val="24"/>
      <w:szCs w:val="24"/>
    </w:rPr>
  </w:style>
  <w:style w:type="character" w:customStyle="1" w:styleId="CharChar50">
    <w:name w:val=" Char Char5"/>
    <w:rsid w:val="00304F8F"/>
    <w:rPr>
      <w:rFonts w:ascii="Times New Roman" w:hAnsi="Times New Roman" w:cs="Times New Roman"/>
      <w:b/>
      <w:bCs/>
    </w:rPr>
  </w:style>
  <w:style w:type="character" w:customStyle="1" w:styleId="CharChar40">
    <w:name w:val=" Char Char4"/>
    <w:rsid w:val="00304F8F"/>
    <w:rPr>
      <w:rFonts w:ascii="Arial" w:hAnsi="Arial" w:cs="Arial"/>
      <w:b/>
      <w:bCs/>
      <w:sz w:val="24"/>
      <w:szCs w:val="24"/>
    </w:rPr>
  </w:style>
  <w:style w:type="character" w:customStyle="1" w:styleId="CharChar30">
    <w:name w:val=" Char Char3"/>
    <w:rsid w:val="00304F8F"/>
    <w:rPr>
      <w:rFonts w:ascii="Rockwell" w:hAnsi="Rockwell" w:cs="Times New Roman"/>
      <w:b/>
      <w:bCs/>
      <w:sz w:val="24"/>
      <w:szCs w:val="24"/>
    </w:rPr>
  </w:style>
  <w:style w:type="character" w:customStyle="1" w:styleId="CharChar20">
    <w:name w:val=" Char Char2"/>
    <w:rsid w:val="00304F8F"/>
    <w:rPr>
      <w:rFonts w:cs="Times New Roman"/>
    </w:rPr>
  </w:style>
  <w:style w:type="character" w:customStyle="1" w:styleId="CharChar10">
    <w:name w:val=" Char Char1"/>
    <w:rsid w:val="00304F8F"/>
    <w:rPr>
      <w:rFonts w:cs="Times New Roman"/>
    </w:rPr>
  </w:style>
  <w:style w:type="character" w:customStyle="1" w:styleId="CharChar0">
    <w:name w:val=" Char Char"/>
    <w:rsid w:val="00304F8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semiHidden="0" w:uiPriority="0" w:unhideWhenUsed="0" w:qFormat="1"/>
    <w:lsdException w:name="heading 4" w:uiPriority="9" w:qFormat="1"/>
    <w:lsdException w:name="heading 5" w:semiHidden="0" w:uiPriority="0" w:unhideWhenUsed="0"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semiHidden="0" w:uiPriority="0" w:unhideWhenUsed="0" w:qFormat="1"/>
    <w:lsdException w:name="List" w:uiPriority="0"/>
    <w:lsdException w:name="Title" w:semiHidden="0" w:uiPriority="0" w:unhideWhenUsed="0" w:qFormat="1"/>
    <w:lsdException w:name="Default Paragraph Font" w:uiPriority="0"/>
    <w:lsdException w:name="Body Text" w:uiPriority="0"/>
    <w:lsdException w:name="Subtitle" w:semiHidden="0" w:uiPriority="0"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4F7C"/>
    <w:pPr>
      <w:suppressAutoHyphens/>
      <w:spacing w:after="200" w:line="276" w:lineRule="auto"/>
    </w:pPr>
    <w:rPr>
      <w:rFonts w:ascii="Calibri" w:hAnsi="Calibri" w:cs="Calibri"/>
      <w:sz w:val="22"/>
      <w:szCs w:val="22"/>
      <w:lang w:eastAsia="ar-SA"/>
    </w:rPr>
  </w:style>
  <w:style w:type="paragraph" w:styleId="Heading1">
    <w:name w:val="heading 1"/>
    <w:basedOn w:val="Normal"/>
    <w:next w:val="Normal"/>
    <w:qFormat/>
    <w:rsid w:val="00644F7C"/>
    <w:pPr>
      <w:keepNext/>
      <w:numPr>
        <w:numId w:val="1"/>
      </w:numPr>
      <w:spacing w:before="240" w:after="60" w:line="240" w:lineRule="auto"/>
      <w:outlineLvl w:val="0"/>
    </w:pPr>
    <w:rPr>
      <w:rFonts w:ascii="Arial" w:hAnsi="Arial" w:cs="Arial"/>
      <w:b/>
      <w:bCs/>
      <w:kern w:val="1"/>
      <w:sz w:val="32"/>
      <w:szCs w:val="32"/>
    </w:rPr>
  </w:style>
  <w:style w:type="paragraph" w:styleId="Heading3">
    <w:name w:val="heading 3"/>
    <w:basedOn w:val="Normal"/>
    <w:next w:val="Normal"/>
    <w:qFormat/>
    <w:rsid w:val="00644F7C"/>
    <w:pPr>
      <w:keepNext/>
      <w:numPr>
        <w:ilvl w:val="2"/>
        <w:numId w:val="1"/>
      </w:numPr>
      <w:spacing w:after="0" w:line="240" w:lineRule="auto"/>
      <w:jc w:val="center"/>
      <w:outlineLvl w:val="2"/>
    </w:pPr>
    <w:rPr>
      <w:rFonts w:ascii="Arial" w:hAnsi="Arial" w:cs="Arial"/>
      <w:b/>
      <w:sz w:val="20"/>
      <w:szCs w:val="24"/>
    </w:rPr>
  </w:style>
  <w:style w:type="paragraph" w:styleId="Heading5">
    <w:name w:val="heading 5"/>
    <w:basedOn w:val="Normal"/>
    <w:next w:val="Normal"/>
    <w:qFormat/>
    <w:rsid w:val="00644F7C"/>
    <w:pPr>
      <w:keepNext/>
      <w:numPr>
        <w:ilvl w:val="4"/>
        <w:numId w:val="1"/>
      </w:numPr>
      <w:spacing w:before="120" w:after="0" w:line="240" w:lineRule="auto"/>
      <w:outlineLvl w:val="4"/>
    </w:pPr>
    <w:rPr>
      <w:rFonts w:ascii="Arial" w:hAnsi="Arial" w:cs="Arial"/>
      <w:b/>
      <w:bCs/>
      <w:szCs w:val="24"/>
    </w:rPr>
  </w:style>
  <w:style w:type="paragraph" w:styleId="Heading6">
    <w:name w:val="heading 6"/>
    <w:basedOn w:val="Normal"/>
    <w:next w:val="Normal"/>
    <w:qFormat/>
    <w:rsid w:val="00644F7C"/>
    <w:pPr>
      <w:numPr>
        <w:ilvl w:val="5"/>
        <w:numId w:val="1"/>
      </w:numPr>
      <w:spacing w:before="240" w:after="60" w:line="240" w:lineRule="auto"/>
      <w:outlineLvl w:val="5"/>
    </w:pPr>
    <w:rPr>
      <w:rFonts w:ascii="Times New Roman" w:hAnsi="Times New Roman"/>
      <w:b/>
      <w:bCs/>
    </w:rPr>
  </w:style>
  <w:style w:type="character" w:default="1" w:styleId="DefaultParagraphFont">
    <w:name w:val="Default Paragraph Font"/>
    <w:unhideWhenUsed/>
    <w:rsid w:val="00304F8F"/>
    <w:rPr>
      <w:rPrChange w:id="1" w:author="Marie Barrigar" w:date="2012-04-25T11:31:00Z">
        <w:rPr/>
      </w:rPrChang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644F7C"/>
    <w:rPr>
      <w:rFonts w:ascii="Verdana" w:hAnsi="Verdana"/>
      <w:b/>
      <w:bCs/>
      <w:sz w:val="24"/>
      <w:szCs w:val="24"/>
    </w:rPr>
  </w:style>
  <w:style w:type="character" w:customStyle="1" w:styleId="Absatz-Standardschriftart">
    <w:name w:val="Absatz-Standardschriftart"/>
    <w:rsid w:val="00644F7C"/>
  </w:style>
  <w:style w:type="character" w:customStyle="1" w:styleId="WW-Absatz-Standardschriftart">
    <w:name w:val="WW-Absatz-Standardschriftart"/>
    <w:rsid w:val="00644F7C"/>
  </w:style>
  <w:style w:type="character" w:customStyle="1" w:styleId="WW-Absatz-Standardschriftart1">
    <w:name w:val="WW-Absatz-Standardschriftart1"/>
    <w:rsid w:val="00644F7C"/>
  </w:style>
  <w:style w:type="character" w:customStyle="1" w:styleId="WW-Absatz-Standardschriftart11">
    <w:name w:val="WW-Absatz-Standardschriftart11"/>
    <w:rsid w:val="00644F7C"/>
  </w:style>
  <w:style w:type="character" w:customStyle="1" w:styleId="WW-Absatz-Standardschriftart111">
    <w:name w:val="WW-Absatz-Standardschriftart111"/>
    <w:rsid w:val="00644F7C"/>
  </w:style>
  <w:style w:type="character" w:customStyle="1" w:styleId="WW8Num3z0">
    <w:name w:val="WW8Num3z0"/>
    <w:rsid w:val="00644F7C"/>
    <w:rPr>
      <w:rFonts w:ascii="Verdana" w:eastAsia="Times New Roman" w:hAnsi="Verdana"/>
    </w:rPr>
  </w:style>
  <w:style w:type="character" w:customStyle="1" w:styleId="WW8Num3z1">
    <w:name w:val="WW8Num3z1"/>
    <w:rsid w:val="00644F7C"/>
    <w:rPr>
      <w:rFonts w:ascii="Courier New" w:hAnsi="Courier New"/>
    </w:rPr>
  </w:style>
  <w:style w:type="character" w:customStyle="1" w:styleId="WW-Absatz-Standardschriftart1111">
    <w:name w:val="WW-Absatz-Standardschriftart1111"/>
    <w:rsid w:val="00644F7C"/>
  </w:style>
  <w:style w:type="character" w:customStyle="1" w:styleId="WW8Num1z0">
    <w:name w:val="WW8Num1z0"/>
    <w:rsid w:val="00644F7C"/>
    <w:rPr>
      <w:rFonts w:cs="Times New Roman"/>
    </w:rPr>
  </w:style>
  <w:style w:type="character" w:customStyle="1" w:styleId="WW8Num2z1">
    <w:name w:val="WW8Num2z1"/>
    <w:rsid w:val="00644F7C"/>
    <w:rPr>
      <w:rFonts w:ascii="Courier New" w:hAnsi="Courier New"/>
      <w:sz w:val="20"/>
    </w:rPr>
  </w:style>
  <w:style w:type="character" w:customStyle="1" w:styleId="WW8Num2z2">
    <w:name w:val="WW8Num2z2"/>
    <w:rsid w:val="00644F7C"/>
    <w:rPr>
      <w:rFonts w:ascii="Wingdings" w:hAnsi="Wingdings"/>
      <w:sz w:val="20"/>
    </w:rPr>
  </w:style>
  <w:style w:type="character" w:customStyle="1" w:styleId="WW8Num3z2">
    <w:name w:val="WW8Num3z2"/>
    <w:rsid w:val="00644F7C"/>
    <w:rPr>
      <w:rFonts w:ascii="Wingdings" w:hAnsi="Wingdings"/>
    </w:rPr>
  </w:style>
  <w:style w:type="character" w:customStyle="1" w:styleId="WW8Num3z3">
    <w:name w:val="WW8Num3z3"/>
    <w:rsid w:val="00644F7C"/>
    <w:rPr>
      <w:rFonts w:ascii="Symbol" w:hAnsi="Symbol"/>
    </w:rPr>
  </w:style>
  <w:style w:type="character" w:customStyle="1" w:styleId="WW8Num4z0">
    <w:name w:val="WW8Num4z0"/>
    <w:rsid w:val="00644F7C"/>
    <w:rPr>
      <w:rFonts w:ascii="Symbol" w:hAnsi="Symbol"/>
      <w:sz w:val="20"/>
    </w:rPr>
  </w:style>
  <w:style w:type="character" w:customStyle="1" w:styleId="WW8Num4z1">
    <w:name w:val="WW8Num4z1"/>
    <w:rsid w:val="00644F7C"/>
    <w:rPr>
      <w:rFonts w:ascii="Courier New" w:hAnsi="Courier New"/>
      <w:sz w:val="20"/>
    </w:rPr>
  </w:style>
  <w:style w:type="character" w:customStyle="1" w:styleId="WW8Num4z2">
    <w:name w:val="WW8Num4z2"/>
    <w:rsid w:val="00644F7C"/>
    <w:rPr>
      <w:rFonts w:ascii="Wingdings" w:hAnsi="Wingdings"/>
      <w:sz w:val="20"/>
    </w:rPr>
  </w:style>
  <w:style w:type="character" w:customStyle="1" w:styleId="WW8Num5z0">
    <w:name w:val="WW8Num5z0"/>
    <w:rsid w:val="00644F7C"/>
    <w:rPr>
      <w:rFonts w:cs="Times New Roman"/>
    </w:rPr>
  </w:style>
  <w:style w:type="character" w:customStyle="1" w:styleId="WW8Num6z0">
    <w:name w:val="WW8Num6z0"/>
    <w:rsid w:val="00644F7C"/>
    <w:rPr>
      <w:rFonts w:ascii="Symbol" w:hAnsi="Symbol"/>
      <w:sz w:val="20"/>
    </w:rPr>
  </w:style>
  <w:style w:type="character" w:customStyle="1" w:styleId="WW8Num6z1">
    <w:name w:val="WW8Num6z1"/>
    <w:rsid w:val="00644F7C"/>
    <w:rPr>
      <w:rFonts w:ascii="Courier New" w:hAnsi="Courier New"/>
      <w:sz w:val="20"/>
    </w:rPr>
  </w:style>
  <w:style w:type="character" w:customStyle="1" w:styleId="WW8Num6z2">
    <w:name w:val="WW8Num6z2"/>
    <w:rsid w:val="00644F7C"/>
    <w:rPr>
      <w:rFonts w:ascii="Wingdings" w:hAnsi="Wingdings"/>
      <w:sz w:val="20"/>
    </w:rPr>
  </w:style>
  <w:style w:type="character" w:customStyle="1" w:styleId="WW8Num7z0">
    <w:name w:val="WW8Num7z0"/>
    <w:rsid w:val="00644F7C"/>
    <w:rPr>
      <w:rFonts w:ascii="Symbol" w:hAnsi="Symbol"/>
    </w:rPr>
  </w:style>
  <w:style w:type="character" w:customStyle="1" w:styleId="WW8Num7z1">
    <w:name w:val="WW8Num7z1"/>
    <w:rsid w:val="00644F7C"/>
    <w:rPr>
      <w:rFonts w:ascii="Courier New" w:hAnsi="Courier New"/>
    </w:rPr>
  </w:style>
  <w:style w:type="character" w:customStyle="1" w:styleId="WW8Num7z2">
    <w:name w:val="WW8Num7z2"/>
    <w:rsid w:val="00644F7C"/>
    <w:rPr>
      <w:rFonts w:ascii="Wingdings" w:hAnsi="Wingdings"/>
    </w:rPr>
  </w:style>
  <w:style w:type="character" w:customStyle="1" w:styleId="WW8Num8z0">
    <w:name w:val="WW8Num8z0"/>
    <w:rsid w:val="00644F7C"/>
    <w:rPr>
      <w:rFonts w:cs="Times New Roman"/>
    </w:rPr>
  </w:style>
  <w:style w:type="character" w:customStyle="1" w:styleId="WW8Num9z0">
    <w:name w:val="WW8Num9z0"/>
    <w:rsid w:val="00644F7C"/>
    <w:rPr>
      <w:rFonts w:ascii="Symbol" w:hAnsi="Symbol"/>
    </w:rPr>
  </w:style>
  <w:style w:type="character" w:customStyle="1" w:styleId="WW8Num9z1">
    <w:name w:val="WW8Num9z1"/>
    <w:rsid w:val="00644F7C"/>
    <w:rPr>
      <w:rFonts w:ascii="Courier New" w:hAnsi="Courier New"/>
    </w:rPr>
  </w:style>
  <w:style w:type="character" w:customStyle="1" w:styleId="WW8Num9z2">
    <w:name w:val="WW8Num9z2"/>
    <w:rsid w:val="00644F7C"/>
    <w:rPr>
      <w:rFonts w:ascii="Wingdings" w:hAnsi="Wingdings"/>
    </w:rPr>
  </w:style>
  <w:style w:type="character" w:customStyle="1" w:styleId="WW8Num10z0">
    <w:name w:val="WW8Num10z0"/>
    <w:rsid w:val="00644F7C"/>
    <w:rPr>
      <w:rFonts w:ascii="Symbol" w:hAnsi="Symbol"/>
      <w:sz w:val="20"/>
    </w:rPr>
  </w:style>
  <w:style w:type="character" w:customStyle="1" w:styleId="WW8Num10z1">
    <w:name w:val="WW8Num10z1"/>
    <w:rsid w:val="00644F7C"/>
    <w:rPr>
      <w:rFonts w:ascii="Courier New" w:hAnsi="Courier New"/>
      <w:sz w:val="20"/>
    </w:rPr>
  </w:style>
  <w:style w:type="character" w:customStyle="1" w:styleId="WW8Num10z2">
    <w:name w:val="WW8Num10z2"/>
    <w:rsid w:val="00644F7C"/>
    <w:rPr>
      <w:rFonts w:ascii="Wingdings" w:hAnsi="Wingdings"/>
      <w:sz w:val="20"/>
    </w:rPr>
  </w:style>
  <w:style w:type="character" w:customStyle="1" w:styleId="WW8Num11z0">
    <w:name w:val="WW8Num11z0"/>
    <w:rsid w:val="00644F7C"/>
    <w:rPr>
      <w:rFonts w:ascii="Symbol" w:hAnsi="Symbol"/>
      <w:sz w:val="20"/>
    </w:rPr>
  </w:style>
  <w:style w:type="character" w:customStyle="1" w:styleId="WW8Num11z1">
    <w:name w:val="WW8Num11z1"/>
    <w:rsid w:val="00644F7C"/>
    <w:rPr>
      <w:rFonts w:ascii="Courier New" w:hAnsi="Courier New"/>
      <w:sz w:val="20"/>
    </w:rPr>
  </w:style>
  <w:style w:type="character" w:customStyle="1" w:styleId="WW8Num11z2">
    <w:name w:val="WW8Num11z2"/>
    <w:rsid w:val="00644F7C"/>
    <w:rPr>
      <w:rFonts w:ascii="Wingdings" w:hAnsi="Wingdings"/>
      <w:sz w:val="20"/>
    </w:rPr>
  </w:style>
  <w:style w:type="character" w:customStyle="1" w:styleId="WW8Num12z0">
    <w:name w:val="WW8Num12z0"/>
    <w:rsid w:val="00644F7C"/>
    <w:rPr>
      <w:rFonts w:ascii="Symbol" w:hAnsi="Symbol"/>
      <w:sz w:val="20"/>
    </w:rPr>
  </w:style>
  <w:style w:type="character" w:customStyle="1" w:styleId="WW8Num12z1">
    <w:name w:val="WW8Num12z1"/>
    <w:rsid w:val="00644F7C"/>
    <w:rPr>
      <w:rFonts w:ascii="Courier New" w:hAnsi="Courier New"/>
      <w:sz w:val="20"/>
    </w:rPr>
  </w:style>
  <w:style w:type="character" w:customStyle="1" w:styleId="WW8Num12z2">
    <w:name w:val="WW8Num12z2"/>
    <w:rsid w:val="00644F7C"/>
    <w:rPr>
      <w:rFonts w:ascii="Wingdings" w:hAnsi="Wingdings"/>
      <w:sz w:val="20"/>
    </w:rPr>
  </w:style>
  <w:style w:type="character" w:customStyle="1" w:styleId="WW8Num13z0">
    <w:name w:val="WW8Num13z0"/>
    <w:rsid w:val="00644F7C"/>
    <w:rPr>
      <w:rFonts w:ascii="Symbol" w:hAnsi="Symbol"/>
    </w:rPr>
  </w:style>
  <w:style w:type="character" w:customStyle="1" w:styleId="WW8Num13z1">
    <w:name w:val="WW8Num13z1"/>
    <w:rsid w:val="00644F7C"/>
    <w:rPr>
      <w:rFonts w:ascii="Courier New" w:hAnsi="Courier New" w:cs="Courier New"/>
    </w:rPr>
  </w:style>
  <w:style w:type="character" w:customStyle="1" w:styleId="WW8Num13z2">
    <w:name w:val="WW8Num13z2"/>
    <w:rsid w:val="00644F7C"/>
    <w:rPr>
      <w:rFonts w:ascii="Wingdings" w:hAnsi="Wingdings"/>
    </w:rPr>
  </w:style>
  <w:style w:type="character" w:customStyle="1" w:styleId="WW8Num14z0">
    <w:name w:val="WW8Num14z0"/>
    <w:rsid w:val="00644F7C"/>
    <w:rPr>
      <w:rFonts w:ascii="Verdana" w:eastAsia="Times New Roman" w:hAnsi="Verdana"/>
    </w:rPr>
  </w:style>
  <w:style w:type="character" w:customStyle="1" w:styleId="WW8Num14z1">
    <w:name w:val="WW8Num14z1"/>
    <w:rsid w:val="00644F7C"/>
    <w:rPr>
      <w:rFonts w:ascii="Courier New" w:hAnsi="Courier New"/>
    </w:rPr>
  </w:style>
  <w:style w:type="character" w:customStyle="1" w:styleId="WW8Num14z2">
    <w:name w:val="WW8Num14z2"/>
    <w:rsid w:val="00644F7C"/>
    <w:rPr>
      <w:rFonts w:ascii="Wingdings" w:hAnsi="Wingdings"/>
    </w:rPr>
  </w:style>
  <w:style w:type="character" w:customStyle="1" w:styleId="WW8Num14z3">
    <w:name w:val="WW8Num14z3"/>
    <w:rsid w:val="00644F7C"/>
    <w:rPr>
      <w:rFonts w:ascii="Symbol" w:hAnsi="Symbol"/>
    </w:rPr>
  </w:style>
  <w:style w:type="character" w:customStyle="1" w:styleId="WW8Num15z0">
    <w:name w:val="WW8Num15z0"/>
    <w:rsid w:val="00644F7C"/>
    <w:rPr>
      <w:rFonts w:ascii="Symbol" w:hAnsi="Symbol"/>
      <w:sz w:val="20"/>
    </w:rPr>
  </w:style>
  <w:style w:type="character" w:customStyle="1" w:styleId="WW8Num15z1">
    <w:name w:val="WW8Num15z1"/>
    <w:rsid w:val="00644F7C"/>
    <w:rPr>
      <w:rFonts w:ascii="Courier New" w:hAnsi="Courier New"/>
      <w:sz w:val="20"/>
    </w:rPr>
  </w:style>
  <w:style w:type="character" w:customStyle="1" w:styleId="WW8Num15z2">
    <w:name w:val="WW8Num15z2"/>
    <w:rsid w:val="00644F7C"/>
    <w:rPr>
      <w:rFonts w:ascii="Wingdings" w:hAnsi="Wingdings"/>
      <w:sz w:val="20"/>
    </w:rPr>
  </w:style>
  <w:style w:type="character" w:customStyle="1" w:styleId="WW8Num16z0">
    <w:name w:val="WW8Num16z0"/>
    <w:rsid w:val="00644F7C"/>
    <w:rPr>
      <w:rFonts w:ascii="Symbol" w:hAnsi="Symbol"/>
    </w:rPr>
  </w:style>
  <w:style w:type="character" w:customStyle="1" w:styleId="WW8Num16z1">
    <w:name w:val="WW8Num16z1"/>
    <w:rsid w:val="00644F7C"/>
    <w:rPr>
      <w:rFonts w:ascii="Courier New" w:hAnsi="Courier New" w:cs="Courier New"/>
    </w:rPr>
  </w:style>
  <w:style w:type="character" w:customStyle="1" w:styleId="WW8Num16z2">
    <w:name w:val="WW8Num16z2"/>
    <w:rsid w:val="00644F7C"/>
    <w:rPr>
      <w:rFonts w:ascii="Wingdings" w:hAnsi="Wingdings"/>
    </w:rPr>
  </w:style>
  <w:style w:type="character" w:customStyle="1" w:styleId="WW8Num17z0">
    <w:name w:val="WW8Num17z0"/>
    <w:rsid w:val="00644F7C"/>
    <w:rPr>
      <w:rFonts w:ascii="Symbol" w:hAnsi="Symbol"/>
      <w:sz w:val="20"/>
    </w:rPr>
  </w:style>
  <w:style w:type="character" w:customStyle="1" w:styleId="WW8Num17z1">
    <w:name w:val="WW8Num17z1"/>
    <w:rsid w:val="00644F7C"/>
    <w:rPr>
      <w:rFonts w:ascii="Courier New" w:hAnsi="Courier New"/>
      <w:sz w:val="20"/>
    </w:rPr>
  </w:style>
  <w:style w:type="character" w:customStyle="1" w:styleId="WW8Num17z2">
    <w:name w:val="WW8Num17z2"/>
    <w:rsid w:val="00644F7C"/>
    <w:rPr>
      <w:rFonts w:ascii="Wingdings" w:hAnsi="Wingdings"/>
      <w:sz w:val="20"/>
    </w:rPr>
  </w:style>
  <w:style w:type="character" w:customStyle="1" w:styleId="WW8Num18z0">
    <w:name w:val="WW8Num18z0"/>
    <w:rsid w:val="00644F7C"/>
    <w:rPr>
      <w:rFonts w:ascii="Symbol" w:hAnsi="Symbol"/>
      <w:sz w:val="20"/>
    </w:rPr>
  </w:style>
  <w:style w:type="character" w:customStyle="1" w:styleId="WW8Num18z1">
    <w:name w:val="WW8Num18z1"/>
    <w:rsid w:val="00644F7C"/>
    <w:rPr>
      <w:rFonts w:ascii="Courier New" w:hAnsi="Courier New"/>
      <w:sz w:val="20"/>
    </w:rPr>
  </w:style>
  <w:style w:type="character" w:customStyle="1" w:styleId="WW8Num18z2">
    <w:name w:val="WW8Num18z2"/>
    <w:rsid w:val="00644F7C"/>
    <w:rPr>
      <w:rFonts w:ascii="Wingdings" w:hAnsi="Wingdings"/>
      <w:sz w:val="20"/>
    </w:rPr>
  </w:style>
  <w:style w:type="character" w:customStyle="1" w:styleId="WW8Num19z0">
    <w:name w:val="WW8Num19z0"/>
    <w:rsid w:val="00644F7C"/>
    <w:rPr>
      <w:rFonts w:ascii="Verdana" w:eastAsia="Times New Roman" w:hAnsi="Verdana"/>
    </w:rPr>
  </w:style>
  <w:style w:type="character" w:customStyle="1" w:styleId="WW8Num19z1">
    <w:name w:val="WW8Num19z1"/>
    <w:rsid w:val="00644F7C"/>
    <w:rPr>
      <w:rFonts w:ascii="Courier New" w:hAnsi="Courier New"/>
    </w:rPr>
  </w:style>
  <w:style w:type="character" w:customStyle="1" w:styleId="WW8Num19z2">
    <w:name w:val="WW8Num19z2"/>
    <w:rsid w:val="00644F7C"/>
    <w:rPr>
      <w:rFonts w:ascii="Wingdings" w:hAnsi="Wingdings"/>
    </w:rPr>
  </w:style>
  <w:style w:type="character" w:customStyle="1" w:styleId="WW8Num19z3">
    <w:name w:val="WW8Num19z3"/>
    <w:rsid w:val="00644F7C"/>
    <w:rPr>
      <w:rFonts w:ascii="Symbol" w:hAnsi="Symbol"/>
    </w:rPr>
  </w:style>
  <w:style w:type="character" w:customStyle="1" w:styleId="WW8Num20z0">
    <w:name w:val="WW8Num20z0"/>
    <w:rsid w:val="00644F7C"/>
    <w:rPr>
      <w:rFonts w:ascii="Symbol" w:hAnsi="Symbol"/>
      <w:sz w:val="20"/>
    </w:rPr>
  </w:style>
  <w:style w:type="character" w:customStyle="1" w:styleId="WW8Num20z1">
    <w:name w:val="WW8Num20z1"/>
    <w:rsid w:val="00644F7C"/>
    <w:rPr>
      <w:rFonts w:ascii="Courier New" w:hAnsi="Courier New"/>
      <w:sz w:val="20"/>
    </w:rPr>
  </w:style>
  <w:style w:type="character" w:customStyle="1" w:styleId="WW8Num20z2">
    <w:name w:val="WW8Num20z2"/>
    <w:rsid w:val="00644F7C"/>
    <w:rPr>
      <w:rFonts w:ascii="Wingdings" w:hAnsi="Wingdings"/>
      <w:sz w:val="20"/>
    </w:rPr>
  </w:style>
  <w:style w:type="character" w:customStyle="1" w:styleId="WW8Num21z0">
    <w:name w:val="WW8Num21z0"/>
    <w:rsid w:val="00644F7C"/>
    <w:rPr>
      <w:rFonts w:ascii="Symbol" w:hAnsi="Symbol"/>
      <w:sz w:val="20"/>
    </w:rPr>
  </w:style>
  <w:style w:type="character" w:customStyle="1" w:styleId="WW8Num21z1">
    <w:name w:val="WW8Num21z1"/>
    <w:rsid w:val="00644F7C"/>
    <w:rPr>
      <w:rFonts w:ascii="Courier New" w:hAnsi="Courier New"/>
      <w:sz w:val="20"/>
    </w:rPr>
  </w:style>
  <w:style w:type="character" w:customStyle="1" w:styleId="WW8Num21z2">
    <w:name w:val="WW8Num21z2"/>
    <w:rsid w:val="00644F7C"/>
    <w:rPr>
      <w:rFonts w:ascii="Wingdings" w:hAnsi="Wingdings"/>
      <w:sz w:val="20"/>
    </w:rPr>
  </w:style>
  <w:style w:type="character" w:customStyle="1" w:styleId="WW8Num22z0">
    <w:name w:val="WW8Num22z0"/>
    <w:rsid w:val="00644F7C"/>
    <w:rPr>
      <w:rFonts w:ascii="Symbol" w:hAnsi="Symbol"/>
      <w:sz w:val="20"/>
    </w:rPr>
  </w:style>
  <w:style w:type="character" w:customStyle="1" w:styleId="WW8Num22z1">
    <w:name w:val="WW8Num22z1"/>
    <w:rsid w:val="00644F7C"/>
    <w:rPr>
      <w:rFonts w:ascii="Courier New" w:hAnsi="Courier New"/>
      <w:sz w:val="20"/>
    </w:rPr>
  </w:style>
  <w:style w:type="character" w:customStyle="1" w:styleId="WW8Num22z2">
    <w:name w:val="WW8Num22z2"/>
    <w:rsid w:val="00644F7C"/>
    <w:rPr>
      <w:rFonts w:ascii="Wingdings" w:hAnsi="Wingdings"/>
      <w:sz w:val="20"/>
    </w:rPr>
  </w:style>
  <w:style w:type="character" w:customStyle="1" w:styleId="WW8Num23z0">
    <w:name w:val="WW8Num23z0"/>
    <w:rsid w:val="00644F7C"/>
    <w:rPr>
      <w:rFonts w:ascii="Symbol" w:hAnsi="Symbol"/>
      <w:sz w:val="20"/>
    </w:rPr>
  </w:style>
  <w:style w:type="character" w:customStyle="1" w:styleId="WW8Num23z1">
    <w:name w:val="WW8Num23z1"/>
    <w:rsid w:val="00644F7C"/>
    <w:rPr>
      <w:rFonts w:ascii="Courier New" w:hAnsi="Courier New"/>
      <w:sz w:val="20"/>
    </w:rPr>
  </w:style>
  <w:style w:type="character" w:customStyle="1" w:styleId="WW8Num23z2">
    <w:name w:val="WW8Num23z2"/>
    <w:rsid w:val="00644F7C"/>
    <w:rPr>
      <w:rFonts w:ascii="Wingdings" w:hAnsi="Wingdings"/>
      <w:sz w:val="20"/>
    </w:rPr>
  </w:style>
  <w:style w:type="character" w:customStyle="1" w:styleId="WW8Num24z0">
    <w:name w:val="WW8Num24z0"/>
    <w:rsid w:val="00644F7C"/>
    <w:rPr>
      <w:rFonts w:ascii="Symbol" w:hAnsi="Symbol"/>
      <w:sz w:val="20"/>
    </w:rPr>
  </w:style>
  <w:style w:type="character" w:customStyle="1" w:styleId="WW8Num24z1">
    <w:name w:val="WW8Num24z1"/>
    <w:rsid w:val="00644F7C"/>
    <w:rPr>
      <w:rFonts w:ascii="Courier New" w:hAnsi="Courier New"/>
      <w:sz w:val="20"/>
    </w:rPr>
  </w:style>
  <w:style w:type="character" w:customStyle="1" w:styleId="WW8Num24z2">
    <w:name w:val="WW8Num24z2"/>
    <w:rsid w:val="00644F7C"/>
    <w:rPr>
      <w:rFonts w:ascii="Wingdings" w:hAnsi="Wingdings"/>
      <w:sz w:val="20"/>
    </w:rPr>
  </w:style>
  <w:style w:type="character" w:customStyle="1" w:styleId="WW8Num25z0">
    <w:name w:val="WW8Num25z0"/>
    <w:rsid w:val="00644F7C"/>
    <w:rPr>
      <w:rFonts w:ascii="Symbol" w:hAnsi="Symbol"/>
      <w:sz w:val="20"/>
    </w:rPr>
  </w:style>
  <w:style w:type="character" w:customStyle="1" w:styleId="WW8Num25z1">
    <w:name w:val="WW8Num25z1"/>
    <w:rsid w:val="00644F7C"/>
    <w:rPr>
      <w:rFonts w:ascii="Courier New" w:hAnsi="Courier New"/>
      <w:sz w:val="20"/>
    </w:rPr>
  </w:style>
  <w:style w:type="character" w:customStyle="1" w:styleId="WW8Num25z2">
    <w:name w:val="WW8Num25z2"/>
    <w:rsid w:val="00644F7C"/>
    <w:rPr>
      <w:rFonts w:ascii="Wingdings" w:hAnsi="Wingdings"/>
      <w:sz w:val="20"/>
    </w:rPr>
  </w:style>
  <w:style w:type="character" w:customStyle="1" w:styleId="WW8Num26z0">
    <w:name w:val="WW8Num26z0"/>
    <w:rsid w:val="00644F7C"/>
    <w:rPr>
      <w:rFonts w:ascii="Symbol" w:hAnsi="Symbol"/>
      <w:sz w:val="20"/>
    </w:rPr>
  </w:style>
  <w:style w:type="character" w:customStyle="1" w:styleId="WW8Num26z1">
    <w:name w:val="WW8Num26z1"/>
    <w:rsid w:val="00644F7C"/>
    <w:rPr>
      <w:rFonts w:ascii="Courier New" w:hAnsi="Courier New"/>
      <w:sz w:val="20"/>
    </w:rPr>
  </w:style>
  <w:style w:type="character" w:customStyle="1" w:styleId="WW8Num26z2">
    <w:name w:val="WW8Num26z2"/>
    <w:rsid w:val="00644F7C"/>
    <w:rPr>
      <w:rFonts w:ascii="Wingdings" w:hAnsi="Wingdings"/>
      <w:sz w:val="20"/>
    </w:rPr>
  </w:style>
  <w:style w:type="character" w:customStyle="1" w:styleId="WW8Num27z0">
    <w:name w:val="WW8Num27z0"/>
    <w:rsid w:val="00644F7C"/>
    <w:rPr>
      <w:rFonts w:ascii="Verdana" w:eastAsia="Times New Roman" w:hAnsi="Verdana"/>
    </w:rPr>
  </w:style>
  <w:style w:type="character" w:customStyle="1" w:styleId="WW8Num27z1">
    <w:name w:val="WW8Num27z1"/>
    <w:rsid w:val="00644F7C"/>
    <w:rPr>
      <w:rFonts w:ascii="Courier New" w:hAnsi="Courier New"/>
    </w:rPr>
  </w:style>
  <w:style w:type="character" w:customStyle="1" w:styleId="WW8Num27z2">
    <w:name w:val="WW8Num27z2"/>
    <w:rsid w:val="00644F7C"/>
    <w:rPr>
      <w:rFonts w:ascii="Wingdings" w:hAnsi="Wingdings"/>
    </w:rPr>
  </w:style>
  <w:style w:type="character" w:customStyle="1" w:styleId="WW8Num27z3">
    <w:name w:val="WW8Num27z3"/>
    <w:rsid w:val="00644F7C"/>
    <w:rPr>
      <w:rFonts w:ascii="Symbol" w:hAnsi="Symbol"/>
    </w:rPr>
  </w:style>
  <w:style w:type="character" w:customStyle="1" w:styleId="WW8Num28z0">
    <w:name w:val="WW8Num28z0"/>
    <w:rsid w:val="00644F7C"/>
    <w:rPr>
      <w:rFonts w:ascii="Verdana" w:eastAsia="Times New Roman" w:hAnsi="Verdana"/>
    </w:rPr>
  </w:style>
  <w:style w:type="character" w:customStyle="1" w:styleId="WW8Num28z1">
    <w:name w:val="WW8Num28z1"/>
    <w:rsid w:val="00644F7C"/>
    <w:rPr>
      <w:rFonts w:ascii="Courier New" w:hAnsi="Courier New"/>
    </w:rPr>
  </w:style>
  <w:style w:type="character" w:customStyle="1" w:styleId="WW8Num28z2">
    <w:name w:val="WW8Num28z2"/>
    <w:rsid w:val="00644F7C"/>
    <w:rPr>
      <w:rFonts w:ascii="Wingdings" w:hAnsi="Wingdings"/>
    </w:rPr>
  </w:style>
  <w:style w:type="character" w:customStyle="1" w:styleId="WW8Num28z3">
    <w:name w:val="WW8Num28z3"/>
    <w:rsid w:val="00644F7C"/>
    <w:rPr>
      <w:rFonts w:ascii="Symbol" w:hAnsi="Symbol"/>
    </w:rPr>
  </w:style>
  <w:style w:type="character" w:customStyle="1" w:styleId="WW8Num29z0">
    <w:name w:val="WW8Num29z0"/>
    <w:rsid w:val="00644F7C"/>
    <w:rPr>
      <w:rFonts w:ascii="Symbol" w:hAnsi="Symbol"/>
    </w:rPr>
  </w:style>
  <w:style w:type="character" w:customStyle="1" w:styleId="WW8Num29z1">
    <w:name w:val="WW8Num29z1"/>
    <w:rsid w:val="00644F7C"/>
    <w:rPr>
      <w:rFonts w:ascii="Courier New" w:hAnsi="Courier New" w:cs="Courier New"/>
    </w:rPr>
  </w:style>
  <w:style w:type="character" w:customStyle="1" w:styleId="WW8Num29z2">
    <w:name w:val="WW8Num29z2"/>
    <w:rsid w:val="00644F7C"/>
    <w:rPr>
      <w:rFonts w:ascii="Wingdings" w:hAnsi="Wingdings"/>
    </w:rPr>
  </w:style>
  <w:style w:type="character" w:customStyle="1" w:styleId="WW8Num30z0">
    <w:name w:val="WW8Num30z0"/>
    <w:rsid w:val="00644F7C"/>
    <w:rPr>
      <w:rFonts w:ascii="Symbol" w:hAnsi="Symbol"/>
      <w:sz w:val="20"/>
    </w:rPr>
  </w:style>
  <w:style w:type="character" w:customStyle="1" w:styleId="WW8Num30z1">
    <w:name w:val="WW8Num30z1"/>
    <w:rsid w:val="00644F7C"/>
    <w:rPr>
      <w:rFonts w:ascii="Courier New" w:hAnsi="Courier New"/>
      <w:sz w:val="20"/>
    </w:rPr>
  </w:style>
  <w:style w:type="character" w:customStyle="1" w:styleId="WW8Num30z2">
    <w:name w:val="WW8Num30z2"/>
    <w:rsid w:val="00644F7C"/>
    <w:rPr>
      <w:rFonts w:ascii="Wingdings" w:hAnsi="Wingdings"/>
      <w:sz w:val="20"/>
    </w:rPr>
  </w:style>
  <w:style w:type="character" w:customStyle="1" w:styleId="WW8Num31z0">
    <w:name w:val="WW8Num31z0"/>
    <w:rsid w:val="00644F7C"/>
    <w:rPr>
      <w:rFonts w:ascii="Verdana" w:eastAsia="Times New Roman" w:hAnsi="Verdana"/>
    </w:rPr>
  </w:style>
  <w:style w:type="character" w:customStyle="1" w:styleId="WW8Num31z1">
    <w:name w:val="WW8Num31z1"/>
    <w:rsid w:val="00644F7C"/>
    <w:rPr>
      <w:rFonts w:ascii="Courier New" w:hAnsi="Courier New"/>
    </w:rPr>
  </w:style>
  <w:style w:type="character" w:customStyle="1" w:styleId="WW8Num31z2">
    <w:name w:val="WW8Num31z2"/>
    <w:rsid w:val="00644F7C"/>
    <w:rPr>
      <w:rFonts w:ascii="Wingdings" w:hAnsi="Wingdings"/>
    </w:rPr>
  </w:style>
  <w:style w:type="character" w:customStyle="1" w:styleId="WW8Num31z3">
    <w:name w:val="WW8Num31z3"/>
    <w:rsid w:val="00644F7C"/>
    <w:rPr>
      <w:rFonts w:ascii="Symbol" w:hAnsi="Symbol"/>
    </w:rPr>
  </w:style>
  <w:style w:type="character" w:customStyle="1" w:styleId="CharChar8">
    <w:name w:val="Char Char8"/>
    <w:rsid w:val="00644F7C"/>
    <w:rPr>
      <w:rFonts w:ascii="Arial" w:hAnsi="Arial" w:cs="Arial"/>
      <w:b/>
      <w:bCs/>
      <w:kern w:val="1"/>
      <w:sz w:val="32"/>
      <w:szCs w:val="32"/>
    </w:rPr>
  </w:style>
  <w:style w:type="character" w:customStyle="1" w:styleId="CharChar7">
    <w:name w:val="Char Char7"/>
    <w:rsid w:val="00644F7C"/>
    <w:rPr>
      <w:rFonts w:ascii="Arial" w:hAnsi="Arial" w:cs="Arial"/>
      <w:b/>
      <w:sz w:val="24"/>
      <w:szCs w:val="24"/>
    </w:rPr>
  </w:style>
  <w:style w:type="character" w:customStyle="1" w:styleId="CharChar6">
    <w:name w:val="Char Char6"/>
    <w:rsid w:val="00644F7C"/>
    <w:rPr>
      <w:rFonts w:ascii="Arial" w:hAnsi="Arial" w:cs="Arial"/>
      <w:b/>
      <w:bCs/>
      <w:sz w:val="24"/>
      <w:szCs w:val="24"/>
    </w:rPr>
  </w:style>
  <w:style w:type="character" w:customStyle="1" w:styleId="CharChar5">
    <w:name w:val="Char Char5"/>
    <w:rsid w:val="00644F7C"/>
    <w:rPr>
      <w:rFonts w:ascii="Times New Roman" w:hAnsi="Times New Roman" w:cs="Times New Roman"/>
      <w:b/>
      <w:bCs/>
    </w:rPr>
  </w:style>
  <w:style w:type="character" w:customStyle="1" w:styleId="CharChar4">
    <w:name w:val="Char Char4"/>
    <w:rsid w:val="00644F7C"/>
    <w:rPr>
      <w:rFonts w:ascii="Arial" w:hAnsi="Arial" w:cs="Arial"/>
      <w:b/>
      <w:bCs/>
      <w:sz w:val="24"/>
      <w:szCs w:val="24"/>
    </w:rPr>
  </w:style>
  <w:style w:type="character" w:customStyle="1" w:styleId="CharChar3">
    <w:name w:val="Char Char3"/>
    <w:rsid w:val="00644F7C"/>
    <w:rPr>
      <w:rFonts w:ascii="Rockwell" w:hAnsi="Rockwell" w:cs="Times New Roman"/>
      <w:b/>
      <w:bCs/>
      <w:sz w:val="24"/>
      <w:szCs w:val="24"/>
    </w:rPr>
  </w:style>
  <w:style w:type="character" w:customStyle="1" w:styleId="CharChar2">
    <w:name w:val="Char Char2"/>
    <w:rsid w:val="00644F7C"/>
    <w:rPr>
      <w:rFonts w:cs="Times New Roman"/>
    </w:rPr>
  </w:style>
  <w:style w:type="character" w:customStyle="1" w:styleId="CharChar1">
    <w:name w:val="Char Char1"/>
    <w:rsid w:val="00644F7C"/>
    <w:rPr>
      <w:rFonts w:cs="Times New Roman"/>
    </w:rPr>
  </w:style>
  <w:style w:type="character" w:customStyle="1" w:styleId="CharChar">
    <w:name w:val="Char Char"/>
    <w:rsid w:val="00644F7C"/>
    <w:rPr>
      <w:rFonts w:ascii="Tahoma" w:hAnsi="Tahoma" w:cs="Tahoma"/>
      <w:sz w:val="16"/>
      <w:szCs w:val="16"/>
    </w:rPr>
  </w:style>
  <w:style w:type="character" w:styleId="Hyperlink">
    <w:name w:val="Hyperlink"/>
    <w:rsid w:val="00644F7C"/>
    <w:rPr>
      <w:rFonts w:cs="Times New Roman"/>
      <w:color w:val="0000FF"/>
      <w:u w:val="single"/>
    </w:rPr>
  </w:style>
  <w:style w:type="character" w:customStyle="1" w:styleId="Bullets">
    <w:name w:val="Bullets"/>
    <w:rsid w:val="00644F7C"/>
    <w:rPr>
      <w:rFonts w:ascii="OpenSymbol" w:eastAsia="OpenSymbol" w:hAnsi="OpenSymbol" w:cs="OpenSymbol"/>
    </w:rPr>
  </w:style>
  <w:style w:type="character" w:customStyle="1" w:styleId="NumberingSymbols">
    <w:name w:val="Numbering Symbols"/>
    <w:rsid w:val="00644F7C"/>
  </w:style>
  <w:style w:type="paragraph" w:customStyle="1" w:styleId="Heading">
    <w:name w:val="Heading"/>
    <w:basedOn w:val="Normal"/>
    <w:next w:val="BodyText"/>
    <w:rsid w:val="00644F7C"/>
    <w:pPr>
      <w:keepNext/>
      <w:spacing w:before="240" w:after="120"/>
    </w:pPr>
    <w:rPr>
      <w:rFonts w:ascii="Arial" w:eastAsia="Microsoft YaHei" w:hAnsi="Arial" w:cs="Mangal"/>
      <w:sz w:val="28"/>
      <w:szCs w:val="28"/>
    </w:rPr>
  </w:style>
  <w:style w:type="paragraph" w:styleId="BodyText">
    <w:name w:val="Body Text"/>
    <w:basedOn w:val="Normal"/>
    <w:rsid w:val="00644F7C"/>
    <w:pPr>
      <w:spacing w:after="120"/>
    </w:pPr>
  </w:style>
  <w:style w:type="paragraph" w:styleId="List">
    <w:name w:val="List"/>
    <w:basedOn w:val="BodyText"/>
    <w:rsid w:val="00644F7C"/>
    <w:rPr>
      <w:rFonts w:cs="Mangal"/>
    </w:rPr>
  </w:style>
  <w:style w:type="paragraph" w:styleId="Caption">
    <w:name w:val="caption"/>
    <w:basedOn w:val="Normal"/>
    <w:next w:val="Normal"/>
    <w:qFormat/>
    <w:rsid w:val="00644F7C"/>
    <w:pPr>
      <w:spacing w:after="0" w:line="240" w:lineRule="auto"/>
      <w:jc w:val="center"/>
    </w:pPr>
    <w:rPr>
      <w:rFonts w:ascii="Times New Roman" w:hAnsi="Times New Roman"/>
      <w:b/>
      <w:sz w:val="28"/>
      <w:szCs w:val="20"/>
    </w:rPr>
  </w:style>
  <w:style w:type="paragraph" w:customStyle="1" w:styleId="Index">
    <w:name w:val="Index"/>
    <w:basedOn w:val="Normal"/>
    <w:rsid w:val="00644F7C"/>
    <w:pPr>
      <w:suppressLineNumbers/>
    </w:pPr>
    <w:rPr>
      <w:rFonts w:cs="Mangal"/>
    </w:rPr>
  </w:style>
  <w:style w:type="paragraph" w:styleId="Title">
    <w:name w:val="Title"/>
    <w:basedOn w:val="Normal"/>
    <w:next w:val="Subtitle"/>
    <w:qFormat/>
    <w:rsid w:val="00644F7C"/>
    <w:pPr>
      <w:spacing w:after="0" w:line="240" w:lineRule="auto"/>
      <w:jc w:val="center"/>
    </w:pPr>
    <w:rPr>
      <w:rFonts w:ascii="Arial" w:hAnsi="Arial" w:cs="Arial"/>
      <w:b/>
      <w:bCs/>
      <w:sz w:val="32"/>
      <w:szCs w:val="24"/>
    </w:rPr>
  </w:style>
  <w:style w:type="paragraph" w:styleId="Subtitle">
    <w:name w:val="Subtitle"/>
    <w:basedOn w:val="Normal"/>
    <w:next w:val="BodyText"/>
    <w:qFormat/>
    <w:rsid w:val="00644F7C"/>
    <w:pPr>
      <w:spacing w:after="0" w:line="240" w:lineRule="auto"/>
      <w:jc w:val="center"/>
    </w:pPr>
    <w:rPr>
      <w:rFonts w:ascii="Rockwell" w:hAnsi="Rockwell"/>
      <w:b/>
      <w:bCs/>
      <w:sz w:val="24"/>
      <w:szCs w:val="24"/>
    </w:rPr>
  </w:style>
  <w:style w:type="paragraph" w:styleId="ListParagraph">
    <w:name w:val="List Paragraph"/>
    <w:basedOn w:val="Normal"/>
    <w:uiPriority w:val="34"/>
    <w:qFormat/>
    <w:rsid w:val="00644F7C"/>
    <w:pPr>
      <w:ind w:left="720"/>
    </w:pPr>
  </w:style>
  <w:style w:type="paragraph" w:styleId="Header">
    <w:name w:val="header"/>
    <w:basedOn w:val="Normal"/>
    <w:rsid w:val="00644F7C"/>
    <w:pPr>
      <w:tabs>
        <w:tab w:val="center" w:pos="4680"/>
        <w:tab w:val="right" w:pos="9360"/>
      </w:tabs>
      <w:spacing w:after="0" w:line="240" w:lineRule="auto"/>
    </w:pPr>
  </w:style>
  <w:style w:type="paragraph" w:styleId="Footer">
    <w:name w:val="footer"/>
    <w:basedOn w:val="Normal"/>
    <w:rsid w:val="00644F7C"/>
    <w:pPr>
      <w:tabs>
        <w:tab w:val="center" w:pos="4680"/>
        <w:tab w:val="right" w:pos="9360"/>
      </w:tabs>
      <w:spacing w:after="0" w:line="240" w:lineRule="auto"/>
    </w:pPr>
  </w:style>
  <w:style w:type="paragraph" w:styleId="BalloonText">
    <w:name w:val="Balloon Text"/>
    <w:basedOn w:val="Normal"/>
    <w:rsid w:val="00644F7C"/>
    <w:pPr>
      <w:spacing w:after="0" w:line="240" w:lineRule="auto"/>
    </w:pPr>
    <w:rPr>
      <w:rFonts w:ascii="Tahoma" w:hAnsi="Tahoma" w:cs="Tahoma"/>
      <w:sz w:val="16"/>
      <w:szCs w:val="16"/>
    </w:rPr>
  </w:style>
  <w:style w:type="paragraph" w:styleId="NormalWeb">
    <w:name w:val="Normal (Web)"/>
    <w:basedOn w:val="Normal"/>
    <w:rsid w:val="00644F7C"/>
    <w:pPr>
      <w:spacing w:before="280" w:after="115" w:line="240" w:lineRule="auto"/>
    </w:pPr>
    <w:rPr>
      <w:rFonts w:ascii="Times New Roman" w:hAnsi="Times New Roman"/>
      <w:sz w:val="24"/>
      <w:szCs w:val="24"/>
    </w:rPr>
  </w:style>
  <w:style w:type="paragraph" w:customStyle="1" w:styleId="TableContents">
    <w:name w:val="Table Contents"/>
    <w:basedOn w:val="Normal"/>
    <w:rsid w:val="00644F7C"/>
    <w:pPr>
      <w:suppressLineNumbers/>
    </w:pPr>
  </w:style>
  <w:style w:type="paragraph" w:customStyle="1" w:styleId="TableHeading">
    <w:name w:val="Table Heading"/>
    <w:basedOn w:val="TableContents"/>
    <w:rsid w:val="00644F7C"/>
    <w:pPr>
      <w:jc w:val="center"/>
    </w:pPr>
    <w:rPr>
      <w:b/>
      <w:bCs/>
    </w:rPr>
  </w:style>
  <w:style w:type="character" w:styleId="CommentReference">
    <w:name w:val="annotation reference"/>
    <w:uiPriority w:val="99"/>
    <w:semiHidden/>
    <w:unhideWhenUsed/>
    <w:rsid w:val="00B71B0D"/>
    <w:rPr>
      <w:sz w:val="16"/>
      <w:szCs w:val="16"/>
    </w:rPr>
  </w:style>
  <w:style w:type="paragraph" w:styleId="CommentText">
    <w:name w:val="annotation text"/>
    <w:basedOn w:val="Normal"/>
    <w:link w:val="CommentTextChar"/>
    <w:uiPriority w:val="99"/>
    <w:semiHidden/>
    <w:unhideWhenUsed/>
    <w:rsid w:val="00B71B0D"/>
    <w:rPr>
      <w:sz w:val="20"/>
      <w:szCs w:val="20"/>
    </w:rPr>
  </w:style>
  <w:style w:type="character" w:customStyle="1" w:styleId="CommentTextChar">
    <w:name w:val="Comment Text Char"/>
    <w:link w:val="CommentText"/>
    <w:uiPriority w:val="99"/>
    <w:semiHidden/>
    <w:rsid w:val="00B71B0D"/>
    <w:rPr>
      <w:rFonts w:ascii="Calibri" w:hAnsi="Calibri" w:cs="Calibri"/>
      <w:lang w:eastAsia="ar-SA"/>
    </w:rPr>
  </w:style>
  <w:style w:type="paragraph" w:styleId="CommentSubject">
    <w:name w:val="annotation subject"/>
    <w:basedOn w:val="CommentText"/>
    <w:next w:val="CommentText"/>
    <w:link w:val="CommentSubjectChar"/>
    <w:uiPriority w:val="99"/>
    <w:semiHidden/>
    <w:unhideWhenUsed/>
    <w:rsid w:val="00B71B0D"/>
    <w:rPr>
      <w:b/>
      <w:bCs/>
    </w:rPr>
  </w:style>
  <w:style w:type="character" w:customStyle="1" w:styleId="CommentSubjectChar">
    <w:name w:val="Comment Subject Char"/>
    <w:link w:val="CommentSubject"/>
    <w:uiPriority w:val="99"/>
    <w:semiHidden/>
    <w:rsid w:val="00B71B0D"/>
    <w:rPr>
      <w:rFonts w:ascii="Calibri" w:hAnsi="Calibri" w:cs="Calibri"/>
      <w:b/>
      <w:bCs/>
      <w:lang w:eastAsia="ar-SA"/>
    </w:rPr>
  </w:style>
  <w:style w:type="paragraph" w:styleId="Revision">
    <w:name w:val="Revision"/>
    <w:hidden/>
    <w:uiPriority w:val="99"/>
    <w:semiHidden/>
    <w:rsid w:val="00392910"/>
    <w:rPr>
      <w:rFonts w:ascii="Calibri" w:hAnsi="Calibri" w:cs="Calibri"/>
      <w:sz w:val="22"/>
      <w:szCs w:val="22"/>
      <w:lang w:eastAsia="ar-SA"/>
    </w:rPr>
  </w:style>
  <w:style w:type="table" w:styleId="TableGrid">
    <w:name w:val="Table Grid"/>
    <w:basedOn w:val="TableNormal"/>
    <w:uiPriority w:val="59"/>
    <w:rsid w:val="0045568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282F6F"/>
    <w:rPr>
      <w:color w:val="808080"/>
    </w:rPr>
  </w:style>
  <w:style w:type="paragraph" w:styleId="NoSpacing">
    <w:name w:val="No Spacing"/>
    <w:uiPriority w:val="1"/>
    <w:qFormat/>
    <w:rsid w:val="009F240E"/>
    <w:rPr>
      <w:rFonts w:asciiTheme="minorHAnsi" w:eastAsiaTheme="minorEastAsia" w:hAnsiTheme="minorHAnsi" w:cstheme="minorBidi"/>
      <w:sz w:val="22"/>
      <w:szCs w:val="22"/>
    </w:rPr>
  </w:style>
  <w:style w:type="character" w:customStyle="1" w:styleId="CharChar80">
    <w:name w:val=" Char Char8"/>
    <w:rsid w:val="00304F8F"/>
    <w:rPr>
      <w:rFonts w:ascii="Arial" w:hAnsi="Arial" w:cs="Arial"/>
      <w:b/>
      <w:bCs/>
      <w:kern w:val="1"/>
      <w:sz w:val="32"/>
      <w:szCs w:val="32"/>
    </w:rPr>
  </w:style>
  <w:style w:type="character" w:customStyle="1" w:styleId="CharChar70">
    <w:name w:val=" Char Char7"/>
    <w:rsid w:val="00304F8F"/>
    <w:rPr>
      <w:rFonts w:ascii="Arial" w:hAnsi="Arial" w:cs="Arial"/>
      <w:b/>
      <w:sz w:val="24"/>
      <w:szCs w:val="24"/>
    </w:rPr>
  </w:style>
  <w:style w:type="character" w:customStyle="1" w:styleId="CharChar60">
    <w:name w:val=" Char Char6"/>
    <w:rsid w:val="00304F8F"/>
    <w:rPr>
      <w:rFonts w:ascii="Arial" w:hAnsi="Arial" w:cs="Arial"/>
      <w:b/>
      <w:bCs/>
      <w:sz w:val="24"/>
      <w:szCs w:val="24"/>
    </w:rPr>
  </w:style>
  <w:style w:type="character" w:customStyle="1" w:styleId="CharChar50">
    <w:name w:val=" Char Char5"/>
    <w:rsid w:val="00304F8F"/>
    <w:rPr>
      <w:rFonts w:ascii="Times New Roman" w:hAnsi="Times New Roman" w:cs="Times New Roman"/>
      <w:b/>
      <w:bCs/>
    </w:rPr>
  </w:style>
  <w:style w:type="character" w:customStyle="1" w:styleId="CharChar40">
    <w:name w:val=" Char Char4"/>
    <w:rsid w:val="00304F8F"/>
    <w:rPr>
      <w:rFonts w:ascii="Arial" w:hAnsi="Arial" w:cs="Arial"/>
      <w:b/>
      <w:bCs/>
      <w:sz w:val="24"/>
      <w:szCs w:val="24"/>
    </w:rPr>
  </w:style>
  <w:style w:type="character" w:customStyle="1" w:styleId="CharChar30">
    <w:name w:val=" Char Char3"/>
    <w:rsid w:val="00304F8F"/>
    <w:rPr>
      <w:rFonts w:ascii="Rockwell" w:hAnsi="Rockwell" w:cs="Times New Roman"/>
      <w:b/>
      <w:bCs/>
      <w:sz w:val="24"/>
      <w:szCs w:val="24"/>
    </w:rPr>
  </w:style>
  <w:style w:type="character" w:customStyle="1" w:styleId="CharChar20">
    <w:name w:val=" Char Char2"/>
    <w:rsid w:val="00304F8F"/>
    <w:rPr>
      <w:rFonts w:cs="Times New Roman"/>
    </w:rPr>
  </w:style>
  <w:style w:type="character" w:customStyle="1" w:styleId="CharChar10">
    <w:name w:val=" Char Char1"/>
    <w:rsid w:val="00304F8F"/>
    <w:rPr>
      <w:rFonts w:cs="Times New Roman"/>
    </w:rPr>
  </w:style>
  <w:style w:type="character" w:customStyle="1" w:styleId="CharChar0">
    <w:name w:val=" Char Char"/>
    <w:rsid w:val="00304F8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1.xml"/><Relationship Id="rId19" Type="http://schemas.openxmlformats.org/officeDocument/2006/relationships/header" Target="header7.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D26658-84A7-42A2-B848-CD7FCE706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19</Pages>
  <Words>2825</Words>
  <Characters>16106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1</vt:lpstr>
    </vt:vector>
  </TitlesOfParts>
  <Company>Microsoft</Company>
  <LinksUpToDate>false</LinksUpToDate>
  <CharactersWithSpaces>18894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Andie Miller</dc:creator>
  <cp:lastModifiedBy>Andrea Miller</cp:lastModifiedBy>
  <cp:revision>3</cp:revision>
  <cp:lastPrinted>2012-04-25T20:45:00Z</cp:lastPrinted>
  <dcterms:created xsi:type="dcterms:W3CDTF">2012-04-25T20:44:00Z</dcterms:created>
  <dcterms:modified xsi:type="dcterms:W3CDTF">2012-04-25T22:50:00Z</dcterms:modified>
</cp:coreProperties>
</file>