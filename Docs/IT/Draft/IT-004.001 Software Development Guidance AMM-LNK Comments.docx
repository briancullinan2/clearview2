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505E" w:rsidRDefault="00C40136">
      <w:pPr>
        <w:pStyle w:val="ListParagraph"/>
        <w:numPr>
          <w:ilvl w:val="0"/>
          <w:numId w:val="4"/>
        </w:numPr>
      </w:pPr>
      <w:r>
        <w:rPr>
          <w:b/>
          <w:bCs/>
          <w:sz w:val="24"/>
          <w:szCs w:val="24"/>
        </w:rPr>
        <w:t>Purpose</w:t>
      </w:r>
    </w:p>
    <w:p w:rsidR="0071505E" w:rsidRDefault="0071505E">
      <w:pPr>
        <w:pStyle w:val="ListParagraph"/>
      </w:pPr>
    </w:p>
    <w:p w:rsidR="0071505E" w:rsidRDefault="00C40136">
      <w:pPr>
        <w:pStyle w:val="ListParagraph"/>
      </w:pPr>
      <w:r>
        <w:rPr>
          <w:sz w:val="24"/>
          <w:szCs w:val="24"/>
        </w:rPr>
        <w:t xml:space="preserve">This procedure provides design guidance for developers assigned to </w:t>
      </w:r>
      <w:commentRangeStart w:id="0"/>
      <w:r>
        <w:rPr>
          <w:sz w:val="24"/>
          <w:szCs w:val="24"/>
        </w:rPr>
        <w:t xml:space="preserve">database </w:t>
      </w:r>
      <w:commentRangeEnd w:id="0"/>
      <w:r w:rsidR="00EA5034">
        <w:rPr>
          <w:rStyle w:val="CommentReference"/>
        </w:rPr>
        <w:commentReference w:id="0"/>
      </w:r>
      <w:r>
        <w:rPr>
          <w:sz w:val="24"/>
          <w:szCs w:val="24"/>
        </w:rPr>
        <w:t>design projects.</w:t>
      </w:r>
    </w:p>
    <w:p w:rsidR="0071505E" w:rsidRDefault="0071505E">
      <w:pPr>
        <w:pStyle w:val="ListParagraph"/>
        <w:ind w:left="2160"/>
      </w:pPr>
    </w:p>
    <w:p w:rsidR="0071505E" w:rsidRDefault="00C40136">
      <w:pPr>
        <w:pStyle w:val="ListParagraph"/>
        <w:numPr>
          <w:ilvl w:val="0"/>
          <w:numId w:val="4"/>
        </w:numPr>
      </w:pPr>
      <w:r>
        <w:rPr>
          <w:b/>
          <w:bCs/>
          <w:sz w:val="24"/>
          <w:szCs w:val="24"/>
        </w:rPr>
        <w:t>Scope</w:t>
      </w:r>
    </w:p>
    <w:p w:rsidR="0071505E" w:rsidRDefault="0071505E">
      <w:pPr>
        <w:pStyle w:val="ListParagraph"/>
      </w:pPr>
    </w:p>
    <w:p w:rsidR="0071505E" w:rsidRDefault="00C40136">
      <w:pPr>
        <w:pStyle w:val="ListParagraph"/>
      </w:pPr>
      <w:r>
        <w:rPr>
          <w:sz w:val="24"/>
          <w:szCs w:val="24"/>
        </w:rPr>
        <w:t>This guidance applies to the design and development of:</w:t>
      </w:r>
    </w:p>
    <w:p w:rsidR="0071505E" w:rsidRDefault="00C40136">
      <w:pPr>
        <w:pStyle w:val="ListParagraph"/>
        <w:numPr>
          <w:ilvl w:val="0"/>
          <w:numId w:val="6"/>
        </w:numPr>
      </w:pPr>
      <w:r>
        <w:rPr>
          <w:sz w:val="24"/>
          <w:szCs w:val="24"/>
        </w:rPr>
        <w:t>Software used as a component, part, or accessory of a medical device;</w:t>
      </w:r>
    </w:p>
    <w:p w:rsidR="0071505E" w:rsidRDefault="00C40136">
      <w:pPr>
        <w:pStyle w:val="ListParagraph"/>
        <w:numPr>
          <w:ilvl w:val="0"/>
          <w:numId w:val="6"/>
        </w:numPr>
      </w:pPr>
      <w:r>
        <w:rPr>
          <w:sz w:val="24"/>
          <w:szCs w:val="24"/>
        </w:rPr>
        <w:t xml:space="preserve">Software that is </w:t>
      </w:r>
      <w:r>
        <w:rPr>
          <w:sz w:val="24"/>
          <w:szCs w:val="24"/>
        </w:rPr>
        <w:t>itself a medical device :</w:t>
      </w:r>
    </w:p>
    <w:p w:rsidR="0071505E" w:rsidRDefault="00C40136">
      <w:pPr>
        <w:pStyle w:val="ListParagraph"/>
        <w:numPr>
          <w:ilvl w:val="0"/>
          <w:numId w:val="5"/>
        </w:numPr>
      </w:pPr>
      <w:r>
        <w:rPr>
          <w:sz w:val="24"/>
          <w:szCs w:val="24"/>
        </w:rPr>
        <w:t xml:space="preserve">Software used in the production of a device (e.g., programmable logic controllers in manufacturing equipment); and </w:t>
      </w:r>
    </w:p>
    <w:p w:rsidR="0071505E" w:rsidRDefault="00C40136">
      <w:pPr>
        <w:pStyle w:val="ListParagraph"/>
        <w:numPr>
          <w:ilvl w:val="0"/>
          <w:numId w:val="5"/>
        </w:numPr>
      </w:pPr>
      <w:r>
        <w:rPr>
          <w:sz w:val="24"/>
          <w:szCs w:val="24"/>
        </w:rPr>
        <w:t>Software used in implementation of the device manufacturer’s quality system (e.g., software that records and maint</w:t>
      </w:r>
      <w:r>
        <w:rPr>
          <w:sz w:val="24"/>
          <w:szCs w:val="24"/>
        </w:rPr>
        <w:t>ains the device history record).</w:t>
      </w:r>
    </w:p>
    <w:p w:rsidR="0071505E" w:rsidRDefault="0071505E">
      <w:pPr>
        <w:pStyle w:val="ListParagraph"/>
      </w:pPr>
    </w:p>
    <w:p w:rsidR="0071505E" w:rsidRDefault="00C40136">
      <w:pPr>
        <w:pStyle w:val="ListParagraph"/>
      </w:pPr>
      <w:r>
        <w:rPr>
          <w:sz w:val="24"/>
          <w:szCs w:val="24"/>
        </w:rPr>
        <w:t xml:space="preserve">This guidance is intended to be followed by all EPIC personnel who are involved with software design and development.  This guidance may be used for code review after development to ensure that the </w:t>
      </w:r>
      <w:commentRangeStart w:id="1"/>
      <w:r>
        <w:rPr>
          <w:sz w:val="24"/>
          <w:szCs w:val="24"/>
        </w:rPr>
        <w:t xml:space="preserve">database </w:t>
      </w:r>
      <w:commentRangeEnd w:id="1"/>
      <w:r w:rsidR="00EA5034">
        <w:rPr>
          <w:rStyle w:val="CommentReference"/>
        </w:rPr>
        <w:commentReference w:id="1"/>
      </w:r>
      <w:r>
        <w:rPr>
          <w:sz w:val="24"/>
          <w:szCs w:val="24"/>
        </w:rPr>
        <w:t>was developed a</w:t>
      </w:r>
      <w:r>
        <w:rPr>
          <w:sz w:val="24"/>
          <w:szCs w:val="24"/>
        </w:rPr>
        <w:t>ccording to the practices outlined in this guidance.</w:t>
      </w:r>
    </w:p>
    <w:p w:rsidR="0071505E" w:rsidRDefault="0071505E">
      <w:pPr>
        <w:pStyle w:val="ListParagraph"/>
      </w:pPr>
    </w:p>
    <w:p w:rsidR="0071505E" w:rsidRDefault="00C40136">
      <w:pPr>
        <w:pStyle w:val="ListParagraph"/>
        <w:numPr>
          <w:ilvl w:val="0"/>
          <w:numId w:val="4"/>
        </w:numPr>
      </w:pPr>
      <w:r>
        <w:rPr>
          <w:b/>
          <w:bCs/>
          <w:sz w:val="24"/>
          <w:szCs w:val="24"/>
        </w:rPr>
        <w:t>Definitions</w:t>
      </w:r>
    </w:p>
    <w:p w:rsidR="0071505E" w:rsidRDefault="0071505E">
      <w:pPr>
        <w:pStyle w:val="ListParagraph"/>
      </w:pPr>
    </w:p>
    <w:tbl>
      <w:tblPr>
        <w:tblW w:w="0" w:type="auto"/>
        <w:tblInd w:w="602" w:type="dxa"/>
        <w:tblBorders>
          <w:top w:val="single" w:sz="4" w:space="0" w:color="000001"/>
          <w:left w:val="single" w:sz="4" w:space="0" w:color="000001"/>
          <w:bottom w:val="single" w:sz="4" w:space="0" w:color="000001"/>
          <w:right w:val="single" w:sz="4" w:space="0" w:color="000001"/>
        </w:tblBorders>
        <w:tblCellMar>
          <w:left w:w="10" w:type="dxa"/>
          <w:right w:w="10" w:type="dxa"/>
        </w:tblCellMar>
        <w:tblLook w:val="0000" w:firstRow="0" w:lastRow="0" w:firstColumn="0" w:lastColumn="0" w:noHBand="0" w:noVBand="0"/>
      </w:tblPr>
      <w:tblGrid>
        <w:gridCol w:w="3069"/>
        <w:gridCol w:w="5709"/>
      </w:tblGrid>
      <w:tr w:rsidR="0071505E">
        <w:tblPrEx>
          <w:tblCellMar>
            <w:top w:w="0" w:type="dxa"/>
            <w:bottom w:w="0" w:type="dxa"/>
          </w:tblCellMar>
        </w:tblPrEx>
        <w:tc>
          <w:tcPr>
            <w:tcW w:w="3095" w:type="dxa"/>
            <w:tcBorders>
              <w:top w:val="single" w:sz="4" w:space="0" w:color="000001"/>
              <w:left w:val="single" w:sz="4" w:space="0" w:color="000001"/>
              <w:bottom w:val="single" w:sz="4" w:space="0" w:color="000001"/>
              <w:right w:val="single" w:sz="4" w:space="0" w:color="000001"/>
            </w:tcBorders>
            <w:shd w:val="clear" w:color="auto" w:fill="FFFFFF"/>
            <w:tcMar>
              <w:top w:w="0" w:type="dxa"/>
              <w:left w:w="10" w:type="dxa"/>
              <w:bottom w:w="0" w:type="dxa"/>
              <w:right w:w="10" w:type="dxa"/>
            </w:tcMar>
          </w:tcPr>
          <w:p w:rsidR="0071505E" w:rsidRDefault="00C40136">
            <w:pPr>
              <w:pStyle w:val="ListParagraph"/>
              <w:spacing w:after="0" w:line="100" w:lineRule="atLeast"/>
              <w:ind w:left="0"/>
            </w:pPr>
            <w:r>
              <w:rPr>
                <w:b/>
                <w:bCs/>
                <w:sz w:val="24"/>
                <w:szCs w:val="24"/>
              </w:rPr>
              <w:t>Relational Database</w:t>
            </w:r>
          </w:p>
        </w:tc>
        <w:tc>
          <w:tcPr>
            <w:tcW w:w="5759" w:type="dxa"/>
            <w:tcBorders>
              <w:top w:val="single" w:sz="4" w:space="0" w:color="000001"/>
              <w:left w:val="single" w:sz="4" w:space="0" w:color="000001"/>
              <w:bottom w:val="single" w:sz="4" w:space="0" w:color="000001"/>
              <w:right w:val="single" w:sz="4" w:space="0" w:color="000001"/>
            </w:tcBorders>
            <w:shd w:val="clear" w:color="auto" w:fill="FFFFFF"/>
            <w:tcMar>
              <w:top w:w="0" w:type="dxa"/>
              <w:left w:w="10" w:type="dxa"/>
              <w:bottom w:w="0" w:type="dxa"/>
              <w:right w:w="10" w:type="dxa"/>
            </w:tcMar>
          </w:tcPr>
          <w:p w:rsidR="0071505E" w:rsidRDefault="00C40136">
            <w:r>
              <w:t>A relational database is a database that conforms to relational model theory. The software used in a relational database is called a relational database management syste</w:t>
            </w:r>
            <w:r>
              <w:t>m (RDBMS). Colloquial use of the term "relational database" may refer to the RDBMS software, or the relational database itself.</w:t>
            </w:r>
          </w:p>
        </w:tc>
      </w:tr>
      <w:tr w:rsidR="0071505E">
        <w:tblPrEx>
          <w:tblCellMar>
            <w:top w:w="0" w:type="dxa"/>
            <w:bottom w:w="0" w:type="dxa"/>
          </w:tblCellMar>
        </w:tblPrEx>
        <w:tc>
          <w:tcPr>
            <w:tcW w:w="3095" w:type="dxa"/>
            <w:tcBorders>
              <w:top w:val="single" w:sz="4" w:space="0" w:color="000001"/>
              <w:left w:val="single" w:sz="4" w:space="0" w:color="000001"/>
              <w:bottom w:val="single" w:sz="4" w:space="0" w:color="000001"/>
              <w:right w:val="single" w:sz="4" w:space="0" w:color="000001"/>
            </w:tcBorders>
            <w:shd w:val="clear" w:color="auto" w:fill="FFFFFF"/>
            <w:tcMar>
              <w:top w:w="0" w:type="dxa"/>
              <w:left w:w="10" w:type="dxa"/>
              <w:bottom w:w="0" w:type="dxa"/>
              <w:right w:w="10" w:type="dxa"/>
            </w:tcMar>
          </w:tcPr>
          <w:p w:rsidR="0071505E" w:rsidRDefault="00C40136">
            <w:pPr>
              <w:pStyle w:val="ListParagraph"/>
              <w:spacing w:after="0" w:line="100" w:lineRule="atLeast"/>
              <w:ind w:left="0"/>
            </w:pPr>
            <w:r>
              <w:rPr>
                <w:b/>
                <w:bCs/>
                <w:sz w:val="24"/>
                <w:szCs w:val="24"/>
              </w:rPr>
              <w:t>ERD</w:t>
            </w:r>
          </w:p>
          <w:p w:rsidR="0071505E" w:rsidRDefault="0071505E">
            <w:pPr>
              <w:pStyle w:val="ListParagraph"/>
              <w:spacing w:after="0" w:line="100" w:lineRule="atLeast"/>
              <w:ind w:left="0"/>
            </w:pPr>
          </w:p>
        </w:tc>
        <w:tc>
          <w:tcPr>
            <w:tcW w:w="5759" w:type="dxa"/>
            <w:tcBorders>
              <w:top w:val="single" w:sz="4" w:space="0" w:color="000001"/>
              <w:left w:val="single" w:sz="4" w:space="0" w:color="000001"/>
              <w:bottom w:val="single" w:sz="4" w:space="0" w:color="000001"/>
              <w:right w:val="single" w:sz="4" w:space="0" w:color="000001"/>
            </w:tcBorders>
            <w:shd w:val="clear" w:color="auto" w:fill="FFFFFF"/>
            <w:tcMar>
              <w:top w:w="0" w:type="dxa"/>
              <w:left w:w="10" w:type="dxa"/>
              <w:bottom w:w="0" w:type="dxa"/>
              <w:right w:w="10" w:type="dxa"/>
            </w:tcMar>
          </w:tcPr>
          <w:p w:rsidR="0071505E" w:rsidRDefault="00C40136">
            <w:pPr>
              <w:pStyle w:val="ListParagraph"/>
              <w:spacing w:after="0" w:line="100" w:lineRule="atLeast"/>
              <w:ind w:left="0"/>
            </w:pPr>
            <w:r>
              <w:rPr>
                <w:b/>
                <w:bCs/>
                <w:sz w:val="24"/>
                <w:szCs w:val="24"/>
              </w:rPr>
              <w:t xml:space="preserve">(Entity Relationship Diagram) </w:t>
            </w:r>
            <w:r>
              <w:rPr>
                <w:sz w:val="24"/>
                <w:szCs w:val="24"/>
              </w:rPr>
              <w:t xml:space="preserve">In software engineering, an entity-relationship model (ER model for short) is an abstract </w:t>
            </w:r>
            <w:r>
              <w:rPr>
                <w:sz w:val="24"/>
                <w:szCs w:val="24"/>
              </w:rPr>
              <w:t>and conceptual representation of data. Entity-relationship modeling is a database modeling method, used to produce a type of conceptual schema or semantic data model of a system, often a relational database, and its requirements in a top-down fashion. Diag</w:t>
            </w:r>
            <w:r>
              <w:rPr>
                <w:sz w:val="24"/>
                <w:szCs w:val="24"/>
              </w:rPr>
              <w:t>rams created by this process are called entity-relationship diagrams or ER diagrams.</w:t>
            </w:r>
          </w:p>
        </w:tc>
      </w:tr>
      <w:tr w:rsidR="0071505E">
        <w:tblPrEx>
          <w:tblCellMar>
            <w:top w:w="0" w:type="dxa"/>
            <w:bottom w:w="0" w:type="dxa"/>
          </w:tblCellMar>
        </w:tblPrEx>
        <w:tc>
          <w:tcPr>
            <w:tcW w:w="3095" w:type="dxa"/>
            <w:tcBorders>
              <w:top w:val="single" w:sz="4" w:space="0" w:color="000001"/>
              <w:left w:val="single" w:sz="4" w:space="0" w:color="000001"/>
              <w:bottom w:val="single" w:sz="4" w:space="0" w:color="000001"/>
              <w:right w:val="single" w:sz="4" w:space="0" w:color="000001"/>
            </w:tcBorders>
            <w:shd w:val="clear" w:color="auto" w:fill="FFFFFF"/>
            <w:tcMar>
              <w:top w:w="0" w:type="dxa"/>
              <w:left w:w="10" w:type="dxa"/>
              <w:bottom w:w="0" w:type="dxa"/>
              <w:right w:w="10" w:type="dxa"/>
            </w:tcMar>
          </w:tcPr>
          <w:p w:rsidR="0071505E" w:rsidRDefault="00C40136">
            <w:pPr>
              <w:pStyle w:val="ListParagraph"/>
              <w:spacing w:after="0" w:line="100" w:lineRule="atLeast"/>
              <w:ind w:left="0"/>
            </w:pPr>
            <w:r>
              <w:rPr>
                <w:b/>
                <w:bCs/>
                <w:sz w:val="24"/>
                <w:szCs w:val="24"/>
              </w:rPr>
              <w:t xml:space="preserve">Primary key </w:t>
            </w:r>
          </w:p>
        </w:tc>
        <w:tc>
          <w:tcPr>
            <w:tcW w:w="5759" w:type="dxa"/>
            <w:tcBorders>
              <w:top w:val="single" w:sz="4" w:space="0" w:color="000001"/>
              <w:left w:val="single" w:sz="4" w:space="0" w:color="000001"/>
              <w:bottom w:val="single" w:sz="4" w:space="0" w:color="000001"/>
              <w:right w:val="single" w:sz="4" w:space="0" w:color="000001"/>
            </w:tcBorders>
            <w:shd w:val="clear" w:color="auto" w:fill="FFFFFF"/>
            <w:tcMar>
              <w:top w:w="0" w:type="dxa"/>
              <w:left w:w="10" w:type="dxa"/>
              <w:bottom w:w="0" w:type="dxa"/>
              <w:right w:w="10" w:type="dxa"/>
            </w:tcMar>
          </w:tcPr>
          <w:p w:rsidR="0071505E" w:rsidRDefault="00C40136">
            <w:pPr>
              <w:pStyle w:val="ListParagraph"/>
              <w:spacing w:after="0" w:line="100" w:lineRule="atLeast"/>
              <w:ind w:left="0"/>
            </w:pPr>
            <w:r>
              <w:t>A primary key is a combination of columns which uniquely specify a row.</w:t>
            </w:r>
          </w:p>
        </w:tc>
      </w:tr>
      <w:tr w:rsidR="0071505E">
        <w:tblPrEx>
          <w:tblCellMar>
            <w:top w:w="0" w:type="dxa"/>
            <w:bottom w:w="0" w:type="dxa"/>
          </w:tblCellMar>
        </w:tblPrEx>
        <w:tc>
          <w:tcPr>
            <w:tcW w:w="3095" w:type="dxa"/>
            <w:tcBorders>
              <w:top w:val="single" w:sz="4" w:space="0" w:color="000001"/>
              <w:left w:val="single" w:sz="4" w:space="0" w:color="000001"/>
              <w:bottom w:val="single" w:sz="4" w:space="0" w:color="000001"/>
              <w:right w:val="single" w:sz="4" w:space="0" w:color="000001"/>
            </w:tcBorders>
            <w:shd w:val="clear" w:color="auto" w:fill="FFFFFF"/>
            <w:tcMar>
              <w:top w:w="0" w:type="dxa"/>
              <w:left w:w="10" w:type="dxa"/>
              <w:bottom w:w="0" w:type="dxa"/>
              <w:right w:w="10" w:type="dxa"/>
            </w:tcMar>
          </w:tcPr>
          <w:p w:rsidR="0071505E" w:rsidRDefault="00C40136">
            <w:pPr>
              <w:pStyle w:val="ListParagraph"/>
              <w:spacing w:after="0" w:line="100" w:lineRule="atLeast"/>
              <w:ind w:left="0"/>
            </w:pPr>
            <w:r>
              <w:rPr>
                <w:b/>
                <w:bCs/>
                <w:sz w:val="24"/>
                <w:szCs w:val="24"/>
              </w:rPr>
              <w:lastRenderedPageBreak/>
              <w:t>Foreign key</w:t>
            </w:r>
          </w:p>
        </w:tc>
        <w:tc>
          <w:tcPr>
            <w:tcW w:w="5759" w:type="dxa"/>
            <w:tcBorders>
              <w:top w:val="single" w:sz="4" w:space="0" w:color="000001"/>
              <w:left w:val="single" w:sz="4" w:space="0" w:color="000001"/>
              <w:bottom w:val="single" w:sz="4" w:space="0" w:color="000001"/>
              <w:right w:val="single" w:sz="4" w:space="0" w:color="000001"/>
            </w:tcBorders>
            <w:shd w:val="clear" w:color="auto" w:fill="FFFFFF"/>
            <w:tcMar>
              <w:top w:w="0" w:type="dxa"/>
              <w:left w:w="10" w:type="dxa"/>
              <w:bottom w:w="0" w:type="dxa"/>
              <w:right w:w="10" w:type="dxa"/>
            </w:tcMar>
          </w:tcPr>
          <w:p w:rsidR="0071505E" w:rsidRDefault="00C40136">
            <w:pPr>
              <w:pStyle w:val="ListParagraph"/>
              <w:spacing w:after="0" w:line="100" w:lineRule="atLeast"/>
              <w:ind w:left="0"/>
            </w:pPr>
            <w:r>
              <w:rPr>
                <w:sz w:val="24"/>
                <w:szCs w:val="24"/>
              </w:rPr>
              <w:t>The foreign key identifies a column or set of columns in one (referencin</w:t>
            </w:r>
            <w:r>
              <w:rPr>
                <w:sz w:val="24"/>
                <w:szCs w:val="24"/>
              </w:rPr>
              <w:t xml:space="preserve">g) table that refers to a column or set of columns in another (referenced) table. The columns in the referencing table must reference the columns of the primary key or other </w:t>
            </w:r>
            <w:proofErr w:type="spellStart"/>
            <w:r>
              <w:rPr>
                <w:sz w:val="24"/>
                <w:szCs w:val="24"/>
              </w:rPr>
              <w:t>superkey</w:t>
            </w:r>
            <w:proofErr w:type="spellEnd"/>
            <w:r>
              <w:rPr>
                <w:sz w:val="24"/>
                <w:szCs w:val="24"/>
              </w:rPr>
              <w:t xml:space="preserve"> in the referenced table. The values in one row of the referencing columns</w:t>
            </w:r>
            <w:r>
              <w:rPr>
                <w:sz w:val="24"/>
                <w:szCs w:val="24"/>
              </w:rPr>
              <w:t xml:space="preserve"> must occur in a single row in the referenced table. Thus, a row in the referencing table cannot contain values that don't exist in the referenced table (except potentially NULL). This way references can be made to link information together and it is an es</w:t>
            </w:r>
            <w:r>
              <w:rPr>
                <w:sz w:val="24"/>
                <w:szCs w:val="24"/>
              </w:rPr>
              <w:t>sential part of database normalization. Multiple rows in the referencing table may refer to the same row in the referenced table. Most of the time, it reflects the one (parent table or referenced table) to many (child table, or referencing table) relations</w:t>
            </w:r>
            <w:r>
              <w:rPr>
                <w:sz w:val="24"/>
                <w:szCs w:val="24"/>
              </w:rPr>
              <w:t>hip</w:t>
            </w:r>
          </w:p>
        </w:tc>
      </w:tr>
      <w:tr w:rsidR="0071505E">
        <w:tblPrEx>
          <w:tblCellMar>
            <w:top w:w="0" w:type="dxa"/>
            <w:bottom w:w="0" w:type="dxa"/>
          </w:tblCellMar>
        </w:tblPrEx>
        <w:tc>
          <w:tcPr>
            <w:tcW w:w="3095" w:type="dxa"/>
            <w:tcBorders>
              <w:top w:val="single" w:sz="4" w:space="0" w:color="000001"/>
              <w:left w:val="single" w:sz="4" w:space="0" w:color="000001"/>
              <w:bottom w:val="single" w:sz="4" w:space="0" w:color="000001"/>
              <w:right w:val="single" w:sz="4" w:space="0" w:color="000001"/>
            </w:tcBorders>
            <w:shd w:val="clear" w:color="auto" w:fill="FFFFFF"/>
            <w:tcMar>
              <w:top w:w="0" w:type="dxa"/>
              <w:left w:w="10" w:type="dxa"/>
              <w:bottom w:w="0" w:type="dxa"/>
              <w:right w:w="10" w:type="dxa"/>
            </w:tcMar>
          </w:tcPr>
          <w:p w:rsidR="0071505E" w:rsidRDefault="00C40136">
            <w:pPr>
              <w:pStyle w:val="ListParagraph"/>
              <w:spacing w:after="0" w:line="100" w:lineRule="atLeast"/>
              <w:ind w:left="0"/>
            </w:pPr>
            <w:r>
              <w:rPr>
                <w:b/>
                <w:bCs/>
                <w:sz w:val="24"/>
                <w:szCs w:val="24"/>
              </w:rPr>
              <w:t>Index</w:t>
            </w:r>
          </w:p>
        </w:tc>
        <w:tc>
          <w:tcPr>
            <w:tcW w:w="5759" w:type="dxa"/>
            <w:tcBorders>
              <w:top w:val="single" w:sz="4" w:space="0" w:color="000001"/>
              <w:left w:val="single" w:sz="4" w:space="0" w:color="000001"/>
              <w:bottom w:val="single" w:sz="4" w:space="0" w:color="000001"/>
              <w:right w:val="single" w:sz="4" w:space="0" w:color="000001"/>
            </w:tcBorders>
            <w:shd w:val="clear" w:color="auto" w:fill="FFFFFF"/>
            <w:tcMar>
              <w:top w:w="0" w:type="dxa"/>
              <w:left w:w="10" w:type="dxa"/>
              <w:bottom w:w="0" w:type="dxa"/>
              <w:right w:w="10" w:type="dxa"/>
            </w:tcMar>
          </w:tcPr>
          <w:p w:rsidR="0071505E" w:rsidRDefault="00C40136">
            <w:pPr>
              <w:pStyle w:val="ListParagraph"/>
              <w:spacing w:after="0" w:line="100" w:lineRule="atLeast"/>
              <w:ind w:left="0"/>
            </w:pPr>
            <w:r>
              <w:rPr>
                <w:sz w:val="24"/>
                <w:szCs w:val="24"/>
              </w:rPr>
              <w:t>An index is a data structure that improves the speed of data retrieval operations on a database table at the cost of slower writes and increased storage space. Indexes can be created using one or more columns of a database table, providing the b</w:t>
            </w:r>
            <w:r>
              <w:rPr>
                <w:sz w:val="24"/>
                <w:szCs w:val="24"/>
              </w:rPr>
              <w:t>asis for both rapid random lookups and efficient access of ordered records. The disk space required to store the index is typically less than that required by the table (since indices usually contain only the key-fields according to which the table is to b</w:t>
            </w:r>
            <w:r>
              <w:rPr>
                <w:sz w:val="24"/>
                <w:szCs w:val="24"/>
              </w:rPr>
              <w:t>e arranged, and exclude all the other details in the table), yielding the possibility to store indices in memory for a table whose data is too large to store in memory.</w:t>
            </w:r>
          </w:p>
        </w:tc>
      </w:tr>
      <w:tr w:rsidR="0071505E">
        <w:tblPrEx>
          <w:tblCellMar>
            <w:top w:w="0" w:type="dxa"/>
            <w:bottom w:w="0" w:type="dxa"/>
          </w:tblCellMar>
        </w:tblPrEx>
        <w:tc>
          <w:tcPr>
            <w:tcW w:w="3095" w:type="dxa"/>
            <w:tcBorders>
              <w:top w:val="single" w:sz="4" w:space="0" w:color="000001"/>
              <w:left w:val="single" w:sz="4" w:space="0" w:color="000001"/>
              <w:bottom w:val="single" w:sz="4" w:space="0" w:color="000001"/>
              <w:right w:val="single" w:sz="4" w:space="0" w:color="000001"/>
            </w:tcBorders>
            <w:shd w:val="clear" w:color="auto" w:fill="FFFFFF"/>
            <w:tcMar>
              <w:top w:w="0" w:type="dxa"/>
              <w:left w:w="10" w:type="dxa"/>
              <w:bottom w:w="0" w:type="dxa"/>
              <w:right w:w="10" w:type="dxa"/>
            </w:tcMar>
          </w:tcPr>
          <w:p w:rsidR="0071505E" w:rsidRDefault="00C40136">
            <w:pPr>
              <w:pStyle w:val="ListParagraph"/>
              <w:spacing w:after="0" w:line="100" w:lineRule="atLeast"/>
              <w:ind w:left="0"/>
            </w:pPr>
            <w:r>
              <w:rPr>
                <w:b/>
                <w:bCs/>
                <w:sz w:val="24"/>
                <w:szCs w:val="24"/>
              </w:rPr>
              <w:t xml:space="preserve">Third normal form </w:t>
            </w:r>
          </w:p>
        </w:tc>
        <w:tc>
          <w:tcPr>
            <w:tcW w:w="5759" w:type="dxa"/>
            <w:tcBorders>
              <w:top w:val="single" w:sz="4" w:space="0" w:color="000001"/>
              <w:left w:val="single" w:sz="4" w:space="0" w:color="000001"/>
              <w:bottom w:val="single" w:sz="4" w:space="0" w:color="000001"/>
              <w:right w:val="single" w:sz="4" w:space="0" w:color="000001"/>
            </w:tcBorders>
            <w:shd w:val="clear" w:color="auto" w:fill="FFFFFF"/>
            <w:tcMar>
              <w:top w:w="0" w:type="dxa"/>
              <w:left w:w="10" w:type="dxa"/>
              <w:bottom w:w="0" w:type="dxa"/>
              <w:right w:w="10" w:type="dxa"/>
            </w:tcMar>
          </w:tcPr>
          <w:p w:rsidR="0071505E" w:rsidRDefault="00C40136">
            <w:pPr>
              <w:pStyle w:val="ListParagraph"/>
              <w:spacing w:after="0" w:line="100" w:lineRule="atLeast"/>
              <w:ind w:left="0"/>
            </w:pPr>
            <w:r>
              <w:rPr>
                <w:sz w:val="24"/>
                <w:szCs w:val="24"/>
              </w:rPr>
              <w:t xml:space="preserve">In computer science, the third normal form (3NF) is a normal form </w:t>
            </w:r>
            <w:r>
              <w:rPr>
                <w:sz w:val="24"/>
                <w:szCs w:val="24"/>
              </w:rPr>
              <w:t xml:space="preserve">used in database normalization. 3NF was originally defined by E.F. </w:t>
            </w:r>
            <w:proofErr w:type="spellStart"/>
            <w:r>
              <w:rPr>
                <w:sz w:val="24"/>
                <w:szCs w:val="24"/>
              </w:rPr>
              <w:t>Codd</w:t>
            </w:r>
            <w:proofErr w:type="spellEnd"/>
            <w:r>
              <w:rPr>
                <w:sz w:val="24"/>
                <w:szCs w:val="24"/>
              </w:rPr>
              <w:t xml:space="preserve"> in 1971.[1] </w:t>
            </w:r>
            <w:proofErr w:type="spellStart"/>
            <w:r>
              <w:rPr>
                <w:sz w:val="24"/>
                <w:szCs w:val="24"/>
              </w:rPr>
              <w:t>Codd's</w:t>
            </w:r>
            <w:proofErr w:type="spellEnd"/>
            <w:r>
              <w:rPr>
                <w:sz w:val="24"/>
                <w:szCs w:val="24"/>
              </w:rPr>
              <w:t xml:space="preserve"> definition states that a table is in 3NF if and only if both of the following conditions hold:</w:t>
            </w:r>
          </w:p>
          <w:p w:rsidR="0071505E" w:rsidRDefault="0071505E">
            <w:pPr>
              <w:pStyle w:val="ListParagraph"/>
              <w:spacing w:after="0" w:line="100" w:lineRule="atLeast"/>
            </w:pPr>
          </w:p>
          <w:p w:rsidR="0071505E" w:rsidRDefault="00C40136">
            <w:pPr>
              <w:pStyle w:val="ListParagraph"/>
              <w:numPr>
                <w:ilvl w:val="0"/>
                <w:numId w:val="7"/>
              </w:numPr>
              <w:spacing w:after="0" w:line="100" w:lineRule="atLeast"/>
            </w:pPr>
            <w:r>
              <w:rPr>
                <w:sz w:val="24"/>
                <w:szCs w:val="24"/>
              </w:rPr>
              <w:t>The relation R (table) is in second normal form (2NF)</w:t>
            </w:r>
          </w:p>
          <w:p w:rsidR="0071505E" w:rsidRDefault="00C40136">
            <w:pPr>
              <w:pStyle w:val="ListParagraph"/>
              <w:numPr>
                <w:ilvl w:val="0"/>
                <w:numId w:val="7"/>
              </w:numPr>
              <w:spacing w:after="0" w:line="100" w:lineRule="atLeast"/>
            </w:pPr>
            <w:r>
              <w:rPr>
                <w:sz w:val="24"/>
                <w:szCs w:val="24"/>
              </w:rPr>
              <w:t>Every non-prime</w:t>
            </w:r>
            <w:r>
              <w:rPr>
                <w:sz w:val="24"/>
                <w:szCs w:val="24"/>
              </w:rPr>
              <w:t xml:space="preserve"> attribute of R is non-transitively dependent (i.e. directly dependent) on every super key of R</w:t>
            </w:r>
          </w:p>
        </w:tc>
      </w:tr>
      <w:tr w:rsidR="0071505E">
        <w:tblPrEx>
          <w:tblCellMar>
            <w:top w:w="0" w:type="dxa"/>
            <w:bottom w:w="0" w:type="dxa"/>
          </w:tblCellMar>
        </w:tblPrEx>
        <w:tc>
          <w:tcPr>
            <w:tcW w:w="3095" w:type="dxa"/>
            <w:tcBorders>
              <w:top w:val="single" w:sz="4" w:space="0" w:color="000001"/>
              <w:left w:val="single" w:sz="4" w:space="0" w:color="000001"/>
              <w:bottom w:val="single" w:sz="4" w:space="0" w:color="000001"/>
              <w:right w:val="single" w:sz="4" w:space="0" w:color="000001"/>
            </w:tcBorders>
            <w:shd w:val="clear" w:color="auto" w:fill="FFFFFF"/>
            <w:tcMar>
              <w:top w:w="0" w:type="dxa"/>
              <w:left w:w="10" w:type="dxa"/>
              <w:bottom w:w="0" w:type="dxa"/>
              <w:right w:w="10" w:type="dxa"/>
            </w:tcMar>
          </w:tcPr>
          <w:p w:rsidR="0071505E" w:rsidRDefault="00C40136">
            <w:pPr>
              <w:pStyle w:val="ListParagraph"/>
              <w:spacing w:after="0" w:line="100" w:lineRule="atLeast"/>
              <w:ind w:left="0"/>
            </w:pPr>
            <w:ins w:id="2" w:author="Brian Cullinan" w:date="2013-01-30T16:36:00Z">
              <w:r>
                <w:rPr>
                  <w:b/>
                  <w:bCs/>
                  <w:sz w:val="24"/>
                  <w:szCs w:val="24"/>
                </w:rPr>
                <w:t>Version Control System</w:t>
              </w:r>
            </w:ins>
          </w:p>
        </w:tc>
        <w:tc>
          <w:tcPr>
            <w:tcW w:w="5759" w:type="dxa"/>
            <w:tcBorders>
              <w:top w:val="single" w:sz="4" w:space="0" w:color="000001"/>
              <w:left w:val="single" w:sz="4" w:space="0" w:color="000001"/>
              <w:bottom w:val="single" w:sz="4" w:space="0" w:color="000001"/>
              <w:right w:val="single" w:sz="4" w:space="0" w:color="000001"/>
            </w:tcBorders>
            <w:shd w:val="clear" w:color="auto" w:fill="FFFFFF"/>
            <w:tcMar>
              <w:top w:w="0" w:type="dxa"/>
              <w:left w:w="10" w:type="dxa"/>
              <w:bottom w:w="0" w:type="dxa"/>
              <w:right w:w="10" w:type="dxa"/>
            </w:tcMar>
          </w:tcPr>
          <w:p w:rsidR="0071505E" w:rsidRDefault="00C40136">
            <w:pPr>
              <w:pStyle w:val="ListParagraph"/>
              <w:spacing w:after="0" w:line="100" w:lineRule="atLeast"/>
              <w:ind w:left="0"/>
            </w:pPr>
            <w:ins w:id="3" w:author="Brian Cullinan" w:date="2013-01-30T16:36:00Z">
              <w:r>
                <w:rPr>
                  <w:sz w:val="24"/>
                  <w:szCs w:val="24"/>
                </w:rPr>
                <w:t>A version control system is a database of “differences” between grouped code submissions.  That is, when a group of files is changed thr</w:t>
              </w:r>
              <w:r>
                <w:rPr>
                  <w:sz w:val="24"/>
                  <w:szCs w:val="24"/>
                </w:rPr>
                <w:t xml:space="preserve">oughout the development process, that group of files should then be </w:t>
              </w:r>
            </w:ins>
            <w:ins w:id="4" w:author="Brian Cullinan" w:date="2013-01-30T16:37:00Z">
              <w:r>
                <w:rPr>
                  <w:sz w:val="24"/>
                  <w:szCs w:val="24"/>
                </w:rPr>
                <w:t xml:space="preserve">“committed” </w:t>
              </w:r>
              <w:r>
                <w:rPr>
                  <w:sz w:val="24"/>
                  <w:szCs w:val="24"/>
                </w:rPr>
                <w:lastRenderedPageBreak/>
                <w:t xml:space="preserve">or submitted to the version control system as a single “change” or version.  The version of the code is usually indicated by a single sequencing number that does not </w:t>
              </w:r>
            </w:ins>
            <w:ins w:id="5" w:author="Brian Cullinan" w:date="2013-01-30T16:38:00Z">
              <w:r>
                <w:rPr>
                  <w:sz w:val="24"/>
                  <w:szCs w:val="24"/>
                </w:rPr>
                <w:t>necessaril</w:t>
              </w:r>
              <w:r>
                <w:rPr>
                  <w:sz w:val="24"/>
                  <w:szCs w:val="24"/>
                </w:rPr>
                <w:t>y</w:t>
              </w:r>
            </w:ins>
            <w:ins w:id="6" w:author="Brian Cullinan" w:date="2013-01-30T16:37:00Z">
              <w:r>
                <w:rPr>
                  <w:sz w:val="24"/>
                  <w:szCs w:val="24"/>
                </w:rPr>
                <w:t xml:space="preserve"> </w:t>
              </w:r>
            </w:ins>
            <w:ins w:id="7" w:author="Brian Cullinan" w:date="2013-01-30T16:38:00Z">
              <w:r>
                <w:rPr>
                  <w:sz w:val="24"/>
                  <w:szCs w:val="24"/>
                </w:rPr>
                <w:t>coincide to the specified software version maintained by the design control procedure.</w:t>
              </w:r>
            </w:ins>
          </w:p>
        </w:tc>
      </w:tr>
      <w:tr w:rsidR="0071505E">
        <w:tblPrEx>
          <w:tblCellMar>
            <w:top w:w="0" w:type="dxa"/>
            <w:bottom w:w="0" w:type="dxa"/>
          </w:tblCellMar>
        </w:tblPrEx>
        <w:tc>
          <w:tcPr>
            <w:tcW w:w="3095" w:type="dxa"/>
            <w:tcBorders>
              <w:top w:val="single" w:sz="4" w:space="0" w:color="000001"/>
              <w:left w:val="single" w:sz="4" w:space="0" w:color="000001"/>
              <w:bottom w:val="single" w:sz="4" w:space="0" w:color="000001"/>
              <w:right w:val="single" w:sz="4" w:space="0" w:color="000001"/>
            </w:tcBorders>
            <w:shd w:val="clear" w:color="auto" w:fill="FFFFFF"/>
            <w:tcMar>
              <w:top w:w="0" w:type="dxa"/>
              <w:left w:w="10" w:type="dxa"/>
              <w:bottom w:w="0" w:type="dxa"/>
              <w:right w:w="10" w:type="dxa"/>
            </w:tcMar>
          </w:tcPr>
          <w:p w:rsidR="0071505E" w:rsidRDefault="00C40136">
            <w:pPr>
              <w:pStyle w:val="ListParagraph"/>
              <w:spacing w:after="0" w:line="100" w:lineRule="atLeast"/>
              <w:ind w:left="0"/>
            </w:pPr>
            <w:ins w:id="8" w:author="Brian Cullinan" w:date="2013-01-30T16:38:00Z">
              <w:r>
                <w:rPr>
                  <w:b/>
                  <w:bCs/>
                  <w:sz w:val="24"/>
                  <w:szCs w:val="24"/>
                </w:rPr>
                <w:lastRenderedPageBreak/>
                <w:t>Branch</w:t>
              </w:r>
            </w:ins>
          </w:p>
        </w:tc>
        <w:tc>
          <w:tcPr>
            <w:tcW w:w="5759" w:type="dxa"/>
            <w:tcBorders>
              <w:top w:val="single" w:sz="4" w:space="0" w:color="000001"/>
              <w:left w:val="single" w:sz="4" w:space="0" w:color="000001"/>
              <w:bottom w:val="single" w:sz="4" w:space="0" w:color="000001"/>
              <w:right w:val="single" w:sz="4" w:space="0" w:color="000001"/>
            </w:tcBorders>
            <w:shd w:val="clear" w:color="auto" w:fill="FFFFFF"/>
            <w:tcMar>
              <w:top w:w="0" w:type="dxa"/>
              <w:left w:w="10" w:type="dxa"/>
              <w:bottom w:w="0" w:type="dxa"/>
              <w:right w:w="10" w:type="dxa"/>
            </w:tcMar>
          </w:tcPr>
          <w:p w:rsidR="0071505E" w:rsidRDefault="00C40136">
            <w:pPr>
              <w:pStyle w:val="ListParagraph"/>
              <w:spacing w:after="0" w:line="100" w:lineRule="atLeast"/>
              <w:ind w:left="0"/>
            </w:pPr>
            <w:ins w:id="9" w:author="Brian Cullinan" w:date="2013-01-30T16:38:00Z">
              <w:r>
                <w:rPr>
                  <w:sz w:val="24"/>
                  <w:szCs w:val="24"/>
                </w:rPr>
                <w:t xml:space="preserve">A branch, in the context of version control, is a </w:t>
              </w:r>
            </w:ins>
            <w:ins w:id="10" w:author="Brian Cullinan" w:date="2013-01-30T16:39:00Z">
              <w:r>
                <w:rPr>
                  <w:sz w:val="24"/>
                  <w:szCs w:val="24"/>
                </w:rPr>
                <w:t>separate</w:t>
              </w:r>
            </w:ins>
            <w:ins w:id="11" w:author="Brian Cullinan" w:date="2013-01-30T16:38:00Z">
              <w:r>
                <w:rPr>
                  <w:sz w:val="24"/>
                  <w:szCs w:val="24"/>
                </w:rPr>
                <w:t xml:space="preserve"> </w:t>
              </w:r>
            </w:ins>
            <w:ins w:id="12" w:author="Brian Cullinan" w:date="2013-01-30T16:39:00Z">
              <w:r>
                <w:rPr>
                  <w:sz w:val="24"/>
                  <w:szCs w:val="24"/>
                </w:rPr>
                <w:t>folder that is a fully functional copy of the software at a specific released/validated version.  Co</w:t>
              </w:r>
              <w:r>
                <w:rPr>
                  <w:sz w:val="24"/>
                  <w:szCs w:val="24"/>
                </w:rPr>
                <w:t xml:space="preserve">de is branched when it may be necessary to apply bug fixes to a specific version, as well as the </w:t>
              </w:r>
            </w:ins>
            <w:ins w:id="13" w:author="Brian Cullinan" w:date="2013-01-30T16:40:00Z">
              <w:r>
                <w:rPr>
                  <w:sz w:val="24"/>
                  <w:szCs w:val="24"/>
                </w:rPr>
                <w:t xml:space="preserve">“trunk” which is the working/latest version of the software.  This allows for both a past version to be cured of bugs while not interrupting </w:t>
              </w:r>
            </w:ins>
            <w:ins w:id="14" w:author="Brian Cullinan" w:date="2013-01-30T16:41:00Z">
              <w:r>
                <w:rPr>
                  <w:sz w:val="24"/>
                  <w:szCs w:val="24"/>
                </w:rPr>
                <w:t>development</w:t>
              </w:r>
            </w:ins>
            <w:ins w:id="15" w:author="Brian Cullinan" w:date="2013-01-30T16:40:00Z">
              <w:r>
                <w:rPr>
                  <w:sz w:val="24"/>
                  <w:szCs w:val="24"/>
                </w:rPr>
                <w:t xml:space="preserve"> </w:t>
              </w:r>
            </w:ins>
            <w:ins w:id="16" w:author="Brian Cullinan" w:date="2013-01-30T16:41:00Z">
              <w:r>
                <w:rPr>
                  <w:sz w:val="24"/>
                  <w:szCs w:val="24"/>
                </w:rPr>
                <w:t xml:space="preserve">of a </w:t>
              </w:r>
              <w:r>
                <w:rPr>
                  <w:sz w:val="24"/>
                  <w:szCs w:val="24"/>
                </w:rPr>
                <w:t>new, more feature rich, version of the software.</w:t>
              </w:r>
            </w:ins>
          </w:p>
        </w:tc>
      </w:tr>
      <w:tr w:rsidR="0071505E">
        <w:tblPrEx>
          <w:tblCellMar>
            <w:top w:w="0" w:type="dxa"/>
            <w:bottom w:w="0" w:type="dxa"/>
          </w:tblCellMar>
        </w:tblPrEx>
        <w:tc>
          <w:tcPr>
            <w:tcW w:w="3095" w:type="dxa"/>
            <w:tcBorders>
              <w:top w:val="single" w:sz="4" w:space="0" w:color="000001"/>
              <w:left w:val="single" w:sz="4" w:space="0" w:color="000001"/>
              <w:bottom w:val="single" w:sz="4" w:space="0" w:color="000001"/>
              <w:right w:val="single" w:sz="4" w:space="0" w:color="000001"/>
            </w:tcBorders>
            <w:shd w:val="clear" w:color="auto" w:fill="FFFFFF"/>
            <w:tcMar>
              <w:top w:w="0" w:type="dxa"/>
              <w:left w:w="10" w:type="dxa"/>
              <w:bottom w:w="0" w:type="dxa"/>
              <w:right w:w="10" w:type="dxa"/>
            </w:tcMar>
          </w:tcPr>
          <w:p w:rsidR="0071505E" w:rsidRDefault="00C40136">
            <w:pPr>
              <w:pStyle w:val="ListParagraph"/>
              <w:spacing w:after="0" w:line="100" w:lineRule="atLeast"/>
              <w:ind w:left="0"/>
            </w:pPr>
            <w:ins w:id="17" w:author="Brian Cullinan" w:date="2013-01-30T16:42:00Z">
              <w:r>
                <w:rPr>
                  <w:b/>
                  <w:bCs/>
                  <w:sz w:val="24"/>
                  <w:szCs w:val="24"/>
                </w:rPr>
                <w:t>Dynamic Linked Library (DLL)</w:t>
              </w:r>
            </w:ins>
          </w:p>
        </w:tc>
        <w:tc>
          <w:tcPr>
            <w:tcW w:w="5759" w:type="dxa"/>
            <w:tcBorders>
              <w:top w:val="single" w:sz="4" w:space="0" w:color="000001"/>
              <w:left w:val="single" w:sz="4" w:space="0" w:color="000001"/>
              <w:bottom w:val="single" w:sz="4" w:space="0" w:color="000001"/>
              <w:right w:val="single" w:sz="4" w:space="0" w:color="000001"/>
            </w:tcBorders>
            <w:shd w:val="clear" w:color="auto" w:fill="FFFFFF"/>
            <w:tcMar>
              <w:top w:w="0" w:type="dxa"/>
              <w:left w:w="10" w:type="dxa"/>
              <w:bottom w:w="0" w:type="dxa"/>
              <w:right w:w="10" w:type="dxa"/>
            </w:tcMar>
          </w:tcPr>
          <w:p w:rsidR="0071505E" w:rsidRDefault="00C40136">
            <w:pPr>
              <w:pStyle w:val="ListParagraph"/>
              <w:spacing w:after="0" w:line="100" w:lineRule="atLeast"/>
              <w:ind w:left="0"/>
            </w:pPr>
            <w:ins w:id="18" w:author="Brian Cullinan" w:date="2013-01-30T16:43:00Z">
              <w:r>
                <w:rPr>
                  <w:sz w:val="24"/>
                  <w:szCs w:val="24"/>
                </w:rPr>
                <w:t xml:space="preserve">Windows provides the capability to load code from many different sources all contained in a single, formatted package called a DLL.  DLLs can be loaded on the fly at any time </w:t>
              </w:r>
              <w:r>
                <w:rPr>
                  <w:sz w:val="24"/>
                  <w:szCs w:val="24"/>
                </w:rPr>
                <w:t>during the software</w:t>
              </w:r>
            </w:ins>
            <w:ins w:id="19" w:author="Brian Cullinan" w:date="2013-01-30T16:44:00Z">
              <w:r>
                <w:rPr>
                  <w:sz w:val="24"/>
                  <w:szCs w:val="24"/>
                </w:rPr>
                <w:t>’s execution or session.</w:t>
              </w:r>
            </w:ins>
            <w:ins w:id="20" w:author="Brian Cullinan" w:date="2013-01-30T16:45:00Z">
              <w:r>
                <w:rPr>
                  <w:sz w:val="24"/>
                  <w:szCs w:val="24"/>
                </w:rPr>
                <w:t xml:space="preserve">  3</w:t>
              </w:r>
              <w:r>
                <w:rPr>
                  <w:sz w:val="24"/>
                  <w:szCs w:val="24"/>
                  <w:vertAlign w:val="superscript"/>
                </w:rPr>
                <w:t>rd</w:t>
              </w:r>
              <w:r>
                <w:rPr>
                  <w:sz w:val="24"/>
                  <w:szCs w:val="24"/>
                </w:rPr>
                <w:t xml:space="preserve"> party vendors of DLLs provide specific functionality</w:t>
              </w:r>
            </w:ins>
            <w:ins w:id="21" w:author="Brian Cullinan" w:date="2013-01-30T16:48:00Z">
              <w:r>
                <w:rPr>
                  <w:sz w:val="24"/>
                  <w:szCs w:val="24"/>
                </w:rPr>
                <w:t xml:space="preserve"> such as connecting to a video source, or generating a PDF spreadsheet. </w:t>
              </w:r>
            </w:ins>
            <w:ins w:id="22" w:author="Brian Cullinan" w:date="2013-01-30T16:45:00Z">
              <w:r>
                <w:rPr>
                  <w:sz w:val="24"/>
                  <w:szCs w:val="24"/>
                </w:rPr>
                <w:t xml:space="preserve"> </w:t>
              </w:r>
            </w:ins>
            <w:ins w:id="23" w:author="Brian Cullinan" w:date="2013-01-30T16:48:00Z">
              <w:r>
                <w:rPr>
                  <w:sz w:val="24"/>
                  <w:szCs w:val="24"/>
                </w:rPr>
                <w:t xml:space="preserve">Vendors may also supply </w:t>
              </w:r>
            </w:ins>
            <w:ins w:id="24" w:author="Brian Cullinan" w:date="2013-01-30T16:45:00Z">
              <w:r>
                <w:rPr>
                  <w:sz w:val="24"/>
                  <w:szCs w:val="24"/>
                </w:rPr>
                <w:t>documentation to using their DLL.</w:t>
              </w:r>
            </w:ins>
            <w:ins w:id="25" w:author="Brian Cullinan" w:date="2013-01-30T16:46:00Z">
              <w:r>
                <w:rPr>
                  <w:sz w:val="24"/>
                  <w:szCs w:val="24"/>
                </w:rPr>
                <w:t xml:space="preserve">  This documentation shou</w:t>
              </w:r>
              <w:r>
                <w:rPr>
                  <w:sz w:val="24"/>
                  <w:szCs w:val="24"/>
                </w:rPr>
                <w:t xml:space="preserve">ld be included with the project specification as it is </w:t>
              </w:r>
            </w:ins>
            <w:ins w:id="26" w:author="Brian Cullinan" w:date="2013-01-30T16:47:00Z">
              <w:r>
                <w:rPr>
                  <w:sz w:val="24"/>
                  <w:szCs w:val="24"/>
                </w:rPr>
                <w:t>a key part in</w:t>
              </w:r>
            </w:ins>
            <w:ins w:id="27" w:author="Brian Cullinan" w:date="2013-01-30T16:46:00Z">
              <w:r>
                <w:rPr>
                  <w:sz w:val="24"/>
                  <w:szCs w:val="24"/>
                </w:rPr>
                <w:t xml:space="preserve"> understanding how the project is implemented.  The </w:t>
              </w:r>
            </w:ins>
            <w:ins w:id="28" w:author="Brian Cullinan" w:date="2013-01-30T16:47:00Z">
              <w:r>
                <w:rPr>
                  <w:sz w:val="24"/>
                  <w:szCs w:val="24"/>
                </w:rPr>
                <w:t>DLL libraries should also be included with the project output as it is usually required to run the application.</w:t>
              </w:r>
            </w:ins>
          </w:p>
        </w:tc>
      </w:tr>
    </w:tbl>
    <w:p w:rsidR="0071505E" w:rsidRDefault="0071505E">
      <w:pPr>
        <w:pStyle w:val="ListParagraph"/>
      </w:pPr>
    </w:p>
    <w:p w:rsidR="0071505E" w:rsidRDefault="0071505E">
      <w:pPr>
        <w:pStyle w:val="ListParagraph"/>
      </w:pPr>
    </w:p>
    <w:p w:rsidR="0071505E" w:rsidRDefault="00C40136">
      <w:pPr>
        <w:pStyle w:val="ListParagraph"/>
        <w:numPr>
          <w:ilvl w:val="0"/>
          <w:numId w:val="4"/>
        </w:numPr>
      </w:pPr>
      <w:r>
        <w:rPr>
          <w:b/>
          <w:bCs/>
          <w:sz w:val="24"/>
          <w:szCs w:val="24"/>
        </w:rPr>
        <w:t>Responsibilities</w:t>
      </w:r>
    </w:p>
    <w:p w:rsidR="0071505E" w:rsidRDefault="0071505E">
      <w:pPr>
        <w:pStyle w:val="ListParagraph"/>
      </w:pPr>
    </w:p>
    <w:tbl>
      <w:tblPr>
        <w:tblW w:w="0" w:type="auto"/>
        <w:tblInd w:w="602" w:type="dxa"/>
        <w:tblBorders>
          <w:top w:val="single" w:sz="4" w:space="0" w:color="000001"/>
          <w:left w:val="single" w:sz="4" w:space="0" w:color="000001"/>
          <w:bottom w:val="single" w:sz="4" w:space="0" w:color="000001"/>
          <w:right w:val="single" w:sz="4" w:space="0" w:color="000001"/>
        </w:tblBorders>
        <w:tblCellMar>
          <w:left w:w="10" w:type="dxa"/>
          <w:right w:w="10" w:type="dxa"/>
        </w:tblCellMar>
        <w:tblLook w:val="0000" w:firstRow="0" w:lastRow="0" w:firstColumn="0" w:lastColumn="0" w:noHBand="0" w:noVBand="0"/>
      </w:tblPr>
      <w:tblGrid>
        <w:gridCol w:w="3071"/>
        <w:gridCol w:w="5707"/>
      </w:tblGrid>
      <w:tr w:rsidR="0071505E">
        <w:tblPrEx>
          <w:tblCellMar>
            <w:top w:w="0" w:type="dxa"/>
            <w:bottom w:w="0" w:type="dxa"/>
          </w:tblCellMar>
        </w:tblPrEx>
        <w:tc>
          <w:tcPr>
            <w:tcW w:w="3095" w:type="dxa"/>
            <w:tcBorders>
              <w:top w:val="single" w:sz="4" w:space="0" w:color="000001"/>
              <w:left w:val="single" w:sz="4" w:space="0" w:color="000001"/>
              <w:bottom w:val="single" w:sz="4" w:space="0" w:color="000001"/>
              <w:right w:val="single" w:sz="4" w:space="0" w:color="000001"/>
            </w:tcBorders>
            <w:shd w:val="clear" w:color="auto" w:fill="FFFFFF"/>
            <w:tcMar>
              <w:top w:w="0" w:type="dxa"/>
              <w:left w:w="10" w:type="dxa"/>
              <w:bottom w:w="0" w:type="dxa"/>
              <w:right w:w="10" w:type="dxa"/>
            </w:tcMar>
          </w:tcPr>
          <w:p w:rsidR="0071505E" w:rsidRDefault="00C40136">
            <w:pPr>
              <w:pStyle w:val="ListParagraph"/>
              <w:spacing w:after="0" w:line="100" w:lineRule="atLeast"/>
              <w:ind w:left="0"/>
            </w:pPr>
            <w:r>
              <w:rPr>
                <w:b/>
                <w:bCs/>
                <w:sz w:val="24"/>
                <w:szCs w:val="24"/>
              </w:rPr>
              <w:t>Use</w:t>
            </w:r>
            <w:r>
              <w:rPr>
                <w:b/>
                <w:bCs/>
                <w:sz w:val="24"/>
                <w:szCs w:val="24"/>
              </w:rPr>
              <w:t>r</w:t>
            </w:r>
          </w:p>
        </w:tc>
        <w:tc>
          <w:tcPr>
            <w:tcW w:w="5759" w:type="dxa"/>
            <w:tcBorders>
              <w:top w:val="single" w:sz="4" w:space="0" w:color="000001"/>
              <w:left w:val="single" w:sz="4" w:space="0" w:color="000001"/>
              <w:bottom w:val="single" w:sz="4" w:space="0" w:color="000001"/>
              <w:right w:val="single" w:sz="4" w:space="0" w:color="000001"/>
            </w:tcBorders>
            <w:shd w:val="clear" w:color="auto" w:fill="FFFFFF"/>
            <w:tcMar>
              <w:top w:w="0" w:type="dxa"/>
              <w:left w:w="10" w:type="dxa"/>
              <w:bottom w:w="0" w:type="dxa"/>
              <w:right w:w="10" w:type="dxa"/>
            </w:tcMar>
          </w:tcPr>
          <w:p w:rsidR="0071505E" w:rsidRDefault="00C40136">
            <w:pPr>
              <w:pStyle w:val="ListParagraph"/>
              <w:numPr>
                <w:ilvl w:val="0"/>
                <w:numId w:val="1"/>
              </w:numPr>
              <w:spacing w:after="0" w:line="100" w:lineRule="atLeast"/>
            </w:pPr>
            <w:r>
              <w:rPr>
                <w:sz w:val="24"/>
                <w:szCs w:val="24"/>
              </w:rPr>
              <w:t>Complies with the policy and procedure for all new or revised software design projects.</w:t>
            </w:r>
          </w:p>
          <w:p w:rsidR="0071505E" w:rsidRDefault="00C40136">
            <w:pPr>
              <w:pStyle w:val="ListParagraph"/>
              <w:numPr>
                <w:ilvl w:val="0"/>
                <w:numId w:val="1"/>
              </w:numPr>
              <w:spacing w:after="0" w:line="100" w:lineRule="atLeast"/>
            </w:pPr>
            <w:r>
              <w:rPr>
                <w:sz w:val="24"/>
                <w:szCs w:val="24"/>
              </w:rPr>
              <w:t>Ensures the most current version of this document is used when referenced.</w:t>
            </w:r>
          </w:p>
        </w:tc>
      </w:tr>
      <w:tr w:rsidR="0071505E">
        <w:tblPrEx>
          <w:tblCellMar>
            <w:top w:w="0" w:type="dxa"/>
            <w:bottom w:w="0" w:type="dxa"/>
          </w:tblCellMar>
        </w:tblPrEx>
        <w:tc>
          <w:tcPr>
            <w:tcW w:w="3095" w:type="dxa"/>
            <w:tcBorders>
              <w:top w:val="single" w:sz="4" w:space="0" w:color="000001"/>
              <w:left w:val="single" w:sz="4" w:space="0" w:color="000001"/>
              <w:bottom w:val="single" w:sz="4" w:space="0" w:color="000001"/>
              <w:right w:val="single" w:sz="4" w:space="0" w:color="000001"/>
            </w:tcBorders>
            <w:shd w:val="clear" w:color="auto" w:fill="FFFFFF"/>
            <w:tcMar>
              <w:top w:w="0" w:type="dxa"/>
              <w:left w:w="10" w:type="dxa"/>
              <w:bottom w:w="0" w:type="dxa"/>
              <w:right w:w="10" w:type="dxa"/>
            </w:tcMar>
          </w:tcPr>
          <w:p w:rsidR="0071505E" w:rsidRDefault="00C40136">
            <w:pPr>
              <w:pStyle w:val="ListParagraph"/>
              <w:spacing w:after="0" w:line="100" w:lineRule="atLeast"/>
              <w:ind w:left="0"/>
            </w:pPr>
            <w:r>
              <w:rPr>
                <w:b/>
                <w:bCs/>
                <w:sz w:val="24"/>
                <w:szCs w:val="24"/>
              </w:rPr>
              <w:t>Departmental Management</w:t>
            </w:r>
          </w:p>
        </w:tc>
        <w:tc>
          <w:tcPr>
            <w:tcW w:w="5759" w:type="dxa"/>
            <w:tcBorders>
              <w:top w:val="single" w:sz="4" w:space="0" w:color="000001"/>
              <w:left w:val="single" w:sz="4" w:space="0" w:color="000001"/>
              <w:bottom w:val="single" w:sz="4" w:space="0" w:color="000001"/>
              <w:right w:val="single" w:sz="4" w:space="0" w:color="000001"/>
            </w:tcBorders>
            <w:shd w:val="clear" w:color="auto" w:fill="FFFFFF"/>
            <w:tcMar>
              <w:top w:w="0" w:type="dxa"/>
              <w:left w:w="10" w:type="dxa"/>
              <w:bottom w:w="0" w:type="dxa"/>
              <w:right w:w="10" w:type="dxa"/>
            </w:tcMar>
          </w:tcPr>
          <w:p w:rsidR="0071505E" w:rsidRDefault="00C40136">
            <w:pPr>
              <w:pStyle w:val="ListParagraph"/>
              <w:numPr>
                <w:ilvl w:val="0"/>
                <w:numId w:val="2"/>
              </w:numPr>
              <w:spacing w:after="0" w:line="100" w:lineRule="atLeast"/>
            </w:pPr>
            <w:r>
              <w:rPr>
                <w:sz w:val="24"/>
                <w:szCs w:val="24"/>
              </w:rPr>
              <w:t xml:space="preserve">Ensures departmental personnel are properly trained before using </w:t>
            </w:r>
            <w:r>
              <w:rPr>
                <w:sz w:val="24"/>
                <w:szCs w:val="24"/>
              </w:rPr>
              <w:t>this policy or procedure.</w:t>
            </w:r>
          </w:p>
          <w:p w:rsidR="0071505E" w:rsidRDefault="00C40136">
            <w:pPr>
              <w:pStyle w:val="ListParagraph"/>
              <w:numPr>
                <w:ilvl w:val="0"/>
                <w:numId w:val="2"/>
              </w:numPr>
              <w:spacing w:after="0" w:line="100" w:lineRule="atLeast"/>
            </w:pPr>
            <w:r>
              <w:rPr>
                <w:sz w:val="24"/>
                <w:szCs w:val="24"/>
              </w:rPr>
              <w:t>Assigning personnel as project manager and/or to validation team(s).</w:t>
            </w:r>
          </w:p>
          <w:p w:rsidR="0071505E" w:rsidRDefault="00C40136">
            <w:pPr>
              <w:pStyle w:val="ListParagraph"/>
              <w:numPr>
                <w:ilvl w:val="0"/>
                <w:numId w:val="1"/>
              </w:numPr>
              <w:spacing w:after="0" w:line="100" w:lineRule="atLeast"/>
            </w:pPr>
            <w:r>
              <w:rPr>
                <w:sz w:val="24"/>
                <w:szCs w:val="24"/>
              </w:rPr>
              <w:t>Complies with the policy and procedure for all new or revised design projects.</w:t>
            </w:r>
          </w:p>
          <w:p w:rsidR="0071505E" w:rsidRDefault="00C40136">
            <w:pPr>
              <w:pStyle w:val="ListParagraph"/>
              <w:numPr>
                <w:ilvl w:val="0"/>
                <w:numId w:val="2"/>
              </w:numPr>
              <w:spacing w:after="0" w:line="100" w:lineRule="atLeast"/>
            </w:pPr>
            <w:r>
              <w:rPr>
                <w:sz w:val="24"/>
                <w:szCs w:val="24"/>
              </w:rPr>
              <w:t xml:space="preserve">Ensures the most current version of this document </w:t>
            </w:r>
            <w:r>
              <w:rPr>
                <w:sz w:val="24"/>
                <w:szCs w:val="24"/>
              </w:rPr>
              <w:lastRenderedPageBreak/>
              <w:t>is used when referenced.</w:t>
            </w:r>
          </w:p>
        </w:tc>
      </w:tr>
      <w:tr w:rsidR="0071505E">
        <w:tblPrEx>
          <w:tblCellMar>
            <w:top w:w="0" w:type="dxa"/>
            <w:bottom w:w="0" w:type="dxa"/>
          </w:tblCellMar>
        </w:tblPrEx>
        <w:tc>
          <w:tcPr>
            <w:tcW w:w="3095" w:type="dxa"/>
            <w:tcBorders>
              <w:top w:val="single" w:sz="4" w:space="0" w:color="000001"/>
              <w:left w:val="single" w:sz="4" w:space="0" w:color="000001"/>
              <w:bottom w:val="single" w:sz="4" w:space="0" w:color="000001"/>
              <w:right w:val="single" w:sz="4" w:space="0" w:color="000001"/>
            </w:tcBorders>
            <w:shd w:val="clear" w:color="auto" w:fill="FFFFFF"/>
            <w:tcMar>
              <w:top w:w="0" w:type="dxa"/>
              <w:left w:w="10" w:type="dxa"/>
              <w:bottom w:w="0" w:type="dxa"/>
              <w:right w:w="10" w:type="dxa"/>
            </w:tcMar>
          </w:tcPr>
          <w:p w:rsidR="0071505E" w:rsidRDefault="00C40136">
            <w:pPr>
              <w:pStyle w:val="ListParagraph"/>
              <w:spacing w:after="0" w:line="100" w:lineRule="atLeast"/>
              <w:ind w:left="0"/>
            </w:pPr>
            <w:r>
              <w:rPr>
                <w:b/>
                <w:bCs/>
                <w:sz w:val="24"/>
                <w:szCs w:val="24"/>
              </w:rPr>
              <w:lastRenderedPageBreak/>
              <w:t>Qualit</w:t>
            </w:r>
            <w:r>
              <w:rPr>
                <w:b/>
                <w:bCs/>
                <w:sz w:val="24"/>
                <w:szCs w:val="24"/>
              </w:rPr>
              <w:t>y Assurance</w:t>
            </w:r>
          </w:p>
        </w:tc>
        <w:tc>
          <w:tcPr>
            <w:tcW w:w="5759" w:type="dxa"/>
            <w:tcBorders>
              <w:top w:val="single" w:sz="4" w:space="0" w:color="000001"/>
              <w:left w:val="single" w:sz="4" w:space="0" w:color="000001"/>
              <w:bottom w:val="single" w:sz="4" w:space="0" w:color="000001"/>
              <w:right w:val="single" w:sz="4" w:space="0" w:color="000001"/>
            </w:tcBorders>
            <w:shd w:val="clear" w:color="auto" w:fill="FFFFFF"/>
            <w:tcMar>
              <w:top w:w="0" w:type="dxa"/>
              <w:left w:w="10" w:type="dxa"/>
              <w:bottom w:w="0" w:type="dxa"/>
              <w:right w:w="10" w:type="dxa"/>
            </w:tcMar>
          </w:tcPr>
          <w:p w:rsidR="0071505E" w:rsidRDefault="00C40136">
            <w:pPr>
              <w:pStyle w:val="ListParagraph"/>
              <w:numPr>
                <w:ilvl w:val="0"/>
                <w:numId w:val="3"/>
              </w:numPr>
              <w:spacing w:after="0" w:line="100" w:lineRule="atLeast"/>
            </w:pPr>
            <w:commentRangeStart w:id="29"/>
            <w:r>
              <w:rPr>
                <w:sz w:val="24"/>
                <w:szCs w:val="24"/>
              </w:rPr>
              <w:t xml:space="preserve">Complies </w:t>
            </w:r>
            <w:commentRangeEnd w:id="29"/>
            <w:r w:rsidR="006B41E2">
              <w:rPr>
                <w:rStyle w:val="CommentReference"/>
              </w:rPr>
              <w:commentReference w:id="29"/>
            </w:r>
            <w:r>
              <w:rPr>
                <w:sz w:val="24"/>
                <w:szCs w:val="24"/>
              </w:rPr>
              <w:t>and enforces the document control standards within this document.</w:t>
            </w:r>
          </w:p>
          <w:p w:rsidR="0071505E" w:rsidRDefault="00C40136">
            <w:pPr>
              <w:pStyle w:val="ListParagraph"/>
              <w:numPr>
                <w:ilvl w:val="0"/>
                <w:numId w:val="3"/>
              </w:numPr>
              <w:spacing w:after="0" w:line="100" w:lineRule="atLeast"/>
            </w:pPr>
            <w:r>
              <w:rPr>
                <w:sz w:val="24"/>
                <w:szCs w:val="24"/>
              </w:rPr>
              <w:t>Monitors the implementation and effectiveness of this document.</w:t>
            </w:r>
          </w:p>
        </w:tc>
      </w:tr>
    </w:tbl>
    <w:p w:rsidR="0071505E" w:rsidRDefault="0071505E">
      <w:pPr>
        <w:pStyle w:val="ListParagraph"/>
      </w:pPr>
    </w:p>
    <w:p w:rsidR="0071505E" w:rsidRDefault="00C40136">
      <w:pPr>
        <w:pStyle w:val="ListParagraph"/>
        <w:numPr>
          <w:ilvl w:val="0"/>
          <w:numId w:val="4"/>
        </w:numPr>
      </w:pPr>
      <w:r>
        <w:rPr>
          <w:b/>
          <w:bCs/>
          <w:sz w:val="24"/>
          <w:szCs w:val="24"/>
        </w:rPr>
        <w:t>Policy</w:t>
      </w:r>
    </w:p>
    <w:p w:rsidR="0071505E" w:rsidRDefault="0071505E">
      <w:pPr>
        <w:pStyle w:val="ListParagraph"/>
      </w:pPr>
    </w:p>
    <w:p w:rsidR="0071505E" w:rsidRDefault="00C40136">
      <w:pPr>
        <w:pStyle w:val="ListParagraph"/>
      </w:pPr>
      <w:commentRangeStart w:id="30"/>
      <w:r>
        <w:rPr>
          <w:sz w:val="24"/>
          <w:szCs w:val="24"/>
        </w:rPr>
        <w:t xml:space="preserve">Software development is required to follow the Software Development procedure when a new </w:t>
      </w:r>
      <w:r>
        <w:rPr>
          <w:sz w:val="24"/>
          <w:szCs w:val="24"/>
        </w:rPr>
        <w:t xml:space="preserve">product is created that requires a database.  </w:t>
      </w:r>
      <w:commentRangeEnd w:id="30"/>
      <w:r w:rsidR="00EA5034">
        <w:rPr>
          <w:rStyle w:val="CommentReference"/>
        </w:rPr>
        <w:commentReference w:id="30"/>
      </w:r>
      <w:r>
        <w:rPr>
          <w:sz w:val="24"/>
          <w:szCs w:val="24"/>
        </w:rPr>
        <w:t>The following specifications should be utilized, where possible, when developing software for use in a medical device.</w:t>
      </w:r>
    </w:p>
    <w:p w:rsidR="0071505E" w:rsidRDefault="0071505E">
      <w:pPr>
        <w:pStyle w:val="ListParagraph"/>
      </w:pPr>
    </w:p>
    <w:p w:rsidR="0071505E" w:rsidRDefault="00C40136">
      <w:pPr>
        <w:pStyle w:val="ListParagraph"/>
        <w:numPr>
          <w:ilvl w:val="0"/>
          <w:numId w:val="4"/>
        </w:numPr>
      </w:pPr>
      <w:del w:id="31" w:author="Brian Cullinan" w:date="2013-01-30T14:36:00Z">
        <w:r>
          <w:rPr>
            <w:b/>
            <w:bCs/>
            <w:sz w:val="24"/>
            <w:szCs w:val="24"/>
          </w:rPr>
          <w:delText>General Guidance Procedure</w:delText>
        </w:r>
      </w:del>
      <w:ins w:id="32" w:author="Brian Cullinan" w:date="2013-01-30T14:36:00Z">
        <w:r>
          <w:rPr>
            <w:b/>
            <w:bCs/>
            <w:sz w:val="24"/>
            <w:szCs w:val="24"/>
          </w:rPr>
          <w:t>Environment</w:t>
        </w:r>
      </w:ins>
    </w:p>
    <w:p w:rsidR="0071505E" w:rsidRDefault="0071505E">
      <w:pPr>
        <w:pStyle w:val="ListParagraph"/>
        <w:ind w:left="0"/>
      </w:pPr>
    </w:p>
    <w:p w:rsidR="0071505E" w:rsidRDefault="00C40136">
      <w:pPr>
        <w:pStyle w:val="ListParagraph"/>
        <w:numPr>
          <w:ilvl w:val="1"/>
          <w:numId w:val="4"/>
        </w:numPr>
      </w:pPr>
      <w:del w:id="33" w:author="Brian Cullinan" w:date="2013-01-30T14:36:00Z">
        <w:r>
          <w:rPr>
            <w:sz w:val="24"/>
            <w:szCs w:val="24"/>
          </w:rPr>
          <w:delText xml:space="preserve">All software will developed using Microsoft Visual </w:delText>
        </w:r>
        <w:r>
          <w:rPr>
            <w:sz w:val="24"/>
            <w:szCs w:val="24"/>
          </w:rPr>
          <w:delText>Studio 2010 or above.</w:delText>
        </w:r>
      </w:del>
    </w:p>
    <w:p w:rsidR="0071505E" w:rsidRDefault="00C40136">
      <w:pPr>
        <w:pStyle w:val="ListParagraph"/>
        <w:numPr>
          <w:ilvl w:val="1"/>
          <w:numId w:val="4"/>
        </w:numPr>
      </w:pPr>
      <w:del w:id="34" w:author="Brian Cullinan" w:date="2013-01-30T14:36:00Z">
        <w:r>
          <w:rPr>
            <w:sz w:val="24"/>
            <w:szCs w:val="24"/>
          </w:rPr>
          <w:delText>C# language shall be used as the coding language.</w:delText>
        </w:r>
      </w:del>
    </w:p>
    <w:p w:rsidR="0071505E" w:rsidRDefault="00C40136">
      <w:pPr>
        <w:pStyle w:val="ListParagraph"/>
        <w:numPr>
          <w:ilvl w:val="1"/>
          <w:numId w:val="4"/>
        </w:numPr>
      </w:pPr>
      <w:del w:id="35" w:author="Brian Cullinan" w:date="2013-01-30T14:36:00Z">
        <w:r>
          <w:rPr>
            <w:sz w:val="24"/>
            <w:szCs w:val="24"/>
          </w:rPr>
          <w:delText>Code produced shall be documented per the specifications described in Web Development SOP or Desktop Development SOP.</w:delText>
        </w:r>
      </w:del>
    </w:p>
    <w:p w:rsidR="0071505E" w:rsidRDefault="00C40136">
      <w:pPr>
        <w:pStyle w:val="ListParagraph"/>
        <w:numPr>
          <w:ilvl w:val="1"/>
          <w:numId w:val="4"/>
        </w:numPr>
      </w:pPr>
      <w:del w:id="36" w:author="Brian Cullinan" w:date="2013-01-30T14:36:00Z">
        <w:r>
          <w:rPr>
            <w:sz w:val="24"/>
            <w:szCs w:val="24"/>
          </w:rPr>
          <w:delText>Coding conventions should be followed as defined in the Web Develo</w:delText>
        </w:r>
        <w:r>
          <w:rPr>
            <w:sz w:val="24"/>
            <w:szCs w:val="24"/>
          </w:rPr>
          <w:delText>pment SOP or Desktop Development SOP.</w:delText>
        </w:r>
      </w:del>
    </w:p>
    <w:p w:rsidR="0071505E" w:rsidRDefault="00C40136">
      <w:pPr>
        <w:pStyle w:val="ListParagraph"/>
        <w:numPr>
          <w:ilvl w:val="1"/>
          <w:numId w:val="4"/>
        </w:numPr>
      </w:pPr>
      <w:del w:id="37" w:author="Brian Cullinan" w:date="2013-01-30T14:36:00Z">
        <w:r>
          <w:rPr>
            <w:sz w:val="24"/>
            <w:szCs w:val="24"/>
          </w:rPr>
          <w:delText>All application code will be stored in Perforce (source code control system) and will be versioned as appropriate.</w:delText>
        </w:r>
      </w:del>
    </w:p>
    <w:p w:rsidR="0071505E" w:rsidRDefault="00C40136">
      <w:pPr>
        <w:pStyle w:val="ListParagraph"/>
        <w:numPr>
          <w:ilvl w:val="1"/>
          <w:numId w:val="4"/>
        </w:numPr>
      </w:pPr>
      <w:del w:id="38" w:author="Brian Cullinan" w:date="2013-01-30T14:36:00Z">
        <w:r>
          <w:rPr>
            <w:sz w:val="24"/>
            <w:szCs w:val="24"/>
          </w:rPr>
          <w:delText>All software development will be done on a Windows 7 Professional (or greater) operating system.</w:delText>
        </w:r>
      </w:del>
    </w:p>
    <w:p w:rsidR="0071505E" w:rsidRDefault="00C40136">
      <w:pPr>
        <w:pStyle w:val="ListParagraph"/>
        <w:numPr>
          <w:ilvl w:val="1"/>
          <w:numId w:val="4"/>
        </w:numPr>
      </w:pPr>
      <w:del w:id="39" w:author="Brian Cullinan" w:date="2013-01-30T14:36:00Z">
        <w:r>
          <w:rPr>
            <w:sz w:val="24"/>
            <w:szCs w:val="24"/>
          </w:rPr>
          <w:delText>Applic</w:delText>
        </w:r>
        <w:r>
          <w:rPr>
            <w:sz w:val="24"/>
            <w:szCs w:val="24"/>
          </w:rPr>
          <w:delText>ations will be developed to work on a minimum of Windows XP as the operating system platform.</w:delText>
        </w:r>
      </w:del>
    </w:p>
    <w:p w:rsidR="0071505E" w:rsidRDefault="00C40136">
      <w:pPr>
        <w:pStyle w:val="ListParagraph"/>
        <w:numPr>
          <w:ilvl w:val="1"/>
          <w:numId w:val="4"/>
        </w:numPr>
      </w:pPr>
      <w:del w:id="40" w:author="Brian Cullinan" w:date="2013-01-30T14:36:00Z">
        <w:r>
          <w:rPr>
            <w:sz w:val="24"/>
            <w:szCs w:val="24"/>
          </w:rPr>
          <w:delText>ReSharper will always be used when writing code.</w:delText>
        </w:r>
      </w:del>
    </w:p>
    <w:p w:rsidR="0071505E" w:rsidRDefault="00C40136">
      <w:pPr>
        <w:pStyle w:val="ListParagraph"/>
        <w:numPr>
          <w:ilvl w:val="1"/>
          <w:numId w:val="4"/>
        </w:numPr>
      </w:pPr>
      <w:del w:id="41" w:author="Brian Cullinan" w:date="2013-01-30T14:36:00Z">
        <w:r>
          <w:rPr>
            <w:sz w:val="24"/>
            <w:szCs w:val="24"/>
          </w:rPr>
          <w:delText>All data access will be accomplished using LLBLgen, an ORM tool.</w:delText>
        </w:r>
      </w:del>
    </w:p>
    <w:p w:rsidR="0071505E" w:rsidRDefault="00C40136">
      <w:pPr>
        <w:pStyle w:val="ListParagraph"/>
        <w:numPr>
          <w:ilvl w:val="1"/>
          <w:numId w:val="4"/>
        </w:numPr>
      </w:pPr>
      <w:del w:id="42" w:author="Brian Cullinan" w:date="2013-01-30T14:36:00Z">
        <w:r>
          <w:rPr>
            <w:sz w:val="24"/>
            <w:szCs w:val="24"/>
          </w:rPr>
          <w:delText xml:space="preserve">Use of third-party libraries should be </w:delText>
        </w:r>
        <w:r>
          <w:rPr>
            <w:sz w:val="24"/>
            <w:szCs w:val="24"/>
          </w:rPr>
          <w:delText>minimized.  When they are used, third-party libraries must be fully documented, and source code for the library must be available.</w:delText>
        </w:r>
      </w:del>
    </w:p>
    <w:p w:rsidR="0071505E" w:rsidRDefault="00C40136">
      <w:pPr>
        <w:pStyle w:val="ListParagraph"/>
        <w:numPr>
          <w:ilvl w:val="1"/>
          <w:numId w:val="4"/>
        </w:numPr>
      </w:pPr>
      <w:del w:id="43" w:author="Brian Cullinan" w:date="2013-01-30T14:36:00Z">
        <w:r>
          <w:rPr>
            <w:sz w:val="24"/>
            <w:szCs w:val="24"/>
          </w:rPr>
          <w:delText>All software will be designed and developed to be run on Windows XP operating system (or above), unless otherwise specified.</w:delText>
        </w:r>
      </w:del>
    </w:p>
    <w:p w:rsidR="0071505E" w:rsidRDefault="00C40136">
      <w:pPr>
        <w:pStyle w:val="ListParagraph"/>
        <w:numPr>
          <w:ilvl w:val="1"/>
          <w:numId w:val="4"/>
        </w:numPr>
      </w:pPr>
      <w:del w:id="44" w:author="Brian Cullinan" w:date="2013-01-30T14:36:00Z">
        <w:r>
          <w:rPr>
            <w:sz w:val="24"/>
            <w:szCs w:val="24"/>
          </w:rPr>
          <w:delText>Access will require user Id and password, unless otherwise specified.</w:delText>
        </w:r>
      </w:del>
    </w:p>
    <w:p w:rsidR="0071505E" w:rsidRDefault="00C40136">
      <w:pPr>
        <w:pStyle w:val="ListParagraph"/>
        <w:numPr>
          <w:ilvl w:val="1"/>
          <w:numId w:val="4"/>
        </w:numPr>
      </w:pPr>
      <w:del w:id="45" w:author="Unknown Author" w:date="2013-02-05T11:23:00Z">
        <w:r>
          <w:rPr>
            <w:sz w:val="24"/>
            <w:szCs w:val="24"/>
          </w:rPr>
          <w:delText>It is recommended that</w:delText>
        </w:r>
      </w:del>
      <w:ins w:id="46" w:author="Unknown Author" w:date="2013-02-05T11:23:00Z">
        <w:r>
          <w:rPr>
            <w:sz w:val="24"/>
            <w:szCs w:val="24"/>
          </w:rPr>
          <w:t>SHOULD use</w:t>
        </w:r>
      </w:ins>
      <w:ins w:id="47" w:author="Brian Cullinan" w:date="2013-01-30T14:36:00Z">
        <w:r>
          <w:rPr>
            <w:sz w:val="24"/>
            <w:szCs w:val="24"/>
          </w:rPr>
          <w:t xml:space="preserve"> the </w:t>
        </w:r>
        <w:commentRangeStart w:id="48"/>
        <w:r>
          <w:rPr>
            <w:sz w:val="24"/>
            <w:szCs w:val="24"/>
          </w:rPr>
          <w:t xml:space="preserve">latest version </w:t>
        </w:r>
      </w:ins>
      <w:commentRangeEnd w:id="48"/>
      <w:r w:rsidR="00EA5034">
        <w:rPr>
          <w:rStyle w:val="CommentReference"/>
        </w:rPr>
        <w:commentReference w:id="48"/>
      </w:r>
      <w:ins w:id="49" w:author="Brian Cullinan" w:date="2013-01-30T14:36:00Z">
        <w:r>
          <w:rPr>
            <w:sz w:val="24"/>
            <w:szCs w:val="24"/>
          </w:rPr>
          <w:t xml:space="preserve">of Visual Studio and Windows </w:t>
        </w:r>
      </w:ins>
      <w:del w:id="50" w:author="Unknown Author" w:date="2013-02-05T11:41:00Z">
        <w:r>
          <w:rPr>
            <w:sz w:val="24"/>
            <w:szCs w:val="24"/>
          </w:rPr>
          <w:delText xml:space="preserve">be used </w:delText>
        </w:r>
      </w:del>
      <w:ins w:id="51" w:author="Brian Cullinan" w:date="2013-01-30T14:36:00Z">
        <w:r>
          <w:rPr>
            <w:sz w:val="24"/>
            <w:szCs w:val="24"/>
          </w:rPr>
          <w:t>for software development.</w:t>
        </w:r>
      </w:ins>
      <w:del w:id="52" w:author="Unknown Author" w:date="2013-02-05T11:23:00Z">
        <w:r>
          <w:rPr>
            <w:sz w:val="24"/>
            <w:szCs w:val="24"/>
          </w:rPr>
          <w:delText xml:space="preserve">  Code and company software should be, for the most part</w:delText>
        </w:r>
        <w:r>
          <w:rPr>
            <w:sz w:val="24"/>
            <w:szCs w:val="24"/>
          </w:rPr>
          <w:commentReference w:id="53"/>
        </w:r>
        <w:r>
          <w:rPr>
            <w:sz w:val="24"/>
            <w:szCs w:val="24"/>
          </w:rPr>
          <w:delText>, backwards c</w:delText>
        </w:r>
        <w:r>
          <w:rPr>
            <w:sz w:val="24"/>
            <w:szCs w:val="24"/>
          </w:rPr>
          <w:delText>ompatible.</w:delText>
        </w:r>
      </w:del>
    </w:p>
    <w:p w:rsidR="0071505E" w:rsidRDefault="00C40136">
      <w:pPr>
        <w:pStyle w:val="ListParagraph"/>
        <w:numPr>
          <w:ilvl w:val="1"/>
          <w:numId w:val="4"/>
        </w:numPr>
      </w:pPr>
      <w:ins w:id="54" w:author="Unknown Author" w:date="2013-02-05T11:38:00Z">
        <w:r>
          <w:rPr>
            <w:sz w:val="24"/>
            <w:szCs w:val="24"/>
          </w:rPr>
          <w:t>MAY</w:t>
        </w:r>
      </w:ins>
      <w:ins w:id="55" w:author="Unknown Author" w:date="2013-02-05T11:23:00Z">
        <w:r>
          <w:rPr>
            <w:sz w:val="24"/>
            <w:szCs w:val="24"/>
          </w:rPr>
          <w:t xml:space="preserve"> use </w:t>
        </w:r>
      </w:ins>
      <w:del w:id="56" w:author="Unknown Author" w:date="2013-02-05T11:23:00Z">
        <w:r>
          <w:rPr>
            <w:sz w:val="24"/>
            <w:szCs w:val="24"/>
          </w:rPr>
          <w:delText>T</w:delText>
        </w:r>
      </w:del>
      <w:ins w:id="57" w:author="Unknown Author" w:date="2013-02-05T11:23:00Z">
        <w:r>
          <w:rPr>
            <w:sz w:val="24"/>
            <w:szCs w:val="24"/>
          </w:rPr>
          <w:t>t</w:t>
        </w:r>
      </w:ins>
      <w:ins w:id="58" w:author="Brian Cullinan" w:date="2013-01-30T14:37:00Z">
        <w:r>
          <w:rPr>
            <w:sz w:val="24"/>
            <w:szCs w:val="24"/>
          </w:rPr>
          <w:t xml:space="preserve">ools such as </w:t>
        </w:r>
        <w:proofErr w:type="spellStart"/>
        <w:r>
          <w:rPr>
            <w:sz w:val="24"/>
            <w:szCs w:val="24"/>
          </w:rPr>
          <w:t>BugAid</w:t>
        </w:r>
        <w:proofErr w:type="spellEnd"/>
        <w:r>
          <w:rPr>
            <w:sz w:val="24"/>
            <w:szCs w:val="24"/>
          </w:rPr>
          <w:t xml:space="preserve"> and </w:t>
        </w:r>
        <w:proofErr w:type="spellStart"/>
        <w:r>
          <w:rPr>
            <w:sz w:val="24"/>
            <w:szCs w:val="24"/>
          </w:rPr>
          <w:t>Resharper</w:t>
        </w:r>
        <w:proofErr w:type="spellEnd"/>
        <w:r>
          <w:rPr>
            <w:sz w:val="24"/>
            <w:szCs w:val="24"/>
          </w:rPr>
          <w:t xml:space="preserve"> </w:t>
        </w:r>
      </w:ins>
      <w:del w:id="59" w:author="Unknown Author" w:date="2013-02-05T11:24:00Z">
        <w:r>
          <w:rPr>
            <w:sz w:val="24"/>
            <w:szCs w:val="24"/>
          </w:rPr>
          <w:delText xml:space="preserve">can be used </w:delText>
        </w:r>
      </w:del>
      <w:ins w:id="60" w:author="Brian Cullinan" w:date="2013-01-30T14:37:00Z">
        <w:r>
          <w:rPr>
            <w:sz w:val="24"/>
            <w:szCs w:val="24"/>
          </w:rPr>
          <w:t xml:space="preserve">to </w:t>
        </w:r>
      </w:ins>
      <w:ins w:id="61" w:author="Unknown Author" w:date="2013-02-05T11:25:00Z">
        <w:r>
          <w:rPr>
            <w:sz w:val="24"/>
            <w:szCs w:val="24"/>
          </w:rPr>
          <w:t xml:space="preserve">ensure code is well </w:t>
        </w:r>
        <w:commentRangeStart w:id="62"/>
        <w:r>
          <w:rPr>
            <w:sz w:val="24"/>
            <w:szCs w:val="24"/>
          </w:rPr>
          <w:t>document</w:t>
        </w:r>
        <w:r>
          <w:rPr>
            <w:sz w:val="24"/>
            <w:szCs w:val="24"/>
          </w:rPr>
          <w:t xml:space="preserve"> </w:t>
        </w:r>
      </w:ins>
      <w:commentRangeEnd w:id="62"/>
      <w:r w:rsidR="00EA5034">
        <w:rPr>
          <w:rStyle w:val="CommentReference"/>
        </w:rPr>
        <w:commentReference w:id="62"/>
      </w:r>
      <w:ins w:id="63" w:author="Unknown Author" w:date="2013-02-05T11:25:00Z">
        <w:r>
          <w:rPr>
            <w:sz w:val="24"/>
            <w:szCs w:val="24"/>
          </w:rPr>
          <w:t>and follows the styles listed under Coding Standards.</w:t>
        </w:r>
      </w:ins>
      <w:del w:id="64" w:author="Unknown Author" w:date="2013-02-05T11:26:00Z">
        <w:r>
          <w:rPr>
            <w:sz w:val="24"/>
            <w:szCs w:val="24"/>
          </w:rPr>
          <w:delText>assist in writing quality, well documented code.</w:delText>
        </w:r>
        <w:r>
          <w:rPr>
            <w:sz w:val="24"/>
            <w:szCs w:val="24"/>
          </w:rPr>
          <w:commentReference w:id="65"/>
        </w:r>
      </w:del>
    </w:p>
    <w:p w:rsidR="0071505E" w:rsidRDefault="00C40136">
      <w:pPr>
        <w:pStyle w:val="Codeblock"/>
      </w:pPr>
      <w:ins w:id="66" w:author="Brian Cullinan" w:date="2013-02-01T08:27:00Z">
        <w:r>
          <w:t>Example:</w:t>
        </w:r>
        <w:r>
          <w:tab/>
        </w:r>
      </w:ins>
    </w:p>
    <w:p w:rsidR="0071505E" w:rsidRDefault="0071505E">
      <w:pPr>
        <w:pStyle w:val="Codeblock"/>
      </w:pPr>
    </w:p>
    <w:p w:rsidR="0071505E" w:rsidRDefault="00C40136">
      <w:pPr>
        <w:pStyle w:val="Codeblock"/>
      </w:pPr>
      <w:ins w:id="67" w:author="Brian Cullinan" w:date="2013-02-01T10:47:00Z">
        <w:r>
          <w:rPr>
            <w:rFonts w:ascii="Consolas" w:hAnsi="Consolas"/>
            <w:color w:val="000000"/>
            <w:sz w:val="19"/>
            <w:szCs w:val="19"/>
            <w:shd w:val="clear" w:color="auto" w:fill="FFFFFF"/>
          </w:rPr>
          <w:t xml:space="preserve">        </w:t>
        </w:r>
        <w:r>
          <w:rPr>
            <w:rFonts w:ascii="Consolas" w:hAnsi="Consolas"/>
            <w:color w:val="808080"/>
            <w:sz w:val="19"/>
            <w:szCs w:val="19"/>
            <w:shd w:val="clear" w:color="auto" w:fill="FFFFFF"/>
          </w:rPr>
          <w:t>///</w:t>
        </w:r>
        <w:r>
          <w:rPr>
            <w:rFonts w:ascii="Consolas" w:hAnsi="Consolas"/>
            <w:color w:val="008000"/>
            <w:sz w:val="19"/>
            <w:szCs w:val="19"/>
            <w:shd w:val="clear" w:color="auto" w:fill="FFFFFF"/>
          </w:rPr>
          <w:t xml:space="preserve"> </w:t>
        </w:r>
        <w:r>
          <w:rPr>
            <w:rFonts w:ascii="Consolas" w:hAnsi="Consolas"/>
            <w:color w:val="808080"/>
            <w:sz w:val="19"/>
            <w:szCs w:val="19"/>
            <w:shd w:val="clear" w:color="auto" w:fill="FFFFFF"/>
          </w:rPr>
          <w:t>&lt;summary&gt;</w:t>
        </w:r>
      </w:ins>
    </w:p>
    <w:p w:rsidR="0071505E" w:rsidRDefault="00C40136">
      <w:pPr>
        <w:pStyle w:val="Codeblock"/>
      </w:pPr>
      <w:ins w:id="68" w:author="Brian Cullinan" w:date="2013-02-01T10:47:00Z">
        <w:r>
          <w:rPr>
            <w:rFonts w:ascii="Consolas" w:hAnsi="Consolas"/>
            <w:color w:val="000000"/>
            <w:sz w:val="19"/>
            <w:szCs w:val="19"/>
            <w:shd w:val="clear" w:color="auto" w:fill="FFFFFF"/>
          </w:rPr>
          <w:t xml:space="preserve">        </w:t>
        </w:r>
        <w:r>
          <w:rPr>
            <w:rFonts w:ascii="Consolas" w:hAnsi="Consolas"/>
            <w:color w:val="808080"/>
            <w:sz w:val="19"/>
            <w:szCs w:val="19"/>
            <w:shd w:val="clear" w:color="auto" w:fill="FFFFFF"/>
          </w:rPr>
          <w:t>///</w:t>
        </w:r>
        <w:r>
          <w:rPr>
            <w:rFonts w:ascii="Consolas" w:hAnsi="Consolas"/>
            <w:color w:val="008000"/>
            <w:sz w:val="19"/>
            <w:szCs w:val="19"/>
            <w:shd w:val="clear" w:color="auto" w:fill="FFFFFF"/>
          </w:rPr>
          <w:t xml:space="preserve"> </w:t>
        </w:r>
        <w:proofErr w:type="gramStart"/>
        <w:r>
          <w:rPr>
            <w:rFonts w:ascii="Consolas" w:hAnsi="Consolas"/>
            <w:color w:val="008000"/>
            <w:sz w:val="19"/>
            <w:szCs w:val="19"/>
            <w:shd w:val="clear" w:color="auto" w:fill="FFFFFF"/>
          </w:rPr>
          <w:t>Currently</w:t>
        </w:r>
        <w:proofErr w:type="gramEnd"/>
        <w:r>
          <w:rPr>
            <w:rFonts w:ascii="Consolas" w:hAnsi="Consolas"/>
            <w:color w:val="008000"/>
            <w:sz w:val="19"/>
            <w:szCs w:val="19"/>
            <w:shd w:val="clear" w:color="auto" w:fill="FFFFFF"/>
          </w:rPr>
          <w:t xml:space="preserve"> logged in user.</w:t>
        </w:r>
      </w:ins>
    </w:p>
    <w:p w:rsidR="0071505E" w:rsidRDefault="00C40136">
      <w:pPr>
        <w:pStyle w:val="Codeblock"/>
      </w:pPr>
      <w:ins w:id="69" w:author="Brian Cullinan" w:date="2013-02-01T10:47:00Z">
        <w:r>
          <w:rPr>
            <w:rFonts w:ascii="Consolas" w:hAnsi="Consolas"/>
            <w:color w:val="000000"/>
            <w:sz w:val="19"/>
            <w:szCs w:val="19"/>
            <w:shd w:val="clear" w:color="auto" w:fill="FFFFFF"/>
          </w:rPr>
          <w:t xml:space="preserve">        </w:t>
        </w:r>
        <w:r>
          <w:rPr>
            <w:rFonts w:ascii="Consolas" w:hAnsi="Consolas"/>
            <w:color w:val="808080"/>
            <w:sz w:val="19"/>
            <w:szCs w:val="19"/>
            <w:shd w:val="clear" w:color="auto" w:fill="FFFFFF"/>
          </w:rPr>
          <w:t>///</w:t>
        </w:r>
        <w:r>
          <w:rPr>
            <w:rFonts w:ascii="Consolas" w:hAnsi="Consolas"/>
            <w:color w:val="008000"/>
            <w:sz w:val="19"/>
            <w:szCs w:val="19"/>
            <w:shd w:val="clear" w:color="auto" w:fill="FFFFFF"/>
          </w:rPr>
          <w:t xml:space="preserve"> </w:t>
        </w:r>
        <w:r>
          <w:rPr>
            <w:rFonts w:ascii="Consolas" w:hAnsi="Consolas"/>
            <w:color w:val="808080"/>
            <w:sz w:val="19"/>
            <w:szCs w:val="19"/>
            <w:shd w:val="clear" w:color="auto" w:fill="FFFFFF"/>
          </w:rPr>
          <w:t>&lt;/summary&gt;</w:t>
        </w:r>
      </w:ins>
    </w:p>
    <w:p w:rsidR="0071505E" w:rsidRDefault="00C40136">
      <w:pPr>
        <w:pStyle w:val="Codeblock"/>
      </w:pPr>
      <w:ins w:id="70" w:author="Brian Cullinan" w:date="2013-02-01T10:47:00Z">
        <w:r>
          <w:rPr>
            <w:rFonts w:ascii="Consolas" w:hAnsi="Consolas"/>
            <w:color w:val="000000"/>
            <w:sz w:val="19"/>
            <w:szCs w:val="19"/>
            <w:shd w:val="clear" w:color="auto" w:fill="FFFFFF"/>
          </w:rPr>
          <w:t xml:space="preserve">        </w:t>
        </w:r>
        <w:proofErr w:type="gramStart"/>
        <w:r>
          <w:rPr>
            <w:rFonts w:ascii="Consolas" w:hAnsi="Consolas"/>
            <w:color w:val="0000FF"/>
            <w:sz w:val="19"/>
            <w:szCs w:val="19"/>
            <w:shd w:val="clear" w:color="auto" w:fill="FFFFFF"/>
          </w:rPr>
          <w:t>public</w:t>
        </w:r>
        <w:proofErr w:type="gramEnd"/>
        <w:r>
          <w:rPr>
            <w:rFonts w:ascii="Consolas" w:hAnsi="Consolas"/>
            <w:color w:val="000000"/>
            <w:sz w:val="19"/>
            <w:szCs w:val="19"/>
            <w:shd w:val="clear" w:color="auto" w:fill="FFFFFF"/>
          </w:rPr>
          <w:t xml:space="preserve"> </w:t>
        </w:r>
        <w:proofErr w:type="spellStart"/>
        <w:r>
          <w:rPr>
            <w:rFonts w:ascii="Consolas" w:hAnsi="Consolas"/>
            <w:color w:val="2B91AF"/>
            <w:sz w:val="19"/>
            <w:szCs w:val="19"/>
            <w:shd w:val="clear" w:color="auto" w:fill="FFFFFF"/>
          </w:rPr>
          <w:t>UserEntity</w:t>
        </w:r>
        <w:proofErr w:type="spellEnd"/>
        <w:r>
          <w:rPr>
            <w:rFonts w:ascii="Consolas" w:hAnsi="Consolas"/>
            <w:color w:val="000000"/>
            <w:sz w:val="19"/>
            <w:szCs w:val="19"/>
            <w:shd w:val="clear" w:color="auto" w:fill="FFFFFF"/>
          </w:rPr>
          <w:t xml:space="preserve"> User</w:t>
        </w:r>
      </w:ins>
    </w:p>
    <w:p w:rsidR="0071505E" w:rsidRDefault="00C40136">
      <w:pPr>
        <w:pStyle w:val="Codeblock"/>
      </w:pPr>
      <w:ins w:id="71" w:author="Brian Cullinan" w:date="2013-02-01T10:47:00Z">
        <w:r>
          <w:rPr>
            <w:rFonts w:ascii="Consolas" w:hAnsi="Consolas"/>
            <w:color w:val="000000"/>
            <w:sz w:val="19"/>
            <w:szCs w:val="19"/>
            <w:shd w:val="clear" w:color="auto" w:fill="FFFFFF"/>
          </w:rPr>
          <w:t xml:space="preserve">        {</w:t>
        </w:r>
      </w:ins>
    </w:p>
    <w:p w:rsidR="0071505E" w:rsidRDefault="00C40136">
      <w:pPr>
        <w:pStyle w:val="Codeblock"/>
      </w:pPr>
      <w:ins w:id="72" w:author="Brian Cullinan" w:date="2013-02-01T10:47:00Z">
        <w:r>
          <w:rPr>
            <w:rFonts w:ascii="Consolas" w:hAnsi="Consolas"/>
            <w:color w:val="000000"/>
            <w:sz w:val="19"/>
            <w:szCs w:val="19"/>
            <w:shd w:val="clear" w:color="auto" w:fill="FFFFFF"/>
          </w:rPr>
          <w:t xml:space="preserve">            </w:t>
        </w:r>
        <w:proofErr w:type="gramStart"/>
        <w:r>
          <w:rPr>
            <w:rFonts w:ascii="Consolas" w:hAnsi="Consolas"/>
            <w:color w:val="0000FF"/>
            <w:sz w:val="19"/>
            <w:szCs w:val="19"/>
            <w:shd w:val="clear" w:color="auto" w:fill="FFFFFF"/>
          </w:rPr>
          <w:t>get</w:t>
        </w:r>
        <w:proofErr w:type="gramEnd"/>
        <w:r>
          <w:rPr>
            <w:rFonts w:ascii="Consolas" w:hAnsi="Consolas"/>
            <w:color w:val="000000"/>
            <w:sz w:val="19"/>
            <w:szCs w:val="19"/>
            <w:shd w:val="clear" w:color="auto" w:fill="FFFFFF"/>
          </w:rPr>
          <w:t xml:space="preserve"> { </w:t>
        </w:r>
        <w:r>
          <w:rPr>
            <w:rFonts w:ascii="Consolas" w:hAnsi="Consolas"/>
            <w:color w:val="0000FF"/>
            <w:sz w:val="19"/>
            <w:szCs w:val="19"/>
            <w:shd w:val="clear" w:color="auto" w:fill="FFFFFF"/>
          </w:rPr>
          <w:t>return</w:t>
        </w:r>
        <w:r>
          <w:rPr>
            <w:rFonts w:ascii="Consolas" w:hAnsi="Consolas"/>
            <w:color w:val="000000"/>
            <w:sz w:val="19"/>
            <w:szCs w:val="19"/>
            <w:shd w:val="clear" w:color="auto" w:fill="FFFFFF"/>
          </w:rPr>
          <w:t xml:space="preserve"> (</w:t>
        </w:r>
        <w:proofErr w:type="spellStart"/>
        <w:r>
          <w:rPr>
            <w:rFonts w:ascii="Consolas" w:hAnsi="Consolas"/>
            <w:color w:val="2B91AF"/>
            <w:sz w:val="19"/>
            <w:szCs w:val="19"/>
            <w:shd w:val="clear" w:color="auto" w:fill="FFFFFF"/>
          </w:rPr>
          <w:t>UserEntity</w:t>
        </w:r>
        <w:proofErr w:type="spellEnd"/>
        <w:r>
          <w:rPr>
            <w:rFonts w:ascii="Consolas" w:hAnsi="Consolas"/>
            <w:color w:val="000000"/>
            <w:sz w:val="19"/>
            <w:szCs w:val="19"/>
            <w:shd w:val="clear" w:color="auto" w:fill="FFFFFF"/>
          </w:rPr>
          <w:t xml:space="preserve">) </w:t>
        </w:r>
        <w:proofErr w:type="spellStart"/>
        <w:r>
          <w:rPr>
            <w:rFonts w:ascii="Consolas" w:hAnsi="Consolas"/>
            <w:color w:val="000000"/>
            <w:sz w:val="19"/>
            <w:szCs w:val="19"/>
            <w:shd w:val="clear" w:color="auto" w:fill="FFFFFF"/>
          </w:rPr>
          <w:t>GetValue</w:t>
        </w:r>
        <w:proofErr w:type="spellEnd"/>
        <w:r>
          <w:rPr>
            <w:rFonts w:ascii="Consolas" w:hAnsi="Consolas"/>
            <w:color w:val="000000"/>
            <w:sz w:val="19"/>
            <w:szCs w:val="19"/>
            <w:shd w:val="clear" w:color="auto" w:fill="FFFFFF"/>
          </w:rPr>
          <w:t>(</w:t>
        </w:r>
        <w:proofErr w:type="spellStart"/>
        <w:r>
          <w:rPr>
            <w:rFonts w:ascii="Consolas" w:hAnsi="Consolas"/>
            <w:color w:val="000000"/>
            <w:sz w:val="19"/>
            <w:szCs w:val="19"/>
            <w:shd w:val="clear" w:color="auto" w:fill="FFFFFF"/>
          </w:rPr>
          <w:t>UserProperty</w:t>
        </w:r>
        <w:proofErr w:type="spellEnd"/>
        <w:r>
          <w:rPr>
            <w:rFonts w:ascii="Consolas" w:hAnsi="Consolas"/>
            <w:color w:val="000000"/>
            <w:sz w:val="19"/>
            <w:szCs w:val="19"/>
            <w:shd w:val="clear" w:color="auto" w:fill="FFFFFF"/>
          </w:rPr>
          <w:t>); }</w:t>
        </w:r>
      </w:ins>
    </w:p>
    <w:p w:rsidR="0071505E" w:rsidRDefault="00C40136">
      <w:pPr>
        <w:pStyle w:val="Codeblock"/>
      </w:pPr>
      <w:ins w:id="73" w:author="Brian Cullinan" w:date="2013-02-01T10:47:00Z">
        <w:r>
          <w:rPr>
            <w:rFonts w:ascii="Consolas" w:hAnsi="Consolas"/>
            <w:color w:val="000000"/>
            <w:sz w:val="19"/>
            <w:szCs w:val="19"/>
            <w:shd w:val="clear" w:color="auto" w:fill="FFFFFF"/>
          </w:rPr>
          <w:t xml:space="preserve">            </w:t>
        </w:r>
        <w:proofErr w:type="gramStart"/>
        <w:r>
          <w:rPr>
            <w:rFonts w:ascii="Consolas" w:hAnsi="Consolas"/>
            <w:color w:val="0000FF"/>
            <w:sz w:val="19"/>
            <w:szCs w:val="19"/>
            <w:shd w:val="clear" w:color="auto" w:fill="FFFFFF"/>
          </w:rPr>
          <w:t>set</w:t>
        </w:r>
        <w:proofErr w:type="gramEnd"/>
        <w:r>
          <w:rPr>
            <w:rFonts w:ascii="Consolas" w:hAnsi="Consolas"/>
            <w:color w:val="000000"/>
            <w:sz w:val="19"/>
            <w:szCs w:val="19"/>
            <w:shd w:val="clear" w:color="auto" w:fill="FFFFFF"/>
          </w:rPr>
          <w:t xml:space="preserve"> { </w:t>
        </w:r>
        <w:proofErr w:type="spellStart"/>
        <w:r>
          <w:rPr>
            <w:rFonts w:ascii="Consolas" w:hAnsi="Consolas"/>
            <w:color w:val="000000"/>
            <w:sz w:val="19"/>
            <w:szCs w:val="19"/>
            <w:shd w:val="clear" w:color="auto" w:fill="FFFFFF"/>
          </w:rPr>
          <w:t>SetValue</w:t>
        </w:r>
        <w:proofErr w:type="spellEnd"/>
        <w:r>
          <w:rPr>
            <w:rFonts w:ascii="Consolas" w:hAnsi="Consolas"/>
            <w:color w:val="000000"/>
            <w:sz w:val="19"/>
            <w:szCs w:val="19"/>
            <w:shd w:val="clear" w:color="auto" w:fill="FFFFFF"/>
          </w:rPr>
          <w:t>(</w:t>
        </w:r>
        <w:proofErr w:type="spellStart"/>
        <w:r>
          <w:rPr>
            <w:rFonts w:ascii="Consolas" w:hAnsi="Consolas"/>
            <w:color w:val="000000"/>
            <w:sz w:val="19"/>
            <w:szCs w:val="19"/>
            <w:shd w:val="clear" w:color="auto" w:fill="FFFFFF"/>
          </w:rPr>
          <w:t>UserProperty</w:t>
        </w:r>
        <w:proofErr w:type="spellEnd"/>
        <w:r>
          <w:rPr>
            <w:rFonts w:ascii="Consolas" w:hAnsi="Consolas"/>
            <w:color w:val="000000"/>
            <w:sz w:val="19"/>
            <w:szCs w:val="19"/>
            <w:shd w:val="clear" w:color="auto" w:fill="FFFFFF"/>
          </w:rPr>
          <w:t xml:space="preserve">, </w:t>
        </w:r>
        <w:r>
          <w:rPr>
            <w:rFonts w:ascii="Consolas" w:hAnsi="Consolas"/>
            <w:color w:val="0000FF"/>
            <w:sz w:val="19"/>
            <w:szCs w:val="19"/>
            <w:shd w:val="clear" w:color="auto" w:fill="FFFFFF"/>
          </w:rPr>
          <w:t>value</w:t>
        </w:r>
        <w:r>
          <w:rPr>
            <w:rFonts w:ascii="Consolas" w:hAnsi="Consolas"/>
            <w:color w:val="000000"/>
            <w:sz w:val="19"/>
            <w:szCs w:val="19"/>
            <w:shd w:val="clear" w:color="auto" w:fill="FFFFFF"/>
          </w:rPr>
          <w:t>); }</w:t>
        </w:r>
      </w:ins>
    </w:p>
    <w:p w:rsidR="0071505E" w:rsidRDefault="00C40136">
      <w:pPr>
        <w:pStyle w:val="Codeblock"/>
      </w:pPr>
      <w:ins w:id="74" w:author="Brian Cullinan" w:date="2013-02-01T10:47:00Z">
        <w:r>
          <w:rPr>
            <w:rFonts w:ascii="Consolas" w:hAnsi="Consolas"/>
            <w:color w:val="000000"/>
            <w:sz w:val="19"/>
            <w:szCs w:val="19"/>
            <w:shd w:val="clear" w:color="auto" w:fill="FFFFFF"/>
          </w:rPr>
          <w:t xml:space="preserve">        }</w:t>
        </w:r>
      </w:ins>
    </w:p>
    <w:p w:rsidR="0071505E" w:rsidRDefault="00C40136">
      <w:pPr>
        <w:pStyle w:val="ListParagraph"/>
        <w:numPr>
          <w:ilvl w:val="1"/>
          <w:numId w:val="4"/>
        </w:numPr>
      </w:pPr>
      <w:ins w:id="75" w:author="Unknown Author" w:date="2013-02-05T11:40:00Z">
        <w:r>
          <w:rPr>
            <w:sz w:val="24"/>
            <w:szCs w:val="24"/>
          </w:rPr>
          <w:lastRenderedPageBreak/>
          <w:t>SHALL</w:t>
        </w:r>
      </w:ins>
      <w:ins w:id="76" w:author="Unknown Author" w:date="2013-02-05T11:26:00Z">
        <w:r>
          <w:rPr>
            <w:sz w:val="24"/>
            <w:szCs w:val="24"/>
          </w:rPr>
          <w:t xml:space="preserve"> obtain the source code for</w:t>
        </w:r>
      </w:ins>
      <w:del w:id="77" w:author="Unknown Author" w:date="2013-02-05T11:27:00Z">
        <w:r>
          <w:rPr>
            <w:sz w:val="24"/>
            <w:szCs w:val="24"/>
          </w:rPr>
          <w:delText>When</w:delText>
        </w:r>
      </w:del>
      <w:ins w:id="78" w:author="Brian Cullinan" w:date="2013-01-30T14:39:00Z">
        <w:r>
          <w:rPr>
            <w:sz w:val="24"/>
            <w:szCs w:val="24"/>
          </w:rPr>
          <w:t xml:space="preserve"> third party libraries </w:t>
        </w:r>
      </w:ins>
      <w:del w:id="79" w:author="Unknown Author" w:date="2013-02-05T11:27:00Z">
        <w:r>
          <w:rPr>
            <w:sz w:val="24"/>
            <w:szCs w:val="24"/>
          </w:rPr>
          <w:delText xml:space="preserve">are used, the source code should </w:delText>
        </w:r>
        <w:r>
          <w:rPr>
            <w:sz w:val="24"/>
            <w:szCs w:val="24"/>
          </w:rPr>
          <w:commentReference w:id="80"/>
        </w:r>
        <w:r>
          <w:rPr>
            <w:sz w:val="24"/>
            <w:szCs w:val="24"/>
          </w:rPr>
          <w:delText>be obtained if</w:delText>
        </w:r>
      </w:del>
      <w:ins w:id="81" w:author="Unknown Author" w:date="2013-02-05T11:27:00Z">
        <w:r>
          <w:rPr>
            <w:sz w:val="24"/>
            <w:szCs w:val="24"/>
          </w:rPr>
          <w:t>when</w:t>
        </w:r>
      </w:ins>
      <w:ins w:id="82" w:author="Brian Cullinan" w:date="2013-01-30T14:39:00Z">
        <w:r>
          <w:rPr>
            <w:sz w:val="24"/>
            <w:szCs w:val="24"/>
          </w:rPr>
          <w:t xml:space="preserve"> possible as well as any </w:t>
        </w:r>
      </w:ins>
      <w:ins w:id="83" w:author="Brian Cullinan" w:date="2013-01-30T14:40:00Z">
        <w:r>
          <w:rPr>
            <w:sz w:val="24"/>
            <w:szCs w:val="24"/>
          </w:rPr>
          <w:t xml:space="preserve">related documentation and </w:t>
        </w:r>
        <w:commentRangeStart w:id="84"/>
        <w:r>
          <w:rPr>
            <w:sz w:val="24"/>
            <w:szCs w:val="24"/>
          </w:rPr>
          <w:t xml:space="preserve">stored </w:t>
        </w:r>
      </w:ins>
      <w:commentRangeEnd w:id="84"/>
      <w:r w:rsidR="00EA5034">
        <w:rPr>
          <w:rStyle w:val="CommentReference"/>
        </w:rPr>
        <w:commentReference w:id="84"/>
      </w:r>
      <w:ins w:id="85" w:author="Brian Cullinan" w:date="2013-01-30T14:40:00Z">
        <w:r>
          <w:rPr>
            <w:sz w:val="24"/>
            <w:szCs w:val="24"/>
          </w:rPr>
          <w:t>with the project specification.</w:t>
        </w:r>
      </w:ins>
    </w:p>
    <w:p w:rsidR="0071505E" w:rsidRDefault="0071505E">
      <w:pPr>
        <w:pStyle w:val="ListParagraph"/>
        <w:numPr>
          <w:ilvl w:val="1"/>
          <w:numId w:val="4"/>
        </w:numPr>
      </w:pPr>
    </w:p>
    <w:p w:rsidR="0071505E" w:rsidRDefault="00C40136">
      <w:pPr>
        <w:pStyle w:val="ListParagraph"/>
        <w:numPr>
          <w:ilvl w:val="0"/>
          <w:numId w:val="4"/>
        </w:numPr>
      </w:pPr>
      <w:ins w:id="86" w:author="Brian Cullinan" w:date="2013-01-30T15:54:00Z">
        <w:r>
          <w:rPr>
            <w:b/>
            <w:bCs/>
            <w:sz w:val="24"/>
            <w:szCs w:val="24"/>
          </w:rPr>
          <w:t>Database Design</w:t>
        </w:r>
      </w:ins>
    </w:p>
    <w:p w:rsidR="0071505E" w:rsidRDefault="00C40136">
      <w:pPr>
        <w:pStyle w:val="ListParagraph"/>
        <w:numPr>
          <w:ilvl w:val="1"/>
          <w:numId w:val="4"/>
        </w:numPr>
      </w:pPr>
      <w:ins w:id="87" w:author="Unknown Author" w:date="2013-02-05T11:27:00Z">
        <w:r>
          <w:rPr>
            <w:bCs/>
            <w:sz w:val="24"/>
            <w:szCs w:val="24"/>
          </w:rPr>
          <w:t xml:space="preserve">SHOULD adhere to </w:t>
        </w:r>
      </w:ins>
      <w:del w:id="88" w:author="Unknown Author" w:date="2013-02-05T11:27:00Z">
        <w:r>
          <w:rPr>
            <w:bCs/>
            <w:sz w:val="24"/>
            <w:szCs w:val="24"/>
          </w:rPr>
          <w:delText xml:space="preserve">Databases should approach </w:delText>
        </w:r>
      </w:del>
      <w:r>
        <w:commentReference w:id="89"/>
      </w:r>
      <w:ins w:id="90" w:author="Brian Cullinan" w:date="2013-01-30T15:55:00Z">
        <w:r>
          <w:rPr>
            <w:bCs/>
            <w:sz w:val="24"/>
            <w:szCs w:val="24"/>
          </w:rPr>
          <w:t xml:space="preserve">third normal form unless </w:t>
        </w:r>
        <w:r>
          <w:rPr>
            <w:bCs/>
            <w:sz w:val="24"/>
            <w:szCs w:val="24"/>
          </w:rPr>
          <w:t>otherwise stated in the specification.</w:t>
        </w:r>
      </w:ins>
    </w:p>
    <w:p w:rsidR="0071505E" w:rsidRDefault="00C40136">
      <w:pPr>
        <w:pStyle w:val="ListParagraph"/>
        <w:numPr>
          <w:ilvl w:val="1"/>
          <w:numId w:val="4"/>
        </w:numPr>
      </w:pPr>
      <w:ins w:id="91" w:author="Unknown Author" w:date="2013-02-05T11:32:00Z">
        <w:r>
          <w:rPr>
            <w:bCs/>
            <w:sz w:val="24"/>
            <w:szCs w:val="24"/>
          </w:rPr>
          <w:t xml:space="preserve">SHOULD use </w:t>
        </w:r>
      </w:ins>
      <w:del w:id="92" w:author="Unknown Author" w:date="2013-02-05T11:32:00Z">
        <w:r>
          <w:rPr>
            <w:bCs/>
            <w:sz w:val="24"/>
            <w:szCs w:val="24"/>
          </w:rPr>
          <w:delText>F</w:delText>
        </w:r>
      </w:del>
      <w:ins w:id="93" w:author="Unknown Author" w:date="2013-02-05T11:32:00Z">
        <w:r>
          <w:rPr>
            <w:bCs/>
            <w:sz w:val="24"/>
            <w:szCs w:val="24"/>
          </w:rPr>
          <w:t>f</w:t>
        </w:r>
      </w:ins>
      <w:ins w:id="94" w:author="Brian Cullinan" w:date="2013-01-30T16:01:00Z">
        <w:r>
          <w:rPr>
            <w:bCs/>
            <w:sz w:val="24"/>
            <w:szCs w:val="24"/>
          </w:rPr>
          <w:t xml:space="preserve">oreign keys and indexes </w:t>
        </w:r>
      </w:ins>
      <w:del w:id="95" w:author="Unknown Author" w:date="2013-02-05T11:32:00Z">
        <w:r>
          <w:rPr>
            <w:bCs/>
            <w:sz w:val="24"/>
            <w:szCs w:val="24"/>
          </w:rPr>
          <w:delText xml:space="preserve">should be used </w:delText>
        </w:r>
      </w:del>
      <w:ins w:id="96" w:author="Brian Cullinan" w:date="2013-01-30T16:01:00Z">
        <w:r>
          <w:rPr>
            <w:bCs/>
            <w:sz w:val="24"/>
            <w:szCs w:val="24"/>
          </w:rPr>
          <w:t>wherever possible.</w:t>
        </w:r>
      </w:ins>
    </w:p>
    <w:p w:rsidR="0071505E" w:rsidRDefault="00C40136">
      <w:pPr>
        <w:pStyle w:val="ListParagraph"/>
        <w:numPr>
          <w:ilvl w:val="0"/>
          <w:numId w:val="4"/>
        </w:numPr>
      </w:pPr>
      <w:del w:id="97" w:author="Brian Cullinan" w:date="2013-01-30T14:41:00Z">
        <w:r>
          <w:rPr>
            <w:b/>
            <w:bCs/>
            <w:sz w:val="24"/>
            <w:szCs w:val="24"/>
          </w:rPr>
          <w:delText>General Coding Standards</w:delText>
        </w:r>
      </w:del>
      <w:ins w:id="98" w:author="Brian Cullinan" w:date="2013-01-30T14:41:00Z">
        <w:r>
          <w:rPr>
            <w:b/>
            <w:bCs/>
            <w:sz w:val="24"/>
            <w:szCs w:val="24"/>
          </w:rPr>
          <w:t>Coding Standards</w:t>
        </w:r>
      </w:ins>
    </w:p>
    <w:p w:rsidR="0071505E" w:rsidRDefault="0071505E">
      <w:pPr>
        <w:pStyle w:val="ListParagraph"/>
        <w:ind w:left="0"/>
      </w:pPr>
    </w:p>
    <w:p w:rsidR="0071505E" w:rsidRDefault="00C40136">
      <w:pPr>
        <w:pStyle w:val="ListParagraph"/>
        <w:numPr>
          <w:ilvl w:val="1"/>
          <w:numId w:val="4"/>
        </w:numPr>
      </w:pPr>
      <w:del w:id="99" w:author="Brian Cullinan" w:date="2013-01-30T15:03:00Z">
        <w:r>
          <w:rPr>
            <w:sz w:val="24"/>
            <w:szCs w:val="24"/>
          </w:rPr>
          <w:delText>All databases will be constructed using Microsoft SQL Server 2005 or above.</w:delText>
        </w:r>
      </w:del>
    </w:p>
    <w:p w:rsidR="0071505E" w:rsidRDefault="00C40136">
      <w:pPr>
        <w:pStyle w:val="ListParagraph"/>
        <w:numPr>
          <w:ilvl w:val="1"/>
          <w:numId w:val="4"/>
        </w:numPr>
      </w:pPr>
      <w:del w:id="100" w:author="Brian Cullinan" w:date="2013-01-30T15:03:00Z">
        <w:r>
          <w:rPr>
            <w:sz w:val="24"/>
            <w:szCs w:val="24"/>
          </w:rPr>
          <w:delText>The latest service pack must</w:delText>
        </w:r>
        <w:r>
          <w:rPr>
            <w:sz w:val="24"/>
            <w:szCs w:val="24"/>
          </w:rPr>
          <w:delText xml:space="preserve"> be applied to databases at time of development.</w:delText>
        </w:r>
      </w:del>
    </w:p>
    <w:p w:rsidR="0071505E" w:rsidRDefault="00C40136">
      <w:pPr>
        <w:pStyle w:val="ListParagraph"/>
        <w:numPr>
          <w:ilvl w:val="1"/>
          <w:numId w:val="4"/>
        </w:numPr>
      </w:pPr>
      <w:del w:id="101" w:author="Brian Cullinan" w:date="2013-01-30T15:03:00Z">
        <w:r>
          <w:rPr>
            <w:sz w:val="24"/>
            <w:szCs w:val="24"/>
          </w:rPr>
          <w:delText>An ERD document must be created during the design process of the database.</w:delText>
        </w:r>
      </w:del>
    </w:p>
    <w:p w:rsidR="0071505E" w:rsidRDefault="00C40136">
      <w:pPr>
        <w:pStyle w:val="ListParagraph"/>
        <w:numPr>
          <w:ilvl w:val="1"/>
          <w:numId w:val="4"/>
        </w:numPr>
      </w:pPr>
      <w:del w:id="102" w:author="Brian Cullinan" w:date="2013-01-30T15:03:00Z">
        <w:r>
          <w:rPr>
            <w:sz w:val="24"/>
            <w:szCs w:val="24"/>
          </w:rPr>
          <w:delText>Basic design guidance</w:delText>
        </w:r>
      </w:del>
    </w:p>
    <w:p w:rsidR="0071505E" w:rsidRDefault="00C40136">
      <w:pPr>
        <w:pStyle w:val="ListParagraph"/>
        <w:numPr>
          <w:ilvl w:val="2"/>
          <w:numId w:val="4"/>
        </w:numPr>
      </w:pPr>
      <w:del w:id="103" w:author="Brian Cullinan" w:date="2013-01-30T15:03:00Z">
        <w:r>
          <w:rPr>
            <w:sz w:val="24"/>
            <w:szCs w:val="24"/>
          </w:rPr>
          <w:delText>Nulls should not be used unless absolutely required.</w:delText>
        </w:r>
      </w:del>
    </w:p>
    <w:p w:rsidR="0071505E" w:rsidRDefault="00C40136">
      <w:pPr>
        <w:pStyle w:val="ListParagraph"/>
        <w:numPr>
          <w:ilvl w:val="2"/>
          <w:numId w:val="4"/>
        </w:numPr>
      </w:pPr>
      <w:del w:id="104" w:author="Brian Cullinan" w:date="2013-01-30T15:03:00Z">
        <w:r>
          <w:rPr>
            <w:sz w:val="24"/>
            <w:szCs w:val="24"/>
          </w:rPr>
          <w:delText>Default values should always be specified.</w:delText>
        </w:r>
      </w:del>
    </w:p>
    <w:p w:rsidR="0071505E" w:rsidRDefault="00C40136">
      <w:pPr>
        <w:pStyle w:val="ListParagraph"/>
        <w:numPr>
          <w:ilvl w:val="2"/>
          <w:numId w:val="4"/>
        </w:numPr>
      </w:pPr>
      <w:del w:id="105" w:author="Brian Cullinan" w:date="2013-01-30T15:03:00Z">
        <w:r>
          <w:rPr>
            <w:sz w:val="24"/>
            <w:szCs w:val="24"/>
          </w:rPr>
          <w:delText>Standard ANSI-</w:delText>
        </w:r>
        <w:r>
          <w:rPr>
            <w:sz w:val="24"/>
            <w:szCs w:val="24"/>
          </w:rPr>
          <w:delText>92 data-types shall be used when creating database columns.  Use of database-specific data-types shall be avoided.</w:delText>
        </w:r>
      </w:del>
    </w:p>
    <w:p w:rsidR="0071505E" w:rsidRDefault="00C40136">
      <w:pPr>
        <w:pStyle w:val="ListParagraph"/>
        <w:numPr>
          <w:ilvl w:val="2"/>
          <w:numId w:val="4"/>
        </w:numPr>
      </w:pPr>
      <w:del w:id="106" w:author="Brian Cullinan" w:date="2013-01-30T15:03:00Z">
        <w:r>
          <w:rPr>
            <w:sz w:val="24"/>
            <w:szCs w:val="24"/>
          </w:rPr>
          <w:delText>Foreign key relationships should always be defined.</w:delText>
        </w:r>
      </w:del>
    </w:p>
    <w:p w:rsidR="0071505E" w:rsidRDefault="00C40136">
      <w:pPr>
        <w:pStyle w:val="ListParagraph"/>
        <w:numPr>
          <w:ilvl w:val="2"/>
          <w:numId w:val="4"/>
        </w:numPr>
      </w:pPr>
      <w:del w:id="107" w:author="Brian Cullinan" w:date="2013-01-30T15:03:00Z">
        <w:r>
          <w:rPr>
            <w:sz w:val="24"/>
            <w:szCs w:val="24"/>
          </w:rPr>
          <w:delText>Indexes should always be defined.</w:delText>
        </w:r>
      </w:del>
    </w:p>
    <w:p w:rsidR="0071505E" w:rsidRDefault="00C40136">
      <w:pPr>
        <w:pStyle w:val="ListParagraph"/>
        <w:numPr>
          <w:ilvl w:val="2"/>
          <w:numId w:val="4"/>
        </w:numPr>
      </w:pPr>
      <w:del w:id="108" w:author="Brian Cullinan" w:date="2013-01-30T15:03:00Z">
        <w:r>
          <w:rPr>
            <w:sz w:val="24"/>
            <w:szCs w:val="24"/>
          </w:rPr>
          <w:delText>Proper constraints should always be used.</w:delText>
        </w:r>
      </w:del>
    </w:p>
    <w:p w:rsidR="0071505E" w:rsidRDefault="00C40136">
      <w:pPr>
        <w:pStyle w:val="ListParagraph"/>
        <w:numPr>
          <w:ilvl w:val="2"/>
          <w:numId w:val="4"/>
        </w:numPr>
      </w:pPr>
      <w:del w:id="109" w:author="Brian Cullinan" w:date="2013-01-30T15:03:00Z">
        <w:r>
          <w:rPr>
            <w:sz w:val="24"/>
            <w:szCs w:val="24"/>
          </w:rPr>
          <w:delText>Always define</w:delText>
        </w:r>
        <w:r>
          <w:rPr>
            <w:sz w:val="24"/>
            <w:szCs w:val="24"/>
          </w:rPr>
          <w:delText xml:space="preserve"> field lengths using reasonable and practical magnitudes.</w:delText>
        </w:r>
      </w:del>
    </w:p>
    <w:p w:rsidR="0071505E" w:rsidRDefault="00C40136">
      <w:pPr>
        <w:pStyle w:val="ListParagraph"/>
        <w:numPr>
          <w:ilvl w:val="1"/>
          <w:numId w:val="4"/>
        </w:numPr>
      </w:pPr>
      <w:del w:id="110" w:author="Brian Cullinan" w:date="2013-01-30T15:03:00Z">
        <w:r>
          <w:rPr>
            <w:sz w:val="24"/>
            <w:szCs w:val="24"/>
          </w:rPr>
          <w:delText>Standard data naming conventions should be used for specific data types.</w:delText>
        </w:r>
      </w:del>
    </w:p>
    <w:p w:rsidR="0071505E" w:rsidRDefault="00C40136">
      <w:pPr>
        <w:pStyle w:val="ListParagraph"/>
        <w:numPr>
          <w:ilvl w:val="2"/>
          <w:numId w:val="4"/>
        </w:numPr>
      </w:pPr>
      <w:del w:id="111" w:author="Brian Cullinan" w:date="2013-01-30T15:03:00Z">
        <w:r>
          <w:rPr>
            <w:sz w:val="24"/>
            <w:szCs w:val="24"/>
          </w:rPr>
          <w:delText>Use Camel-care Naming notation. (ex. DateScanCreated, FirstName, etc.)</w:delText>
        </w:r>
      </w:del>
    </w:p>
    <w:p w:rsidR="0071505E" w:rsidRDefault="00C40136">
      <w:pPr>
        <w:pStyle w:val="ListParagraph"/>
        <w:numPr>
          <w:ilvl w:val="2"/>
          <w:numId w:val="4"/>
        </w:numPr>
      </w:pPr>
      <w:del w:id="112" w:author="Brian Cullinan" w:date="2013-01-30T15:03:00Z">
        <w:r>
          <w:rPr>
            <w:sz w:val="24"/>
            <w:szCs w:val="24"/>
          </w:rPr>
          <w:delText>Date fields should be prefixed with the word Date (ex.</w:delText>
        </w:r>
        <w:r>
          <w:rPr>
            <w:sz w:val="24"/>
            <w:szCs w:val="24"/>
          </w:rPr>
          <w:delText xml:space="preserve"> DateCreated)</w:delText>
        </w:r>
      </w:del>
    </w:p>
    <w:p w:rsidR="0071505E" w:rsidRDefault="00C40136">
      <w:pPr>
        <w:pStyle w:val="ListParagraph"/>
        <w:numPr>
          <w:ilvl w:val="2"/>
          <w:numId w:val="4"/>
        </w:numPr>
      </w:pPr>
      <w:del w:id="113" w:author="Brian Cullinan" w:date="2013-01-30T15:03:00Z">
        <w:r>
          <w:rPr>
            <w:sz w:val="24"/>
            <w:szCs w:val="24"/>
          </w:rPr>
          <w:delText>Data field names should be descriptive of the element.</w:delText>
        </w:r>
      </w:del>
    </w:p>
    <w:p w:rsidR="0071505E" w:rsidRDefault="00C40136">
      <w:pPr>
        <w:pStyle w:val="ListParagraph"/>
        <w:numPr>
          <w:ilvl w:val="1"/>
          <w:numId w:val="4"/>
        </w:numPr>
      </w:pPr>
      <w:del w:id="114" w:author="Brian Cullinan" w:date="2013-01-30T15:03:00Z">
        <w:r>
          <w:rPr>
            <w:sz w:val="24"/>
            <w:szCs w:val="24"/>
          </w:rPr>
          <w:delText>Database design should always strive toward third normal form.</w:delText>
        </w:r>
      </w:del>
    </w:p>
    <w:p w:rsidR="0071505E" w:rsidRDefault="00C40136">
      <w:pPr>
        <w:pStyle w:val="ListParagraph"/>
        <w:numPr>
          <w:ilvl w:val="1"/>
          <w:numId w:val="4"/>
        </w:numPr>
      </w:pPr>
      <w:del w:id="115" w:author="Brian Cullinan" w:date="2013-01-30T15:03:00Z">
        <w:r>
          <w:rPr>
            <w:sz w:val="24"/>
            <w:szCs w:val="24"/>
          </w:rPr>
          <w:delText>A unique user Id and password should be assigned for database for each unique database created. This is the ID/PWD used by t</w:delText>
        </w:r>
        <w:r>
          <w:rPr>
            <w:sz w:val="24"/>
            <w:szCs w:val="24"/>
          </w:rPr>
          <w:delText>he applications to access the database, not ID/PWDS in the database.</w:delText>
        </w:r>
      </w:del>
    </w:p>
    <w:p w:rsidR="0071505E" w:rsidRDefault="00C40136">
      <w:pPr>
        <w:pStyle w:val="ListParagraph"/>
        <w:numPr>
          <w:ilvl w:val="1"/>
          <w:numId w:val="4"/>
        </w:numPr>
      </w:pPr>
      <w:del w:id="116" w:author="Brian Cullinan" w:date="2013-01-30T15:03:00Z">
        <w:r>
          <w:rPr>
            <w:sz w:val="24"/>
            <w:szCs w:val="24"/>
          </w:rPr>
          <w:delText xml:space="preserve">Personally identifiable elements shall be stored in an encrypted format.  </w:delText>
        </w:r>
      </w:del>
    </w:p>
    <w:p w:rsidR="0071505E" w:rsidRDefault="00C40136">
      <w:pPr>
        <w:pStyle w:val="ListParagraph"/>
        <w:numPr>
          <w:ilvl w:val="1"/>
          <w:numId w:val="4"/>
        </w:numPr>
      </w:pPr>
      <w:del w:id="117" w:author="Brian Cullinan" w:date="2013-01-30T15:03:00Z">
        <w:r>
          <w:rPr>
            <w:sz w:val="24"/>
            <w:szCs w:val="24"/>
          </w:rPr>
          <w:delText>Authentication</w:delText>
        </w:r>
      </w:del>
    </w:p>
    <w:p w:rsidR="0071505E" w:rsidRDefault="00C40136">
      <w:pPr>
        <w:pStyle w:val="ListParagraph"/>
        <w:numPr>
          <w:ilvl w:val="2"/>
          <w:numId w:val="4"/>
        </w:numPr>
      </w:pPr>
      <w:del w:id="118" w:author="Brian Cullinan" w:date="2013-01-30T15:03:00Z">
        <w:r>
          <w:rPr>
            <w:sz w:val="24"/>
            <w:szCs w:val="24"/>
          </w:rPr>
          <w:delText>Username and password combinations will be unique.</w:delText>
        </w:r>
      </w:del>
    </w:p>
    <w:p w:rsidR="0071505E" w:rsidRDefault="00C40136">
      <w:pPr>
        <w:pStyle w:val="ListParagraph"/>
        <w:numPr>
          <w:ilvl w:val="2"/>
          <w:numId w:val="4"/>
        </w:numPr>
      </w:pPr>
      <w:del w:id="119" w:author="Brian Cullinan" w:date="2013-01-30T15:03:00Z">
        <w:r>
          <w:rPr>
            <w:sz w:val="24"/>
            <w:szCs w:val="24"/>
          </w:rPr>
          <w:delText xml:space="preserve">Passwords will be stored in the database in a </w:delText>
        </w:r>
        <w:r>
          <w:rPr>
            <w:sz w:val="24"/>
            <w:szCs w:val="24"/>
          </w:rPr>
          <w:delText>“salted and hashed” format.</w:delText>
        </w:r>
      </w:del>
    </w:p>
    <w:p w:rsidR="0071505E" w:rsidRDefault="00C40136">
      <w:pPr>
        <w:pStyle w:val="ListParagraph"/>
        <w:numPr>
          <w:ilvl w:val="2"/>
          <w:numId w:val="4"/>
        </w:numPr>
      </w:pPr>
      <w:del w:id="120" w:author="Brian Cullinan" w:date="2013-01-30T15:03:00Z">
        <w:r>
          <w:rPr>
            <w:sz w:val="24"/>
            <w:szCs w:val="24"/>
          </w:rPr>
          <w:delText>Password ageing will be implemented.</w:delText>
        </w:r>
      </w:del>
    </w:p>
    <w:p w:rsidR="0071505E" w:rsidRDefault="00C40136">
      <w:pPr>
        <w:pStyle w:val="ListParagraph"/>
        <w:numPr>
          <w:ilvl w:val="1"/>
          <w:numId w:val="4"/>
        </w:numPr>
      </w:pPr>
      <w:del w:id="121" w:author="Unknown Author" w:date="2013-02-05T11:28:00Z">
        <w:r>
          <w:rPr>
            <w:sz w:val="24"/>
            <w:szCs w:val="24"/>
          </w:rPr>
          <w:delText xml:space="preserve">Standards </w:delText>
        </w:r>
        <w:r>
          <w:rPr>
            <w:sz w:val="24"/>
            <w:szCs w:val="24"/>
          </w:rPr>
          <w:commentReference w:id="122"/>
        </w:r>
      </w:del>
      <w:ins w:id="123" w:author="Unknown Author" w:date="2013-02-05T11:28:00Z">
        <w:r>
          <w:t>S</w:t>
        </w:r>
      </w:ins>
      <w:ins w:id="124" w:author="Unknown Author" w:date="2013-02-05T11:32:00Z">
        <w:r>
          <w:t>HOULD</w:t>
        </w:r>
      </w:ins>
      <w:del w:id="125" w:author="Unknown Author" w:date="2013-02-05T11:28:00Z">
        <w:r>
          <w:rPr>
            <w:sz w:val="24"/>
            <w:szCs w:val="24"/>
          </w:rPr>
          <w:delText>s</w:delText>
        </w:r>
      </w:del>
      <w:del w:id="126" w:author="Unknown Author" w:date="2013-02-05T11:32:00Z">
        <w:r>
          <w:rPr>
            <w:sz w:val="24"/>
            <w:szCs w:val="24"/>
          </w:rPr>
          <w:delText>hould</w:delText>
        </w:r>
      </w:del>
      <w:ins w:id="127" w:author="Unknown Author" w:date="2013-02-05T11:28:00Z">
        <w:r>
          <w:rPr>
            <w:sz w:val="24"/>
            <w:szCs w:val="24"/>
          </w:rPr>
          <w:t xml:space="preserve"> follow industry accepted standards </w:t>
        </w:r>
      </w:ins>
      <w:del w:id="128" w:author="Unknown Author" w:date="2013-02-05T11:28:00Z">
        <w:r>
          <w:rPr>
            <w:sz w:val="24"/>
            <w:szCs w:val="24"/>
          </w:rPr>
          <w:delText xml:space="preserve"> be followed </w:delText>
        </w:r>
      </w:del>
      <w:ins w:id="129" w:author="Brian Cullinan" w:date="2013-01-30T15:34:00Z">
        <w:r>
          <w:rPr>
            <w:sz w:val="24"/>
            <w:szCs w:val="24"/>
          </w:rPr>
          <w:t xml:space="preserve">according to coding language.  Additional coding practices may be agreed upon by the software team and summarized in </w:t>
        </w:r>
        <w:r>
          <w:rPr>
            <w:sz w:val="24"/>
            <w:szCs w:val="24"/>
          </w:rPr>
          <w:t>the design specification if necessary.</w:t>
        </w:r>
      </w:ins>
    </w:p>
    <w:p w:rsidR="0071505E" w:rsidRDefault="00C40136">
      <w:pPr>
        <w:pStyle w:val="ListParagraph"/>
        <w:numPr>
          <w:ilvl w:val="2"/>
          <w:numId w:val="4"/>
        </w:numPr>
      </w:pPr>
      <w:ins w:id="130" w:author="Brian Cullinan" w:date="2013-01-30T15:34:00Z">
        <w:r>
          <w:rPr>
            <w:sz w:val="24"/>
            <w:szCs w:val="24"/>
          </w:rPr>
          <w:t xml:space="preserve">For the C language, Indian Hill C Style and Coding Standards </w:t>
        </w:r>
      </w:ins>
      <w:r>
        <w:commentReference w:id="131"/>
      </w:r>
      <w:ins w:id="132" w:author="Unknown Author" w:date="2013-02-05T11:30:00Z">
        <w:r>
          <w:commentReference w:id="133"/>
        </w:r>
      </w:ins>
      <w:ins w:id="134" w:author="Brian Cullinan" w:date="2013-01-30T15:34:00Z">
        <w:r>
          <w:rPr>
            <w:sz w:val="24"/>
            <w:szCs w:val="24"/>
          </w:rPr>
          <w:t>will be used.</w:t>
        </w:r>
      </w:ins>
    </w:p>
    <w:p w:rsidR="0071505E" w:rsidRDefault="00C40136">
      <w:pPr>
        <w:pStyle w:val="ListParagraph"/>
        <w:numPr>
          <w:ilvl w:val="2"/>
          <w:numId w:val="4"/>
        </w:numPr>
      </w:pPr>
      <w:ins w:id="135" w:author="Brian Cullinan" w:date="2013-01-30T15:34:00Z">
        <w:r>
          <w:rPr>
            <w:sz w:val="24"/>
            <w:szCs w:val="24"/>
          </w:rPr>
          <w:t>For C#, the coding standards are outlined by Microsoft’s C# Coding Conventions (C# Programming Guide).</w:t>
        </w:r>
      </w:ins>
    </w:p>
    <w:p w:rsidR="0071505E" w:rsidRDefault="00C40136">
      <w:pPr>
        <w:pStyle w:val="ListParagraph"/>
        <w:numPr>
          <w:ilvl w:val="2"/>
          <w:numId w:val="4"/>
        </w:numPr>
      </w:pPr>
      <w:ins w:id="136" w:author="Brian Cullinan" w:date="2013-01-30T15:34:00Z">
        <w:r>
          <w:rPr>
            <w:sz w:val="24"/>
            <w:szCs w:val="24"/>
          </w:rPr>
          <w:lastRenderedPageBreak/>
          <w:t xml:space="preserve">For HTML and CSS, W3C XHTML </w:t>
        </w:r>
        <w:r>
          <w:rPr>
            <w:sz w:val="24"/>
            <w:szCs w:val="24"/>
          </w:rPr>
          <w:t xml:space="preserve">standards will be used with the version of HTML </w:t>
        </w:r>
        <w:commentRangeStart w:id="137"/>
        <w:r>
          <w:rPr>
            <w:sz w:val="24"/>
            <w:szCs w:val="24"/>
          </w:rPr>
          <w:t xml:space="preserve">available at the time of release </w:t>
        </w:r>
      </w:ins>
      <w:commentRangeEnd w:id="137"/>
      <w:r w:rsidR="00EA5034">
        <w:rPr>
          <w:rStyle w:val="CommentReference"/>
        </w:rPr>
        <w:commentReference w:id="137"/>
      </w:r>
      <w:ins w:id="138" w:author="Brian Cullinan" w:date="2013-01-30T15:34:00Z">
        <w:r>
          <w:rPr>
            <w:sz w:val="24"/>
            <w:szCs w:val="24"/>
          </w:rPr>
          <w:t>(HTML5+ unless otherwise specified).</w:t>
        </w:r>
      </w:ins>
    </w:p>
    <w:p w:rsidR="0071505E" w:rsidRDefault="00C40136">
      <w:pPr>
        <w:pStyle w:val="ListParagraph"/>
        <w:numPr>
          <w:ilvl w:val="2"/>
          <w:numId w:val="4"/>
        </w:numPr>
      </w:pPr>
      <w:ins w:id="139" w:author="Brian Cullinan" w:date="2013-01-30T15:34:00Z">
        <w:r>
          <w:rPr>
            <w:sz w:val="24"/>
            <w:szCs w:val="24"/>
          </w:rPr>
          <w:t xml:space="preserve">For </w:t>
        </w:r>
        <w:proofErr w:type="spellStart"/>
        <w:r>
          <w:rPr>
            <w:sz w:val="24"/>
            <w:szCs w:val="24"/>
          </w:rPr>
          <w:t>Javascript</w:t>
        </w:r>
        <w:proofErr w:type="spellEnd"/>
        <w:r>
          <w:rPr>
            <w:sz w:val="24"/>
            <w:szCs w:val="24"/>
          </w:rPr>
          <w:t xml:space="preserve">, </w:t>
        </w:r>
        <w:proofErr w:type="spellStart"/>
        <w:r>
          <w:rPr>
            <w:sz w:val="24"/>
            <w:szCs w:val="24"/>
          </w:rPr>
          <w:t>jQuery</w:t>
        </w:r>
        <w:proofErr w:type="spellEnd"/>
        <w:r>
          <w:rPr>
            <w:sz w:val="24"/>
            <w:szCs w:val="24"/>
          </w:rPr>
          <w:t xml:space="preserve"> </w:t>
        </w:r>
      </w:ins>
      <w:ins w:id="140" w:author="Unknown Author" w:date="2013-02-05T11:29:00Z">
        <w:r>
          <w:rPr>
            <w:sz w:val="24"/>
            <w:szCs w:val="24"/>
          </w:rPr>
          <w:t xml:space="preserve">Core </w:t>
        </w:r>
      </w:ins>
      <w:del w:id="141" w:author="Unknown Author" w:date="2013-02-05T11:29:00Z">
        <w:r>
          <w:rPr>
            <w:sz w:val="24"/>
            <w:szCs w:val="24"/>
          </w:rPr>
          <w:delText>c</w:delText>
        </w:r>
      </w:del>
      <w:ins w:id="142" w:author="Unknown Author" w:date="2013-02-05T11:29:00Z">
        <w:r>
          <w:rPr>
            <w:sz w:val="24"/>
            <w:szCs w:val="24"/>
          </w:rPr>
          <w:t>C</w:t>
        </w:r>
      </w:ins>
      <w:ins w:id="143" w:author="Brian Cullinan" w:date="2013-01-30T15:34:00Z">
        <w:r>
          <w:rPr>
            <w:sz w:val="24"/>
            <w:szCs w:val="24"/>
          </w:rPr>
          <w:t xml:space="preserve">oding </w:t>
        </w:r>
      </w:ins>
      <w:del w:id="144" w:author="Unknown Author" w:date="2013-02-05T11:29:00Z">
        <w:r>
          <w:rPr>
            <w:sz w:val="24"/>
            <w:szCs w:val="24"/>
          </w:rPr>
          <w:delText>s</w:delText>
        </w:r>
      </w:del>
      <w:ins w:id="145" w:author="Unknown Author" w:date="2013-02-05T11:29:00Z">
        <w:r>
          <w:rPr>
            <w:sz w:val="24"/>
            <w:szCs w:val="24"/>
          </w:rPr>
          <w:t>S</w:t>
        </w:r>
      </w:ins>
      <w:ins w:id="146" w:author="Brian Cullinan" w:date="2013-01-30T15:34:00Z">
        <w:r>
          <w:rPr>
            <w:sz w:val="24"/>
            <w:szCs w:val="24"/>
          </w:rPr>
          <w:t>tandards may be used to produce cleaner code</w:t>
        </w:r>
      </w:ins>
      <w:ins w:id="147" w:author="Unknown Author" w:date="2013-02-05T11:29:00Z">
        <w:r>
          <w:rPr>
            <w:sz w:val="24"/>
            <w:szCs w:val="24"/>
          </w:rPr>
          <w:t>, however there is no industry defined standard for this</w:t>
        </w:r>
        <w:r>
          <w:rPr>
            <w:sz w:val="24"/>
            <w:szCs w:val="24"/>
          </w:rPr>
          <w:t xml:space="preserve"> language</w:t>
        </w:r>
      </w:ins>
      <w:r>
        <w:commentReference w:id="148"/>
      </w:r>
      <w:ins w:id="149" w:author="Brian Cullinan" w:date="2013-01-30T15:34:00Z">
        <w:r>
          <w:rPr>
            <w:sz w:val="24"/>
            <w:szCs w:val="24"/>
          </w:rPr>
          <w:t>.</w:t>
        </w:r>
      </w:ins>
    </w:p>
    <w:p w:rsidR="0071505E" w:rsidRDefault="00C40136">
      <w:pPr>
        <w:pStyle w:val="ListParagraph"/>
        <w:numPr>
          <w:ilvl w:val="0"/>
          <w:numId w:val="4"/>
        </w:numPr>
      </w:pPr>
      <w:r>
        <w:rPr>
          <w:b/>
          <w:bCs/>
          <w:sz w:val="24"/>
          <w:szCs w:val="24"/>
        </w:rPr>
        <w:t xml:space="preserve">Web </w:t>
      </w:r>
      <w:ins w:id="150" w:author="Brian Cullinan" w:date="2013-01-30T15:52:00Z">
        <w:r>
          <w:rPr>
            <w:b/>
            <w:bCs/>
            <w:sz w:val="24"/>
            <w:szCs w:val="24"/>
          </w:rPr>
          <w:t>Applications</w:t>
        </w:r>
      </w:ins>
      <w:del w:id="151" w:author="Brian Cullinan" w:date="2013-01-30T15:52:00Z">
        <w:r>
          <w:rPr>
            <w:b/>
            <w:bCs/>
            <w:sz w:val="24"/>
            <w:szCs w:val="24"/>
          </w:rPr>
          <w:delText>Based Development Guidance</w:delText>
        </w:r>
      </w:del>
    </w:p>
    <w:p w:rsidR="0071505E" w:rsidRDefault="0071505E">
      <w:pPr>
        <w:pStyle w:val="ListParagraph"/>
      </w:pPr>
    </w:p>
    <w:p w:rsidR="0071505E" w:rsidRDefault="00C40136">
      <w:pPr>
        <w:pStyle w:val="ListParagraph"/>
        <w:numPr>
          <w:ilvl w:val="1"/>
          <w:numId w:val="4"/>
        </w:numPr>
      </w:pPr>
      <w:ins w:id="152" w:author="Unknown Author" w:date="2013-02-05T11:33:00Z">
        <w:r>
          <w:rPr>
            <w:sz w:val="24"/>
            <w:szCs w:val="24"/>
          </w:rPr>
          <w:t xml:space="preserve">SHOULD </w:t>
        </w:r>
      </w:ins>
      <w:ins w:id="153" w:author="Unknown Author" w:date="2013-02-05T11:34:00Z">
        <w:r>
          <w:rPr>
            <w:sz w:val="24"/>
            <w:szCs w:val="24"/>
          </w:rPr>
          <w:t xml:space="preserve">use the latest version of technologies for </w:t>
        </w:r>
      </w:ins>
      <w:del w:id="154" w:author="Unknown Author" w:date="2013-02-05T11:34:00Z">
        <w:r>
          <w:rPr>
            <w:sz w:val="24"/>
            <w:szCs w:val="24"/>
          </w:rPr>
          <w:delText>W</w:delText>
        </w:r>
      </w:del>
      <w:ins w:id="155" w:author="Unknown Author" w:date="2013-02-05T11:34:00Z">
        <w:r>
          <w:rPr>
            <w:sz w:val="24"/>
            <w:szCs w:val="24"/>
          </w:rPr>
          <w:t>w</w:t>
        </w:r>
      </w:ins>
      <w:ins w:id="156" w:author="Brian Cullinan" w:date="2013-01-30T15:51:00Z">
        <w:r>
          <w:rPr>
            <w:sz w:val="24"/>
            <w:szCs w:val="24"/>
          </w:rPr>
          <w:t xml:space="preserve">eb-based applications </w:t>
        </w:r>
      </w:ins>
      <w:del w:id="157" w:author="Unknown Author" w:date="2013-02-05T11:34:00Z">
        <w:r>
          <w:rPr>
            <w:sz w:val="24"/>
            <w:szCs w:val="24"/>
          </w:rPr>
          <w:delText xml:space="preserve">should use the latest version of technologies </w:delText>
        </w:r>
      </w:del>
      <w:ins w:id="158" w:author="Brian Cullinan" w:date="2013-01-30T15:51:00Z">
        <w:r>
          <w:rPr>
            <w:sz w:val="24"/>
            <w:szCs w:val="24"/>
          </w:rPr>
          <w:t xml:space="preserve">at the </w:t>
        </w:r>
        <w:commentRangeStart w:id="159"/>
        <w:r>
          <w:rPr>
            <w:sz w:val="24"/>
            <w:szCs w:val="24"/>
          </w:rPr>
          <w:t xml:space="preserve">time of release </w:t>
        </w:r>
      </w:ins>
      <w:commentRangeEnd w:id="159"/>
      <w:r w:rsidR="00E2483B">
        <w:rPr>
          <w:rStyle w:val="CommentReference"/>
        </w:rPr>
        <w:commentReference w:id="159"/>
      </w:r>
      <w:ins w:id="160" w:author="Brian Cullinan" w:date="2013-01-30T15:51:00Z">
        <w:r>
          <w:rPr>
            <w:sz w:val="24"/>
            <w:szCs w:val="24"/>
          </w:rPr>
          <w:t>unless otherwise stated in the specification.</w:t>
        </w:r>
      </w:ins>
    </w:p>
    <w:p w:rsidR="0071505E" w:rsidRDefault="00C40136">
      <w:pPr>
        <w:pStyle w:val="ListParagraph"/>
        <w:numPr>
          <w:ilvl w:val="1"/>
          <w:numId w:val="4"/>
        </w:numPr>
      </w:pPr>
      <w:del w:id="161" w:author="Brian Cullinan" w:date="2013-01-30T15:51:00Z">
        <w:r>
          <w:rPr>
            <w:sz w:val="24"/>
            <w:szCs w:val="24"/>
          </w:rPr>
          <w:delText>All softw</w:delText>
        </w:r>
        <w:r>
          <w:rPr>
            <w:sz w:val="24"/>
            <w:szCs w:val="24"/>
          </w:rPr>
          <w:delText>are will be designed and developed to be run on Microsoft IIS.</w:delText>
        </w:r>
      </w:del>
    </w:p>
    <w:p w:rsidR="0071505E" w:rsidRDefault="00C40136">
      <w:pPr>
        <w:pStyle w:val="ListParagraph"/>
        <w:numPr>
          <w:ilvl w:val="1"/>
          <w:numId w:val="4"/>
        </w:numPr>
      </w:pPr>
      <w:del w:id="162" w:author="Brian Cullinan" w:date="2013-01-30T15:51:00Z">
        <w:r>
          <w:rPr>
            <w:sz w:val="24"/>
            <w:szCs w:val="24"/>
          </w:rPr>
          <w:delText>All software will be developed to support the following browsers:</w:delText>
        </w:r>
      </w:del>
    </w:p>
    <w:p w:rsidR="0071505E" w:rsidRDefault="00C40136">
      <w:pPr>
        <w:pStyle w:val="ListParagraph"/>
        <w:numPr>
          <w:ilvl w:val="2"/>
          <w:numId w:val="4"/>
        </w:numPr>
      </w:pPr>
      <w:del w:id="163" w:author="Brian Cullinan" w:date="2013-01-30T15:51:00Z">
        <w:r>
          <w:rPr>
            <w:sz w:val="24"/>
            <w:szCs w:val="24"/>
          </w:rPr>
          <w:delText>Internet Explorer 8 (and above)</w:delText>
        </w:r>
      </w:del>
    </w:p>
    <w:p w:rsidR="0071505E" w:rsidRDefault="00C40136">
      <w:pPr>
        <w:pStyle w:val="ListParagraph"/>
        <w:numPr>
          <w:ilvl w:val="2"/>
          <w:numId w:val="4"/>
        </w:numPr>
      </w:pPr>
      <w:del w:id="164" w:author="Brian Cullinan" w:date="2013-01-30T15:51:00Z">
        <w:r>
          <w:rPr>
            <w:sz w:val="24"/>
            <w:szCs w:val="24"/>
          </w:rPr>
          <w:delText>Mozilla Firefox 3.6 (and above)</w:delText>
        </w:r>
      </w:del>
    </w:p>
    <w:p w:rsidR="0071505E" w:rsidRDefault="00C40136">
      <w:pPr>
        <w:pStyle w:val="ListParagraph"/>
        <w:numPr>
          <w:ilvl w:val="1"/>
          <w:numId w:val="4"/>
        </w:numPr>
      </w:pPr>
      <w:del w:id="165" w:author="Brian Cullinan" w:date="2013-01-30T15:51:00Z">
        <w:r>
          <w:rPr>
            <w:sz w:val="24"/>
            <w:szCs w:val="24"/>
          </w:rPr>
          <w:delText>Unless otherwise specified in the requirements document:</w:delText>
        </w:r>
      </w:del>
    </w:p>
    <w:p w:rsidR="0071505E" w:rsidRDefault="00C40136">
      <w:pPr>
        <w:pStyle w:val="ListParagraph"/>
        <w:numPr>
          <w:ilvl w:val="2"/>
          <w:numId w:val="4"/>
        </w:numPr>
      </w:pPr>
      <w:del w:id="166" w:author="Brian Cullinan" w:date="2013-01-30T15:51:00Z">
        <w:r>
          <w:rPr>
            <w:sz w:val="24"/>
            <w:szCs w:val="24"/>
          </w:rPr>
          <w:delText>Access</w:delText>
        </w:r>
        <w:r>
          <w:rPr>
            <w:sz w:val="24"/>
            <w:szCs w:val="24"/>
          </w:rPr>
          <w:delText xml:space="preserve"> to web-based software should always be via a secure sockets layer (https://).</w:delText>
        </w:r>
      </w:del>
    </w:p>
    <w:p w:rsidR="0071505E" w:rsidRDefault="00C40136">
      <w:pPr>
        <w:pStyle w:val="ListParagraph"/>
        <w:numPr>
          <w:ilvl w:val="2"/>
          <w:numId w:val="4"/>
        </w:numPr>
      </w:pPr>
      <w:del w:id="167" w:author="Brian Cullinan" w:date="2013-01-30T15:51:00Z">
        <w:r>
          <w:rPr>
            <w:sz w:val="24"/>
            <w:szCs w:val="24"/>
          </w:rPr>
          <w:delText>All systems will require a user Id and password.  The proper electronic signature procedures will be taken for applicable software.</w:delText>
        </w:r>
      </w:del>
    </w:p>
    <w:p w:rsidR="0071505E" w:rsidRDefault="00C40136">
      <w:pPr>
        <w:pStyle w:val="ListParagraph"/>
        <w:numPr>
          <w:ilvl w:val="2"/>
          <w:numId w:val="4"/>
        </w:numPr>
      </w:pPr>
      <w:del w:id="168" w:author="Brian Cullinan" w:date="2013-01-30T15:51:00Z">
        <w:r>
          <w:rPr>
            <w:sz w:val="24"/>
            <w:szCs w:val="24"/>
          </w:rPr>
          <w:delText>Any web services will require authorization c</w:delText>
        </w:r>
        <w:r>
          <w:rPr>
            <w:sz w:val="24"/>
            <w:szCs w:val="24"/>
          </w:rPr>
          <w:delText>redentials.</w:delText>
        </w:r>
      </w:del>
    </w:p>
    <w:p w:rsidR="0071505E" w:rsidRDefault="00C40136">
      <w:pPr>
        <w:pStyle w:val="ListParagraph"/>
        <w:numPr>
          <w:ilvl w:val="2"/>
          <w:numId w:val="4"/>
        </w:numPr>
      </w:pPr>
      <w:del w:id="169" w:author="Brian Cullinan" w:date="2013-01-30T15:51:00Z">
        <w:r>
          <w:rPr>
            <w:sz w:val="24"/>
            <w:szCs w:val="24"/>
          </w:rPr>
          <w:delText>Web service access will be audited, all transactions and sensitive information will be stored in a database with the username, data, date and time.</w:delText>
        </w:r>
      </w:del>
    </w:p>
    <w:p w:rsidR="0071505E" w:rsidRDefault="00C40136">
      <w:pPr>
        <w:pStyle w:val="ListParagraph"/>
        <w:numPr>
          <w:ilvl w:val="1"/>
          <w:numId w:val="4"/>
        </w:numPr>
      </w:pPr>
      <w:ins w:id="170" w:author="Unknown Author" w:date="2013-02-05T11:40:00Z">
        <w:r>
          <w:rPr>
            <w:sz w:val="24"/>
            <w:szCs w:val="24"/>
          </w:rPr>
          <w:t>SHALL</w:t>
        </w:r>
      </w:ins>
      <w:ins w:id="171" w:author="Unknown Author" w:date="2013-02-05T11:38:00Z">
        <w:r>
          <w:rPr>
            <w:sz w:val="24"/>
            <w:szCs w:val="24"/>
          </w:rPr>
          <w:t xml:space="preserve"> take </w:t>
        </w:r>
      </w:ins>
      <w:del w:id="172" w:author="Unknown Author" w:date="2013-02-05T11:38:00Z">
        <w:r>
          <w:rPr>
            <w:sz w:val="24"/>
            <w:szCs w:val="24"/>
          </w:rPr>
          <w:delText>A</w:delText>
        </w:r>
      </w:del>
      <w:ins w:id="173" w:author="Unknown Author" w:date="2013-02-05T11:38:00Z">
        <w:r>
          <w:rPr>
            <w:sz w:val="24"/>
            <w:szCs w:val="24"/>
          </w:rPr>
          <w:t>a</w:t>
        </w:r>
      </w:ins>
      <w:r>
        <w:rPr>
          <w:sz w:val="24"/>
          <w:szCs w:val="24"/>
        </w:rPr>
        <w:t xml:space="preserve">ppropriate steps </w:t>
      </w:r>
      <w:del w:id="174" w:author="Unknown Author" w:date="2013-02-05T11:38:00Z">
        <w:r>
          <w:rPr>
            <w:sz w:val="24"/>
            <w:szCs w:val="24"/>
          </w:rPr>
          <w:delText xml:space="preserve">will be taken </w:delText>
        </w:r>
      </w:del>
      <w:r>
        <w:rPr>
          <w:sz w:val="24"/>
          <w:szCs w:val="24"/>
        </w:rPr>
        <w:t>to ensure security when the application is deployed.</w:t>
      </w:r>
    </w:p>
    <w:p w:rsidR="0071505E" w:rsidRDefault="00C40136">
      <w:pPr>
        <w:pStyle w:val="Codeblock"/>
      </w:pPr>
      <w:ins w:id="175" w:author="Brian Cullinan" w:date="2013-02-01T08:34:00Z">
        <w:r>
          <w:t>Example:</w:t>
        </w:r>
      </w:ins>
    </w:p>
    <w:p w:rsidR="0071505E" w:rsidRDefault="00C40136">
      <w:pPr>
        <w:pStyle w:val="Codeblock"/>
      </w:pPr>
      <w:ins w:id="176" w:author="Brian Cullinan" w:date="2013-02-01T10:40:00Z">
        <w:r>
          <w:t>Use a key server to store salts for password hashes</w:t>
        </w:r>
      </w:ins>
      <w:ins w:id="177" w:author="Brian Cullinan" w:date="2013-02-01T10:52:00Z">
        <w:r>
          <w:t>.</w:t>
        </w:r>
      </w:ins>
    </w:p>
    <w:p w:rsidR="0071505E" w:rsidRDefault="00C40136">
      <w:pPr>
        <w:pStyle w:val="Codeblock"/>
      </w:pPr>
      <w:proofErr w:type="gramStart"/>
      <w:ins w:id="178" w:author="Brian Cullinan" w:date="2013-02-01T10:52:00Z">
        <w:r>
          <w:rPr>
            <w:rFonts w:ascii="Consolas" w:hAnsi="Consolas"/>
            <w:color w:val="0000FF"/>
            <w:sz w:val="19"/>
            <w:szCs w:val="19"/>
            <w:shd w:val="clear" w:color="auto" w:fill="FFFFFF"/>
          </w:rPr>
          <w:t>if</w:t>
        </w:r>
        <w:proofErr w:type="gramEnd"/>
        <w:r>
          <w:rPr>
            <w:rFonts w:ascii="Consolas" w:hAnsi="Consolas"/>
            <w:color w:val="000000"/>
            <w:sz w:val="19"/>
            <w:szCs w:val="19"/>
            <w:shd w:val="clear" w:color="auto" w:fill="FFFFFF"/>
          </w:rPr>
          <w:t xml:space="preserve"> (</w:t>
        </w:r>
        <w:proofErr w:type="spellStart"/>
        <w:r>
          <w:rPr>
            <w:rFonts w:ascii="Consolas" w:hAnsi="Consolas"/>
            <w:color w:val="000000"/>
            <w:sz w:val="19"/>
            <w:szCs w:val="19"/>
            <w:shd w:val="clear" w:color="auto" w:fill="FFFFFF"/>
          </w:rPr>
          <w:t>user.Password</w:t>
        </w:r>
        <w:proofErr w:type="spellEnd"/>
        <w:r>
          <w:rPr>
            <w:rFonts w:ascii="Consolas" w:hAnsi="Consolas"/>
            <w:color w:val="000000"/>
            <w:sz w:val="19"/>
            <w:szCs w:val="19"/>
            <w:shd w:val="clear" w:color="auto" w:fill="FFFFFF"/>
          </w:rPr>
          <w:t xml:space="preserve"> == </w:t>
        </w:r>
        <w:proofErr w:type="spellStart"/>
        <w:r>
          <w:rPr>
            <w:rFonts w:ascii="Consolas" w:hAnsi="Consolas"/>
            <w:color w:val="2B91AF"/>
            <w:sz w:val="19"/>
            <w:szCs w:val="19"/>
            <w:shd w:val="clear" w:color="auto" w:fill="FFFFFF"/>
          </w:rPr>
          <w:t>Hash</w:t>
        </w:r>
        <w:r>
          <w:rPr>
            <w:rFonts w:ascii="Consolas" w:hAnsi="Consolas"/>
            <w:color w:val="000000"/>
            <w:sz w:val="19"/>
            <w:szCs w:val="19"/>
            <w:shd w:val="clear" w:color="auto" w:fill="FFFFFF"/>
          </w:rPr>
          <w:t>.GetHashString</w:t>
        </w:r>
        <w:proofErr w:type="spellEnd"/>
        <w:r>
          <w:rPr>
            <w:rFonts w:ascii="Consolas" w:hAnsi="Consolas"/>
            <w:color w:val="000000"/>
            <w:sz w:val="19"/>
            <w:szCs w:val="19"/>
            <w:shd w:val="clear" w:color="auto" w:fill="FFFFFF"/>
          </w:rPr>
          <w:t>(</w:t>
        </w:r>
        <w:proofErr w:type="spellStart"/>
        <w:r>
          <w:rPr>
            <w:rFonts w:ascii="Consolas" w:hAnsi="Consolas"/>
            <w:color w:val="000000"/>
            <w:sz w:val="19"/>
            <w:szCs w:val="19"/>
            <w:shd w:val="clear" w:color="auto" w:fill="FFFFFF"/>
          </w:rPr>
          <w:t>Password.Password</w:t>
        </w:r>
        <w:proofErr w:type="spellEnd"/>
        <w:r>
          <w:rPr>
            <w:rFonts w:ascii="Consolas" w:hAnsi="Consolas"/>
            <w:color w:val="000000"/>
            <w:sz w:val="19"/>
            <w:szCs w:val="19"/>
            <w:shd w:val="clear" w:color="auto" w:fill="FFFFFF"/>
          </w:rPr>
          <w:t xml:space="preserve"> + </w:t>
        </w:r>
        <w:proofErr w:type="spellStart"/>
        <w:r>
          <w:rPr>
            <w:rFonts w:ascii="Consolas" w:hAnsi="Consolas"/>
            <w:color w:val="000000"/>
            <w:sz w:val="19"/>
            <w:szCs w:val="19"/>
            <w:shd w:val="clear" w:color="auto" w:fill="FFFFFF"/>
          </w:rPr>
          <w:t>user.Salt.Salt</w:t>
        </w:r>
        <w:proofErr w:type="spellEnd"/>
        <w:r>
          <w:rPr>
            <w:rFonts w:ascii="Consolas" w:hAnsi="Consolas"/>
            <w:color w:val="000000"/>
            <w:sz w:val="19"/>
            <w:szCs w:val="19"/>
            <w:shd w:val="clear" w:color="auto" w:fill="FFFFFF"/>
          </w:rPr>
          <w:t>))</w:t>
        </w:r>
      </w:ins>
    </w:p>
    <w:p w:rsidR="0071505E" w:rsidRDefault="0071505E">
      <w:pPr>
        <w:pStyle w:val="Codeblock"/>
      </w:pPr>
    </w:p>
    <w:p w:rsidR="0071505E" w:rsidRDefault="00C40136">
      <w:pPr>
        <w:pStyle w:val="ListParagraph"/>
        <w:numPr>
          <w:ilvl w:val="0"/>
          <w:numId w:val="4"/>
        </w:numPr>
      </w:pPr>
      <w:ins w:id="179" w:author="Brian Cullinan" w:date="2013-01-30T16:30:00Z">
        <w:r>
          <w:rPr>
            <w:b/>
            <w:sz w:val="24"/>
            <w:szCs w:val="24"/>
          </w:rPr>
          <w:t>Software Releases</w:t>
        </w:r>
      </w:ins>
    </w:p>
    <w:p w:rsidR="0071505E" w:rsidRDefault="00C40136">
      <w:pPr>
        <w:pStyle w:val="ListParagraph"/>
        <w:numPr>
          <w:ilvl w:val="1"/>
          <w:numId w:val="4"/>
        </w:numPr>
      </w:pPr>
      <w:ins w:id="180" w:author="Unknown Author" w:date="2013-02-05T11:40:00Z">
        <w:r>
          <w:rPr>
            <w:sz w:val="24"/>
            <w:szCs w:val="24"/>
          </w:rPr>
          <w:t>SHALL</w:t>
        </w:r>
      </w:ins>
      <w:ins w:id="181" w:author="Unknown Author" w:date="2013-02-05T11:33:00Z">
        <w:r>
          <w:rPr>
            <w:sz w:val="24"/>
            <w:szCs w:val="24"/>
          </w:rPr>
          <w:t xml:space="preserve"> store </w:t>
        </w:r>
      </w:ins>
      <w:del w:id="182" w:author="Unknown Author" w:date="2013-02-05T11:33:00Z">
        <w:r>
          <w:rPr>
            <w:sz w:val="24"/>
            <w:szCs w:val="24"/>
          </w:rPr>
          <w:delText>T</w:delText>
        </w:r>
      </w:del>
      <w:ins w:id="183" w:author="Unknown Author" w:date="2013-02-05T11:33:00Z">
        <w:r>
          <w:rPr>
            <w:sz w:val="24"/>
            <w:szCs w:val="24"/>
          </w:rPr>
          <w:t>t</w:t>
        </w:r>
      </w:ins>
      <w:ins w:id="184" w:author="Brian Cullinan" w:date="2013-01-30T16:30:00Z">
        <w:r>
          <w:rPr>
            <w:sz w:val="24"/>
            <w:szCs w:val="24"/>
          </w:rPr>
          <w:t xml:space="preserve">he final, tested output </w:t>
        </w:r>
      </w:ins>
      <w:ins w:id="185" w:author="Brian Cullinan" w:date="2013-01-30T16:31:00Z">
        <w:r>
          <w:rPr>
            <w:sz w:val="24"/>
            <w:szCs w:val="24"/>
          </w:rPr>
          <w:t xml:space="preserve">for a software project </w:t>
        </w:r>
      </w:ins>
      <w:del w:id="186" w:author="Unknown Author" w:date="2013-02-05T11:33:00Z">
        <w:r>
          <w:rPr>
            <w:sz w:val="24"/>
            <w:szCs w:val="24"/>
          </w:rPr>
          <w:delText xml:space="preserve">should be stored </w:delText>
        </w:r>
      </w:del>
      <w:ins w:id="187" w:author="Brian Cullinan" w:date="2013-01-30T16:31:00Z">
        <w:r>
          <w:rPr>
            <w:sz w:val="24"/>
            <w:szCs w:val="24"/>
          </w:rPr>
          <w:t xml:space="preserve">on disk with the </w:t>
        </w:r>
        <w:r>
          <w:rPr>
            <w:sz w:val="24"/>
            <w:szCs w:val="24"/>
          </w:rPr>
          <w:t>specifications in the Design History File.</w:t>
        </w:r>
      </w:ins>
      <w:del w:id="188" w:author="Unknown Author" w:date="2013-02-05T11:30:00Z">
        <w:r>
          <w:rPr>
            <w:sz w:val="24"/>
            <w:szCs w:val="24"/>
          </w:rPr>
          <w:delText xml:space="preserve">  That way, no matter where the DHF moves to, the software is always available with the documentation.</w:delText>
        </w:r>
      </w:del>
      <w:r>
        <w:commentReference w:id="189"/>
      </w:r>
    </w:p>
    <w:p w:rsidR="0071505E" w:rsidRDefault="00C40136">
      <w:pPr>
        <w:pStyle w:val="ListParagraph"/>
        <w:numPr>
          <w:ilvl w:val="1"/>
          <w:numId w:val="4"/>
        </w:numPr>
      </w:pPr>
      <w:ins w:id="190" w:author="Unknown Author" w:date="2013-02-05T11:40:00Z">
        <w:r>
          <w:rPr>
            <w:sz w:val="24"/>
            <w:szCs w:val="24"/>
          </w:rPr>
          <w:t>SHALL</w:t>
        </w:r>
      </w:ins>
      <w:ins w:id="191" w:author="Unknown Author" w:date="2013-02-05T11:30:00Z">
        <w:r>
          <w:rPr>
            <w:sz w:val="24"/>
            <w:szCs w:val="24"/>
          </w:rPr>
          <w:t xml:space="preserve"> store </w:t>
        </w:r>
      </w:ins>
      <w:del w:id="192" w:author="Unknown Author" w:date="2013-02-05T11:30:00Z">
        <w:r>
          <w:rPr>
            <w:sz w:val="24"/>
            <w:szCs w:val="24"/>
          </w:rPr>
          <w:delText>A</w:delText>
        </w:r>
      </w:del>
      <w:ins w:id="193" w:author="Unknown Author" w:date="2013-02-05T11:30:00Z">
        <w:r>
          <w:rPr>
            <w:sz w:val="24"/>
            <w:szCs w:val="24"/>
          </w:rPr>
          <w:t>a</w:t>
        </w:r>
      </w:ins>
      <w:ins w:id="194" w:author="Brian Cullinan" w:date="2013-01-30T16:35:00Z">
        <w:r>
          <w:rPr>
            <w:sz w:val="24"/>
            <w:szCs w:val="24"/>
          </w:rPr>
          <w:t xml:space="preserve">ll dependent </w:t>
        </w:r>
        <w:commentRangeStart w:id="195"/>
        <w:r>
          <w:rPr>
            <w:sz w:val="24"/>
            <w:szCs w:val="24"/>
          </w:rPr>
          <w:t xml:space="preserve">DLLs and libraries </w:t>
        </w:r>
      </w:ins>
      <w:commentRangeEnd w:id="195"/>
      <w:r w:rsidR="00E2483B">
        <w:rPr>
          <w:rStyle w:val="CommentReference"/>
        </w:rPr>
        <w:commentReference w:id="195"/>
      </w:r>
      <w:del w:id="196" w:author="Andrea Miller" w:date="2013-02-05T10:39:00Z">
        <w:r>
          <w:rPr>
            <w:sz w:val="24"/>
            <w:szCs w:val="24"/>
          </w:rPr>
          <w:delText>should</w:delText>
        </w:r>
      </w:del>
      <w:del w:id="197" w:author="Unknown Author" w:date="2013-02-05T11:30:00Z">
        <w:r>
          <w:rPr>
            <w:sz w:val="24"/>
            <w:szCs w:val="24"/>
          </w:rPr>
          <w:delText>will be stored</w:delText>
        </w:r>
      </w:del>
      <w:ins w:id="198" w:author="Brian Cullinan" w:date="2013-01-30T16:35:00Z">
        <w:r>
          <w:rPr>
            <w:sz w:val="24"/>
            <w:szCs w:val="24"/>
          </w:rPr>
          <w:t xml:space="preserve"> with the DHF documents, so future install</w:t>
        </w:r>
        <w:r>
          <w:rPr>
            <w:sz w:val="24"/>
            <w:szCs w:val="24"/>
          </w:rPr>
          <w:t>ations can easily locate and install all the required software for the project.</w:t>
        </w:r>
      </w:ins>
      <w:r>
        <w:commentReference w:id="199"/>
      </w:r>
    </w:p>
    <w:p w:rsidR="0071505E" w:rsidRDefault="00C40136">
      <w:pPr>
        <w:pStyle w:val="ListParagraph"/>
        <w:numPr>
          <w:ilvl w:val="1"/>
          <w:numId w:val="4"/>
        </w:numPr>
      </w:pPr>
      <w:ins w:id="200" w:author="Unknown Author" w:date="2013-02-05T11:40:00Z">
        <w:r>
          <w:rPr>
            <w:sz w:val="24"/>
            <w:szCs w:val="24"/>
          </w:rPr>
          <w:t>SHALL</w:t>
        </w:r>
      </w:ins>
      <w:ins w:id="201" w:author="Unknown Author" w:date="2013-02-05T11:30:00Z">
        <w:r>
          <w:rPr>
            <w:sz w:val="24"/>
            <w:szCs w:val="24"/>
          </w:rPr>
          <w:t xml:space="preserve"> “branch” </w:t>
        </w:r>
      </w:ins>
      <w:del w:id="202" w:author="Unknown Author" w:date="2013-02-05T11:30:00Z">
        <w:r>
          <w:rPr>
            <w:sz w:val="24"/>
            <w:szCs w:val="24"/>
          </w:rPr>
          <w:delText>A</w:delText>
        </w:r>
      </w:del>
      <w:ins w:id="203" w:author="Unknown Author" w:date="2013-02-05T11:30:00Z">
        <w:r>
          <w:rPr>
            <w:sz w:val="24"/>
            <w:szCs w:val="24"/>
          </w:rPr>
          <w:t>a</w:t>
        </w:r>
      </w:ins>
      <w:ins w:id="204" w:author="Brian Cullinan" w:date="2013-01-30T16:33:00Z">
        <w:r>
          <w:rPr>
            <w:sz w:val="24"/>
            <w:szCs w:val="24"/>
          </w:rPr>
          <w:t xml:space="preserve">ny </w:t>
        </w:r>
        <w:commentRangeStart w:id="205"/>
        <w:r>
          <w:rPr>
            <w:sz w:val="24"/>
            <w:szCs w:val="24"/>
          </w:rPr>
          <w:t xml:space="preserve">validated </w:t>
        </w:r>
      </w:ins>
      <w:commentRangeEnd w:id="205"/>
      <w:r w:rsidR="00E2483B">
        <w:rPr>
          <w:rStyle w:val="CommentReference"/>
        </w:rPr>
        <w:commentReference w:id="205"/>
      </w:r>
      <w:ins w:id="206" w:author="Brian Cullinan" w:date="2013-01-30T16:33:00Z">
        <w:r>
          <w:rPr>
            <w:sz w:val="24"/>
            <w:szCs w:val="24"/>
          </w:rPr>
          <w:t xml:space="preserve">version of the software </w:t>
        </w:r>
      </w:ins>
      <w:del w:id="207" w:author="Andrea Miller" w:date="2013-02-05T10:40:00Z">
        <w:r>
          <w:rPr>
            <w:sz w:val="24"/>
            <w:szCs w:val="24"/>
          </w:rPr>
          <w:delText>should</w:delText>
        </w:r>
      </w:del>
      <w:del w:id="208" w:author="Unknown Author" w:date="2013-02-05T11:31:00Z">
        <w:r>
          <w:rPr>
            <w:sz w:val="24"/>
            <w:szCs w:val="24"/>
          </w:rPr>
          <w:delText>will be “branched”</w:delText>
        </w:r>
      </w:del>
      <w:ins w:id="209" w:author="Brian Cullinan" w:date="2013-01-30T16:33:00Z">
        <w:r>
          <w:rPr>
            <w:sz w:val="24"/>
            <w:szCs w:val="24"/>
          </w:rPr>
          <w:t xml:space="preserve"> in the version control system </w:t>
        </w:r>
      </w:ins>
      <w:del w:id="210" w:author="Andrea Miller" w:date="2013-02-05T10:40:00Z">
        <w:r>
          <w:rPr>
            <w:sz w:val="24"/>
            <w:szCs w:val="24"/>
          </w:rPr>
          <w:delText>so that bug fixes and future versions can be integrated simultan</w:delText>
        </w:r>
        <w:r>
          <w:rPr>
            <w:sz w:val="24"/>
            <w:szCs w:val="24"/>
          </w:rPr>
          <w:delText>eously</w:delText>
        </w:r>
      </w:del>
      <w:ins w:id="211" w:author="Andrea Miller" w:date="2013-02-05T10:40:00Z">
        <w:r>
          <w:rPr>
            <w:sz w:val="24"/>
            <w:szCs w:val="24"/>
          </w:rPr>
          <w:t>in a manner that allows integration of future bug fixes and versions</w:t>
        </w:r>
      </w:ins>
      <w:ins w:id="212" w:author="Brian Cullinan" w:date="2013-01-30T16:33:00Z">
        <w:r>
          <w:rPr>
            <w:sz w:val="24"/>
            <w:szCs w:val="24"/>
          </w:rPr>
          <w:t>.</w:t>
        </w:r>
      </w:ins>
    </w:p>
    <w:p w:rsidR="0071505E" w:rsidRDefault="00C40136">
      <w:pPr>
        <w:pStyle w:val="Codeblock"/>
      </w:pPr>
      <w:ins w:id="213" w:author="Brian Cullinan" w:date="2013-02-01T10:53:00Z">
        <w:r>
          <w:t>Example:</w:t>
        </w:r>
      </w:ins>
    </w:p>
    <w:p w:rsidR="0071505E" w:rsidRDefault="00C40136">
      <w:pPr>
        <w:pStyle w:val="Codeblock"/>
      </w:pPr>
      <w:r>
        <w:rPr>
          <w:noProof/>
        </w:rPr>
        <w:lastRenderedPageBreak/>
        <w:drawing>
          <wp:inline distT="0" distB="0" distL="0" distR="0">
            <wp:extent cx="5067300" cy="129540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9"/>
                    <a:srcRect/>
                    <a:stretch>
                      <a:fillRect/>
                    </a:stretch>
                  </pic:blipFill>
                  <pic:spPr bwMode="auto">
                    <a:xfrm>
                      <a:off x="0" y="0"/>
                      <a:ext cx="5067300" cy="1295400"/>
                    </a:xfrm>
                    <a:prstGeom prst="rect">
                      <a:avLst/>
                    </a:prstGeom>
                    <a:noFill/>
                    <a:ln w="9525">
                      <a:noFill/>
                      <a:miter lim="800000"/>
                      <a:headEnd/>
                      <a:tailEnd/>
                    </a:ln>
                  </pic:spPr>
                </pic:pic>
              </a:graphicData>
            </a:graphic>
          </wp:inline>
        </w:drawing>
      </w:r>
    </w:p>
    <w:p w:rsidR="0071505E" w:rsidRDefault="0071505E">
      <w:pPr>
        <w:pStyle w:val="Codeblock"/>
      </w:pPr>
    </w:p>
    <w:p w:rsidR="0071505E" w:rsidRDefault="00C40136">
      <w:pPr>
        <w:pStyle w:val="ListParagraph"/>
        <w:numPr>
          <w:ilvl w:val="2"/>
          <w:numId w:val="4"/>
        </w:numPr>
      </w:pPr>
      <w:ins w:id="214" w:author="Unknown Author" w:date="2013-02-05T11:31:00Z">
        <w:r>
          <w:rPr>
            <w:sz w:val="24"/>
            <w:szCs w:val="24"/>
          </w:rPr>
          <w:t xml:space="preserve">WILL create </w:t>
        </w:r>
      </w:ins>
      <w:del w:id="215" w:author="Unknown Author" w:date="2013-02-05T11:31:00Z">
        <w:r>
          <w:rPr>
            <w:sz w:val="24"/>
            <w:szCs w:val="24"/>
          </w:rPr>
          <w:delText>B</w:delText>
        </w:r>
      </w:del>
      <w:ins w:id="216" w:author="Unknown Author" w:date="2013-02-05T11:31:00Z">
        <w:r>
          <w:rPr>
            <w:sz w:val="24"/>
            <w:szCs w:val="24"/>
          </w:rPr>
          <w:t>b</w:t>
        </w:r>
      </w:ins>
      <w:ins w:id="217" w:author="Brian Cullinan" w:date="2013-01-31T09:17:00Z">
        <w:r>
          <w:rPr>
            <w:sz w:val="24"/>
            <w:szCs w:val="24"/>
          </w:rPr>
          <w:t xml:space="preserve">ranches </w:t>
        </w:r>
      </w:ins>
      <w:del w:id="218" w:author="Andrea Miller" w:date="2013-02-05T10:41:00Z">
        <w:r>
          <w:rPr>
            <w:sz w:val="24"/>
            <w:szCs w:val="24"/>
          </w:rPr>
          <w:delText>can</w:delText>
        </w:r>
      </w:del>
      <w:del w:id="219" w:author="Unknown Author" w:date="2013-02-05T11:31:00Z">
        <w:r>
          <w:rPr>
            <w:sz w:val="24"/>
            <w:szCs w:val="24"/>
          </w:rPr>
          <w:delText xml:space="preserve">will be created </w:delText>
        </w:r>
      </w:del>
      <w:ins w:id="220" w:author="Brian Cullinan" w:date="2013-01-31T09:17:00Z">
        <w:r>
          <w:rPr>
            <w:sz w:val="24"/>
            <w:szCs w:val="24"/>
          </w:rPr>
          <w:t xml:space="preserve">in </w:t>
        </w:r>
      </w:ins>
      <w:commentRangeStart w:id="221"/>
      <w:del w:id="222" w:author="Andrea Miller" w:date="2013-02-05T10:40:00Z">
        <w:r>
          <w:rPr>
            <w:sz w:val="24"/>
            <w:szCs w:val="24"/>
          </w:rPr>
          <w:delText>p</w:delText>
        </w:r>
      </w:del>
      <w:ins w:id="223" w:author="Andrea Miller" w:date="2013-02-05T10:40:00Z">
        <w:r>
          <w:rPr>
            <w:sz w:val="24"/>
            <w:szCs w:val="24"/>
          </w:rPr>
          <w:t>P</w:t>
        </w:r>
      </w:ins>
      <w:ins w:id="224" w:author="Brian Cullinan" w:date="2013-01-31T09:17:00Z">
        <w:r>
          <w:rPr>
            <w:sz w:val="24"/>
            <w:szCs w:val="24"/>
          </w:rPr>
          <w:t xml:space="preserve">erforce </w:t>
        </w:r>
      </w:ins>
      <w:commentRangeEnd w:id="221"/>
      <w:r>
        <w:rPr>
          <w:rStyle w:val="CommentReference"/>
        </w:rPr>
        <w:commentReference w:id="221"/>
      </w:r>
      <w:ins w:id="226" w:author="Brian Cullinan" w:date="2013-01-31T09:17:00Z">
        <w:r>
          <w:rPr>
            <w:sz w:val="24"/>
            <w:szCs w:val="24"/>
          </w:rPr>
          <w:t xml:space="preserve">using the </w:t>
        </w:r>
      </w:ins>
      <w:ins w:id="227" w:author="Brian Cullinan" w:date="2013-01-31T09:18:00Z">
        <w:r>
          <w:rPr>
            <w:sz w:val="24"/>
            <w:szCs w:val="24"/>
          </w:rPr>
          <w:t xml:space="preserve">Integration -&gt; </w:t>
        </w:r>
      </w:ins>
      <w:proofErr w:type="spellStart"/>
      <w:ins w:id="228" w:author="Brian Cullinan" w:date="2013-01-31T09:17:00Z">
        <w:r>
          <w:rPr>
            <w:sz w:val="24"/>
            <w:szCs w:val="24"/>
          </w:rPr>
          <w:t>Filespec</w:t>
        </w:r>
        <w:proofErr w:type="spellEnd"/>
        <w:r>
          <w:rPr>
            <w:sz w:val="24"/>
            <w:szCs w:val="24"/>
          </w:rPr>
          <w:t xml:space="preserve"> function</w:t>
        </w:r>
      </w:ins>
      <w:ins w:id="229" w:author="Brian Cullinan" w:date="2013-01-31T09:18:00Z">
        <w:r>
          <w:rPr>
            <w:sz w:val="24"/>
            <w:szCs w:val="24"/>
          </w:rPr>
          <w:t>.</w:t>
        </w:r>
      </w:ins>
      <w:del w:id="230" w:author="Unknown Author" w:date="2013-02-05T11:31:00Z">
        <w:r>
          <w:rPr>
            <w:sz w:val="24"/>
            <w:szCs w:val="24"/>
          </w:rPr>
          <w:delText xml:space="preserve">  </w:delText>
        </w:r>
      </w:del>
    </w:p>
    <w:p w:rsidR="0071505E" w:rsidRDefault="00C40136">
      <w:pPr>
        <w:pStyle w:val="ListParagraph"/>
        <w:numPr>
          <w:ilvl w:val="2"/>
          <w:numId w:val="4"/>
        </w:numPr>
      </w:pPr>
      <w:ins w:id="231" w:author="Unknown Author" w:date="2013-02-05T11:31:00Z">
        <w:r>
          <w:rPr>
            <w:sz w:val="24"/>
            <w:szCs w:val="24"/>
          </w:rPr>
          <w:t>WILL check in</w:t>
        </w:r>
      </w:ins>
      <w:ins w:id="232" w:author="Unknown Author" w:date="2013-02-05T11:32:00Z">
        <w:r>
          <w:rPr>
            <w:sz w:val="24"/>
            <w:szCs w:val="24"/>
          </w:rPr>
          <w:t xml:space="preserve"> all files before branching.</w:t>
        </w:r>
      </w:ins>
      <w:del w:id="233" w:author="Unknown Author" w:date="2013-02-05T11:32:00Z">
        <w:r>
          <w:rPr>
            <w:sz w:val="24"/>
            <w:szCs w:val="24"/>
          </w:rPr>
          <w:delText xml:space="preserve">All files </w:delText>
        </w:r>
      </w:del>
      <w:del w:id="234" w:author="Andrea Miller" w:date="2013-02-05T10:40:00Z">
        <w:r>
          <w:rPr>
            <w:sz w:val="24"/>
            <w:szCs w:val="24"/>
          </w:rPr>
          <w:delText>should</w:delText>
        </w:r>
      </w:del>
      <w:del w:id="235" w:author="Unknown Author" w:date="2013-02-05T11:32:00Z">
        <w:r>
          <w:rPr>
            <w:sz w:val="24"/>
            <w:szCs w:val="24"/>
          </w:rPr>
          <w:delText>will</w:delText>
        </w:r>
        <w:r>
          <w:rPr>
            <w:sz w:val="24"/>
            <w:szCs w:val="24"/>
          </w:rPr>
          <w:delText xml:space="preserve"> be checked in before branching.</w:delText>
        </w:r>
      </w:del>
    </w:p>
    <w:p w:rsidR="0071505E" w:rsidRDefault="0071505E">
      <w:pPr>
        <w:pStyle w:val="ListParagraph"/>
        <w:numPr>
          <w:ilvl w:val="1"/>
          <w:numId w:val="4"/>
        </w:numPr>
      </w:pPr>
    </w:p>
    <w:p w:rsidR="0071505E" w:rsidRDefault="0071505E">
      <w:pPr>
        <w:pStyle w:val="ListParagraph"/>
        <w:ind w:left="1440"/>
      </w:pPr>
    </w:p>
    <w:p w:rsidR="0071505E" w:rsidRDefault="00C40136">
      <w:pPr>
        <w:pStyle w:val="ListParagraph"/>
        <w:numPr>
          <w:ilvl w:val="0"/>
          <w:numId w:val="4"/>
        </w:numPr>
      </w:pPr>
      <w:r>
        <w:rPr>
          <w:b/>
          <w:bCs/>
          <w:sz w:val="24"/>
          <w:szCs w:val="24"/>
        </w:rPr>
        <w:t>Reference</w:t>
      </w:r>
    </w:p>
    <w:p w:rsidR="0071505E" w:rsidRDefault="0071505E">
      <w:pPr>
        <w:pStyle w:val="ListParagraph"/>
      </w:pPr>
    </w:p>
    <w:p w:rsidR="0071505E" w:rsidRDefault="00C40136">
      <w:pPr>
        <w:pStyle w:val="ListParagraph"/>
      </w:pPr>
      <w:r>
        <w:rPr>
          <w:sz w:val="24"/>
          <w:szCs w:val="24"/>
        </w:rPr>
        <w:t>EG-001, Design Control Policy</w:t>
      </w:r>
    </w:p>
    <w:p w:rsidR="0071505E" w:rsidRDefault="00C40136">
      <w:pPr>
        <w:pStyle w:val="ListParagraph"/>
      </w:pPr>
      <w:r>
        <w:rPr>
          <w:sz w:val="24"/>
          <w:szCs w:val="24"/>
        </w:rPr>
        <w:t>EG-010, Software Development</w:t>
      </w:r>
    </w:p>
    <w:p w:rsidR="0071505E" w:rsidRDefault="00C40136">
      <w:pPr>
        <w:pStyle w:val="ListParagraph"/>
      </w:pPr>
      <w:r>
        <w:rPr>
          <w:sz w:val="24"/>
          <w:szCs w:val="24"/>
        </w:rPr>
        <w:t xml:space="preserve">21 CFR </w:t>
      </w:r>
      <w:proofErr w:type="gramStart"/>
      <w:r>
        <w:rPr>
          <w:sz w:val="24"/>
          <w:szCs w:val="24"/>
        </w:rPr>
        <w:t>Part</w:t>
      </w:r>
      <w:proofErr w:type="gramEnd"/>
      <w:r>
        <w:rPr>
          <w:sz w:val="24"/>
          <w:szCs w:val="24"/>
        </w:rPr>
        <w:t xml:space="preserve"> 11, Electronic Records: Electronic Signature</w:t>
      </w:r>
    </w:p>
    <w:p w:rsidR="0071505E" w:rsidRDefault="00C40136">
      <w:pPr>
        <w:pStyle w:val="ListParagraph"/>
      </w:pPr>
      <w:ins w:id="236" w:author="Brian Cullinan" w:date="2013-01-30T15:53:00Z">
        <w:r>
          <w:rPr>
            <w:sz w:val="24"/>
            <w:szCs w:val="24"/>
          </w:rPr>
          <w:t>W3C Html 5 Specification</w:t>
        </w:r>
      </w:ins>
    </w:p>
    <w:p w:rsidR="0071505E" w:rsidRDefault="00C40136">
      <w:pPr>
        <w:pStyle w:val="ListParagraph"/>
      </w:pPr>
      <w:ins w:id="237" w:author="Brian Cullinan" w:date="2013-01-30T15:53:00Z">
        <w:r>
          <w:rPr>
            <w:sz w:val="24"/>
            <w:szCs w:val="24"/>
          </w:rPr>
          <w:t>Indian Hill C Style</w:t>
        </w:r>
      </w:ins>
    </w:p>
    <w:p w:rsidR="0071505E" w:rsidRDefault="00C40136">
      <w:pPr>
        <w:pStyle w:val="ListParagraph"/>
      </w:pPr>
      <w:ins w:id="238" w:author="Brian Cullinan" w:date="2013-01-30T15:53:00Z">
        <w:r>
          <w:rPr>
            <w:sz w:val="24"/>
            <w:szCs w:val="24"/>
          </w:rPr>
          <w:t>C# Coding Conventions</w:t>
        </w:r>
      </w:ins>
    </w:p>
    <w:p w:rsidR="0071505E" w:rsidRDefault="00C40136">
      <w:pPr>
        <w:pStyle w:val="ListParagraph"/>
      </w:pPr>
      <w:proofErr w:type="spellStart"/>
      <w:proofErr w:type="gramStart"/>
      <w:ins w:id="239" w:author="Brian Cullinan" w:date="2013-01-30T15:53:00Z">
        <w:r>
          <w:rPr>
            <w:sz w:val="24"/>
            <w:szCs w:val="24"/>
          </w:rPr>
          <w:t>jQuery</w:t>
        </w:r>
        <w:proofErr w:type="spellEnd"/>
        <w:proofErr w:type="gramEnd"/>
        <w:r>
          <w:rPr>
            <w:sz w:val="24"/>
            <w:szCs w:val="24"/>
          </w:rPr>
          <w:t xml:space="preserve"> Core Style Guideline</w:t>
        </w:r>
        <w:r>
          <w:rPr>
            <w:sz w:val="24"/>
            <w:szCs w:val="24"/>
          </w:rPr>
          <w:t>s</w:t>
        </w:r>
      </w:ins>
    </w:p>
    <w:p w:rsidR="0071505E" w:rsidRDefault="0071505E">
      <w:pPr>
        <w:pStyle w:val="ListParagraph"/>
      </w:pPr>
    </w:p>
    <w:p w:rsidR="0071505E" w:rsidRDefault="00C40136">
      <w:pPr>
        <w:pStyle w:val="ListParagraph"/>
        <w:numPr>
          <w:ilvl w:val="0"/>
          <w:numId w:val="4"/>
        </w:numPr>
      </w:pPr>
      <w:r>
        <w:rPr>
          <w:b/>
          <w:bCs/>
          <w:sz w:val="24"/>
          <w:szCs w:val="24"/>
        </w:rPr>
        <w:t>Attachments</w:t>
      </w:r>
    </w:p>
    <w:p w:rsidR="0071505E" w:rsidRDefault="0071505E">
      <w:pPr>
        <w:pStyle w:val="ListParagraph"/>
      </w:pPr>
    </w:p>
    <w:p w:rsidR="0071505E" w:rsidRDefault="00C40136">
      <w:pPr>
        <w:pStyle w:val="ListParagraph"/>
      </w:pPr>
      <w:r>
        <w:rPr>
          <w:sz w:val="24"/>
          <w:szCs w:val="24"/>
        </w:rPr>
        <w:t>N/A</w:t>
      </w:r>
    </w:p>
    <w:p w:rsidR="0071505E" w:rsidRDefault="0071505E">
      <w:pPr>
        <w:pStyle w:val="ListParagraph"/>
      </w:pPr>
    </w:p>
    <w:p w:rsidR="0071505E" w:rsidRDefault="0071505E">
      <w:pPr>
        <w:pStyle w:val="ListParagraph"/>
      </w:pPr>
    </w:p>
    <w:p w:rsidR="0071505E" w:rsidRDefault="00C40136">
      <w:pPr>
        <w:pageBreakBefore/>
        <w:jc w:val="center"/>
      </w:pPr>
      <w:r>
        <w:rPr>
          <w:b/>
          <w:bCs/>
          <w:sz w:val="24"/>
          <w:szCs w:val="24"/>
          <w:lang w:val="fr-FR"/>
        </w:rPr>
        <w:lastRenderedPageBreak/>
        <w:t xml:space="preserve">Document </w:t>
      </w:r>
      <w:r>
        <w:rPr>
          <w:b/>
          <w:bCs/>
          <w:sz w:val="24"/>
          <w:szCs w:val="24"/>
        </w:rPr>
        <w:t>Revision</w:t>
      </w:r>
      <w:r>
        <w:rPr>
          <w:b/>
          <w:bCs/>
          <w:sz w:val="24"/>
          <w:szCs w:val="24"/>
          <w:lang w:val="fr-FR"/>
        </w:rPr>
        <w:t xml:space="preserve"> </w:t>
      </w:r>
      <w:r>
        <w:rPr>
          <w:b/>
          <w:bCs/>
          <w:sz w:val="24"/>
          <w:szCs w:val="24"/>
        </w:rPr>
        <w:t>History</w:t>
      </w:r>
    </w:p>
    <w:tbl>
      <w:tblPr>
        <w:tblW w:w="0" w:type="auto"/>
        <w:tblInd w:w="-118" w:type="dxa"/>
        <w:tblBorders>
          <w:top w:val="single" w:sz="6" w:space="0" w:color="00000A"/>
          <w:left w:val="single" w:sz="6" w:space="0" w:color="00000A"/>
          <w:bottom w:val="single" w:sz="6" w:space="0" w:color="00000A"/>
        </w:tblBorders>
        <w:tblCellMar>
          <w:left w:w="10" w:type="dxa"/>
          <w:right w:w="10" w:type="dxa"/>
        </w:tblCellMar>
        <w:tblLook w:val="0000" w:firstRow="0" w:lastRow="0" w:firstColumn="0" w:lastColumn="0" w:noHBand="0" w:noVBand="0"/>
      </w:tblPr>
      <w:tblGrid>
        <w:gridCol w:w="1711"/>
        <w:gridCol w:w="1254"/>
        <w:gridCol w:w="3709"/>
        <w:gridCol w:w="1406"/>
        <w:gridCol w:w="1418"/>
      </w:tblGrid>
      <w:tr w:rsidR="0071505E">
        <w:tblPrEx>
          <w:tblCellMar>
            <w:top w:w="0" w:type="dxa"/>
            <w:bottom w:w="0" w:type="dxa"/>
          </w:tblCellMar>
        </w:tblPrEx>
        <w:trPr>
          <w:tblHeader/>
        </w:trPr>
        <w:tc>
          <w:tcPr>
            <w:tcW w:w="172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C40136">
            <w:pPr>
              <w:spacing w:after="0"/>
              <w:jc w:val="center"/>
            </w:pPr>
            <w:r>
              <w:rPr>
                <w:sz w:val="24"/>
                <w:szCs w:val="24"/>
              </w:rPr>
              <w:t>Change Order Number:</w:t>
            </w:r>
          </w:p>
        </w:tc>
        <w:tc>
          <w:tcPr>
            <w:tcW w:w="126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C40136">
            <w:pPr>
              <w:spacing w:after="0"/>
              <w:jc w:val="center"/>
            </w:pPr>
            <w:r>
              <w:rPr>
                <w:sz w:val="24"/>
                <w:szCs w:val="24"/>
              </w:rPr>
              <w:t>Version Number:</w:t>
            </w:r>
          </w:p>
        </w:tc>
        <w:tc>
          <w:tcPr>
            <w:tcW w:w="375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C40136">
            <w:pPr>
              <w:spacing w:after="0"/>
            </w:pPr>
            <w:r>
              <w:rPr>
                <w:sz w:val="24"/>
                <w:szCs w:val="24"/>
              </w:rPr>
              <w:t>Description of Change:</w:t>
            </w:r>
          </w:p>
          <w:p w:rsidR="0071505E" w:rsidRDefault="0071505E">
            <w:pPr>
              <w:spacing w:after="0"/>
            </w:pPr>
          </w:p>
          <w:p w:rsidR="0071505E" w:rsidRDefault="0071505E">
            <w:pPr>
              <w:spacing w:after="0"/>
            </w:pPr>
          </w:p>
        </w:tc>
        <w:tc>
          <w:tcPr>
            <w:tcW w:w="141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C40136">
            <w:pPr>
              <w:spacing w:after="0"/>
            </w:pPr>
            <w:r>
              <w:rPr>
                <w:sz w:val="24"/>
                <w:szCs w:val="24"/>
              </w:rPr>
              <w:t>Date:</w:t>
            </w:r>
          </w:p>
        </w:tc>
        <w:tc>
          <w:tcPr>
            <w:tcW w:w="1422" w:type="dxa"/>
            <w:tcBorders>
              <w:top w:val="single" w:sz="6" w:space="0" w:color="00000A"/>
              <w:left w:val="single" w:sz="6" w:space="0" w:color="00000A"/>
              <w:bottom w:val="single" w:sz="6" w:space="0" w:color="00000A"/>
              <w:right w:val="single" w:sz="6" w:space="0" w:color="00000A"/>
            </w:tcBorders>
            <w:shd w:val="clear" w:color="auto" w:fill="FFFFFF"/>
            <w:tcMar>
              <w:top w:w="0" w:type="dxa"/>
              <w:left w:w="10" w:type="dxa"/>
              <w:bottom w:w="0" w:type="dxa"/>
              <w:right w:w="10" w:type="dxa"/>
            </w:tcMar>
          </w:tcPr>
          <w:p w:rsidR="0071505E" w:rsidRDefault="00C40136">
            <w:pPr>
              <w:spacing w:after="0"/>
            </w:pPr>
            <w:r>
              <w:rPr>
                <w:sz w:val="24"/>
                <w:szCs w:val="24"/>
              </w:rPr>
              <w:t>Updated by:</w:t>
            </w:r>
          </w:p>
        </w:tc>
      </w:tr>
      <w:tr w:rsidR="0071505E">
        <w:tblPrEx>
          <w:tblCellMar>
            <w:top w:w="0" w:type="dxa"/>
            <w:bottom w:w="0" w:type="dxa"/>
          </w:tblCellMar>
        </w:tblPrEx>
        <w:trPr>
          <w:tblHeader/>
        </w:trPr>
        <w:tc>
          <w:tcPr>
            <w:tcW w:w="172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C40136">
            <w:pPr>
              <w:spacing w:after="0"/>
              <w:jc w:val="center"/>
            </w:pPr>
            <w:r>
              <w:rPr>
                <w:sz w:val="24"/>
                <w:szCs w:val="24"/>
              </w:rPr>
              <w:t>CC-120328-01</w:t>
            </w:r>
          </w:p>
        </w:tc>
        <w:tc>
          <w:tcPr>
            <w:tcW w:w="126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C40136">
            <w:pPr>
              <w:spacing w:after="0"/>
              <w:jc w:val="center"/>
            </w:pPr>
            <w:r>
              <w:rPr>
                <w:sz w:val="24"/>
                <w:szCs w:val="24"/>
              </w:rPr>
              <w:t>000</w:t>
            </w:r>
          </w:p>
        </w:tc>
        <w:tc>
          <w:tcPr>
            <w:tcW w:w="375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C40136">
            <w:pPr>
              <w:spacing w:after="0"/>
            </w:pPr>
            <w:r>
              <w:rPr>
                <w:sz w:val="24"/>
                <w:szCs w:val="24"/>
              </w:rPr>
              <w:t>New Document</w:t>
            </w:r>
          </w:p>
        </w:tc>
        <w:tc>
          <w:tcPr>
            <w:tcW w:w="141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C40136">
            <w:pPr>
              <w:spacing w:after="0"/>
              <w:jc w:val="center"/>
            </w:pPr>
            <w:r>
              <w:rPr>
                <w:sz w:val="24"/>
                <w:szCs w:val="24"/>
              </w:rPr>
              <w:t>5/14/12</w:t>
            </w:r>
          </w:p>
        </w:tc>
        <w:tc>
          <w:tcPr>
            <w:tcW w:w="1422" w:type="dxa"/>
            <w:tcBorders>
              <w:top w:val="single" w:sz="6" w:space="0" w:color="00000A"/>
              <w:left w:val="single" w:sz="6" w:space="0" w:color="00000A"/>
              <w:bottom w:val="single" w:sz="6" w:space="0" w:color="00000A"/>
              <w:right w:val="single" w:sz="6" w:space="0" w:color="00000A"/>
            </w:tcBorders>
            <w:shd w:val="clear" w:color="auto" w:fill="FFFFFF"/>
            <w:tcMar>
              <w:top w:w="0" w:type="dxa"/>
              <w:left w:w="10" w:type="dxa"/>
              <w:bottom w:w="0" w:type="dxa"/>
              <w:right w:w="10" w:type="dxa"/>
            </w:tcMar>
          </w:tcPr>
          <w:p w:rsidR="0071505E" w:rsidRDefault="00C40136">
            <w:pPr>
              <w:pStyle w:val="ListParagraph"/>
              <w:numPr>
                <w:ilvl w:val="0"/>
                <w:numId w:val="8"/>
              </w:numPr>
              <w:spacing w:after="0"/>
              <w:jc w:val="center"/>
            </w:pPr>
            <w:r>
              <w:rPr>
                <w:sz w:val="24"/>
                <w:szCs w:val="24"/>
              </w:rPr>
              <w:t>Mason</w:t>
            </w:r>
          </w:p>
        </w:tc>
      </w:tr>
      <w:tr w:rsidR="0071505E">
        <w:tblPrEx>
          <w:tblCellMar>
            <w:top w:w="0" w:type="dxa"/>
            <w:bottom w:w="0" w:type="dxa"/>
          </w:tblCellMar>
        </w:tblPrEx>
        <w:trPr>
          <w:tblHeader/>
        </w:trPr>
        <w:tc>
          <w:tcPr>
            <w:tcW w:w="172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126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C40136">
            <w:pPr>
              <w:spacing w:after="0"/>
              <w:jc w:val="center"/>
            </w:pPr>
            <w:r>
              <w:rPr>
                <w:sz w:val="24"/>
                <w:szCs w:val="24"/>
              </w:rPr>
              <w:t>001</w:t>
            </w:r>
          </w:p>
        </w:tc>
        <w:tc>
          <w:tcPr>
            <w:tcW w:w="375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C40136">
            <w:pPr>
              <w:spacing w:after="0"/>
            </w:pPr>
            <w:r>
              <w:rPr>
                <w:sz w:val="24"/>
                <w:szCs w:val="24"/>
              </w:rPr>
              <w:t>Renamed to Software Development Guidance</w:t>
            </w:r>
            <w:ins w:id="240" w:author="Brian Cullinan" w:date="2013-01-30T16:15:00Z">
              <w:r>
                <w:rPr>
                  <w:sz w:val="24"/>
                  <w:szCs w:val="24"/>
                </w:rPr>
                <w:t>.</w:t>
              </w:r>
            </w:ins>
          </w:p>
          <w:p w:rsidR="0071505E" w:rsidRDefault="00C40136">
            <w:pPr>
              <w:spacing w:after="0"/>
            </w:pPr>
            <w:ins w:id="241" w:author="Brian Cullinan" w:date="2013-01-30T16:14:00Z">
              <w:r>
                <w:rPr>
                  <w:sz w:val="24"/>
                  <w:szCs w:val="24"/>
                </w:rPr>
                <w:t xml:space="preserve">Revised all sections to be more </w:t>
              </w:r>
              <w:r>
                <w:rPr>
                  <w:sz w:val="24"/>
                  <w:szCs w:val="24"/>
                </w:rPr>
                <w:t>generalized and refer to the design control procedure for more information.</w:t>
              </w:r>
            </w:ins>
          </w:p>
          <w:p w:rsidR="0071505E" w:rsidRDefault="00C40136">
            <w:pPr>
              <w:spacing w:after="0"/>
            </w:pPr>
            <w:ins w:id="242" w:author="Brian Cullinan" w:date="2013-01-30T16:15:00Z">
              <w:r>
                <w:rPr>
                  <w:sz w:val="24"/>
                  <w:szCs w:val="24"/>
                </w:rPr>
                <w:t>Refers to industry accepted standards for code development.</w:t>
              </w:r>
            </w:ins>
          </w:p>
        </w:tc>
        <w:tc>
          <w:tcPr>
            <w:tcW w:w="141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1422" w:type="dxa"/>
            <w:tcBorders>
              <w:top w:val="single" w:sz="6" w:space="0" w:color="00000A"/>
              <w:left w:val="single" w:sz="6" w:space="0" w:color="00000A"/>
              <w:bottom w:val="single" w:sz="6" w:space="0" w:color="00000A"/>
              <w:right w:val="single" w:sz="6" w:space="0" w:color="00000A"/>
            </w:tcBorders>
            <w:shd w:val="clear" w:color="auto" w:fill="FFFFFF"/>
            <w:tcMar>
              <w:top w:w="0" w:type="dxa"/>
              <w:left w:w="10" w:type="dxa"/>
              <w:bottom w:w="0" w:type="dxa"/>
              <w:right w:w="10" w:type="dxa"/>
            </w:tcMar>
          </w:tcPr>
          <w:p w:rsidR="0071505E" w:rsidRDefault="00C40136">
            <w:pPr>
              <w:pStyle w:val="ListParagraph"/>
              <w:numPr>
                <w:ilvl w:val="0"/>
                <w:numId w:val="8"/>
              </w:numPr>
              <w:spacing w:after="0"/>
              <w:jc w:val="center"/>
            </w:pPr>
            <w:proofErr w:type="spellStart"/>
            <w:r>
              <w:rPr>
                <w:sz w:val="24"/>
                <w:szCs w:val="24"/>
                <w:lang w:val="fr-FR"/>
              </w:rPr>
              <w:t>Cullinan</w:t>
            </w:r>
            <w:proofErr w:type="spellEnd"/>
          </w:p>
        </w:tc>
      </w:tr>
      <w:tr w:rsidR="0071505E">
        <w:tblPrEx>
          <w:tblCellMar>
            <w:top w:w="0" w:type="dxa"/>
            <w:bottom w:w="0" w:type="dxa"/>
          </w:tblCellMar>
        </w:tblPrEx>
        <w:trPr>
          <w:tblHeader/>
        </w:trPr>
        <w:tc>
          <w:tcPr>
            <w:tcW w:w="172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126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375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pPr>
          </w:p>
        </w:tc>
        <w:tc>
          <w:tcPr>
            <w:tcW w:w="141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1422" w:type="dxa"/>
            <w:tcBorders>
              <w:top w:val="single" w:sz="6" w:space="0" w:color="00000A"/>
              <w:left w:val="single" w:sz="6" w:space="0" w:color="00000A"/>
              <w:bottom w:val="single" w:sz="6" w:space="0" w:color="00000A"/>
              <w:right w:val="single" w:sz="6" w:space="0" w:color="00000A"/>
            </w:tcBorders>
            <w:shd w:val="clear" w:color="auto" w:fill="FFFFFF"/>
            <w:tcMar>
              <w:top w:w="0" w:type="dxa"/>
              <w:left w:w="10" w:type="dxa"/>
              <w:bottom w:w="0" w:type="dxa"/>
              <w:right w:w="10" w:type="dxa"/>
            </w:tcMar>
          </w:tcPr>
          <w:p w:rsidR="0071505E" w:rsidRDefault="0071505E">
            <w:pPr>
              <w:spacing w:after="0"/>
              <w:jc w:val="center"/>
            </w:pPr>
          </w:p>
        </w:tc>
      </w:tr>
      <w:tr w:rsidR="0071505E">
        <w:tblPrEx>
          <w:tblCellMar>
            <w:top w:w="0" w:type="dxa"/>
            <w:bottom w:w="0" w:type="dxa"/>
          </w:tblCellMar>
        </w:tblPrEx>
        <w:trPr>
          <w:tblHeader/>
        </w:trPr>
        <w:tc>
          <w:tcPr>
            <w:tcW w:w="172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126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375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pPr>
          </w:p>
        </w:tc>
        <w:tc>
          <w:tcPr>
            <w:tcW w:w="141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pPr>
          </w:p>
        </w:tc>
        <w:tc>
          <w:tcPr>
            <w:tcW w:w="1422" w:type="dxa"/>
            <w:tcBorders>
              <w:top w:val="single" w:sz="6" w:space="0" w:color="00000A"/>
              <w:left w:val="single" w:sz="6" w:space="0" w:color="00000A"/>
              <w:bottom w:val="single" w:sz="6" w:space="0" w:color="00000A"/>
              <w:right w:val="single" w:sz="6" w:space="0" w:color="00000A"/>
            </w:tcBorders>
            <w:shd w:val="clear" w:color="auto" w:fill="FFFFFF"/>
            <w:tcMar>
              <w:top w:w="0" w:type="dxa"/>
              <w:left w:w="10" w:type="dxa"/>
              <w:bottom w:w="0" w:type="dxa"/>
              <w:right w:w="10" w:type="dxa"/>
            </w:tcMar>
          </w:tcPr>
          <w:p w:rsidR="0071505E" w:rsidRDefault="0071505E">
            <w:pPr>
              <w:spacing w:after="0"/>
              <w:jc w:val="center"/>
            </w:pPr>
          </w:p>
        </w:tc>
      </w:tr>
      <w:tr w:rsidR="0071505E">
        <w:tblPrEx>
          <w:tblCellMar>
            <w:top w:w="0" w:type="dxa"/>
            <w:bottom w:w="0" w:type="dxa"/>
          </w:tblCellMar>
        </w:tblPrEx>
        <w:trPr>
          <w:tblHeader/>
        </w:trPr>
        <w:tc>
          <w:tcPr>
            <w:tcW w:w="172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126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375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pPr>
          </w:p>
        </w:tc>
        <w:tc>
          <w:tcPr>
            <w:tcW w:w="141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pPr>
          </w:p>
        </w:tc>
        <w:tc>
          <w:tcPr>
            <w:tcW w:w="1422" w:type="dxa"/>
            <w:tcBorders>
              <w:top w:val="single" w:sz="6" w:space="0" w:color="00000A"/>
              <w:left w:val="single" w:sz="6" w:space="0" w:color="00000A"/>
              <w:bottom w:val="single" w:sz="6" w:space="0" w:color="00000A"/>
              <w:right w:val="single" w:sz="6" w:space="0" w:color="00000A"/>
            </w:tcBorders>
            <w:shd w:val="clear" w:color="auto" w:fill="FFFFFF"/>
            <w:tcMar>
              <w:top w:w="0" w:type="dxa"/>
              <w:left w:w="10" w:type="dxa"/>
              <w:bottom w:w="0" w:type="dxa"/>
              <w:right w:w="10" w:type="dxa"/>
            </w:tcMar>
          </w:tcPr>
          <w:p w:rsidR="0071505E" w:rsidRDefault="0071505E">
            <w:pPr>
              <w:spacing w:after="0"/>
              <w:jc w:val="center"/>
            </w:pPr>
          </w:p>
        </w:tc>
      </w:tr>
      <w:tr w:rsidR="0071505E">
        <w:tblPrEx>
          <w:tblCellMar>
            <w:top w:w="0" w:type="dxa"/>
            <w:bottom w:w="0" w:type="dxa"/>
          </w:tblCellMar>
        </w:tblPrEx>
        <w:trPr>
          <w:tblHeader/>
        </w:trPr>
        <w:tc>
          <w:tcPr>
            <w:tcW w:w="172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126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375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pPr>
          </w:p>
        </w:tc>
        <w:tc>
          <w:tcPr>
            <w:tcW w:w="141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pPr>
          </w:p>
        </w:tc>
        <w:tc>
          <w:tcPr>
            <w:tcW w:w="1422" w:type="dxa"/>
            <w:tcBorders>
              <w:top w:val="single" w:sz="6" w:space="0" w:color="00000A"/>
              <w:left w:val="single" w:sz="6" w:space="0" w:color="00000A"/>
              <w:bottom w:val="single" w:sz="6" w:space="0" w:color="00000A"/>
              <w:right w:val="single" w:sz="6" w:space="0" w:color="00000A"/>
            </w:tcBorders>
            <w:shd w:val="clear" w:color="auto" w:fill="FFFFFF"/>
            <w:tcMar>
              <w:top w:w="0" w:type="dxa"/>
              <w:left w:w="10" w:type="dxa"/>
              <w:bottom w:w="0" w:type="dxa"/>
              <w:right w:w="10" w:type="dxa"/>
            </w:tcMar>
          </w:tcPr>
          <w:p w:rsidR="0071505E" w:rsidRDefault="0071505E">
            <w:pPr>
              <w:spacing w:after="0"/>
              <w:jc w:val="center"/>
            </w:pPr>
          </w:p>
        </w:tc>
      </w:tr>
      <w:tr w:rsidR="0071505E">
        <w:tblPrEx>
          <w:tblCellMar>
            <w:top w:w="0" w:type="dxa"/>
            <w:bottom w:w="0" w:type="dxa"/>
          </w:tblCellMar>
        </w:tblPrEx>
        <w:trPr>
          <w:tblHeader/>
        </w:trPr>
        <w:tc>
          <w:tcPr>
            <w:tcW w:w="172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126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375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pPr>
          </w:p>
        </w:tc>
        <w:tc>
          <w:tcPr>
            <w:tcW w:w="141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pPr>
          </w:p>
        </w:tc>
        <w:tc>
          <w:tcPr>
            <w:tcW w:w="1422" w:type="dxa"/>
            <w:tcBorders>
              <w:top w:val="single" w:sz="6" w:space="0" w:color="00000A"/>
              <w:left w:val="single" w:sz="6" w:space="0" w:color="00000A"/>
              <w:bottom w:val="single" w:sz="6" w:space="0" w:color="00000A"/>
              <w:right w:val="single" w:sz="6" w:space="0" w:color="00000A"/>
            </w:tcBorders>
            <w:shd w:val="clear" w:color="auto" w:fill="FFFFFF"/>
            <w:tcMar>
              <w:top w:w="0" w:type="dxa"/>
              <w:left w:w="10" w:type="dxa"/>
              <w:bottom w:w="0" w:type="dxa"/>
              <w:right w:w="10" w:type="dxa"/>
            </w:tcMar>
          </w:tcPr>
          <w:p w:rsidR="0071505E" w:rsidRDefault="0071505E">
            <w:pPr>
              <w:spacing w:after="0"/>
              <w:jc w:val="center"/>
            </w:pPr>
          </w:p>
        </w:tc>
      </w:tr>
      <w:tr w:rsidR="0071505E">
        <w:tblPrEx>
          <w:tblCellMar>
            <w:top w:w="0" w:type="dxa"/>
            <w:bottom w:w="0" w:type="dxa"/>
          </w:tblCellMar>
        </w:tblPrEx>
        <w:trPr>
          <w:tblHeader/>
        </w:trPr>
        <w:tc>
          <w:tcPr>
            <w:tcW w:w="172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126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375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pPr>
          </w:p>
        </w:tc>
        <w:tc>
          <w:tcPr>
            <w:tcW w:w="141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pPr>
          </w:p>
        </w:tc>
        <w:tc>
          <w:tcPr>
            <w:tcW w:w="1422" w:type="dxa"/>
            <w:tcBorders>
              <w:top w:val="single" w:sz="6" w:space="0" w:color="00000A"/>
              <w:left w:val="single" w:sz="6" w:space="0" w:color="00000A"/>
              <w:bottom w:val="single" w:sz="6" w:space="0" w:color="00000A"/>
              <w:right w:val="single" w:sz="6" w:space="0" w:color="00000A"/>
            </w:tcBorders>
            <w:shd w:val="clear" w:color="auto" w:fill="FFFFFF"/>
            <w:tcMar>
              <w:top w:w="0" w:type="dxa"/>
              <w:left w:w="10" w:type="dxa"/>
              <w:bottom w:w="0" w:type="dxa"/>
              <w:right w:w="10" w:type="dxa"/>
            </w:tcMar>
          </w:tcPr>
          <w:p w:rsidR="0071505E" w:rsidRDefault="0071505E">
            <w:pPr>
              <w:spacing w:after="0"/>
              <w:jc w:val="center"/>
            </w:pPr>
          </w:p>
        </w:tc>
      </w:tr>
      <w:tr w:rsidR="0071505E">
        <w:tblPrEx>
          <w:tblCellMar>
            <w:top w:w="0" w:type="dxa"/>
            <w:bottom w:w="0" w:type="dxa"/>
          </w:tblCellMar>
        </w:tblPrEx>
        <w:trPr>
          <w:tblHeader/>
        </w:trPr>
        <w:tc>
          <w:tcPr>
            <w:tcW w:w="172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126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375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pPr>
          </w:p>
        </w:tc>
        <w:tc>
          <w:tcPr>
            <w:tcW w:w="141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pPr>
          </w:p>
        </w:tc>
        <w:tc>
          <w:tcPr>
            <w:tcW w:w="1422" w:type="dxa"/>
            <w:tcBorders>
              <w:top w:val="single" w:sz="6" w:space="0" w:color="00000A"/>
              <w:left w:val="single" w:sz="6" w:space="0" w:color="00000A"/>
              <w:bottom w:val="single" w:sz="6" w:space="0" w:color="00000A"/>
              <w:right w:val="single" w:sz="6" w:space="0" w:color="00000A"/>
            </w:tcBorders>
            <w:shd w:val="clear" w:color="auto" w:fill="FFFFFF"/>
            <w:tcMar>
              <w:top w:w="0" w:type="dxa"/>
              <w:left w:w="10" w:type="dxa"/>
              <w:bottom w:w="0" w:type="dxa"/>
              <w:right w:w="10" w:type="dxa"/>
            </w:tcMar>
          </w:tcPr>
          <w:p w:rsidR="0071505E" w:rsidRDefault="0071505E">
            <w:pPr>
              <w:spacing w:after="0"/>
              <w:jc w:val="center"/>
            </w:pPr>
          </w:p>
        </w:tc>
      </w:tr>
      <w:tr w:rsidR="0071505E">
        <w:tblPrEx>
          <w:tblCellMar>
            <w:top w:w="0" w:type="dxa"/>
            <w:bottom w:w="0" w:type="dxa"/>
          </w:tblCellMar>
        </w:tblPrEx>
        <w:trPr>
          <w:tblHeader/>
        </w:trPr>
        <w:tc>
          <w:tcPr>
            <w:tcW w:w="172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126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375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pPr>
          </w:p>
        </w:tc>
        <w:tc>
          <w:tcPr>
            <w:tcW w:w="141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pPr>
          </w:p>
        </w:tc>
        <w:tc>
          <w:tcPr>
            <w:tcW w:w="1422" w:type="dxa"/>
            <w:tcBorders>
              <w:top w:val="single" w:sz="6" w:space="0" w:color="00000A"/>
              <w:left w:val="single" w:sz="6" w:space="0" w:color="00000A"/>
              <w:bottom w:val="single" w:sz="6" w:space="0" w:color="00000A"/>
              <w:right w:val="single" w:sz="6" w:space="0" w:color="00000A"/>
            </w:tcBorders>
            <w:shd w:val="clear" w:color="auto" w:fill="FFFFFF"/>
            <w:tcMar>
              <w:top w:w="0" w:type="dxa"/>
              <w:left w:w="10" w:type="dxa"/>
              <w:bottom w:w="0" w:type="dxa"/>
              <w:right w:w="10" w:type="dxa"/>
            </w:tcMar>
          </w:tcPr>
          <w:p w:rsidR="0071505E" w:rsidRDefault="0071505E">
            <w:pPr>
              <w:spacing w:after="0"/>
              <w:jc w:val="center"/>
            </w:pPr>
          </w:p>
        </w:tc>
      </w:tr>
      <w:tr w:rsidR="0071505E">
        <w:tblPrEx>
          <w:tblCellMar>
            <w:top w:w="0" w:type="dxa"/>
            <w:bottom w:w="0" w:type="dxa"/>
          </w:tblCellMar>
        </w:tblPrEx>
        <w:trPr>
          <w:tblHeader/>
        </w:trPr>
        <w:tc>
          <w:tcPr>
            <w:tcW w:w="172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126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375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pPr>
          </w:p>
        </w:tc>
        <w:tc>
          <w:tcPr>
            <w:tcW w:w="141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pPr>
          </w:p>
        </w:tc>
        <w:tc>
          <w:tcPr>
            <w:tcW w:w="1422" w:type="dxa"/>
            <w:tcBorders>
              <w:top w:val="single" w:sz="6" w:space="0" w:color="00000A"/>
              <w:left w:val="single" w:sz="6" w:space="0" w:color="00000A"/>
              <w:bottom w:val="single" w:sz="6" w:space="0" w:color="00000A"/>
              <w:right w:val="single" w:sz="6" w:space="0" w:color="00000A"/>
            </w:tcBorders>
            <w:shd w:val="clear" w:color="auto" w:fill="FFFFFF"/>
            <w:tcMar>
              <w:top w:w="0" w:type="dxa"/>
              <w:left w:w="10" w:type="dxa"/>
              <w:bottom w:w="0" w:type="dxa"/>
              <w:right w:w="10" w:type="dxa"/>
            </w:tcMar>
          </w:tcPr>
          <w:p w:rsidR="0071505E" w:rsidRDefault="0071505E">
            <w:pPr>
              <w:spacing w:after="0"/>
              <w:jc w:val="center"/>
            </w:pPr>
          </w:p>
        </w:tc>
      </w:tr>
      <w:tr w:rsidR="0071505E">
        <w:tblPrEx>
          <w:tblCellMar>
            <w:top w:w="0" w:type="dxa"/>
            <w:bottom w:w="0" w:type="dxa"/>
          </w:tblCellMar>
        </w:tblPrEx>
        <w:trPr>
          <w:tblHeader/>
        </w:trPr>
        <w:tc>
          <w:tcPr>
            <w:tcW w:w="172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126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375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pPr>
          </w:p>
        </w:tc>
        <w:tc>
          <w:tcPr>
            <w:tcW w:w="141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pPr>
          </w:p>
        </w:tc>
        <w:tc>
          <w:tcPr>
            <w:tcW w:w="1422" w:type="dxa"/>
            <w:tcBorders>
              <w:top w:val="single" w:sz="6" w:space="0" w:color="00000A"/>
              <w:left w:val="single" w:sz="6" w:space="0" w:color="00000A"/>
              <w:bottom w:val="single" w:sz="6" w:space="0" w:color="00000A"/>
              <w:right w:val="single" w:sz="6" w:space="0" w:color="00000A"/>
            </w:tcBorders>
            <w:shd w:val="clear" w:color="auto" w:fill="FFFFFF"/>
            <w:tcMar>
              <w:top w:w="0" w:type="dxa"/>
              <w:left w:w="10" w:type="dxa"/>
              <w:bottom w:w="0" w:type="dxa"/>
              <w:right w:w="10" w:type="dxa"/>
            </w:tcMar>
          </w:tcPr>
          <w:p w:rsidR="0071505E" w:rsidRDefault="0071505E">
            <w:pPr>
              <w:spacing w:after="0"/>
              <w:jc w:val="center"/>
            </w:pPr>
          </w:p>
        </w:tc>
      </w:tr>
      <w:tr w:rsidR="0071505E">
        <w:tblPrEx>
          <w:tblCellMar>
            <w:top w:w="0" w:type="dxa"/>
            <w:bottom w:w="0" w:type="dxa"/>
          </w:tblCellMar>
        </w:tblPrEx>
        <w:trPr>
          <w:tblHeader/>
        </w:trPr>
        <w:tc>
          <w:tcPr>
            <w:tcW w:w="172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126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375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pPr>
          </w:p>
        </w:tc>
        <w:tc>
          <w:tcPr>
            <w:tcW w:w="141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pPr>
          </w:p>
        </w:tc>
        <w:tc>
          <w:tcPr>
            <w:tcW w:w="1422" w:type="dxa"/>
            <w:tcBorders>
              <w:top w:val="single" w:sz="6" w:space="0" w:color="00000A"/>
              <w:left w:val="single" w:sz="6" w:space="0" w:color="00000A"/>
              <w:bottom w:val="single" w:sz="6" w:space="0" w:color="00000A"/>
              <w:right w:val="single" w:sz="6" w:space="0" w:color="00000A"/>
            </w:tcBorders>
            <w:shd w:val="clear" w:color="auto" w:fill="FFFFFF"/>
            <w:tcMar>
              <w:top w:w="0" w:type="dxa"/>
              <w:left w:w="10" w:type="dxa"/>
              <w:bottom w:w="0" w:type="dxa"/>
              <w:right w:w="10" w:type="dxa"/>
            </w:tcMar>
          </w:tcPr>
          <w:p w:rsidR="0071505E" w:rsidRDefault="0071505E">
            <w:pPr>
              <w:spacing w:after="0"/>
              <w:jc w:val="center"/>
            </w:pPr>
          </w:p>
        </w:tc>
      </w:tr>
      <w:tr w:rsidR="0071505E">
        <w:tblPrEx>
          <w:tblCellMar>
            <w:top w:w="0" w:type="dxa"/>
            <w:bottom w:w="0" w:type="dxa"/>
          </w:tblCellMar>
        </w:tblPrEx>
        <w:trPr>
          <w:tblHeader/>
        </w:trPr>
        <w:tc>
          <w:tcPr>
            <w:tcW w:w="172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126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375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pPr>
          </w:p>
        </w:tc>
        <w:tc>
          <w:tcPr>
            <w:tcW w:w="141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pPr>
          </w:p>
        </w:tc>
        <w:tc>
          <w:tcPr>
            <w:tcW w:w="1422" w:type="dxa"/>
            <w:tcBorders>
              <w:top w:val="single" w:sz="6" w:space="0" w:color="00000A"/>
              <w:left w:val="single" w:sz="6" w:space="0" w:color="00000A"/>
              <w:bottom w:val="single" w:sz="6" w:space="0" w:color="00000A"/>
              <w:right w:val="single" w:sz="6" w:space="0" w:color="00000A"/>
            </w:tcBorders>
            <w:shd w:val="clear" w:color="auto" w:fill="FFFFFF"/>
            <w:tcMar>
              <w:top w:w="0" w:type="dxa"/>
              <w:left w:w="10" w:type="dxa"/>
              <w:bottom w:w="0" w:type="dxa"/>
              <w:right w:w="10" w:type="dxa"/>
            </w:tcMar>
          </w:tcPr>
          <w:p w:rsidR="0071505E" w:rsidRDefault="0071505E">
            <w:pPr>
              <w:spacing w:after="0"/>
              <w:jc w:val="center"/>
            </w:pPr>
          </w:p>
        </w:tc>
      </w:tr>
      <w:tr w:rsidR="0071505E">
        <w:tblPrEx>
          <w:tblCellMar>
            <w:top w:w="0" w:type="dxa"/>
            <w:bottom w:w="0" w:type="dxa"/>
          </w:tblCellMar>
        </w:tblPrEx>
        <w:trPr>
          <w:tblHeader/>
        </w:trPr>
        <w:tc>
          <w:tcPr>
            <w:tcW w:w="172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126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375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pPr>
          </w:p>
        </w:tc>
        <w:tc>
          <w:tcPr>
            <w:tcW w:w="141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pPr>
          </w:p>
        </w:tc>
        <w:tc>
          <w:tcPr>
            <w:tcW w:w="1422" w:type="dxa"/>
            <w:tcBorders>
              <w:top w:val="single" w:sz="6" w:space="0" w:color="00000A"/>
              <w:left w:val="single" w:sz="6" w:space="0" w:color="00000A"/>
              <w:bottom w:val="single" w:sz="6" w:space="0" w:color="00000A"/>
              <w:right w:val="single" w:sz="6" w:space="0" w:color="00000A"/>
            </w:tcBorders>
            <w:shd w:val="clear" w:color="auto" w:fill="FFFFFF"/>
            <w:tcMar>
              <w:top w:w="0" w:type="dxa"/>
              <w:left w:w="10" w:type="dxa"/>
              <w:bottom w:w="0" w:type="dxa"/>
              <w:right w:w="10" w:type="dxa"/>
            </w:tcMar>
          </w:tcPr>
          <w:p w:rsidR="0071505E" w:rsidRDefault="0071505E">
            <w:pPr>
              <w:spacing w:after="0"/>
              <w:jc w:val="center"/>
            </w:pPr>
          </w:p>
        </w:tc>
      </w:tr>
      <w:tr w:rsidR="0071505E">
        <w:tblPrEx>
          <w:tblCellMar>
            <w:top w:w="0" w:type="dxa"/>
            <w:bottom w:w="0" w:type="dxa"/>
          </w:tblCellMar>
        </w:tblPrEx>
        <w:trPr>
          <w:tblHeader/>
        </w:trPr>
        <w:tc>
          <w:tcPr>
            <w:tcW w:w="172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126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375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pPr>
          </w:p>
        </w:tc>
        <w:tc>
          <w:tcPr>
            <w:tcW w:w="141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pPr>
          </w:p>
        </w:tc>
        <w:tc>
          <w:tcPr>
            <w:tcW w:w="1422" w:type="dxa"/>
            <w:tcBorders>
              <w:top w:val="single" w:sz="6" w:space="0" w:color="00000A"/>
              <w:left w:val="single" w:sz="6" w:space="0" w:color="00000A"/>
              <w:bottom w:val="single" w:sz="6" w:space="0" w:color="00000A"/>
              <w:right w:val="single" w:sz="6" w:space="0" w:color="00000A"/>
            </w:tcBorders>
            <w:shd w:val="clear" w:color="auto" w:fill="FFFFFF"/>
            <w:tcMar>
              <w:top w:w="0" w:type="dxa"/>
              <w:left w:w="10" w:type="dxa"/>
              <w:bottom w:w="0" w:type="dxa"/>
              <w:right w:w="10" w:type="dxa"/>
            </w:tcMar>
          </w:tcPr>
          <w:p w:rsidR="0071505E" w:rsidRDefault="0071505E">
            <w:pPr>
              <w:spacing w:after="0"/>
              <w:jc w:val="center"/>
            </w:pPr>
          </w:p>
        </w:tc>
      </w:tr>
      <w:tr w:rsidR="0071505E">
        <w:tblPrEx>
          <w:tblCellMar>
            <w:top w:w="0" w:type="dxa"/>
            <w:bottom w:w="0" w:type="dxa"/>
          </w:tblCellMar>
        </w:tblPrEx>
        <w:trPr>
          <w:tblHeader/>
        </w:trPr>
        <w:tc>
          <w:tcPr>
            <w:tcW w:w="172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126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375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pPr>
          </w:p>
        </w:tc>
        <w:tc>
          <w:tcPr>
            <w:tcW w:w="141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pPr>
          </w:p>
        </w:tc>
        <w:tc>
          <w:tcPr>
            <w:tcW w:w="1422" w:type="dxa"/>
            <w:tcBorders>
              <w:top w:val="single" w:sz="6" w:space="0" w:color="00000A"/>
              <w:left w:val="single" w:sz="6" w:space="0" w:color="00000A"/>
              <w:bottom w:val="single" w:sz="6" w:space="0" w:color="00000A"/>
              <w:right w:val="single" w:sz="6" w:space="0" w:color="00000A"/>
            </w:tcBorders>
            <w:shd w:val="clear" w:color="auto" w:fill="FFFFFF"/>
            <w:tcMar>
              <w:top w:w="0" w:type="dxa"/>
              <w:left w:w="10" w:type="dxa"/>
              <w:bottom w:w="0" w:type="dxa"/>
              <w:right w:w="10" w:type="dxa"/>
            </w:tcMar>
          </w:tcPr>
          <w:p w:rsidR="0071505E" w:rsidRDefault="0071505E">
            <w:pPr>
              <w:spacing w:after="0"/>
              <w:jc w:val="center"/>
            </w:pPr>
          </w:p>
        </w:tc>
      </w:tr>
      <w:tr w:rsidR="0071505E">
        <w:tblPrEx>
          <w:tblCellMar>
            <w:top w:w="0" w:type="dxa"/>
            <w:bottom w:w="0" w:type="dxa"/>
          </w:tblCellMar>
        </w:tblPrEx>
        <w:trPr>
          <w:tblHeader/>
        </w:trPr>
        <w:tc>
          <w:tcPr>
            <w:tcW w:w="172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126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375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pPr>
          </w:p>
        </w:tc>
        <w:tc>
          <w:tcPr>
            <w:tcW w:w="141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pPr>
          </w:p>
        </w:tc>
        <w:tc>
          <w:tcPr>
            <w:tcW w:w="1422" w:type="dxa"/>
            <w:tcBorders>
              <w:top w:val="single" w:sz="6" w:space="0" w:color="00000A"/>
              <w:left w:val="single" w:sz="6" w:space="0" w:color="00000A"/>
              <w:bottom w:val="single" w:sz="6" w:space="0" w:color="00000A"/>
              <w:right w:val="single" w:sz="6" w:space="0" w:color="00000A"/>
            </w:tcBorders>
            <w:shd w:val="clear" w:color="auto" w:fill="FFFFFF"/>
            <w:tcMar>
              <w:top w:w="0" w:type="dxa"/>
              <w:left w:w="10" w:type="dxa"/>
              <w:bottom w:w="0" w:type="dxa"/>
              <w:right w:w="10" w:type="dxa"/>
            </w:tcMar>
          </w:tcPr>
          <w:p w:rsidR="0071505E" w:rsidRDefault="0071505E">
            <w:pPr>
              <w:spacing w:after="0"/>
              <w:jc w:val="center"/>
            </w:pPr>
          </w:p>
        </w:tc>
      </w:tr>
      <w:tr w:rsidR="0071505E">
        <w:tblPrEx>
          <w:tblCellMar>
            <w:top w:w="0" w:type="dxa"/>
            <w:bottom w:w="0" w:type="dxa"/>
          </w:tblCellMar>
        </w:tblPrEx>
        <w:trPr>
          <w:tblHeader/>
        </w:trPr>
        <w:tc>
          <w:tcPr>
            <w:tcW w:w="172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126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375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pPr>
          </w:p>
        </w:tc>
        <w:tc>
          <w:tcPr>
            <w:tcW w:w="141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pPr>
          </w:p>
        </w:tc>
        <w:tc>
          <w:tcPr>
            <w:tcW w:w="1422" w:type="dxa"/>
            <w:tcBorders>
              <w:top w:val="single" w:sz="6" w:space="0" w:color="00000A"/>
              <w:left w:val="single" w:sz="6" w:space="0" w:color="00000A"/>
              <w:bottom w:val="single" w:sz="6" w:space="0" w:color="00000A"/>
              <w:right w:val="single" w:sz="6" w:space="0" w:color="00000A"/>
            </w:tcBorders>
            <w:shd w:val="clear" w:color="auto" w:fill="FFFFFF"/>
            <w:tcMar>
              <w:top w:w="0" w:type="dxa"/>
              <w:left w:w="10" w:type="dxa"/>
              <w:bottom w:w="0" w:type="dxa"/>
              <w:right w:w="10" w:type="dxa"/>
            </w:tcMar>
          </w:tcPr>
          <w:p w:rsidR="0071505E" w:rsidRDefault="0071505E">
            <w:pPr>
              <w:spacing w:after="0"/>
              <w:jc w:val="center"/>
            </w:pPr>
          </w:p>
        </w:tc>
      </w:tr>
      <w:tr w:rsidR="0071505E">
        <w:tblPrEx>
          <w:tblCellMar>
            <w:top w:w="0" w:type="dxa"/>
            <w:bottom w:w="0" w:type="dxa"/>
          </w:tblCellMar>
        </w:tblPrEx>
        <w:trPr>
          <w:tblHeader/>
        </w:trPr>
        <w:tc>
          <w:tcPr>
            <w:tcW w:w="172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126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375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pPr>
          </w:p>
        </w:tc>
        <w:tc>
          <w:tcPr>
            <w:tcW w:w="141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pPr>
          </w:p>
        </w:tc>
        <w:tc>
          <w:tcPr>
            <w:tcW w:w="1422" w:type="dxa"/>
            <w:tcBorders>
              <w:top w:val="single" w:sz="6" w:space="0" w:color="00000A"/>
              <w:left w:val="single" w:sz="6" w:space="0" w:color="00000A"/>
              <w:bottom w:val="single" w:sz="6" w:space="0" w:color="00000A"/>
              <w:right w:val="single" w:sz="6" w:space="0" w:color="00000A"/>
            </w:tcBorders>
            <w:shd w:val="clear" w:color="auto" w:fill="FFFFFF"/>
            <w:tcMar>
              <w:top w:w="0" w:type="dxa"/>
              <w:left w:w="10" w:type="dxa"/>
              <w:bottom w:w="0" w:type="dxa"/>
              <w:right w:w="10" w:type="dxa"/>
            </w:tcMar>
          </w:tcPr>
          <w:p w:rsidR="0071505E" w:rsidRDefault="0071505E">
            <w:pPr>
              <w:spacing w:after="0"/>
              <w:jc w:val="center"/>
            </w:pPr>
          </w:p>
        </w:tc>
      </w:tr>
      <w:tr w:rsidR="0071505E">
        <w:tblPrEx>
          <w:tblCellMar>
            <w:top w:w="0" w:type="dxa"/>
            <w:bottom w:w="0" w:type="dxa"/>
          </w:tblCellMar>
        </w:tblPrEx>
        <w:trPr>
          <w:tblHeader/>
        </w:trPr>
        <w:tc>
          <w:tcPr>
            <w:tcW w:w="172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126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375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pPr>
          </w:p>
        </w:tc>
        <w:tc>
          <w:tcPr>
            <w:tcW w:w="141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pPr>
          </w:p>
        </w:tc>
        <w:tc>
          <w:tcPr>
            <w:tcW w:w="1422" w:type="dxa"/>
            <w:tcBorders>
              <w:top w:val="single" w:sz="6" w:space="0" w:color="00000A"/>
              <w:left w:val="single" w:sz="6" w:space="0" w:color="00000A"/>
              <w:bottom w:val="single" w:sz="6" w:space="0" w:color="00000A"/>
              <w:right w:val="single" w:sz="6" w:space="0" w:color="00000A"/>
            </w:tcBorders>
            <w:shd w:val="clear" w:color="auto" w:fill="FFFFFF"/>
            <w:tcMar>
              <w:top w:w="0" w:type="dxa"/>
              <w:left w:w="10" w:type="dxa"/>
              <w:bottom w:w="0" w:type="dxa"/>
              <w:right w:w="10" w:type="dxa"/>
            </w:tcMar>
          </w:tcPr>
          <w:p w:rsidR="0071505E" w:rsidRDefault="0071505E">
            <w:pPr>
              <w:spacing w:after="0"/>
              <w:jc w:val="center"/>
            </w:pPr>
          </w:p>
        </w:tc>
      </w:tr>
      <w:tr w:rsidR="0071505E">
        <w:tblPrEx>
          <w:tblCellMar>
            <w:top w:w="0" w:type="dxa"/>
            <w:bottom w:w="0" w:type="dxa"/>
          </w:tblCellMar>
        </w:tblPrEx>
        <w:trPr>
          <w:tblHeader/>
        </w:trPr>
        <w:tc>
          <w:tcPr>
            <w:tcW w:w="172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126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375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pPr>
          </w:p>
        </w:tc>
        <w:tc>
          <w:tcPr>
            <w:tcW w:w="141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pPr>
          </w:p>
        </w:tc>
        <w:tc>
          <w:tcPr>
            <w:tcW w:w="1422" w:type="dxa"/>
            <w:tcBorders>
              <w:top w:val="single" w:sz="6" w:space="0" w:color="00000A"/>
              <w:left w:val="single" w:sz="6" w:space="0" w:color="00000A"/>
              <w:bottom w:val="single" w:sz="6" w:space="0" w:color="00000A"/>
              <w:right w:val="single" w:sz="6" w:space="0" w:color="00000A"/>
            </w:tcBorders>
            <w:shd w:val="clear" w:color="auto" w:fill="FFFFFF"/>
            <w:tcMar>
              <w:top w:w="0" w:type="dxa"/>
              <w:left w:w="10" w:type="dxa"/>
              <w:bottom w:w="0" w:type="dxa"/>
              <w:right w:w="10" w:type="dxa"/>
            </w:tcMar>
          </w:tcPr>
          <w:p w:rsidR="0071505E" w:rsidRDefault="0071505E">
            <w:pPr>
              <w:spacing w:after="0"/>
              <w:jc w:val="center"/>
            </w:pPr>
          </w:p>
        </w:tc>
      </w:tr>
      <w:tr w:rsidR="0071505E">
        <w:tblPrEx>
          <w:tblCellMar>
            <w:top w:w="0" w:type="dxa"/>
            <w:bottom w:w="0" w:type="dxa"/>
          </w:tblCellMar>
        </w:tblPrEx>
        <w:trPr>
          <w:tblHeader/>
        </w:trPr>
        <w:tc>
          <w:tcPr>
            <w:tcW w:w="172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126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375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pPr>
          </w:p>
        </w:tc>
        <w:tc>
          <w:tcPr>
            <w:tcW w:w="141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pPr>
          </w:p>
        </w:tc>
        <w:tc>
          <w:tcPr>
            <w:tcW w:w="1422" w:type="dxa"/>
            <w:tcBorders>
              <w:top w:val="single" w:sz="6" w:space="0" w:color="00000A"/>
              <w:left w:val="single" w:sz="6" w:space="0" w:color="00000A"/>
              <w:bottom w:val="single" w:sz="6" w:space="0" w:color="00000A"/>
              <w:right w:val="single" w:sz="6" w:space="0" w:color="00000A"/>
            </w:tcBorders>
            <w:shd w:val="clear" w:color="auto" w:fill="FFFFFF"/>
            <w:tcMar>
              <w:top w:w="0" w:type="dxa"/>
              <w:left w:w="10" w:type="dxa"/>
              <w:bottom w:w="0" w:type="dxa"/>
              <w:right w:w="10" w:type="dxa"/>
            </w:tcMar>
          </w:tcPr>
          <w:p w:rsidR="0071505E" w:rsidRDefault="0071505E">
            <w:pPr>
              <w:spacing w:after="0"/>
              <w:jc w:val="center"/>
            </w:pPr>
          </w:p>
        </w:tc>
      </w:tr>
      <w:tr w:rsidR="0071505E">
        <w:tblPrEx>
          <w:tblCellMar>
            <w:top w:w="0" w:type="dxa"/>
            <w:bottom w:w="0" w:type="dxa"/>
          </w:tblCellMar>
        </w:tblPrEx>
        <w:tc>
          <w:tcPr>
            <w:tcW w:w="172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126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jc w:val="center"/>
            </w:pPr>
          </w:p>
        </w:tc>
        <w:tc>
          <w:tcPr>
            <w:tcW w:w="3750"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pPr>
          </w:p>
        </w:tc>
        <w:tc>
          <w:tcPr>
            <w:tcW w:w="1416" w:type="dxa"/>
            <w:tcBorders>
              <w:top w:val="single" w:sz="6" w:space="0" w:color="00000A"/>
              <w:left w:val="single" w:sz="6" w:space="0" w:color="00000A"/>
              <w:bottom w:val="single" w:sz="6" w:space="0" w:color="00000A"/>
            </w:tcBorders>
            <w:shd w:val="clear" w:color="auto" w:fill="FFFFFF"/>
            <w:tcMar>
              <w:top w:w="0" w:type="dxa"/>
              <w:left w:w="10" w:type="dxa"/>
              <w:bottom w:w="0" w:type="dxa"/>
              <w:right w:w="10" w:type="dxa"/>
            </w:tcMar>
          </w:tcPr>
          <w:p w:rsidR="0071505E" w:rsidRDefault="0071505E">
            <w:pPr>
              <w:spacing w:after="0"/>
            </w:pPr>
          </w:p>
        </w:tc>
        <w:tc>
          <w:tcPr>
            <w:tcW w:w="1422" w:type="dxa"/>
            <w:tcBorders>
              <w:top w:val="single" w:sz="6" w:space="0" w:color="00000A"/>
              <w:left w:val="single" w:sz="6" w:space="0" w:color="00000A"/>
              <w:bottom w:val="single" w:sz="6" w:space="0" w:color="00000A"/>
              <w:right w:val="single" w:sz="6" w:space="0" w:color="00000A"/>
            </w:tcBorders>
            <w:shd w:val="clear" w:color="auto" w:fill="FFFFFF"/>
            <w:tcMar>
              <w:top w:w="0" w:type="dxa"/>
              <w:left w:w="10" w:type="dxa"/>
              <w:bottom w:w="0" w:type="dxa"/>
              <w:right w:w="10" w:type="dxa"/>
            </w:tcMar>
          </w:tcPr>
          <w:p w:rsidR="0071505E" w:rsidRDefault="0071505E">
            <w:pPr>
              <w:spacing w:after="0"/>
              <w:jc w:val="center"/>
            </w:pPr>
          </w:p>
        </w:tc>
      </w:tr>
    </w:tbl>
    <w:p w:rsidR="0071505E" w:rsidRDefault="0071505E">
      <w:pPr>
        <w:pStyle w:val="ListParagraph"/>
      </w:pPr>
    </w:p>
    <w:p w:rsidR="0071505E" w:rsidRDefault="0071505E">
      <w:pPr>
        <w:pStyle w:val="ListParagraph"/>
      </w:pPr>
    </w:p>
    <w:p w:rsidR="0071505E" w:rsidRDefault="0071505E"/>
    <w:p w:rsidR="0071505E" w:rsidRDefault="0071505E"/>
    <w:p w:rsidR="0071505E" w:rsidRDefault="0071505E"/>
    <w:sectPr w:rsidR="0071505E">
      <w:headerReference w:type="default" r:id="rId10"/>
      <w:footerReference w:type="default" r:id="rId11"/>
      <w:pgSz w:w="12240" w:h="15840"/>
      <w:pgMar w:top="1440" w:right="1440" w:bottom="1440" w:left="1440" w:header="720" w:footer="720" w:gutter="0"/>
      <w:cols w:space="720"/>
      <w:formProt w:val="0"/>
      <w:docGrid w:linePitch="360" w:charSpace="819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Lloyd Kurth" w:date="2013-02-07T11:39:00Z" w:initials="LNK">
    <w:p w:rsidR="00EA5034" w:rsidRDefault="00EA5034">
      <w:pPr>
        <w:pStyle w:val="CommentText"/>
      </w:pPr>
      <w:r>
        <w:rPr>
          <w:rStyle w:val="CommentReference"/>
        </w:rPr>
        <w:annotationRef/>
      </w:r>
      <w:r>
        <w:t>Not just for database right?</w:t>
      </w:r>
    </w:p>
  </w:comment>
  <w:comment w:id="1" w:author="Lloyd Kurth" w:date="2013-02-07T11:40:00Z" w:initials="LNK">
    <w:p w:rsidR="00EA5034" w:rsidRDefault="00EA5034">
      <w:pPr>
        <w:pStyle w:val="CommentText"/>
      </w:pPr>
      <w:r>
        <w:rPr>
          <w:rStyle w:val="CommentReference"/>
        </w:rPr>
        <w:annotationRef/>
      </w:r>
      <w:r>
        <w:t>Too specific</w:t>
      </w:r>
    </w:p>
  </w:comment>
  <w:comment w:id="29" w:author="Lloyd Kurth" w:date="2013-02-07T11:19:00Z" w:initials="LNK">
    <w:p w:rsidR="006B41E2" w:rsidRDefault="006B41E2">
      <w:pPr>
        <w:pStyle w:val="CommentText"/>
      </w:pPr>
      <w:r>
        <w:rPr>
          <w:rStyle w:val="CommentReference"/>
        </w:rPr>
        <w:annotationRef/>
      </w:r>
      <w:r>
        <w:t>Compiles?</w:t>
      </w:r>
    </w:p>
  </w:comment>
  <w:comment w:id="30" w:author="Lloyd Kurth" w:date="2013-02-07T11:42:00Z" w:initials="LNK">
    <w:p w:rsidR="00EA5034" w:rsidRDefault="00EA5034">
      <w:pPr>
        <w:pStyle w:val="CommentText"/>
      </w:pPr>
      <w:r>
        <w:rPr>
          <w:rStyle w:val="CommentReference"/>
        </w:rPr>
        <w:annotationRef/>
      </w:r>
      <w:r>
        <w:t>I think this can be taken out. This is a given.</w:t>
      </w:r>
    </w:p>
  </w:comment>
  <w:comment w:id="48" w:author="Lloyd Kurth" w:date="2013-02-07T11:44:00Z" w:initials="LNK">
    <w:p w:rsidR="00EA5034" w:rsidRDefault="00EA5034">
      <w:pPr>
        <w:pStyle w:val="CommentText"/>
      </w:pPr>
      <w:r>
        <w:rPr>
          <w:rStyle w:val="CommentReference"/>
        </w:rPr>
        <w:annotationRef/>
      </w:r>
      <w:r>
        <w:t>Perhaps we should specify what versions to use in the DDP?</w:t>
      </w:r>
    </w:p>
  </w:comment>
  <w:comment w:id="53" w:author="Andrea Miller" w:date="2013-02-05T10:32:00Z" w:initials="">
    <w:p w:rsidR="0071505E" w:rsidRDefault="00C40136">
      <w:r>
        <w:t xml:space="preserve">Careful in the use of qualifiers.  It is better to use phrases like </w:t>
      </w:r>
    </w:p>
    <w:p w:rsidR="0071505E" w:rsidRDefault="00C40136">
      <w:r>
        <w:t>Code and company software is backwards compatible unless specified through design development/system development activities</w:t>
      </w:r>
    </w:p>
    <w:p w:rsidR="0071505E" w:rsidRDefault="0071505E"/>
    <w:p w:rsidR="0071505E" w:rsidRDefault="00C40136">
      <w:r>
        <w:t>Or something like that.</w:t>
      </w:r>
    </w:p>
    <w:p w:rsidR="0071505E" w:rsidRDefault="0071505E"/>
  </w:comment>
  <w:comment w:id="62" w:author="Lloyd Kurth" w:date="2013-02-07T11:44:00Z" w:initials="LNK">
    <w:p w:rsidR="00EA5034" w:rsidRDefault="00EA5034">
      <w:pPr>
        <w:pStyle w:val="CommentText"/>
      </w:pPr>
      <w:r>
        <w:rPr>
          <w:rStyle w:val="CommentReference"/>
        </w:rPr>
        <w:annotationRef/>
      </w:r>
      <w:proofErr w:type="gramStart"/>
      <w:r>
        <w:t>documented</w:t>
      </w:r>
      <w:proofErr w:type="gramEnd"/>
    </w:p>
  </w:comment>
  <w:comment w:id="65" w:author="Andrea Miller" w:date="2013-02-05T10:33:00Z" w:initials="">
    <w:p w:rsidR="0071505E" w:rsidRDefault="00C40136">
      <w:r>
        <w:t xml:space="preserve">I don’t get how this </w:t>
      </w:r>
      <w:r>
        <w:t>assists in writing quality, well documented code.  Maybe you mean-</w:t>
      </w:r>
    </w:p>
    <w:p w:rsidR="0071505E" w:rsidRDefault="0071505E"/>
    <w:p w:rsidR="0071505E" w:rsidRDefault="00C40136">
      <w:proofErr w:type="spellStart"/>
      <w:r>
        <w:t>BugAid</w:t>
      </w:r>
      <w:proofErr w:type="spellEnd"/>
      <w:r>
        <w:t xml:space="preserve"> and </w:t>
      </w:r>
      <w:proofErr w:type="spellStart"/>
      <w:r>
        <w:t>Resharper</w:t>
      </w:r>
      <w:proofErr w:type="spellEnd"/>
      <w:r>
        <w:t xml:space="preserve"> are two tools that may be used to ensure that code is well documented.</w:t>
      </w:r>
    </w:p>
    <w:p w:rsidR="0071505E" w:rsidRDefault="0071505E"/>
  </w:comment>
  <w:comment w:id="80" w:author="Andrea Miller" w:date="2013-02-05T10:34:00Z" w:initials="">
    <w:p w:rsidR="0071505E" w:rsidRDefault="00C40136">
      <w:r>
        <w:t xml:space="preserve">Should or will or is?  </w:t>
      </w:r>
    </w:p>
    <w:p w:rsidR="0071505E" w:rsidRDefault="0071505E"/>
  </w:comment>
  <w:comment w:id="84" w:author="Lloyd Kurth" w:date="2013-02-07T11:45:00Z" w:initials="LNK">
    <w:p w:rsidR="00EA5034" w:rsidRDefault="00EA5034">
      <w:pPr>
        <w:pStyle w:val="CommentText"/>
      </w:pPr>
      <w:r>
        <w:rPr>
          <w:rStyle w:val="CommentReference"/>
        </w:rPr>
        <w:annotationRef/>
      </w:r>
      <w:proofErr w:type="gramStart"/>
      <w:r>
        <w:t>store</w:t>
      </w:r>
      <w:proofErr w:type="gramEnd"/>
    </w:p>
  </w:comment>
  <w:comment w:id="89" w:author="Andrea Miller" w:date="2013-02-05T10:35:00Z" w:initials="">
    <w:p w:rsidR="0071505E" w:rsidRDefault="00C40136">
      <w:r>
        <w:t>Approach or comply with or is compliant with… approach seems like to y</w:t>
      </w:r>
      <w:r>
        <w:t xml:space="preserve">ou </w:t>
      </w:r>
      <w:proofErr w:type="spellStart"/>
      <w:r>
        <w:t>can not</w:t>
      </w:r>
      <w:proofErr w:type="spellEnd"/>
      <w:r>
        <w:t xml:space="preserve"> quite get there…</w:t>
      </w:r>
    </w:p>
    <w:p w:rsidR="0071505E" w:rsidRDefault="0071505E"/>
  </w:comment>
  <w:comment w:id="122" w:author="Andrea Miller" w:date="2013-02-05T10:36:00Z" w:initials="">
    <w:p w:rsidR="0071505E" w:rsidRDefault="00C40136">
      <w:r>
        <w:t xml:space="preserve">Which standards.  How can we concretely know how to measure success at following coding language?  This is where we get to some well-established industry rules, etc.  </w:t>
      </w:r>
    </w:p>
    <w:p w:rsidR="0071505E" w:rsidRDefault="0071505E"/>
  </w:comment>
  <w:comment w:id="131" w:author="Andrea Miller" w:date="2013-02-05T10:38:00Z" w:initials="">
    <w:p w:rsidR="0071505E" w:rsidRDefault="00C40136">
      <w:r>
        <w:t>If these are external standards and any of the following a</w:t>
      </w:r>
      <w:r>
        <w:t>re as well, they will need to be referenced in the Reference section below.</w:t>
      </w:r>
    </w:p>
    <w:p w:rsidR="0071505E" w:rsidRDefault="0071505E"/>
  </w:comment>
  <w:comment w:id="133" w:author="Unknown Author" w:date="2013-02-05T11:30:00Z" w:initials="">
    <w:p w:rsidR="0071505E" w:rsidRDefault="00C40136">
      <w:r>
        <w:rPr>
          <w:rFonts w:ascii="Segoe UI" w:eastAsia="SimSun" w:hAnsi="Segoe UI"/>
          <w:i/>
          <w:sz w:val="16"/>
        </w:rPr>
        <w:t>Reply to Andrea Miller (02/05/2013, 10:38): "..."</w:t>
      </w:r>
    </w:p>
    <w:p w:rsidR="0071505E" w:rsidRDefault="00C40136">
      <w:r>
        <w:rPr>
          <w:rFonts w:ascii="Segoe UI" w:hAnsi="Segoe UI"/>
          <w:sz w:val="20"/>
        </w:rPr>
        <w:t>They are.</w:t>
      </w:r>
    </w:p>
  </w:comment>
  <w:comment w:id="137" w:author="Lloyd Kurth" w:date="2013-02-07T11:49:00Z" w:initials="LNK">
    <w:p w:rsidR="00EA5034" w:rsidRDefault="00EA5034">
      <w:pPr>
        <w:pStyle w:val="CommentText"/>
      </w:pPr>
      <w:r>
        <w:rPr>
          <w:rStyle w:val="CommentReference"/>
        </w:rPr>
        <w:annotationRef/>
      </w:r>
      <w:r>
        <w:t>Let’s not tie ourselves to a version at time of release. Suppose a new version is available only after we’ve started testing, but before release. Maybe version is specified elsewhere, like a design spec. Not sure if that’s the right place.</w:t>
      </w:r>
    </w:p>
  </w:comment>
  <w:comment w:id="148" w:author="Andrea Miller" w:date="2013-02-05T10:38:00Z" w:initials="">
    <w:p w:rsidR="0071505E" w:rsidRDefault="00C40136">
      <w:r>
        <w:t>Define cleaner- or rather re-phrase to make less ambiguous.</w:t>
      </w:r>
    </w:p>
    <w:p w:rsidR="0071505E" w:rsidRDefault="0071505E"/>
  </w:comment>
  <w:comment w:id="159" w:author="Lloyd Kurth" w:date="2013-02-07T11:50:00Z" w:initials="LNK">
    <w:p w:rsidR="00E2483B" w:rsidRDefault="00E2483B">
      <w:pPr>
        <w:pStyle w:val="CommentText"/>
      </w:pPr>
      <w:r>
        <w:rPr>
          <w:rStyle w:val="CommentReference"/>
        </w:rPr>
        <w:annotationRef/>
      </w:r>
      <w:r>
        <w:t>Same general comment as the last one. We need to think about where versions should be specified.</w:t>
      </w:r>
    </w:p>
  </w:comment>
  <w:comment w:id="189" w:author="Andrea Miller" w:date="2013-02-05T10:39:00Z" w:initials="">
    <w:p w:rsidR="0071505E" w:rsidRDefault="00C40136">
      <w:r>
        <w:t xml:space="preserve">You don’t need to explain.  This is standard practice </w:t>
      </w:r>
      <w:r>
        <w:t>without a validated electronic storage system.</w:t>
      </w:r>
    </w:p>
    <w:p w:rsidR="0071505E" w:rsidRDefault="0071505E"/>
  </w:comment>
  <w:comment w:id="195" w:author="Lloyd Kurth" w:date="2013-02-07T11:52:00Z" w:initials="LNK">
    <w:p w:rsidR="00E2483B" w:rsidRDefault="00E2483B">
      <w:pPr>
        <w:pStyle w:val="CommentText"/>
      </w:pPr>
      <w:r>
        <w:rPr>
          <w:rStyle w:val="CommentReference"/>
        </w:rPr>
        <w:annotationRef/>
      </w:r>
      <w:r>
        <w:t>With DHF? Or with the application as we do now? Let’s give some thought to how we might improve on the way it is now.</w:t>
      </w:r>
    </w:p>
  </w:comment>
  <w:comment w:id="199" w:author="Andrea Miller" w:date="2013-02-05T10:40:00Z" w:initials="">
    <w:p w:rsidR="0071505E" w:rsidRDefault="00C40136">
      <w:r>
        <w:t>Same as comment above.</w:t>
      </w:r>
    </w:p>
    <w:p w:rsidR="0071505E" w:rsidRDefault="0071505E"/>
  </w:comment>
  <w:comment w:id="205" w:author="Lloyd Kurth" w:date="2013-02-07T11:53:00Z" w:initials="LNK">
    <w:p w:rsidR="00E2483B" w:rsidRDefault="00E2483B">
      <w:pPr>
        <w:pStyle w:val="CommentText"/>
      </w:pPr>
      <w:r>
        <w:rPr>
          <w:rStyle w:val="CommentReference"/>
        </w:rPr>
        <w:annotationRef/>
      </w:r>
      <w:r>
        <w:t xml:space="preserve">With the new DCP, versions that go to </w:t>
      </w:r>
      <w:proofErr w:type="spellStart"/>
      <w:r>
        <w:t>clinicals</w:t>
      </w:r>
      <w:proofErr w:type="spellEnd"/>
      <w:r>
        <w:t>, like we’ve been doing, are NOT validated. So we need to use the right language here.</w:t>
      </w:r>
    </w:p>
  </w:comment>
  <w:comment w:id="221" w:author="Lloyd Kurth" w:date="2013-02-07T12:08:00Z" w:initials="LNK">
    <w:p w:rsidR="00C40136" w:rsidRDefault="00C40136">
      <w:pPr>
        <w:pStyle w:val="CommentText"/>
      </w:pPr>
      <w:r>
        <w:rPr>
          <w:rStyle w:val="CommentReference"/>
        </w:rPr>
        <w:annotationRef/>
      </w:r>
      <w:r>
        <w:t xml:space="preserve">Maybe generalize for any VCS in case we </w:t>
      </w:r>
      <w:r>
        <w:t>switch.</w:t>
      </w:r>
      <w:bookmarkStart w:id="225" w:name="_GoBack"/>
      <w:bookmarkEnd w:id="225"/>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C40136">
      <w:pPr>
        <w:spacing w:after="0" w:line="240" w:lineRule="auto"/>
      </w:pPr>
      <w:r>
        <w:separator/>
      </w:r>
    </w:p>
  </w:endnote>
  <w:endnote w:type="continuationSeparator" w:id="0">
    <w:p w:rsidR="00000000" w:rsidRDefault="00C401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05E" w:rsidRDefault="00C40136">
    <w:pPr>
      <w:pStyle w:val="Footer"/>
    </w:pPr>
    <w:r>
      <w:rPr>
        <w:rFonts w:cs="Times New Roman"/>
        <w:sz w:val="18"/>
        <w:szCs w:val="18"/>
      </w:rPr>
      <w:t>Software Design Guidance</w:t>
    </w:r>
    <w:r>
      <w:rPr>
        <w:rFonts w:cs="Times New Roman"/>
        <w:sz w:val="18"/>
        <w:szCs w:val="18"/>
      </w:rPr>
      <w:tab/>
    </w:r>
    <w:r>
      <w:rPr>
        <w:rFonts w:cs="Times New Roman"/>
        <w:sz w:val="18"/>
        <w:szCs w:val="18"/>
      </w:rPr>
      <w:tab/>
      <w:t>Confidential &amp; Proprietary</w:t>
    </w:r>
    <w:r>
      <w:rPr>
        <w:rFonts w:cs="Times New Roman"/>
        <w:sz w:val="18"/>
        <w:szCs w:val="18"/>
      </w:rPr>
      <w:tab/>
      <w:t xml:space="preserve">  </w:t>
    </w:r>
  </w:p>
  <w:p w:rsidR="0071505E" w:rsidRDefault="00C40136">
    <w:pPr>
      <w:pStyle w:val="Footer"/>
    </w:pPr>
    <w:r>
      <w:rPr>
        <w:rFonts w:cs="Times New Roman"/>
        <w:sz w:val="18"/>
        <w:szCs w:val="18"/>
      </w:rPr>
      <w:t>Document Number: IT-004</w:t>
    </w:r>
    <w:r>
      <w:rPr>
        <w:rFonts w:cs="Times New Roman"/>
        <w:sz w:val="18"/>
        <w:szCs w:val="18"/>
      </w:rPr>
      <w:tab/>
    </w:r>
    <w:r>
      <w:rPr>
        <w:rFonts w:cs="Times New Roman"/>
        <w:sz w:val="18"/>
        <w:szCs w:val="18"/>
      </w:rPr>
      <w:tab/>
      <w:t xml:space="preserve">Page </w:t>
    </w:r>
    <w:r>
      <w:fldChar w:fldCharType="begin"/>
    </w:r>
    <w:r>
      <w:instrText>PAGE</w:instrText>
    </w:r>
    <w:r>
      <w:fldChar w:fldCharType="separate"/>
    </w:r>
    <w:r>
      <w:rPr>
        <w:noProof/>
      </w:rPr>
      <w:t>7</w:t>
    </w:r>
    <w:r>
      <w:fldChar w:fldCharType="end"/>
    </w:r>
    <w:r>
      <w:rPr>
        <w:rFonts w:cs="Times New Roman"/>
        <w:sz w:val="18"/>
        <w:szCs w:val="18"/>
      </w:rPr>
      <w:t xml:space="preserve">of </w:t>
    </w:r>
    <w:r>
      <w:fldChar w:fldCharType="begin"/>
    </w:r>
    <w:r>
      <w:instrText>NUMPAGES</w:instrText>
    </w:r>
    <w:r>
      <w:fldChar w:fldCharType="separate"/>
    </w:r>
    <w:r>
      <w:rPr>
        <w:noProof/>
      </w:rPr>
      <w:t>10</w:t>
    </w:r>
    <w:r>
      <w:fldChar w:fldCharType="end"/>
    </w:r>
  </w:p>
  <w:p w:rsidR="0071505E" w:rsidRDefault="00C40136">
    <w:pPr>
      <w:pStyle w:val="Footer"/>
    </w:pPr>
    <w:r>
      <w:rPr>
        <w:rFonts w:cs="Times New Roman"/>
        <w:sz w:val="18"/>
        <w:szCs w:val="18"/>
      </w:rPr>
      <w:t xml:space="preserve">Version </w:t>
    </w:r>
    <w:r>
      <w:rPr>
        <w:rFonts w:cs="Times New Roman"/>
        <w:sz w:val="18"/>
        <w:szCs w:val="18"/>
      </w:rPr>
      <w:t>Number: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C40136">
      <w:pPr>
        <w:spacing w:after="0" w:line="240" w:lineRule="auto"/>
      </w:pPr>
      <w:r>
        <w:separator/>
      </w:r>
    </w:p>
  </w:footnote>
  <w:footnote w:type="continuationSeparator" w:id="0">
    <w:p w:rsidR="00000000" w:rsidRDefault="00C4013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18" w:type="dxa"/>
      <w:tblBorders>
        <w:top w:val="single" w:sz="4" w:space="0" w:color="000001"/>
        <w:left w:val="single" w:sz="4" w:space="0" w:color="000001"/>
        <w:bottom w:val="single" w:sz="4" w:space="0" w:color="000001"/>
        <w:right w:val="single" w:sz="4" w:space="0" w:color="000001"/>
      </w:tblBorders>
      <w:tblCellMar>
        <w:left w:w="10" w:type="dxa"/>
        <w:right w:w="10" w:type="dxa"/>
      </w:tblCellMar>
      <w:tblLook w:val="0000" w:firstRow="0" w:lastRow="0" w:firstColumn="0" w:lastColumn="0" w:noHBand="0" w:noVBand="0"/>
    </w:tblPr>
    <w:tblGrid>
      <w:gridCol w:w="3782"/>
      <w:gridCol w:w="5716"/>
    </w:tblGrid>
    <w:tr w:rsidR="0071505E">
      <w:tblPrEx>
        <w:tblCellMar>
          <w:top w:w="0" w:type="dxa"/>
          <w:bottom w:w="0" w:type="dxa"/>
        </w:tblCellMar>
      </w:tblPrEx>
      <w:trPr>
        <w:trHeight w:val="980"/>
      </w:trPr>
      <w:tc>
        <w:tcPr>
          <w:tcW w:w="3796" w:type="dxa"/>
          <w:tcBorders>
            <w:top w:val="single" w:sz="4" w:space="0" w:color="000001"/>
            <w:left w:val="single" w:sz="4" w:space="0" w:color="000001"/>
            <w:bottom w:val="single" w:sz="4" w:space="0" w:color="000001"/>
            <w:right w:val="single" w:sz="4" w:space="0" w:color="000001"/>
          </w:tcBorders>
          <w:shd w:val="clear" w:color="auto" w:fill="FFFFFF"/>
          <w:tcMar>
            <w:top w:w="0" w:type="dxa"/>
            <w:left w:w="10" w:type="dxa"/>
            <w:bottom w:w="0" w:type="dxa"/>
            <w:right w:w="10" w:type="dxa"/>
          </w:tcMar>
          <w:vAlign w:val="center"/>
        </w:tcPr>
        <w:p w:rsidR="0071505E" w:rsidRDefault="00C40136">
          <w:pPr>
            <w:pStyle w:val="Header"/>
            <w:jc w:val="center"/>
          </w:pPr>
          <w:r>
            <w:rPr>
              <w:noProof/>
            </w:rPr>
            <w:drawing>
              <wp:inline distT="0" distB="0" distL="0" distR="0">
                <wp:extent cx="1885950" cy="571500"/>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1"/>
                        <a:srcRect/>
                        <a:stretch>
                          <a:fillRect/>
                        </a:stretch>
                      </pic:blipFill>
                      <pic:spPr bwMode="auto">
                        <a:xfrm>
                          <a:off x="0" y="0"/>
                          <a:ext cx="1885950" cy="571500"/>
                        </a:xfrm>
                        <a:prstGeom prst="rect">
                          <a:avLst/>
                        </a:prstGeom>
                        <a:noFill/>
                        <a:ln w="9525">
                          <a:noFill/>
                          <a:miter lim="800000"/>
                          <a:headEnd/>
                          <a:tailEnd/>
                        </a:ln>
                      </pic:spPr>
                    </pic:pic>
                  </a:graphicData>
                </a:graphic>
              </wp:inline>
            </w:drawing>
          </w:r>
        </w:p>
      </w:tc>
      <w:tc>
        <w:tcPr>
          <w:tcW w:w="5778" w:type="dxa"/>
          <w:tcBorders>
            <w:top w:val="single" w:sz="4" w:space="0" w:color="000001"/>
            <w:left w:val="single" w:sz="4" w:space="0" w:color="000001"/>
            <w:bottom w:val="single" w:sz="4" w:space="0" w:color="000001"/>
            <w:right w:val="single" w:sz="4" w:space="0" w:color="000001"/>
          </w:tcBorders>
          <w:shd w:val="clear" w:color="auto" w:fill="FFFFFF"/>
          <w:tcMar>
            <w:top w:w="0" w:type="dxa"/>
            <w:left w:w="10" w:type="dxa"/>
            <w:bottom w:w="0" w:type="dxa"/>
            <w:right w:w="10" w:type="dxa"/>
          </w:tcMar>
          <w:vAlign w:val="center"/>
        </w:tcPr>
        <w:p w:rsidR="0071505E" w:rsidRDefault="00C40136">
          <w:pPr>
            <w:pStyle w:val="Header"/>
            <w:jc w:val="center"/>
          </w:pPr>
          <w:r>
            <w:rPr>
              <w:b/>
              <w:bCs/>
              <w:sz w:val="36"/>
              <w:szCs w:val="40"/>
            </w:rPr>
            <w:t>Software Development Guidance</w:t>
          </w:r>
        </w:p>
      </w:tc>
    </w:tr>
  </w:tbl>
  <w:p w:rsidR="0071505E" w:rsidRDefault="0071505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6E0ABD"/>
    <w:multiLevelType w:val="multilevel"/>
    <w:tmpl w:val="4ECAF6A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nsid w:val="149124D9"/>
    <w:multiLevelType w:val="multilevel"/>
    <w:tmpl w:val="CA3851F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nsid w:val="225D008F"/>
    <w:multiLevelType w:val="multilevel"/>
    <w:tmpl w:val="2710DA1C"/>
    <w:lvl w:ilvl="0">
      <w:start w:val="1"/>
      <w:numFmt w:val="bullet"/>
      <w:lvlText w:val=""/>
      <w:lvlJc w:val="left"/>
      <w:pPr>
        <w:ind w:left="1440" w:hanging="360"/>
      </w:pPr>
      <w:rPr>
        <w:rFonts w:ascii="Symbol" w:hAnsi="Symbol" w:cs="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3">
    <w:nsid w:val="299A377A"/>
    <w:multiLevelType w:val="multilevel"/>
    <w:tmpl w:val="F6085596"/>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nsid w:val="31001034"/>
    <w:multiLevelType w:val="multilevel"/>
    <w:tmpl w:val="ADF625A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nsid w:val="3AC97C25"/>
    <w:multiLevelType w:val="multilevel"/>
    <w:tmpl w:val="DE7E2B9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nsid w:val="5E467DC8"/>
    <w:multiLevelType w:val="multilevel"/>
    <w:tmpl w:val="819CBA58"/>
    <w:lvl w:ilvl="0">
      <w:start w:val="1"/>
      <w:numFmt w:val="decimal"/>
      <w:lvlText w:val="%1.0"/>
      <w:lvlJc w:val="left"/>
      <w:pPr>
        <w:ind w:left="720" w:hanging="720"/>
      </w:pPr>
    </w:lvl>
    <w:lvl w:ilvl="1">
      <w:start w:val="1"/>
      <w:numFmt w:val="decimal"/>
      <w:lvlText w:val="%1.%2"/>
      <w:lvlJc w:val="left"/>
      <w:pPr>
        <w:ind w:left="1440" w:hanging="72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7">
    <w:nsid w:val="7154067D"/>
    <w:multiLevelType w:val="multilevel"/>
    <w:tmpl w:val="2B6AD91C"/>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8">
    <w:nsid w:val="745C3D1F"/>
    <w:multiLevelType w:val="multilevel"/>
    <w:tmpl w:val="094E71E0"/>
    <w:lvl w:ilvl="0">
      <w:start w:val="1"/>
      <w:numFmt w:val="bullet"/>
      <w:lvlText w:val=""/>
      <w:lvlJc w:val="left"/>
      <w:pPr>
        <w:ind w:left="1440" w:hanging="360"/>
      </w:pPr>
      <w:rPr>
        <w:rFonts w:ascii="Symbol" w:hAnsi="Symbol" w:cs="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num w:numId="1">
    <w:abstractNumId w:val="5"/>
  </w:num>
  <w:num w:numId="2">
    <w:abstractNumId w:val="4"/>
  </w:num>
  <w:num w:numId="3">
    <w:abstractNumId w:val="1"/>
  </w:num>
  <w:num w:numId="4">
    <w:abstractNumId w:val="6"/>
  </w:num>
  <w:num w:numId="5">
    <w:abstractNumId w:val="2"/>
  </w:num>
  <w:num w:numId="6">
    <w:abstractNumId w:val="8"/>
  </w:num>
  <w:num w:numId="7">
    <w:abstractNumId w:val="0"/>
  </w:num>
  <w:num w:numId="8">
    <w:abstractNumId w:val="3"/>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505E"/>
    <w:rsid w:val="006B41E2"/>
    <w:rsid w:val="0071505E"/>
    <w:rsid w:val="00C40136"/>
    <w:rsid w:val="00E2483B"/>
    <w:rsid w:val="00EA5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pPr>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rPr>
      <w:rFonts w:ascii="Calibri" w:eastAsia="Calibri" w:hAnsi="Calibri" w:cs="Calibri"/>
    </w:rPr>
  </w:style>
  <w:style w:type="character" w:customStyle="1" w:styleId="FooterChar">
    <w:name w:val="Footer Char"/>
    <w:basedOn w:val="DefaultParagraphFont"/>
    <w:rPr>
      <w:rFonts w:ascii="Calibri" w:eastAsia="Calibri" w:hAnsi="Calibri" w:cs="Calibri"/>
    </w:rPr>
  </w:style>
  <w:style w:type="character" w:customStyle="1" w:styleId="BalloonTextChar">
    <w:name w:val="Balloon Text Char"/>
    <w:basedOn w:val="DefaultParagraphFont"/>
    <w:rPr>
      <w:rFonts w:ascii="Tahoma" w:eastAsia="Calibri" w:hAnsi="Tahoma" w:cs="Tahoma"/>
      <w:sz w:val="16"/>
      <w:szCs w:val="16"/>
    </w:rPr>
  </w:style>
  <w:style w:type="character" w:customStyle="1" w:styleId="ListLabel1">
    <w:name w:val="ListLabel 1"/>
    <w:rPr>
      <w:rFonts w:cs="Symbol"/>
    </w:rPr>
  </w:style>
  <w:style w:type="character" w:customStyle="1" w:styleId="ListLabel2">
    <w:name w:val="ListLabel 2"/>
    <w:rPr>
      <w:rFonts w:cs="Courier New"/>
    </w:rPr>
  </w:style>
  <w:style w:type="character" w:customStyle="1" w:styleId="ListLabel3">
    <w:name w:val="ListLabel 3"/>
    <w:rPr>
      <w:rFonts w:cs="Wingdings"/>
    </w:rPr>
  </w:style>
  <w:style w:type="character" w:styleId="CommentReference">
    <w:name w:val="annotation reference"/>
    <w:basedOn w:val="DefaultParagraphFont"/>
    <w:rPr>
      <w:sz w:val="16"/>
      <w:szCs w:val="16"/>
    </w:rPr>
  </w:style>
  <w:style w:type="character" w:customStyle="1" w:styleId="CommentTextChar">
    <w:name w:val="Comment Text Char"/>
    <w:basedOn w:val="DefaultParagraphFont"/>
    <w:rPr>
      <w:rFonts w:ascii="Calibri" w:eastAsia="Calibri" w:hAnsi="Calibri" w:cs="Calibri"/>
      <w:sz w:val="20"/>
      <w:szCs w:val="20"/>
    </w:rPr>
  </w:style>
  <w:style w:type="character" w:customStyle="1" w:styleId="CommentSubjectChar">
    <w:name w:val="Comment Subject Char"/>
    <w:basedOn w:val="CommentTextChar"/>
    <w:rPr>
      <w:rFonts w:ascii="Calibri" w:eastAsia="Calibri" w:hAnsi="Calibri" w:cs="Calibri"/>
      <w:b/>
      <w:bCs/>
      <w:sz w:val="20"/>
      <w:szCs w:val="20"/>
    </w:rPr>
  </w:style>
  <w:style w:type="character" w:customStyle="1" w:styleId="ListLabel4">
    <w:name w:val="ListLabel 4"/>
    <w:rPr>
      <w:rFonts w:cs="Symbol"/>
    </w:rPr>
  </w:style>
  <w:style w:type="character" w:customStyle="1" w:styleId="ListLabel5">
    <w:name w:val="ListLabel 5"/>
    <w:rPr>
      <w:rFonts w:cs="Courier New"/>
    </w:rPr>
  </w:style>
  <w:style w:type="character" w:customStyle="1" w:styleId="ListLabel6">
    <w:name w:val="ListLabel 6"/>
    <w:rPr>
      <w:rFonts w:cs="Wingdings"/>
    </w:rPr>
  </w:style>
  <w:style w:type="paragraph" w:customStyle="1" w:styleId="Heading">
    <w:name w:val="Heading"/>
    <w:basedOn w:val="Normal"/>
    <w:next w:val="Textbody"/>
    <w:pPr>
      <w:keepNext/>
      <w:spacing w:before="240" w:after="120"/>
    </w:pPr>
    <w:rPr>
      <w:rFonts w:ascii="Arial" w:eastAsia="Microsoft YaHei" w:hAnsi="Arial" w:cs="Mangal"/>
      <w:sz w:val="28"/>
      <w:szCs w:val="28"/>
    </w:rPr>
  </w:style>
  <w:style w:type="paragraph" w:customStyle="1" w:styleId="Textbody">
    <w:name w:val="Text body"/>
    <w:basedOn w:val="Normal"/>
    <w:pPr>
      <w:spacing w:after="120"/>
    </w:pPr>
  </w:style>
  <w:style w:type="paragraph" w:styleId="List">
    <w:name w:val="List"/>
    <w:basedOn w:val="Textbody"/>
    <w:rPr>
      <w:rFonts w:cs="Mangal"/>
    </w:rPr>
  </w:style>
  <w:style w:type="paragraph" w:styleId="Caption">
    <w:name w:val="caption"/>
    <w:basedOn w:val="Normal"/>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styleId="Header">
    <w:name w:val="header"/>
    <w:basedOn w:val="Normal"/>
    <w:pPr>
      <w:suppressLineNumbers/>
      <w:tabs>
        <w:tab w:val="center" w:pos="4680"/>
        <w:tab w:val="right" w:pos="9360"/>
      </w:tabs>
      <w:spacing w:after="0" w:line="100" w:lineRule="atLeast"/>
    </w:pPr>
  </w:style>
  <w:style w:type="paragraph" w:styleId="Footer">
    <w:name w:val="footer"/>
    <w:basedOn w:val="Normal"/>
    <w:pPr>
      <w:suppressLineNumbers/>
      <w:tabs>
        <w:tab w:val="center" w:pos="4680"/>
        <w:tab w:val="right" w:pos="9360"/>
      </w:tabs>
      <w:spacing w:after="0" w:line="100" w:lineRule="atLeast"/>
    </w:pPr>
  </w:style>
  <w:style w:type="paragraph" w:styleId="ListParagraph">
    <w:name w:val="List Paragraph"/>
    <w:basedOn w:val="Normal"/>
    <w:pPr>
      <w:ind w:left="720"/>
      <w:contextualSpacing/>
    </w:pPr>
  </w:style>
  <w:style w:type="paragraph" w:styleId="BalloonText">
    <w:name w:val="Balloon Text"/>
    <w:basedOn w:val="Normal"/>
    <w:pPr>
      <w:spacing w:after="0" w:line="100" w:lineRule="atLeast"/>
    </w:pPr>
    <w:rPr>
      <w:rFonts w:ascii="Tahoma" w:hAnsi="Tahoma" w:cs="Tahoma"/>
      <w:sz w:val="16"/>
      <w:szCs w:val="16"/>
    </w:rPr>
  </w:style>
  <w:style w:type="paragraph" w:styleId="BlockText">
    <w:name w:val="Block Text"/>
    <w:basedOn w:val="Normal"/>
    <w:pPr>
      <w:pBdr>
        <w:top w:val="single" w:sz="2" w:space="0" w:color="4F81BD"/>
        <w:left w:val="single" w:sz="2" w:space="0" w:color="4F81BD"/>
        <w:bottom w:val="single" w:sz="2" w:space="0" w:color="4F81BD"/>
        <w:right w:val="single" w:sz="2" w:space="0" w:color="4F81BD"/>
      </w:pBdr>
      <w:ind w:left="1152" w:right="1152"/>
    </w:pPr>
    <w:rPr>
      <w:i/>
      <w:iCs/>
      <w:color w:val="4F81BD"/>
    </w:rPr>
  </w:style>
  <w:style w:type="paragraph" w:customStyle="1" w:styleId="Codeblock">
    <w:name w:val="Codeblock"/>
    <w:basedOn w:val="Normal"/>
    <w:pPr>
      <w:pBdr>
        <w:top w:val="single" w:sz="2" w:space="0" w:color="CCCCCC"/>
        <w:left w:val="single" w:sz="2" w:space="0" w:color="CCCCCC"/>
        <w:bottom w:val="single" w:sz="2" w:space="0" w:color="CCCCCC"/>
        <w:right w:val="single" w:sz="2" w:space="0" w:color="CCCCCC"/>
      </w:pBdr>
      <w:shd w:val="clear" w:color="auto" w:fill="E6E6E6"/>
      <w:spacing w:after="0"/>
    </w:pPr>
  </w:style>
  <w:style w:type="paragraph" w:styleId="CommentText">
    <w:name w:val="annotation text"/>
    <w:basedOn w:val="Normal"/>
    <w:pPr>
      <w:spacing w:line="100" w:lineRule="atLeast"/>
    </w:pPr>
    <w:rPr>
      <w:sz w:val="20"/>
      <w:szCs w:val="20"/>
    </w:rPr>
  </w:style>
  <w:style w:type="paragraph" w:styleId="CommentSubject">
    <w:name w:val="annotation subject"/>
    <w:basedOn w:val="CommentText"/>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pPr>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rPr>
      <w:rFonts w:ascii="Calibri" w:eastAsia="Calibri" w:hAnsi="Calibri" w:cs="Calibri"/>
    </w:rPr>
  </w:style>
  <w:style w:type="character" w:customStyle="1" w:styleId="FooterChar">
    <w:name w:val="Footer Char"/>
    <w:basedOn w:val="DefaultParagraphFont"/>
    <w:rPr>
      <w:rFonts w:ascii="Calibri" w:eastAsia="Calibri" w:hAnsi="Calibri" w:cs="Calibri"/>
    </w:rPr>
  </w:style>
  <w:style w:type="character" w:customStyle="1" w:styleId="BalloonTextChar">
    <w:name w:val="Balloon Text Char"/>
    <w:basedOn w:val="DefaultParagraphFont"/>
    <w:rPr>
      <w:rFonts w:ascii="Tahoma" w:eastAsia="Calibri" w:hAnsi="Tahoma" w:cs="Tahoma"/>
      <w:sz w:val="16"/>
      <w:szCs w:val="16"/>
    </w:rPr>
  </w:style>
  <w:style w:type="character" w:customStyle="1" w:styleId="ListLabel1">
    <w:name w:val="ListLabel 1"/>
    <w:rPr>
      <w:rFonts w:cs="Symbol"/>
    </w:rPr>
  </w:style>
  <w:style w:type="character" w:customStyle="1" w:styleId="ListLabel2">
    <w:name w:val="ListLabel 2"/>
    <w:rPr>
      <w:rFonts w:cs="Courier New"/>
    </w:rPr>
  </w:style>
  <w:style w:type="character" w:customStyle="1" w:styleId="ListLabel3">
    <w:name w:val="ListLabel 3"/>
    <w:rPr>
      <w:rFonts w:cs="Wingdings"/>
    </w:rPr>
  </w:style>
  <w:style w:type="character" w:styleId="CommentReference">
    <w:name w:val="annotation reference"/>
    <w:basedOn w:val="DefaultParagraphFont"/>
    <w:rPr>
      <w:sz w:val="16"/>
      <w:szCs w:val="16"/>
    </w:rPr>
  </w:style>
  <w:style w:type="character" w:customStyle="1" w:styleId="CommentTextChar">
    <w:name w:val="Comment Text Char"/>
    <w:basedOn w:val="DefaultParagraphFont"/>
    <w:rPr>
      <w:rFonts w:ascii="Calibri" w:eastAsia="Calibri" w:hAnsi="Calibri" w:cs="Calibri"/>
      <w:sz w:val="20"/>
      <w:szCs w:val="20"/>
    </w:rPr>
  </w:style>
  <w:style w:type="character" w:customStyle="1" w:styleId="CommentSubjectChar">
    <w:name w:val="Comment Subject Char"/>
    <w:basedOn w:val="CommentTextChar"/>
    <w:rPr>
      <w:rFonts w:ascii="Calibri" w:eastAsia="Calibri" w:hAnsi="Calibri" w:cs="Calibri"/>
      <w:b/>
      <w:bCs/>
      <w:sz w:val="20"/>
      <w:szCs w:val="20"/>
    </w:rPr>
  </w:style>
  <w:style w:type="character" w:customStyle="1" w:styleId="ListLabel4">
    <w:name w:val="ListLabel 4"/>
    <w:rPr>
      <w:rFonts w:cs="Symbol"/>
    </w:rPr>
  </w:style>
  <w:style w:type="character" w:customStyle="1" w:styleId="ListLabel5">
    <w:name w:val="ListLabel 5"/>
    <w:rPr>
      <w:rFonts w:cs="Courier New"/>
    </w:rPr>
  </w:style>
  <w:style w:type="character" w:customStyle="1" w:styleId="ListLabel6">
    <w:name w:val="ListLabel 6"/>
    <w:rPr>
      <w:rFonts w:cs="Wingdings"/>
    </w:rPr>
  </w:style>
  <w:style w:type="paragraph" w:customStyle="1" w:styleId="Heading">
    <w:name w:val="Heading"/>
    <w:basedOn w:val="Normal"/>
    <w:next w:val="Textbody"/>
    <w:pPr>
      <w:keepNext/>
      <w:spacing w:before="240" w:after="120"/>
    </w:pPr>
    <w:rPr>
      <w:rFonts w:ascii="Arial" w:eastAsia="Microsoft YaHei" w:hAnsi="Arial" w:cs="Mangal"/>
      <w:sz w:val="28"/>
      <w:szCs w:val="28"/>
    </w:rPr>
  </w:style>
  <w:style w:type="paragraph" w:customStyle="1" w:styleId="Textbody">
    <w:name w:val="Text body"/>
    <w:basedOn w:val="Normal"/>
    <w:pPr>
      <w:spacing w:after="120"/>
    </w:pPr>
  </w:style>
  <w:style w:type="paragraph" w:styleId="List">
    <w:name w:val="List"/>
    <w:basedOn w:val="Textbody"/>
    <w:rPr>
      <w:rFonts w:cs="Mangal"/>
    </w:rPr>
  </w:style>
  <w:style w:type="paragraph" w:styleId="Caption">
    <w:name w:val="caption"/>
    <w:basedOn w:val="Normal"/>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styleId="Header">
    <w:name w:val="header"/>
    <w:basedOn w:val="Normal"/>
    <w:pPr>
      <w:suppressLineNumbers/>
      <w:tabs>
        <w:tab w:val="center" w:pos="4680"/>
        <w:tab w:val="right" w:pos="9360"/>
      </w:tabs>
      <w:spacing w:after="0" w:line="100" w:lineRule="atLeast"/>
    </w:pPr>
  </w:style>
  <w:style w:type="paragraph" w:styleId="Footer">
    <w:name w:val="footer"/>
    <w:basedOn w:val="Normal"/>
    <w:pPr>
      <w:suppressLineNumbers/>
      <w:tabs>
        <w:tab w:val="center" w:pos="4680"/>
        <w:tab w:val="right" w:pos="9360"/>
      </w:tabs>
      <w:spacing w:after="0" w:line="100" w:lineRule="atLeast"/>
    </w:pPr>
  </w:style>
  <w:style w:type="paragraph" w:styleId="ListParagraph">
    <w:name w:val="List Paragraph"/>
    <w:basedOn w:val="Normal"/>
    <w:pPr>
      <w:ind w:left="720"/>
      <w:contextualSpacing/>
    </w:pPr>
  </w:style>
  <w:style w:type="paragraph" w:styleId="BalloonText">
    <w:name w:val="Balloon Text"/>
    <w:basedOn w:val="Normal"/>
    <w:pPr>
      <w:spacing w:after="0" w:line="100" w:lineRule="atLeast"/>
    </w:pPr>
    <w:rPr>
      <w:rFonts w:ascii="Tahoma" w:hAnsi="Tahoma" w:cs="Tahoma"/>
      <w:sz w:val="16"/>
      <w:szCs w:val="16"/>
    </w:rPr>
  </w:style>
  <w:style w:type="paragraph" w:styleId="BlockText">
    <w:name w:val="Block Text"/>
    <w:basedOn w:val="Normal"/>
    <w:pPr>
      <w:pBdr>
        <w:top w:val="single" w:sz="2" w:space="0" w:color="4F81BD"/>
        <w:left w:val="single" w:sz="2" w:space="0" w:color="4F81BD"/>
        <w:bottom w:val="single" w:sz="2" w:space="0" w:color="4F81BD"/>
        <w:right w:val="single" w:sz="2" w:space="0" w:color="4F81BD"/>
      </w:pBdr>
      <w:ind w:left="1152" w:right="1152"/>
    </w:pPr>
    <w:rPr>
      <w:i/>
      <w:iCs/>
      <w:color w:val="4F81BD"/>
    </w:rPr>
  </w:style>
  <w:style w:type="paragraph" w:customStyle="1" w:styleId="Codeblock">
    <w:name w:val="Codeblock"/>
    <w:basedOn w:val="Normal"/>
    <w:pPr>
      <w:pBdr>
        <w:top w:val="single" w:sz="2" w:space="0" w:color="CCCCCC"/>
        <w:left w:val="single" w:sz="2" w:space="0" w:color="CCCCCC"/>
        <w:bottom w:val="single" w:sz="2" w:space="0" w:color="CCCCCC"/>
        <w:right w:val="single" w:sz="2" w:space="0" w:color="CCCCCC"/>
      </w:pBdr>
      <w:shd w:val="clear" w:color="auto" w:fill="E6E6E6"/>
      <w:spacing w:after="0"/>
    </w:pPr>
  </w:style>
  <w:style w:type="paragraph" w:styleId="CommentText">
    <w:name w:val="annotation text"/>
    <w:basedOn w:val="Normal"/>
    <w:pPr>
      <w:spacing w:line="100" w:lineRule="atLeast"/>
    </w:pPr>
    <w:rPr>
      <w:sz w:val="20"/>
      <w:szCs w:val="20"/>
    </w:rPr>
  </w:style>
  <w:style w:type="paragraph" w:styleId="CommentSubject">
    <w:name w:val="annotation subject"/>
    <w:basedOn w:val="CommentTex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6ED09372.dotm</Template>
  <TotalTime>0</TotalTime>
  <Pages>10</Pages>
  <Words>2019</Words>
  <Characters>11514</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Cullinan</dc:creator>
  <cp:lastModifiedBy>Lloyd Kurth</cp:lastModifiedBy>
  <cp:revision>2</cp:revision>
  <dcterms:created xsi:type="dcterms:W3CDTF">2013-02-07T19:08:00Z</dcterms:created>
  <dcterms:modified xsi:type="dcterms:W3CDTF">2013-02-07T19:08:00Z</dcterms:modified>
</cp:coreProperties>
</file>