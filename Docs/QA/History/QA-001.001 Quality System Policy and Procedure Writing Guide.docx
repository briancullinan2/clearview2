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54B" w:rsidRDefault="004C65C6" w:rsidP="004C65C6">
      <w:pPr>
        <w:pStyle w:val="ListParagraph"/>
        <w:numPr>
          <w:ilvl w:val="0"/>
          <w:numId w:val="1"/>
        </w:numPr>
        <w:rPr>
          <w:rFonts w:ascii="Times New Roman" w:hAnsi="Times New Roman" w:cs="Times New Roman"/>
          <w:b/>
          <w:sz w:val="24"/>
          <w:szCs w:val="24"/>
        </w:rPr>
      </w:pPr>
      <w:r w:rsidRPr="004C65C6">
        <w:rPr>
          <w:rFonts w:ascii="Times New Roman" w:hAnsi="Times New Roman" w:cs="Times New Roman"/>
          <w:b/>
          <w:sz w:val="24"/>
          <w:szCs w:val="24"/>
        </w:rPr>
        <w:t>Purpose</w:t>
      </w:r>
    </w:p>
    <w:p w:rsidR="004C65C6" w:rsidRDefault="004C65C6" w:rsidP="004C65C6">
      <w:pPr>
        <w:pStyle w:val="ListParagraph"/>
        <w:rPr>
          <w:rFonts w:ascii="Times New Roman" w:hAnsi="Times New Roman" w:cs="Times New Roman"/>
          <w:sz w:val="24"/>
          <w:szCs w:val="24"/>
        </w:rPr>
      </w:pPr>
      <w:r>
        <w:rPr>
          <w:rFonts w:ascii="Times New Roman" w:hAnsi="Times New Roman" w:cs="Times New Roman"/>
          <w:sz w:val="24"/>
          <w:szCs w:val="24"/>
        </w:rPr>
        <w:t>To define and provide guidelines and instructions for the creation, revision, distribution, and tracking of EPIC Research &amp; Diagnostic (EPIC) policy and procedure documents</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Scope</w:t>
      </w:r>
    </w:p>
    <w:p w:rsidR="004C65C6" w:rsidRDefault="004C65C6" w:rsidP="004C65C6">
      <w:pPr>
        <w:pStyle w:val="ListParagraph"/>
        <w:rPr>
          <w:rFonts w:ascii="Times New Roman" w:hAnsi="Times New Roman" w:cs="Times New Roman"/>
          <w:sz w:val="24"/>
          <w:szCs w:val="24"/>
        </w:rPr>
      </w:pPr>
      <w:r>
        <w:rPr>
          <w:rFonts w:ascii="Times New Roman" w:hAnsi="Times New Roman" w:cs="Times New Roman"/>
          <w:sz w:val="24"/>
          <w:szCs w:val="24"/>
        </w:rPr>
        <w:t>This document applies to all policies and procedures documents written at EPIC</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tblPr>
      <w:tblGrid>
        <w:gridCol w:w="2448"/>
        <w:gridCol w:w="6408"/>
      </w:tblGrid>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Policy</w:t>
            </w:r>
          </w:p>
        </w:tc>
        <w:tc>
          <w:tcPr>
            <w:tcW w:w="6408" w:type="dxa"/>
          </w:tcPr>
          <w:p w:rsidR="004C65C6" w:rsidRPr="00A004B4" w:rsidRDefault="00A004B4"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 definite course or method of action selected and intended to guide and determine decisions and direction</w:t>
            </w:r>
            <w:r w:rsidR="00CE21AD">
              <w:rPr>
                <w:rFonts w:ascii="Times New Roman" w:hAnsi="Times New Roman" w:cs="Times New Roman"/>
                <w:sz w:val="24"/>
                <w:szCs w:val="24"/>
              </w:rPr>
              <w:t>.</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Procedure</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 stepwise series of instructions used to obtain a desired outcome.</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Document Number</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sidRPr="00CE21AD">
              <w:rPr>
                <w:rFonts w:ascii="Times New Roman" w:hAnsi="Times New Roman" w:cs="Times New Roman"/>
                <w:sz w:val="24"/>
                <w:szCs w:val="24"/>
              </w:rPr>
              <w:t>A unique alpha-numeric sequence assigned to a specific type of controlled document.</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Version Number</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 unique alpha-numeric sequence assigned to a specific controlled document that indicates the number of revisions during the document’s history.</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Draft Document</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 proposed document that has not be approved for final use.  </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Final Document</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An approved document that has been released for use.</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Effective Date</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The date that a document becomes active and implemented.  </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Approval Date</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The date that a document is approved for use, but has not been implemented.</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Approval/Approved</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Agreement with the proposed document as written.</w:t>
            </w:r>
          </w:p>
        </w:tc>
      </w:tr>
      <w:tr w:rsidR="004C65C6" w:rsidTr="00A004B4">
        <w:tc>
          <w:tcPr>
            <w:tcW w:w="2448" w:type="dxa"/>
          </w:tcPr>
          <w:p w:rsidR="004C65C6" w:rsidRDefault="00A004B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Rejection/Rejected</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Disagreement with the proposed document as written.</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tblPr>
      <w:tblGrid>
        <w:gridCol w:w="2448"/>
        <w:gridCol w:w="6408"/>
      </w:tblGrid>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User</w:t>
            </w:r>
          </w:p>
        </w:tc>
        <w:tc>
          <w:tcPr>
            <w:tcW w:w="6408" w:type="dxa"/>
          </w:tcPr>
          <w:p w:rsidR="004C65C6"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Complies with the policy and procedure for all new or revised documents.</w:t>
            </w:r>
          </w:p>
          <w:p w:rsidR="002B5884" w:rsidRPr="002B5884"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Ensures the most current version of this document is used when referenced.</w:t>
            </w:r>
          </w:p>
        </w:tc>
      </w:tr>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Department</w:t>
            </w:r>
            <w:r w:rsidR="003739A2">
              <w:rPr>
                <w:rFonts w:ascii="Times New Roman" w:hAnsi="Times New Roman" w:cs="Times New Roman"/>
                <w:b/>
                <w:sz w:val="24"/>
                <w:szCs w:val="24"/>
              </w:rPr>
              <w:t>al</w:t>
            </w:r>
            <w:r>
              <w:rPr>
                <w:rFonts w:ascii="Times New Roman" w:hAnsi="Times New Roman" w:cs="Times New Roman"/>
                <w:b/>
                <w:sz w:val="24"/>
                <w:szCs w:val="24"/>
              </w:rPr>
              <w:t xml:space="preserve"> Management</w:t>
            </w:r>
          </w:p>
        </w:tc>
        <w:tc>
          <w:tcPr>
            <w:tcW w:w="6408" w:type="dxa"/>
          </w:tcPr>
          <w:p w:rsidR="004C65C6"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departmental personnel are properly trained before using this policy or procedure.</w:t>
            </w:r>
          </w:p>
          <w:p w:rsidR="003739A2" w:rsidRPr="002B5884"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Provides a timely review and approval/rejection of a draft document.</w:t>
            </w:r>
          </w:p>
        </w:tc>
      </w:tr>
      <w:tr w:rsidR="002B5884" w:rsidTr="003739A2">
        <w:tc>
          <w:tcPr>
            <w:tcW w:w="2448" w:type="dxa"/>
          </w:tcPr>
          <w:p w:rsidR="002B5884" w:rsidRDefault="00F70DAD"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Quality Assurance</w:t>
            </w:r>
          </w:p>
        </w:tc>
        <w:tc>
          <w:tcPr>
            <w:tcW w:w="6408" w:type="dxa"/>
          </w:tcPr>
          <w:p w:rsid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Complies and enforces the document control standards within this document.</w:t>
            </w:r>
          </w:p>
          <w:p w:rsidR="003739A2"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Monitors the implementation and effectiveness of this document.</w:t>
            </w:r>
          </w:p>
          <w:p w:rsidR="003739A2" w:rsidRP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Assists Users and Departmental Management with writing/revising documents.</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lastRenderedPageBreak/>
        <w:t>Policy</w:t>
      </w:r>
    </w:p>
    <w:p w:rsidR="004C65C6" w:rsidRDefault="00177055"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Numbering System</w:t>
      </w:r>
    </w:p>
    <w:p w:rsidR="00177055" w:rsidRPr="00177055" w:rsidRDefault="00177055"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Quality Assurance assigns a unique number that correlates to the type or category of the document, sequential number and revision number.  The structure is XX-000.000.</w:t>
      </w:r>
      <w:r w:rsidR="00E26E3D">
        <w:rPr>
          <w:rFonts w:ascii="Times New Roman" w:hAnsi="Times New Roman" w:cs="Times New Roman"/>
          <w:sz w:val="24"/>
          <w:szCs w:val="24"/>
        </w:rPr>
        <w:t xml:space="preserve">  In the case of a form or log, the structure is XXX-000.000, where the last letter is F for Form or L for Log.</w:t>
      </w:r>
    </w:p>
    <w:p w:rsidR="00177055" w:rsidRPr="00177055" w:rsidRDefault="00177055"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XX defines the category of the document; -001 defines the number assigned to the document; .000 defines the revision number assigned to the document.</w:t>
      </w:r>
    </w:p>
    <w:p w:rsidR="00177055" w:rsidRPr="00177055" w:rsidRDefault="00177055"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categories for the alpha designation of controlled documents are:</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QA – </w:t>
      </w:r>
      <w:r>
        <w:rPr>
          <w:rFonts w:ascii="Times New Roman" w:hAnsi="Times New Roman" w:cs="Times New Roman"/>
          <w:sz w:val="24"/>
          <w:szCs w:val="24"/>
        </w:rPr>
        <w:t>Quality Assurance</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HR – </w:t>
      </w:r>
      <w:r>
        <w:rPr>
          <w:rFonts w:ascii="Times New Roman" w:hAnsi="Times New Roman" w:cs="Times New Roman"/>
          <w:sz w:val="24"/>
          <w:szCs w:val="24"/>
        </w:rPr>
        <w:t>Human Resources</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E</w:t>
      </w:r>
      <w:r w:rsidR="00DB7DDC">
        <w:rPr>
          <w:rFonts w:ascii="Times New Roman" w:hAnsi="Times New Roman" w:cs="Times New Roman"/>
          <w:b/>
          <w:sz w:val="24"/>
          <w:szCs w:val="24"/>
        </w:rPr>
        <w:t>G</w:t>
      </w:r>
      <w:r>
        <w:rPr>
          <w:rFonts w:ascii="Times New Roman" w:hAnsi="Times New Roman" w:cs="Times New Roman"/>
          <w:b/>
          <w:sz w:val="24"/>
          <w:szCs w:val="24"/>
        </w:rPr>
        <w:t xml:space="preserve"> – </w:t>
      </w:r>
      <w:r>
        <w:rPr>
          <w:rFonts w:ascii="Times New Roman" w:hAnsi="Times New Roman" w:cs="Times New Roman"/>
          <w:sz w:val="24"/>
          <w:szCs w:val="24"/>
        </w:rPr>
        <w:t>Engineering</w:t>
      </w:r>
    </w:p>
    <w:p w:rsidR="00177055" w:rsidRPr="006E2B3B" w:rsidRDefault="006A24D9" w:rsidP="00177055">
      <w:pPr>
        <w:pStyle w:val="ListParagraph"/>
        <w:numPr>
          <w:ilvl w:val="0"/>
          <w:numId w:val="5"/>
        </w:numPr>
        <w:rPr>
          <w:rFonts w:ascii="Times New Roman" w:hAnsi="Times New Roman" w:cs="Times New Roman"/>
          <w:sz w:val="24"/>
          <w:szCs w:val="24"/>
          <w:rPrChange w:id="0" w:author="Andie Miller" w:date="2009-08-18T14:54:00Z">
            <w:rPr>
              <w:rFonts w:ascii="Times New Roman" w:hAnsi="Times New Roman" w:cs="Times New Roman"/>
              <w:b/>
              <w:sz w:val="24"/>
              <w:szCs w:val="24"/>
            </w:rPr>
          </w:rPrChange>
        </w:rPr>
      </w:pPr>
      <w:r>
        <w:rPr>
          <w:rFonts w:ascii="Times New Roman" w:hAnsi="Times New Roman" w:cs="Times New Roman"/>
          <w:b/>
          <w:sz w:val="24"/>
          <w:szCs w:val="24"/>
        </w:rPr>
        <w:t>OPS</w:t>
      </w:r>
      <w:r w:rsidRPr="006E2B3B">
        <w:rPr>
          <w:rFonts w:ascii="Times New Roman" w:hAnsi="Times New Roman" w:cs="Times New Roman"/>
          <w:sz w:val="24"/>
          <w:szCs w:val="24"/>
          <w:rPrChange w:id="1" w:author="Andie Miller" w:date="2009-08-18T14:54:00Z">
            <w:rPr>
              <w:rFonts w:ascii="Times New Roman" w:hAnsi="Times New Roman" w:cs="Times New Roman"/>
              <w:b/>
              <w:sz w:val="24"/>
              <w:szCs w:val="24"/>
            </w:rPr>
          </w:rPrChange>
        </w:rPr>
        <w:t>- Operations</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RA – </w:t>
      </w:r>
      <w:r>
        <w:rPr>
          <w:rFonts w:ascii="Times New Roman" w:hAnsi="Times New Roman" w:cs="Times New Roman"/>
          <w:sz w:val="24"/>
          <w:szCs w:val="24"/>
        </w:rPr>
        <w:t>Regulatory Affairs</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CS – </w:t>
      </w:r>
      <w:r>
        <w:rPr>
          <w:rFonts w:ascii="Times New Roman" w:hAnsi="Times New Roman" w:cs="Times New Roman"/>
          <w:sz w:val="24"/>
          <w:szCs w:val="24"/>
        </w:rPr>
        <w:t>Customer Service</w:t>
      </w:r>
    </w:p>
    <w:p w:rsidR="00177055" w:rsidRPr="00177055" w:rsidRDefault="00177055" w:rsidP="00BA4794">
      <w:pPr>
        <w:pStyle w:val="ListParagraph"/>
        <w:ind w:left="2880"/>
        <w:rPr>
          <w:rFonts w:ascii="Times New Roman" w:hAnsi="Times New Roman" w:cs="Times New Roman"/>
          <w:b/>
          <w:sz w:val="24"/>
          <w:szCs w:val="24"/>
        </w:rPr>
      </w:pPr>
    </w:p>
    <w:p w:rsidR="00177055" w:rsidRDefault="00177055"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Formatting Preferences</w:t>
      </w:r>
    </w:p>
    <w:p w:rsidR="00FF1D7B" w:rsidRPr="00FF1D7B" w:rsidRDefault="00FF1D7B"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This document serves as an example for all formatting preferences for future documents.</w:t>
      </w:r>
    </w:p>
    <w:p w:rsidR="00177055" w:rsidRPr="00DB7DDC" w:rsidRDefault="00DB7DD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generally acceptable size and font for all documents is 12pt Times New Roman.  A larger or smaller size may be used in the header/footer section where space is limited.</w:t>
      </w:r>
    </w:p>
    <w:p w:rsidR="00DB7DDC" w:rsidRPr="00DB7DDC" w:rsidRDefault="00DB7DD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margins for the entire document (top, bottom, right and left) are 1 inch.</w:t>
      </w:r>
    </w:p>
    <w:p w:rsidR="00DB7DDC" w:rsidRPr="00DB7DDC" w:rsidRDefault="00DB7DD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header/footer margins for all documents are ½ inch.</w:t>
      </w:r>
    </w:p>
    <w:p w:rsidR="00DB7DDC" w:rsidRPr="004A1AFC" w:rsidRDefault="004A1AF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Header will contain the company logo and the document title in bold.  The font size of the document title may be larger than 12 pt if desired.</w:t>
      </w:r>
    </w:p>
    <w:p w:rsidR="004A1AFC" w:rsidRPr="00FF1D7B" w:rsidRDefault="004A1AF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Footer will contain the document title, document number, and version number of the left side of the footer.  The Footer will contain “Confidential &amp; Proprietary” and the page number of the right side.</w:t>
      </w:r>
    </w:p>
    <w:p w:rsidR="00FF1D7B" w:rsidRPr="00BA4794" w:rsidRDefault="00FF1D7B"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numerical template will include a number (1.0) in front of the heading.  For each indented subsection, the numbering system will increase in sections (1.1.1).  </w:t>
      </w:r>
    </w:p>
    <w:p w:rsidR="00BA4794" w:rsidRPr="004A1AFC" w:rsidRDefault="00BA4794" w:rsidP="00BA4794">
      <w:pPr>
        <w:pStyle w:val="ListParagraph"/>
        <w:ind w:left="2160"/>
        <w:rPr>
          <w:rFonts w:ascii="Times New Roman" w:hAnsi="Times New Roman" w:cs="Times New Roman"/>
          <w:b/>
          <w:sz w:val="24"/>
          <w:szCs w:val="24"/>
        </w:rPr>
      </w:pPr>
    </w:p>
    <w:p w:rsidR="00177055" w:rsidRDefault="00E610DF"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Contents</w:t>
      </w:r>
    </w:p>
    <w:p w:rsidR="00E610DF" w:rsidRPr="00CE03F7" w:rsidRDefault="00E610DF" w:rsidP="00CE03F7">
      <w:pPr>
        <w:ind w:left="1440"/>
        <w:rPr>
          <w:rFonts w:ascii="Times New Roman" w:hAnsi="Times New Roman" w:cs="Times New Roman"/>
          <w:b/>
          <w:sz w:val="24"/>
          <w:szCs w:val="24"/>
        </w:rPr>
      </w:pPr>
      <w:r w:rsidRPr="00CE03F7">
        <w:rPr>
          <w:rFonts w:ascii="Times New Roman" w:hAnsi="Times New Roman" w:cs="Times New Roman"/>
          <w:sz w:val="24"/>
          <w:szCs w:val="24"/>
        </w:rPr>
        <w:lastRenderedPageBreak/>
        <w:t xml:space="preserve">The following sections </w:t>
      </w:r>
      <w:r w:rsidR="00794C76" w:rsidRPr="00CE03F7">
        <w:rPr>
          <w:rFonts w:ascii="Times New Roman" w:hAnsi="Times New Roman" w:cs="Times New Roman"/>
          <w:sz w:val="24"/>
          <w:szCs w:val="24"/>
        </w:rPr>
        <w:t>may</w:t>
      </w:r>
      <w:r w:rsidRPr="00CE03F7">
        <w:rPr>
          <w:rFonts w:ascii="Times New Roman" w:hAnsi="Times New Roman" w:cs="Times New Roman"/>
          <w:sz w:val="24"/>
          <w:szCs w:val="24"/>
        </w:rPr>
        <w:t xml:space="preserve"> be included within each document.  In some cases, not every section will be included in the document, but all of the sections that are applicable to the document should be included.</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 xml:space="preserve">Purpose - </w:t>
      </w:r>
      <w:r>
        <w:rPr>
          <w:rFonts w:ascii="Times New Roman" w:hAnsi="Times New Roman" w:cs="Times New Roman"/>
          <w:sz w:val="24"/>
          <w:szCs w:val="24"/>
        </w:rPr>
        <w:t>states the intended reason for the document and introduces the process or subject matter of the document.</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 xml:space="preserve">Scope - </w:t>
      </w:r>
      <w:r>
        <w:rPr>
          <w:rFonts w:ascii="Times New Roman" w:hAnsi="Times New Roman" w:cs="Times New Roman"/>
          <w:sz w:val="24"/>
          <w:szCs w:val="24"/>
        </w:rPr>
        <w:t xml:space="preserve">states the range and area or activity of subject matter covered.  </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 xml:space="preserve">Definition – </w:t>
      </w:r>
      <w:r>
        <w:rPr>
          <w:rFonts w:ascii="Times New Roman" w:hAnsi="Times New Roman" w:cs="Times New Roman"/>
          <w:sz w:val="24"/>
          <w:szCs w:val="24"/>
        </w:rPr>
        <w:t>includes terms that will assist in clarification or use of the document or to define an acronym.</w:t>
      </w:r>
    </w:p>
    <w:p w:rsidR="00E610DF" w:rsidRPr="008667FC"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Responsibility</w:t>
      </w:r>
      <w:r>
        <w:rPr>
          <w:rFonts w:ascii="Times New Roman" w:hAnsi="Times New Roman" w:cs="Times New Roman"/>
          <w:sz w:val="24"/>
          <w:szCs w:val="24"/>
        </w:rPr>
        <w:t xml:space="preserve"> – includes all titles or departments that engage a role in the implementation of the document and state their expected tasks.</w:t>
      </w:r>
    </w:p>
    <w:p w:rsidR="008667FC" w:rsidRPr="008667FC" w:rsidRDefault="008667FC"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Safety</w:t>
      </w:r>
      <w:r>
        <w:rPr>
          <w:rFonts w:ascii="Times New Roman" w:hAnsi="Times New Roman" w:cs="Times New Roman"/>
          <w:sz w:val="24"/>
          <w:szCs w:val="24"/>
        </w:rPr>
        <w:t xml:space="preserve"> – states any safety concerns that should be considered when performing the procedures.</w:t>
      </w:r>
    </w:p>
    <w:p w:rsidR="008667FC" w:rsidRPr="00E610DF" w:rsidRDefault="008667FC"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Material &amp; Equipment</w:t>
      </w:r>
      <w:r>
        <w:rPr>
          <w:rFonts w:ascii="Times New Roman" w:hAnsi="Times New Roman" w:cs="Times New Roman"/>
          <w:sz w:val="24"/>
          <w:szCs w:val="24"/>
        </w:rPr>
        <w:t xml:space="preserve"> – lists any materials, equipment or devices that are required to complete the procedure.</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Policy</w:t>
      </w:r>
      <w:r>
        <w:rPr>
          <w:rFonts w:ascii="Times New Roman" w:hAnsi="Times New Roman" w:cs="Times New Roman"/>
          <w:sz w:val="24"/>
          <w:szCs w:val="24"/>
        </w:rPr>
        <w:t xml:space="preserve"> – states the guiding principles to which the document content will adhere.</w:t>
      </w:r>
      <w:r w:rsidR="008667FC">
        <w:rPr>
          <w:rFonts w:ascii="Times New Roman" w:hAnsi="Times New Roman" w:cs="Times New Roman"/>
          <w:sz w:val="24"/>
          <w:szCs w:val="24"/>
        </w:rPr>
        <w:t xml:space="preserve">  The statements explain the general policies and guidelines of the company that oversee all procedures.</w:t>
      </w:r>
    </w:p>
    <w:p w:rsidR="00E610DF" w:rsidRPr="008667FC"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Procedure</w:t>
      </w:r>
      <w:r>
        <w:rPr>
          <w:rFonts w:ascii="Times New Roman" w:hAnsi="Times New Roman" w:cs="Times New Roman"/>
          <w:sz w:val="24"/>
          <w:szCs w:val="24"/>
        </w:rPr>
        <w:t xml:space="preserve"> – states the defined tasks or set of instructions in the order necessary to execute them effectively.  The statements are worded in a manner as to prevent confusion.  </w:t>
      </w:r>
    </w:p>
    <w:p w:rsidR="008667FC" w:rsidRPr="008667FC" w:rsidRDefault="008667FC"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Data Analysis and Reporting</w:t>
      </w:r>
      <w:r>
        <w:rPr>
          <w:rFonts w:ascii="Times New Roman" w:hAnsi="Times New Roman" w:cs="Times New Roman"/>
          <w:sz w:val="24"/>
          <w:szCs w:val="24"/>
        </w:rPr>
        <w:t xml:space="preserve"> – lists and briefly explains any calculation formulae, requirements for data review and data recording, and how to handle and report results.</w:t>
      </w:r>
    </w:p>
    <w:p w:rsidR="008667FC" w:rsidRPr="0065284D" w:rsidRDefault="00794C76"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References</w:t>
      </w:r>
      <w:r>
        <w:rPr>
          <w:rFonts w:ascii="Times New Roman" w:hAnsi="Times New Roman" w:cs="Times New Roman"/>
          <w:sz w:val="24"/>
          <w:szCs w:val="24"/>
        </w:rPr>
        <w:t xml:space="preserve"> – lists the internal support documents, government regulation or guidance, or any other reference that supports the document.</w:t>
      </w:r>
    </w:p>
    <w:p w:rsidR="0065284D" w:rsidRPr="00BA4794" w:rsidRDefault="0065284D"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Attachments</w:t>
      </w:r>
      <w:r>
        <w:rPr>
          <w:rFonts w:ascii="Times New Roman" w:hAnsi="Times New Roman" w:cs="Times New Roman"/>
          <w:sz w:val="24"/>
          <w:szCs w:val="24"/>
        </w:rPr>
        <w:t xml:space="preserve"> – lists any documents that have been attached to the document.  Attachments could include:  forms, flowcharts, logs, etc.</w:t>
      </w:r>
    </w:p>
    <w:p w:rsidR="00BA4794" w:rsidRPr="00BA4794" w:rsidRDefault="00BA4794" w:rsidP="00BA4794">
      <w:pPr>
        <w:pStyle w:val="ListParagraph"/>
        <w:ind w:left="2160"/>
        <w:rPr>
          <w:rFonts w:ascii="Times New Roman" w:hAnsi="Times New Roman" w:cs="Times New Roman"/>
          <w:b/>
          <w:sz w:val="24"/>
          <w:szCs w:val="24"/>
        </w:rPr>
      </w:pPr>
    </w:p>
    <w:p w:rsidR="00177055" w:rsidRDefault="00BA4794"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Maintenance</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review of policies and procedures is performed at least on a biennial period, but may occur sooner if necessary.</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document filing system is maintained by QA for all original controlled documents.</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document’s revision history is maintained by QA and not routinely provided upon document issuance.</w:t>
      </w:r>
    </w:p>
    <w:p w:rsidR="00BA4794" w:rsidRPr="00BA4794" w:rsidRDefault="00BA4794" w:rsidP="00BA4794">
      <w:pPr>
        <w:pStyle w:val="ListParagraph"/>
        <w:ind w:left="2160"/>
        <w:rPr>
          <w:rFonts w:ascii="Times New Roman" w:hAnsi="Times New Roman" w:cs="Times New Roman"/>
          <w:b/>
          <w:sz w:val="24"/>
          <w:szCs w:val="24"/>
        </w:rPr>
      </w:pPr>
    </w:p>
    <w:p w:rsidR="00BA4794" w:rsidRDefault="00BA4794"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Copies</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lastRenderedPageBreak/>
        <w:t>Electronic working copies (for creation or revision) are available from QA.</w:t>
      </w:r>
    </w:p>
    <w:p w:rsidR="00BA4794" w:rsidRPr="00C6142D"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Issued electronic copies are available from QA in a PDF or protected MS Word format.  </w:t>
      </w:r>
    </w:p>
    <w:p w:rsidR="00C6142D" w:rsidRPr="00C6142D" w:rsidRDefault="00C6142D"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Issued electronic copies will have a watermark indicating the document is a copy and will be date/time stamped and include an expiration date.</w:t>
      </w:r>
    </w:p>
    <w:p w:rsidR="00C6142D" w:rsidRPr="00C6142D" w:rsidRDefault="00C6142D"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Originals are stored by QA.</w:t>
      </w:r>
    </w:p>
    <w:p w:rsidR="00C6142D" w:rsidRDefault="00C6142D" w:rsidP="00C6142D">
      <w:pPr>
        <w:pStyle w:val="ListParagraph"/>
        <w:ind w:left="216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Procedure</w:t>
      </w:r>
    </w:p>
    <w:p w:rsidR="00D559AE" w:rsidRDefault="00D559AE"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 xml:space="preserve">Creating </w:t>
      </w:r>
      <w:r w:rsidR="00C65EC1">
        <w:rPr>
          <w:rFonts w:ascii="Times New Roman" w:hAnsi="Times New Roman" w:cs="Times New Roman"/>
          <w:b/>
          <w:sz w:val="24"/>
          <w:szCs w:val="24"/>
        </w:rPr>
        <w:t xml:space="preserve">or Revising </w:t>
      </w:r>
      <w:r>
        <w:rPr>
          <w:rFonts w:ascii="Times New Roman" w:hAnsi="Times New Roman" w:cs="Times New Roman"/>
          <w:b/>
          <w:sz w:val="24"/>
          <w:szCs w:val="24"/>
        </w:rPr>
        <w:t>a Document</w:t>
      </w:r>
    </w:p>
    <w:p w:rsidR="006C41C3" w:rsidRPr="006C41C3" w:rsidRDefault="006C41C3"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need for a new </w:t>
      </w:r>
      <w:r w:rsidR="00C65EC1">
        <w:rPr>
          <w:rFonts w:ascii="Times New Roman" w:hAnsi="Times New Roman" w:cs="Times New Roman"/>
          <w:sz w:val="24"/>
          <w:szCs w:val="24"/>
        </w:rPr>
        <w:t xml:space="preserve">or revised </w:t>
      </w:r>
      <w:r>
        <w:rPr>
          <w:rFonts w:ascii="Times New Roman" w:hAnsi="Times New Roman" w:cs="Times New Roman"/>
          <w:sz w:val="24"/>
          <w:szCs w:val="24"/>
        </w:rPr>
        <w:t xml:space="preserve">document is determined by management.  Any employee may author a </w:t>
      </w:r>
      <w:r w:rsidR="0065284D">
        <w:rPr>
          <w:rFonts w:ascii="Times New Roman" w:hAnsi="Times New Roman" w:cs="Times New Roman"/>
          <w:sz w:val="24"/>
          <w:szCs w:val="24"/>
        </w:rPr>
        <w:t xml:space="preserve">new </w:t>
      </w:r>
      <w:r>
        <w:rPr>
          <w:rFonts w:ascii="Times New Roman" w:hAnsi="Times New Roman" w:cs="Times New Roman"/>
          <w:sz w:val="24"/>
          <w:szCs w:val="24"/>
        </w:rPr>
        <w:t>document</w:t>
      </w:r>
      <w:r w:rsidR="0065284D">
        <w:rPr>
          <w:rFonts w:ascii="Times New Roman" w:hAnsi="Times New Roman" w:cs="Times New Roman"/>
          <w:sz w:val="24"/>
          <w:szCs w:val="24"/>
        </w:rPr>
        <w:t xml:space="preserve"> or revise a previously approved document</w:t>
      </w:r>
      <w:r>
        <w:rPr>
          <w:rFonts w:ascii="Times New Roman" w:hAnsi="Times New Roman" w:cs="Times New Roman"/>
          <w:sz w:val="24"/>
          <w:szCs w:val="24"/>
        </w:rPr>
        <w:t xml:space="preserve">, but management is responsible for determining the need for the </w:t>
      </w:r>
      <w:r w:rsidR="0065284D">
        <w:rPr>
          <w:rFonts w:ascii="Times New Roman" w:hAnsi="Times New Roman" w:cs="Times New Roman"/>
          <w:sz w:val="24"/>
          <w:szCs w:val="24"/>
        </w:rPr>
        <w:t xml:space="preserve">new document, the need for the revision </w:t>
      </w:r>
      <w:r>
        <w:rPr>
          <w:rFonts w:ascii="Times New Roman" w:hAnsi="Times New Roman" w:cs="Times New Roman"/>
          <w:sz w:val="24"/>
          <w:szCs w:val="24"/>
        </w:rPr>
        <w:t>and approving the final version of the document.</w:t>
      </w:r>
    </w:p>
    <w:p w:rsidR="00D559AE" w:rsidRPr="00FF1D7B" w:rsidRDefault="00D559AE"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w:t>
      </w:r>
      <w:r w:rsidR="00E26E3D">
        <w:rPr>
          <w:rFonts w:ascii="Times New Roman" w:hAnsi="Times New Roman" w:cs="Times New Roman"/>
          <w:sz w:val="24"/>
          <w:szCs w:val="24"/>
        </w:rPr>
        <w:t>originator</w:t>
      </w:r>
      <w:r>
        <w:rPr>
          <w:rFonts w:ascii="Times New Roman" w:hAnsi="Times New Roman" w:cs="Times New Roman"/>
          <w:sz w:val="24"/>
          <w:szCs w:val="24"/>
        </w:rPr>
        <w:t xml:space="preserve"> creates the </w:t>
      </w:r>
      <w:r w:rsidR="00FF1D7B">
        <w:rPr>
          <w:rFonts w:ascii="Times New Roman" w:hAnsi="Times New Roman" w:cs="Times New Roman"/>
          <w:sz w:val="24"/>
          <w:szCs w:val="24"/>
        </w:rPr>
        <w:t xml:space="preserve">electronic </w:t>
      </w:r>
      <w:r>
        <w:rPr>
          <w:rFonts w:ascii="Times New Roman" w:hAnsi="Times New Roman" w:cs="Times New Roman"/>
          <w:sz w:val="24"/>
          <w:szCs w:val="24"/>
        </w:rPr>
        <w:t>document format or obtains an electronic version from Quality Assurance (QA).</w:t>
      </w:r>
    </w:p>
    <w:p w:rsidR="00FF1D7B" w:rsidRPr="00FF1D7B" w:rsidRDefault="00FF1D7B"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initiator authors the document by completing all necessary sections and information.  The authored material will follow the formatting </w:t>
      </w:r>
      <w:r w:rsidR="006C41C3">
        <w:rPr>
          <w:rFonts w:ascii="Times New Roman" w:hAnsi="Times New Roman" w:cs="Times New Roman"/>
          <w:sz w:val="24"/>
          <w:szCs w:val="24"/>
        </w:rPr>
        <w:t>preferences discussed in this document.</w:t>
      </w:r>
    </w:p>
    <w:p w:rsidR="00FF1D7B" w:rsidRPr="00CE03F7" w:rsidRDefault="00FF1D7B"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initiator saves the document in an electronic format.</w:t>
      </w:r>
    </w:p>
    <w:p w:rsidR="00CE03F7" w:rsidRDefault="00CE03F7" w:rsidP="00CE03F7">
      <w:pPr>
        <w:pStyle w:val="ListParagraph"/>
        <w:ind w:left="2160"/>
        <w:rPr>
          <w:rFonts w:ascii="Times New Roman" w:hAnsi="Times New Roman" w:cs="Times New Roman"/>
          <w:b/>
          <w:sz w:val="24"/>
          <w:szCs w:val="24"/>
        </w:rPr>
      </w:pPr>
    </w:p>
    <w:p w:rsidR="00D559AE" w:rsidRDefault="006C41C3"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Review and Approval</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After authoring </w:t>
      </w:r>
      <w:r w:rsidR="0065284D">
        <w:rPr>
          <w:rFonts w:ascii="Times New Roman" w:hAnsi="Times New Roman" w:cs="Times New Roman"/>
          <w:sz w:val="24"/>
          <w:szCs w:val="24"/>
        </w:rPr>
        <w:t>a new document or revising a previously approved document</w:t>
      </w:r>
      <w:r>
        <w:rPr>
          <w:rFonts w:ascii="Times New Roman" w:hAnsi="Times New Roman" w:cs="Times New Roman"/>
          <w:sz w:val="24"/>
          <w:szCs w:val="24"/>
        </w:rPr>
        <w:t>, the initiator routes the draft document and all necessary support documents (references, forms, logbooks, etc) to personnel within the originating department or project group.</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After technical review, the initiator incorporates any necessary revisions or comments into the draft document.</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initiator submits </w:t>
      </w:r>
      <w:r w:rsidR="00A205EF">
        <w:rPr>
          <w:rFonts w:ascii="Times New Roman" w:hAnsi="Times New Roman" w:cs="Times New Roman"/>
          <w:sz w:val="24"/>
          <w:szCs w:val="24"/>
        </w:rPr>
        <w:t xml:space="preserve">a Change Control </w:t>
      </w:r>
      <w:r w:rsidR="00236552">
        <w:rPr>
          <w:rFonts w:ascii="Times New Roman" w:hAnsi="Times New Roman" w:cs="Times New Roman"/>
          <w:sz w:val="24"/>
          <w:szCs w:val="24"/>
        </w:rPr>
        <w:t>F</w:t>
      </w:r>
      <w:r w:rsidR="00A205EF">
        <w:rPr>
          <w:rFonts w:ascii="Times New Roman" w:hAnsi="Times New Roman" w:cs="Times New Roman"/>
          <w:sz w:val="24"/>
          <w:szCs w:val="24"/>
        </w:rPr>
        <w:t>o</w:t>
      </w:r>
      <w:r w:rsidR="00E23C35">
        <w:rPr>
          <w:rFonts w:ascii="Times New Roman" w:hAnsi="Times New Roman" w:cs="Times New Roman"/>
          <w:sz w:val="24"/>
          <w:szCs w:val="24"/>
        </w:rPr>
        <w:t>r</w:t>
      </w:r>
      <w:r w:rsidR="00A205EF">
        <w:rPr>
          <w:rFonts w:ascii="Times New Roman" w:hAnsi="Times New Roman" w:cs="Times New Roman"/>
          <w:sz w:val="24"/>
          <w:szCs w:val="24"/>
        </w:rPr>
        <w:t xml:space="preserve">m, </w:t>
      </w:r>
      <w:r>
        <w:rPr>
          <w:rFonts w:ascii="Times New Roman" w:hAnsi="Times New Roman" w:cs="Times New Roman"/>
          <w:sz w:val="24"/>
          <w:szCs w:val="24"/>
        </w:rPr>
        <w:t>the draft document and all support</w:t>
      </w:r>
      <w:r w:rsidR="00013E01">
        <w:rPr>
          <w:rFonts w:ascii="Times New Roman" w:hAnsi="Times New Roman" w:cs="Times New Roman"/>
          <w:sz w:val="24"/>
          <w:szCs w:val="24"/>
        </w:rPr>
        <w:t>ing</w:t>
      </w:r>
      <w:r>
        <w:rPr>
          <w:rFonts w:ascii="Times New Roman" w:hAnsi="Times New Roman" w:cs="Times New Roman"/>
          <w:sz w:val="24"/>
          <w:szCs w:val="24"/>
        </w:rPr>
        <w:t xml:space="preserve"> material to QA.</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QA assigns the </w:t>
      </w:r>
      <w:r w:rsidR="00672CB1">
        <w:rPr>
          <w:rFonts w:ascii="Times New Roman" w:hAnsi="Times New Roman" w:cs="Times New Roman"/>
          <w:sz w:val="24"/>
          <w:szCs w:val="24"/>
        </w:rPr>
        <w:t xml:space="preserve">new </w:t>
      </w:r>
      <w:r>
        <w:rPr>
          <w:rFonts w:ascii="Times New Roman" w:hAnsi="Times New Roman" w:cs="Times New Roman"/>
          <w:sz w:val="24"/>
          <w:szCs w:val="24"/>
        </w:rPr>
        <w:t>document number</w:t>
      </w:r>
      <w:r w:rsidR="00CB0C13">
        <w:rPr>
          <w:rFonts w:ascii="Times New Roman" w:hAnsi="Times New Roman" w:cs="Times New Roman"/>
          <w:sz w:val="24"/>
          <w:szCs w:val="24"/>
        </w:rPr>
        <w:t>, new or revised version nu</w:t>
      </w:r>
      <w:r w:rsidR="00672CB1">
        <w:rPr>
          <w:rFonts w:ascii="Times New Roman" w:hAnsi="Times New Roman" w:cs="Times New Roman"/>
          <w:sz w:val="24"/>
          <w:szCs w:val="24"/>
        </w:rPr>
        <w:t>mber, and Change Control number</w:t>
      </w:r>
      <w:r>
        <w:rPr>
          <w:rFonts w:ascii="Times New Roman" w:hAnsi="Times New Roman" w:cs="Times New Roman"/>
          <w:sz w:val="24"/>
          <w:szCs w:val="24"/>
        </w:rPr>
        <w:t xml:space="preserve"> and reviews the document for formatting and compliance to the applicable quality systems.</w:t>
      </w:r>
    </w:p>
    <w:p w:rsidR="006C41C3" w:rsidRPr="006C41C3" w:rsidRDefault="006C41C3" w:rsidP="006C41C3">
      <w:pPr>
        <w:pStyle w:val="ListParagraph"/>
        <w:numPr>
          <w:ilvl w:val="3"/>
          <w:numId w:val="1"/>
        </w:numPr>
        <w:ind w:left="3060" w:hanging="900"/>
        <w:rPr>
          <w:rFonts w:ascii="Times New Roman" w:hAnsi="Times New Roman" w:cs="Times New Roman"/>
          <w:b/>
          <w:sz w:val="24"/>
          <w:szCs w:val="24"/>
        </w:rPr>
      </w:pPr>
      <w:r>
        <w:rPr>
          <w:rFonts w:ascii="Times New Roman" w:hAnsi="Times New Roman" w:cs="Times New Roman"/>
          <w:sz w:val="24"/>
          <w:szCs w:val="24"/>
        </w:rPr>
        <w:t xml:space="preserve">If additional revisions are required after QA review, the draft document and all support materials will be returned to the initiator for revision.  </w:t>
      </w:r>
    </w:p>
    <w:p w:rsidR="006C41C3" w:rsidRPr="006C41C3" w:rsidRDefault="006C41C3" w:rsidP="006C41C3">
      <w:pPr>
        <w:pStyle w:val="ListParagraph"/>
        <w:numPr>
          <w:ilvl w:val="3"/>
          <w:numId w:val="1"/>
        </w:numPr>
        <w:ind w:left="3060" w:hanging="900"/>
        <w:rPr>
          <w:rFonts w:ascii="Times New Roman" w:hAnsi="Times New Roman" w:cs="Times New Roman"/>
          <w:b/>
          <w:sz w:val="24"/>
          <w:szCs w:val="24"/>
        </w:rPr>
      </w:pPr>
      <w:r>
        <w:rPr>
          <w:rFonts w:ascii="Times New Roman" w:hAnsi="Times New Roman" w:cs="Times New Roman"/>
          <w:sz w:val="24"/>
          <w:szCs w:val="24"/>
        </w:rPr>
        <w:t>Once revision is complete, all materials will be returned to QA.</w:t>
      </w:r>
    </w:p>
    <w:p w:rsidR="00CB0C13" w:rsidRPr="00CB0C13" w:rsidRDefault="00CB0C1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lastRenderedPageBreak/>
        <w:t xml:space="preserve">QA submits the Change Control packet to the necessary personnel for review and approval.  This approval should include personnel from any affected department.  </w:t>
      </w:r>
    </w:p>
    <w:p w:rsidR="00CB0C13" w:rsidRPr="00CB0C13" w:rsidRDefault="00CB0C13" w:rsidP="00CB0C1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Once the Change Control has been approved, the Originator creates a</w:t>
      </w:r>
      <w:r w:rsidR="006A24D9">
        <w:rPr>
          <w:rFonts w:ascii="Times New Roman" w:hAnsi="Times New Roman" w:cs="Times New Roman"/>
          <w:sz w:val="24"/>
          <w:szCs w:val="24"/>
        </w:rPr>
        <w:t>n electronic</w:t>
      </w:r>
      <w:r>
        <w:rPr>
          <w:rFonts w:ascii="Times New Roman" w:hAnsi="Times New Roman" w:cs="Times New Roman"/>
          <w:sz w:val="24"/>
          <w:szCs w:val="24"/>
        </w:rPr>
        <w:t xml:space="preserve"> final version of the document and submits the final version to QA.</w:t>
      </w:r>
      <w:r w:rsidR="006A24D9">
        <w:rPr>
          <w:rFonts w:ascii="Times New Roman" w:hAnsi="Times New Roman" w:cs="Times New Roman"/>
          <w:sz w:val="24"/>
          <w:szCs w:val="24"/>
        </w:rPr>
        <w:t xml:space="preserve">  The originator signs the Change Control Form to indicate the completion of all steps necessary for incorporation of the newly approved document(s).</w:t>
      </w:r>
    </w:p>
    <w:p w:rsidR="00CE03F7" w:rsidRPr="0065284D" w:rsidRDefault="00CE03F7" w:rsidP="00CE03F7">
      <w:pPr>
        <w:pStyle w:val="ListParagraph"/>
        <w:ind w:left="2160"/>
        <w:rPr>
          <w:rFonts w:ascii="Times New Roman" w:hAnsi="Times New Roman" w:cs="Times New Roman"/>
          <w:b/>
          <w:sz w:val="24"/>
          <w:szCs w:val="24"/>
        </w:rPr>
      </w:pPr>
    </w:p>
    <w:p w:rsidR="006C41C3" w:rsidRDefault="0065284D"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Implementation</w:t>
      </w:r>
    </w:p>
    <w:p w:rsidR="0065284D" w:rsidRPr="00CE03F7" w:rsidRDefault="006A24D9"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Unless otherwise specified, the Suggested Effective Date will be used for incorporation.  If a Suggested Effective Date has not be recorded and a</w:t>
      </w:r>
      <w:r w:rsidR="0065284D">
        <w:rPr>
          <w:rFonts w:ascii="Times New Roman" w:hAnsi="Times New Roman" w:cs="Times New Roman"/>
          <w:sz w:val="24"/>
          <w:szCs w:val="24"/>
        </w:rPr>
        <w:t>fter approval, the Subject Matter Expert, Department</w:t>
      </w:r>
      <w:r w:rsidR="00CE03F7">
        <w:rPr>
          <w:rFonts w:ascii="Times New Roman" w:hAnsi="Times New Roman" w:cs="Times New Roman"/>
          <w:sz w:val="24"/>
          <w:szCs w:val="24"/>
        </w:rPr>
        <w:t>al Management</w:t>
      </w:r>
      <w:r w:rsidR="0065284D">
        <w:rPr>
          <w:rFonts w:ascii="Times New Roman" w:hAnsi="Times New Roman" w:cs="Times New Roman"/>
          <w:sz w:val="24"/>
          <w:szCs w:val="24"/>
        </w:rPr>
        <w:t>, and Quality Assurance determines the time required to train all necessary employees on the new or revised document and establish an effective date of the new document.</w:t>
      </w:r>
    </w:p>
    <w:p w:rsidR="00CE03F7" w:rsidRPr="00CE03F7" w:rsidRDefault="00CE03F7"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All applicable employees are required to train on new or revised documents.</w:t>
      </w:r>
    </w:p>
    <w:p w:rsidR="00CE03F7" w:rsidRPr="00CE03F7" w:rsidRDefault="004311D3"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Departmental Management </w:t>
      </w:r>
      <w:r w:rsidR="00CE03F7">
        <w:rPr>
          <w:rFonts w:ascii="Times New Roman" w:hAnsi="Times New Roman" w:cs="Times New Roman"/>
          <w:sz w:val="24"/>
          <w:szCs w:val="24"/>
        </w:rPr>
        <w:t>or Subject Matter Experts will provide training to all applicable employees.</w:t>
      </w:r>
    </w:p>
    <w:p w:rsidR="00CE03F7" w:rsidRPr="0065284D" w:rsidRDefault="00CE03F7"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Training may include:  document reading, process performance, process observation, or any other means deemed applicable.</w:t>
      </w:r>
    </w:p>
    <w:p w:rsidR="0065284D" w:rsidRPr="00CE03F7" w:rsidRDefault="0065284D"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Upon reaching the effective date, all training and changes should be completed </w:t>
      </w:r>
      <w:r w:rsidR="00632348">
        <w:rPr>
          <w:rFonts w:ascii="Times New Roman" w:hAnsi="Times New Roman" w:cs="Times New Roman"/>
          <w:sz w:val="24"/>
          <w:szCs w:val="24"/>
        </w:rPr>
        <w:t>so that all systems will be in compliance with the new or revised document.  If additional time is required for training or to implement changes, an extension can be granted with the approval QA and the Department</w:t>
      </w:r>
      <w:r w:rsidR="00CE03F7">
        <w:rPr>
          <w:rFonts w:ascii="Times New Roman" w:hAnsi="Times New Roman" w:cs="Times New Roman"/>
          <w:sz w:val="24"/>
          <w:szCs w:val="24"/>
        </w:rPr>
        <w:t>al Management</w:t>
      </w:r>
      <w:r w:rsidR="00632348">
        <w:rPr>
          <w:rFonts w:ascii="Times New Roman" w:hAnsi="Times New Roman" w:cs="Times New Roman"/>
          <w:sz w:val="24"/>
          <w:szCs w:val="24"/>
        </w:rPr>
        <w:t xml:space="preserve">.  This extension is documented on </w:t>
      </w:r>
      <w:r w:rsidR="006A24D9">
        <w:rPr>
          <w:rFonts w:ascii="Times New Roman" w:hAnsi="Times New Roman" w:cs="Times New Roman"/>
          <w:sz w:val="24"/>
          <w:szCs w:val="24"/>
        </w:rPr>
        <w:t>the original Change Control Form</w:t>
      </w:r>
      <w:r w:rsidR="00632348">
        <w:rPr>
          <w:rFonts w:ascii="Times New Roman" w:hAnsi="Times New Roman" w:cs="Times New Roman"/>
          <w:sz w:val="24"/>
          <w:szCs w:val="24"/>
        </w:rPr>
        <w:t>.</w:t>
      </w:r>
    </w:p>
    <w:p w:rsidR="00CE03F7" w:rsidRPr="00CE03F7" w:rsidDel="006E2B3B" w:rsidRDefault="00CE03F7" w:rsidP="00CE03F7">
      <w:pPr>
        <w:pStyle w:val="ListParagraph"/>
        <w:ind w:left="2160"/>
        <w:rPr>
          <w:del w:id="2" w:author="Andie Miller" w:date="2009-08-18T14:53:00Z"/>
          <w:rFonts w:ascii="Times New Roman" w:hAnsi="Times New Roman" w:cs="Times New Roman"/>
          <w:b/>
          <w:sz w:val="24"/>
          <w:szCs w:val="24"/>
        </w:rPr>
      </w:pPr>
    </w:p>
    <w:p w:rsidR="00CE03F7" w:rsidRDefault="00CE03F7" w:rsidP="00C6142D">
      <w:pPr>
        <w:pStyle w:val="ListParagraph"/>
        <w:ind w:left="144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References</w:t>
      </w:r>
    </w:p>
    <w:p w:rsidR="00A205EF" w:rsidRPr="00CB0C13" w:rsidRDefault="00A205EF" w:rsidP="006A77FF">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Change Control Form, QAF-003</w:t>
      </w:r>
    </w:p>
    <w:p w:rsidR="00CB0C13" w:rsidRPr="00F56B50" w:rsidRDefault="00CB0C13" w:rsidP="006A77FF">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Change Control, QA-00</w:t>
      </w:r>
      <w:r w:rsidR="00AF543F">
        <w:rPr>
          <w:rFonts w:ascii="Times New Roman" w:hAnsi="Times New Roman" w:cs="Times New Roman"/>
          <w:sz w:val="24"/>
          <w:szCs w:val="24"/>
        </w:rPr>
        <w:t>3</w:t>
      </w:r>
    </w:p>
    <w:p w:rsidR="00F56B50" w:rsidRPr="00F56B50" w:rsidRDefault="00F56B50" w:rsidP="00F56B50">
      <w:pPr>
        <w:pStyle w:val="ListParagraph"/>
        <w:ind w:left="1440"/>
        <w:rPr>
          <w:rFonts w:ascii="Times New Roman" w:hAnsi="Times New Roman" w:cs="Times New Roman"/>
          <w:b/>
          <w:sz w:val="24"/>
          <w:szCs w:val="24"/>
        </w:rPr>
      </w:pPr>
    </w:p>
    <w:p w:rsidR="00F56B50" w:rsidRPr="00F56B50" w:rsidRDefault="00F56B50" w:rsidP="00F56B50">
      <w:pPr>
        <w:pStyle w:val="ListParagraph"/>
        <w:numPr>
          <w:ilvl w:val="0"/>
          <w:numId w:val="1"/>
        </w:numPr>
        <w:rPr>
          <w:rFonts w:ascii="Times New Roman" w:hAnsi="Times New Roman" w:cs="Times New Roman"/>
          <w:b/>
          <w:sz w:val="24"/>
          <w:szCs w:val="24"/>
        </w:rPr>
      </w:pPr>
      <w:r w:rsidRPr="00F56B50">
        <w:rPr>
          <w:rFonts w:ascii="Times New Roman" w:hAnsi="Times New Roman" w:cs="Times New Roman"/>
          <w:b/>
          <w:sz w:val="24"/>
          <w:szCs w:val="24"/>
        </w:rPr>
        <w:t>Attachments</w:t>
      </w:r>
    </w:p>
    <w:p w:rsidR="00F56B50" w:rsidRPr="00E26E3D" w:rsidRDefault="00F56B50" w:rsidP="00F56B50">
      <w:pPr>
        <w:pStyle w:val="ListParagraph"/>
        <w:rPr>
          <w:rFonts w:ascii="Times New Roman" w:hAnsi="Times New Roman" w:cs="Times New Roman"/>
          <w:b/>
          <w:sz w:val="24"/>
          <w:szCs w:val="24"/>
        </w:rPr>
      </w:pPr>
      <w:r>
        <w:rPr>
          <w:rFonts w:ascii="Times New Roman" w:hAnsi="Times New Roman" w:cs="Times New Roman"/>
          <w:sz w:val="24"/>
          <w:szCs w:val="24"/>
        </w:rPr>
        <w:t>N/A</w:t>
      </w:r>
    </w:p>
    <w:p w:rsidR="006A77FF" w:rsidDel="006E2B3B" w:rsidRDefault="006A77FF" w:rsidP="006A77FF">
      <w:pPr>
        <w:pStyle w:val="ListParagraph"/>
        <w:rPr>
          <w:del w:id="3" w:author="Andie Miller" w:date="2009-08-18T14:53:00Z"/>
          <w:rFonts w:ascii="Times New Roman" w:hAnsi="Times New Roman" w:cs="Times New Roman"/>
          <w:b/>
          <w:sz w:val="24"/>
          <w:szCs w:val="24"/>
        </w:rPr>
      </w:pPr>
    </w:p>
    <w:p w:rsidR="006A77FF" w:rsidDel="006E2B3B" w:rsidRDefault="006A77FF" w:rsidP="006A77FF">
      <w:pPr>
        <w:pStyle w:val="ListParagraph"/>
        <w:rPr>
          <w:del w:id="4" w:author="Andie Miller" w:date="2009-08-18T14:53:00Z"/>
          <w:rFonts w:ascii="Times New Roman" w:hAnsi="Times New Roman" w:cs="Times New Roman"/>
          <w:b/>
          <w:sz w:val="24"/>
          <w:szCs w:val="24"/>
        </w:rPr>
      </w:pPr>
    </w:p>
    <w:p w:rsidR="00A205EF" w:rsidDel="006E2B3B" w:rsidRDefault="00A205EF" w:rsidP="006A77FF">
      <w:pPr>
        <w:jc w:val="center"/>
        <w:rPr>
          <w:del w:id="5" w:author="Andie Miller" w:date="2009-08-18T14:53:00Z"/>
          <w:rFonts w:ascii="Times New Roman" w:hAnsi="Times New Roman"/>
          <w:b/>
          <w:sz w:val="28"/>
          <w:szCs w:val="28"/>
          <w:lang w:val="fr-FR"/>
        </w:rPr>
      </w:pPr>
    </w:p>
    <w:p w:rsidR="00CB0C13" w:rsidDel="006E2B3B" w:rsidRDefault="00CB0C13" w:rsidP="006E2B3B">
      <w:pPr>
        <w:rPr>
          <w:del w:id="6" w:author="Andie Miller" w:date="2009-08-18T14:53:00Z"/>
          <w:rFonts w:ascii="Times New Roman" w:hAnsi="Times New Roman"/>
          <w:b/>
          <w:sz w:val="28"/>
          <w:szCs w:val="28"/>
          <w:lang w:val="fr-FR"/>
        </w:rPr>
        <w:pPrChange w:id="7" w:author="Andie Miller" w:date="2009-08-18T14:53:00Z">
          <w:pPr>
            <w:jc w:val="center"/>
          </w:pPr>
        </w:pPrChange>
      </w:pPr>
    </w:p>
    <w:p w:rsidR="00CB0C13" w:rsidDel="006E2B3B" w:rsidRDefault="00CB0C13" w:rsidP="006E2B3B">
      <w:pPr>
        <w:rPr>
          <w:del w:id="8" w:author="Andie Miller" w:date="2009-08-18T14:53:00Z"/>
          <w:rFonts w:ascii="Times New Roman" w:hAnsi="Times New Roman"/>
          <w:b/>
          <w:sz w:val="28"/>
          <w:szCs w:val="28"/>
          <w:lang w:val="fr-FR"/>
        </w:rPr>
        <w:pPrChange w:id="9" w:author="Andie Miller" w:date="2009-08-18T14:53:00Z">
          <w:pPr>
            <w:jc w:val="center"/>
          </w:pPr>
        </w:pPrChange>
      </w:pPr>
    </w:p>
    <w:p w:rsidR="00CB0C13" w:rsidDel="006E2B3B" w:rsidRDefault="00CB0C13" w:rsidP="006E2B3B">
      <w:pPr>
        <w:rPr>
          <w:del w:id="10" w:author="Andie Miller" w:date="2009-08-18T14:53:00Z"/>
          <w:rFonts w:ascii="Times New Roman" w:hAnsi="Times New Roman"/>
          <w:b/>
          <w:sz w:val="28"/>
          <w:szCs w:val="28"/>
          <w:lang w:val="fr-FR"/>
        </w:rPr>
        <w:pPrChange w:id="11" w:author="Andie Miller" w:date="2009-08-18T14:53:00Z">
          <w:pPr>
            <w:jc w:val="center"/>
          </w:pPr>
        </w:pPrChange>
      </w:pPr>
    </w:p>
    <w:p w:rsidR="00CB0C13" w:rsidDel="006E2B3B" w:rsidRDefault="00CB0C13" w:rsidP="006E2B3B">
      <w:pPr>
        <w:rPr>
          <w:del w:id="12" w:author="Andie Miller" w:date="2009-08-18T14:53:00Z"/>
          <w:rFonts w:ascii="Times New Roman" w:hAnsi="Times New Roman"/>
          <w:b/>
          <w:sz w:val="28"/>
          <w:szCs w:val="28"/>
          <w:lang w:val="fr-FR"/>
        </w:rPr>
        <w:pPrChange w:id="13" w:author="Andie Miller" w:date="2009-08-18T14:53:00Z">
          <w:pPr>
            <w:jc w:val="center"/>
          </w:pPr>
        </w:pPrChange>
      </w:pPr>
    </w:p>
    <w:p w:rsidR="00CB0C13" w:rsidDel="006E2B3B" w:rsidRDefault="00CB0C13" w:rsidP="006E2B3B">
      <w:pPr>
        <w:rPr>
          <w:del w:id="14" w:author="Andie Miller" w:date="2009-08-18T14:53:00Z"/>
          <w:rFonts w:ascii="Times New Roman" w:hAnsi="Times New Roman"/>
          <w:b/>
          <w:sz w:val="28"/>
          <w:szCs w:val="28"/>
          <w:lang w:val="fr-FR"/>
        </w:rPr>
        <w:pPrChange w:id="15" w:author="Andie Miller" w:date="2009-08-18T14:53:00Z">
          <w:pPr>
            <w:jc w:val="center"/>
          </w:pPr>
        </w:pPrChange>
      </w:pPr>
    </w:p>
    <w:p w:rsidR="00CB0C13" w:rsidDel="006E2B3B" w:rsidRDefault="00CB0C13" w:rsidP="006E2B3B">
      <w:pPr>
        <w:rPr>
          <w:del w:id="16" w:author="Andie Miller" w:date="2009-08-18T14:53:00Z"/>
          <w:rFonts w:ascii="Times New Roman" w:hAnsi="Times New Roman"/>
          <w:b/>
          <w:sz w:val="28"/>
          <w:szCs w:val="28"/>
          <w:lang w:val="fr-FR"/>
        </w:rPr>
        <w:pPrChange w:id="17" w:author="Andie Miller" w:date="2009-08-18T14:53:00Z">
          <w:pPr>
            <w:jc w:val="center"/>
          </w:pPr>
        </w:pPrChange>
      </w:pPr>
    </w:p>
    <w:p w:rsidR="00CB0C13" w:rsidDel="006E2B3B" w:rsidRDefault="00CB0C13" w:rsidP="006A77FF">
      <w:pPr>
        <w:jc w:val="center"/>
        <w:rPr>
          <w:del w:id="18" w:author="Andie Miller" w:date="2009-08-18T14:53:00Z"/>
          <w:rFonts w:ascii="Times New Roman" w:hAnsi="Times New Roman"/>
          <w:b/>
          <w:sz w:val="28"/>
          <w:szCs w:val="28"/>
          <w:lang w:val="fr-FR"/>
        </w:rPr>
      </w:pPr>
    </w:p>
    <w:p w:rsidR="00CB0C13" w:rsidDel="006E2B3B" w:rsidRDefault="00CB0C13" w:rsidP="006A77FF">
      <w:pPr>
        <w:jc w:val="center"/>
        <w:rPr>
          <w:del w:id="19" w:author="Andie Miller" w:date="2009-08-18T14:53:00Z"/>
          <w:rFonts w:ascii="Times New Roman" w:hAnsi="Times New Roman"/>
          <w:b/>
          <w:sz w:val="28"/>
          <w:szCs w:val="28"/>
          <w:lang w:val="fr-FR"/>
        </w:rPr>
      </w:pPr>
    </w:p>
    <w:p w:rsidR="00CB0C13" w:rsidDel="006E2B3B" w:rsidRDefault="00CB0C13" w:rsidP="006A77FF">
      <w:pPr>
        <w:jc w:val="center"/>
        <w:rPr>
          <w:del w:id="20" w:author="Andie Miller" w:date="2009-08-18T14:53:00Z"/>
          <w:rFonts w:ascii="Times New Roman" w:hAnsi="Times New Roman"/>
          <w:b/>
          <w:sz w:val="28"/>
          <w:szCs w:val="28"/>
          <w:lang w:val="fr-FR"/>
        </w:rPr>
      </w:pPr>
    </w:p>
    <w:p w:rsidR="00CB0C13" w:rsidDel="006E2B3B" w:rsidRDefault="00CB0C13" w:rsidP="006A77FF">
      <w:pPr>
        <w:jc w:val="center"/>
        <w:rPr>
          <w:del w:id="21" w:author="Andie Miller" w:date="2009-08-18T14:53:00Z"/>
          <w:rFonts w:ascii="Times New Roman" w:hAnsi="Times New Roman"/>
          <w:b/>
          <w:sz w:val="28"/>
          <w:szCs w:val="28"/>
          <w:lang w:val="fr-FR"/>
        </w:rPr>
      </w:pPr>
    </w:p>
    <w:p w:rsidR="00CB0C13" w:rsidDel="006E2B3B" w:rsidRDefault="00CB0C13" w:rsidP="006A77FF">
      <w:pPr>
        <w:jc w:val="center"/>
        <w:rPr>
          <w:del w:id="22" w:author="Andie Miller" w:date="2009-08-18T14:53:00Z"/>
          <w:rFonts w:ascii="Times New Roman" w:hAnsi="Times New Roman"/>
          <w:b/>
          <w:sz w:val="28"/>
          <w:szCs w:val="28"/>
          <w:lang w:val="fr-FR"/>
        </w:rPr>
      </w:pPr>
    </w:p>
    <w:p w:rsidR="00CB0C13" w:rsidDel="006E2B3B" w:rsidRDefault="00CB0C13" w:rsidP="006A77FF">
      <w:pPr>
        <w:jc w:val="center"/>
        <w:rPr>
          <w:del w:id="23" w:author="Andie Miller" w:date="2009-08-18T14:53:00Z"/>
          <w:rFonts w:ascii="Times New Roman" w:hAnsi="Times New Roman"/>
          <w:b/>
          <w:sz w:val="28"/>
          <w:szCs w:val="28"/>
          <w:lang w:val="fr-FR"/>
        </w:rPr>
      </w:pPr>
    </w:p>
    <w:p w:rsidR="00CB0C13" w:rsidDel="006E2B3B" w:rsidRDefault="00CB0C13" w:rsidP="006A77FF">
      <w:pPr>
        <w:jc w:val="center"/>
        <w:rPr>
          <w:del w:id="24" w:author="Andie Miller" w:date="2009-08-18T14:53:00Z"/>
          <w:rFonts w:ascii="Times New Roman" w:hAnsi="Times New Roman"/>
          <w:b/>
          <w:sz w:val="28"/>
          <w:szCs w:val="28"/>
          <w:lang w:val="fr-FR"/>
        </w:rPr>
      </w:pPr>
    </w:p>
    <w:p w:rsidR="00CB0C13" w:rsidDel="006E2B3B" w:rsidRDefault="00CB0C13" w:rsidP="006A77FF">
      <w:pPr>
        <w:jc w:val="center"/>
        <w:rPr>
          <w:del w:id="25" w:author="Andie Miller" w:date="2009-08-18T14:53:00Z"/>
          <w:rFonts w:ascii="Times New Roman" w:hAnsi="Times New Roman"/>
          <w:b/>
          <w:sz w:val="28"/>
          <w:szCs w:val="28"/>
          <w:lang w:val="fr-FR"/>
        </w:rPr>
      </w:pPr>
    </w:p>
    <w:p w:rsidR="00CB0C13" w:rsidDel="006E2B3B" w:rsidRDefault="00CB0C13" w:rsidP="006A77FF">
      <w:pPr>
        <w:jc w:val="center"/>
        <w:rPr>
          <w:del w:id="26" w:author="Andie Miller" w:date="2009-08-18T14:53:00Z"/>
          <w:rFonts w:ascii="Times New Roman" w:hAnsi="Times New Roman"/>
          <w:b/>
          <w:sz w:val="28"/>
          <w:szCs w:val="28"/>
          <w:lang w:val="fr-FR"/>
        </w:rPr>
      </w:pPr>
    </w:p>
    <w:p w:rsidR="006E2B3B" w:rsidRDefault="006E2B3B">
      <w:pPr>
        <w:rPr>
          <w:ins w:id="27" w:author="Andie Miller" w:date="2009-08-18T14:53:00Z"/>
          <w:rFonts w:ascii="Times New Roman" w:hAnsi="Times New Roman"/>
          <w:b/>
          <w:sz w:val="28"/>
          <w:szCs w:val="28"/>
          <w:lang w:val="fr-FR"/>
        </w:rPr>
      </w:pPr>
      <w:ins w:id="28" w:author="Andie Miller" w:date="2009-08-18T14:53:00Z">
        <w:r>
          <w:rPr>
            <w:rFonts w:ascii="Times New Roman" w:hAnsi="Times New Roman"/>
            <w:b/>
            <w:sz w:val="28"/>
            <w:szCs w:val="28"/>
            <w:lang w:val="fr-FR"/>
          </w:rPr>
          <w:br w:type="page"/>
        </w:r>
      </w:ins>
    </w:p>
    <w:p w:rsidR="006A77FF" w:rsidRPr="00776A6D" w:rsidRDefault="006A77FF" w:rsidP="006A77FF">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tblPr>
      <w:tblGrid>
        <w:gridCol w:w="1638"/>
        <w:gridCol w:w="1080"/>
        <w:gridCol w:w="4230"/>
        <w:gridCol w:w="1209"/>
        <w:gridCol w:w="1417"/>
      </w:tblGrid>
      <w:tr w:rsidR="006A77FF" w:rsidTr="006E2B3B">
        <w:trPr>
          <w:trHeight w:hRule="exact" w:val="708"/>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Version Number:</w:t>
            </w: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Description of Change:</w:t>
            </w:r>
          </w:p>
          <w:p w:rsidR="006A77FF" w:rsidRDefault="006A77FF" w:rsidP="002D2619">
            <w:pPr>
              <w:rPr>
                <w:rFonts w:ascii="Times New Roman" w:hAnsi="Times New Roman"/>
              </w:rPr>
            </w:pPr>
          </w:p>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r>
              <w:rPr>
                <w:rFonts w:ascii="Times New Roman" w:hAnsi="Times New Roman"/>
              </w:rPr>
              <w:t>Updated by:</w:t>
            </w: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7B727E" w:rsidP="002D2619">
            <w:pPr>
              <w:jc w:val="center"/>
              <w:rPr>
                <w:rFonts w:ascii="Times New Roman" w:hAnsi="Times New Roman"/>
              </w:rPr>
            </w:pPr>
            <w:r>
              <w:rPr>
                <w:rFonts w:ascii="Times New Roman" w:hAnsi="Times New Roman"/>
              </w:rPr>
              <w:t>cc-051109-02</w:t>
            </w: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000</w:t>
            </w: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New Document</w:t>
            </w:r>
          </w:p>
        </w:tc>
        <w:tc>
          <w:tcPr>
            <w:tcW w:w="1209" w:type="dxa"/>
            <w:tcBorders>
              <w:top w:val="single" w:sz="6" w:space="0" w:color="auto"/>
              <w:left w:val="single" w:sz="6" w:space="0" w:color="auto"/>
              <w:bottom w:val="single" w:sz="6" w:space="0" w:color="auto"/>
            </w:tcBorders>
          </w:tcPr>
          <w:p w:rsidR="006A77FF" w:rsidRDefault="007B727E" w:rsidP="002D2619">
            <w:pPr>
              <w:jc w:val="center"/>
              <w:rPr>
                <w:rFonts w:ascii="Times New Roman" w:hAnsi="Times New Roman"/>
              </w:rPr>
            </w:pPr>
            <w:r>
              <w:rPr>
                <w:rFonts w:ascii="Times New Roman" w:hAnsi="Times New Roman"/>
              </w:rPr>
              <w:t>05/11/09</w:t>
            </w:r>
          </w:p>
        </w:tc>
        <w:tc>
          <w:tcPr>
            <w:tcW w:w="1417" w:type="dxa"/>
            <w:tcBorders>
              <w:top w:val="single" w:sz="6" w:space="0" w:color="auto"/>
              <w:left w:val="single" w:sz="6" w:space="0" w:color="auto"/>
              <w:bottom w:val="single" w:sz="6" w:space="0" w:color="auto"/>
              <w:right w:val="single" w:sz="6" w:space="0" w:color="auto"/>
            </w:tcBorders>
          </w:tcPr>
          <w:p w:rsidR="006A77FF" w:rsidRDefault="007B727E" w:rsidP="002D2619">
            <w:pPr>
              <w:rPr>
                <w:rFonts w:ascii="Times New Roman" w:hAnsi="Times New Roman"/>
              </w:rPr>
            </w:pPr>
            <w:r>
              <w:rPr>
                <w:rFonts w:ascii="Times New Roman" w:hAnsi="Times New Roman"/>
              </w:rPr>
              <w:t>TJ</w:t>
            </w:r>
          </w:p>
        </w:tc>
      </w:tr>
      <w:tr w:rsidR="006A77FF" w:rsidTr="006E2B3B">
        <w:trPr>
          <w:trHeight w:hRule="exact" w:val="1563"/>
          <w:tblHeader/>
        </w:trPr>
        <w:tc>
          <w:tcPr>
            <w:tcW w:w="1638" w:type="dxa"/>
            <w:tcBorders>
              <w:top w:val="single" w:sz="6" w:space="0" w:color="auto"/>
              <w:left w:val="single" w:sz="6" w:space="0" w:color="auto"/>
              <w:bottom w:val="single" w:sz="6" w:space="0" w:color="auto"/>
            </w:tcBorders>
          </w:tcPr>
          <w:p w:rsidR="006A77FF" w:rsidRDefault="006E2B3B" w:rsidP="002D2619">
            <w:pPr>
              <w:jc w:val="center"/>
              <w:rPr>
                <w:rFonts w:ascii="Times New Roman" w:hAnsi="Times New Roman"/>
              </w:rPr>
            </w:pPr>
            <w:r>
              <w:rPr>
                <w:rFonts w:ascii="Times New Roman" w:hAnsi="Times New Roman"/>
              </w:rPr>
              <w:t>CC-081809-01</w:t>
            </w:r>
          </w:p>
        </w:tc>
        <w:tc>
          <w:tcPr>
            <w:tcW w:w="1080" w:type="dxa"/>
            <w:tcBorders>
              <w:top w:val="single" w:sz="6" w:space="0" w:color="auto"/>
              <w:left w:val="single" w:sz="6" w:space="0" w:color="auto"/>
              <w:bottom w:val="single" w:sz="6" w:space="0" w:color="auto"/>
            </w:tcBorders>
          </w:tcPr>
          <w:p w:rsidR="006A77FF" w:rsidRDefault="006A24D9" w:rsidP="002D2619">
            <w:pPr>
              <w:jc w:val="center"/>
              <w:rPr>
                <w:rFonts w:ascii="Times New Roman" w:hAnsi="Times New Roman"/>
              </w:rPr>
            </w:pPr>
            <w:r>
              <w:rPr>
                <w:rFonts w:ascii="Times New Roman" w:hAnsi="Times New Roman"/>
              </w:rPr>
              <w:t>001</w:t>
            </w:r>
          </w:p>
        </w:tc>
        <w:tc>
          <w:tcPr>
            <w:tcW w:w="4230" w:type="dxa"/>
            <w:tcBorders>
              <w:top w:val="single" w:sz="6" w:space="0" w:color="auto"/>
              <w:left w:val="single" w:sz="6" w:space="0" w:color="auto"/>
              <w:bottom w:val="single" w:sz="6" w:space="0" w:color="auto"/>
            </w:tcBorders>
          </w:tcPr>
          <w:p w:rsidR="006E2B3B" w:rsidRDefault="006A24D9" w:rsidP="002D2619">
            <w:pPr>
              <w:rPr>
                <w:rFonts w:ascii="Times New Roman" w:hAnsi="Times New Roman"/>
              </w:rPr>
            </w:pPr>
            <w:r>
              <w:rPr>
                <w:rFonts w:ascii="Times New Roman" w:hAnsi="Times New Roman"/>
              </w:rPr>
              <w:t>Update document to remove reference to the Doccument Approval Form and the Doument Retirement Form</w:t>
            </w:r>
            <w:r w:rsidR="006E2B3B">
              <w:rPr>
                <w:rFonts w:ascii="Times New Roman" w:hAnsi="Times New Roman"/>
              </w:rPr>
              <w:t>, clarify the use of a Suggested Effective Date, and Modify MN-Manufacturing to OPS- Operations.</w:t>
            </w:r>
          </w:p>
        </w:tc>
        <w:tc>
          <w:tcPr>
            <w:tcW w:w="1209" w:type="dxa"/>
            <w:tcBorders>
              <w:top w:val="single" w:sz="6" w:space="0" w:color="auto"/>
              <w:left w:val="single" w:sz="6" w:space="0" w:color="auto"/>
              <w:bottom w:val="single" w:sz="6" w:space="0" w:color="auto"/>
            </w:tcBorders>
          </w:tcPr>
          <w:p w:rsidR="006A77FF" w:rsidRDefault="006E2B3B" w:rsidP="002D2619">
            <w:pPr>
              <w:jc w:val="center"/>
              <w:rPr>
                <w:rFonts w:ascii="Times New Roman" w:hAnsi="Times New Roman"/>
                <w:lang w:val="fr-FR"/>
              </w:rPr>
            </w:pPr>
            <w:r>
              <w:rPr>
                <w:rFonts w:ascii="Times New Roman" w:hAnsi="Times New Roman"/>
                <w:lang w:val="fr-FR"/>
              </w:rPr>
              <w:t>08-18-09</w:t>
            </w:r>
          </w:p>
        </w:tc>
        <w:tc>
          <w:tcPr>
            <w:tcW w:w="1417" w:type="dxa"/>
            <w:tcBorders>
              <w:top w:val="single" w:sz="6" w:space="0" w:color="auto"/>
              <w:left w:val="single" w:sz="6" w:space="0" w:color="auto"/>
              <w:bottom w:val="single" w:sz="6" w:space="0" w:color="auto"/>
              <w:right w:val="single" w:sz="6" w:space="0" w:color="auto"/>
            </w:tcBorders>
          </w:tcPr>
          <w:p w:rsidR="006A77FF" w:rsidRDefault="006A24D9" w:rsidP="002D2619">
            <w:pPr>
              <w:rPr>
                <w:rFonts w:ascii="Times New Roman" w:hAnsi="Times New Roman"/>
                <w:lang w:val="fr-FR"/>
              </w:rPr>
            </w:pPr>
            <w:r>
              <w:rPr>
                <w:rFonts w:ascii="Times New Roman" w:hAnsi="Times New Roman"/>
                <w:lang w:val="fr-FR"/>
              </w:rPr>
              <w:t>AM</w:t>
            </w:r>
          </w:p>
        </w:tc>
      </w:tr>
      <w:tr w:rsidR="006A77FF" w:rsidTr="006E2B3B">
        <w:trPr>
          <w:trHeight w:hRule="exact" w:val="726"/>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636"/>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6E2B3B">
        <w:trPr>
          <w:trHeight w:hRule="exact" w:val="360"/>
          <w:tblHeader/>
        </w:trPr>
        <w:tc>
          <w:tcPr>
            <w:tcW w:w="163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209"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744C" w:rsidRDefault="003B744C" w:rsidP="00237642">
      <w:pPr>
        <w:spacing w:after="0" w:line="240" w:lineRule="auto"/>
      </w:pPr>
      <w:r>
        <w:separator/>
      </w:r>
    </w:p>
  </w:endnote>
  <w:endnote w:type="continuationSeparator" w:id="0">
    <w:p w:rsidR="003B744C" w:rsidRDefault="003B744C"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CE03F7" w:rsidRDefault="00CE03F7" w:rsidP="00237642">
        <w:pPr>
          <w:pStyle w:val="Footer"/>
          <w:rPr>
            <w:rFonts w:ascii="Times New Roman" w:hAnsi="Times New Roman" w:cs="Times New Roman"/>
            <w:sz w:val="20"/>
            <w:szCs w:val="20"/>
          </w:rPr>
        </w:pPr>
        <w:r>
          <w:rPr>
            <w:rFonts w:ascii="Times New Roman" w:hAnsi="Times New Roman" w:cs="Times New Roman"/>
            <w:sz w:val="20"/>
            <w:szCs w:val="20"/>
          </w:rPr>
          <w:t>Quality System Policy &amp; Procedure Writing Guide</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CE03F7" w:rsidRDefault="00CE03F7"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7148D2">
          <w:rPr>
            <w:rFonts w:ascii="Times New Roman" w:hAnsi="Times New Roman" w:cs="Times New Roman"/>
            <w:sz w:val="20"/>
            <w:szCs w:val="20"/>
          </w:rPr>
          <w:t xml:space="preserve">  QA-001</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8E5AE6"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8E5AE6" w:rsidRPr="002D349E">
          <w:rPr>
            <w:rFonts w:ascii="Times New Roman" w:hAnsi="Times New Roman" w:cs="Times New Roman"/>
            <w:sz w:val="20"/>
            <w:szCs w:val="20"/>
          </w:rPr>
          <w:fldChar w:fldCharType="separate"/>
        </w:r>
        <w:r w:rsidR="006E2B3B">
          <w:rPr>
            <w:rFonts w:ascii="Times New Roman" w:hAnsi="Times New Roman" w:cs="Times New Roman"/>
            <w:noProof/>
            <w:sz w:val="20"/>
            <w:szCs w:val="20"/>
          </w:rPr>
          <w:t>1</w:t>
        </w:r>
        <w:r w:rsidR="008E5AE6" w:rsidRPr="002D349E">
          <w:rPr>
            <w:rFonts w:ascii="Times New Roman" w:hAnsi="Times New Roman" w:cs="Times New Roman"/>
            <w:sz w:val="20"/>
            <w:szCs w:val="20"/>
          </w:rPr>
          <w:fldChar w:fldCharType="end"/>
        </w:r>
      </w:p>
      <w:p w:rsidR="00CE03F7" w:rsidRDefault="00CE03F7" w:rsidP="007148D2">
        <w:pPr>
          <w:pStyle w:val="Footer"/>
        </w:pPr>
        <w:r>
          <w:rPr>
            <w:rFonts w:ascii="Times New Roman" w:hAnsi="Times New Roman" w:cs="Times New Roman"/>
            <w:sz w:val="20"/>
            <w:szCs w:val="20"/>
          </w:rPr>
          <w:t>Version Number:</w:t>
        </w:r>
        <w:r w:rsidR="007148D2">
          <w:rPr>
            <w:rFonts w:ascii="Times New Roman" w:hAnsi="Times New Roman" w:cs="Times New Roman"/>
            <w:sz w:val="20"/>
            <w:szCs w:val="20"/>
          </w:rPr>
          <w:t xml:space="preserve">  00</w:t>
        </w:r>
        <w:r w:rsidR="006E2B3B">
          <w:rPr>
            <w:rFonts w:ascii="Times New Roman" w:hAnsi="Times New Roman" w:cs="Times New Roman"/>
            <w:sz w:val="20"/>
            <w:szCs w:val="20"/>
          </w:rPr>
          <w:t>1</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744C" w:rsidRDefault="003B744C" w:rsidP="00237642">
      <w:pPr>
        <w:spacing w:after="0" w:line="240" w:lineRule="auto"/>
      </w:pPr>
      <w:r>
        <w:separator/>
      </w:r>
    </w:p>
  </w:footnote>
  <w:footnote w:type="continuationSeparator" w:id="0">
    <w:p w:rsidR="003B744C" w:rsidRDefault="003B744C"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CE03F7" w:rsidTr="00CE21AD">
      <w:tc>
        <w:tcPr>
          <w:tcW w:w="3618" w:type="dxa"/>
        </w:tcPr>
        <w:p w:rsidR="00CE03F7" w:rsidRDefault="00CE03F7"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2663" cy="825810"/>
                        </a:xfrm>
                        <a:prstGeom prst="rect">
                          <a:avLst/>
                        </a:prstGeom>
                        <a:noFill/>
                        <a:ln w="9525">
                          <a:noFill/>
                          <a:miter lim="800000"/>
                          <a:headEnd/>
                          <a:tailEnd/>
                        </a:ln>
                      </pic:spPr>
                    </pic:pic>
                  </a:graphicData>
                </a:graphic>
              </wp:inline>
            </w:drawing>
          </w:r>
        </w:p>
      </w:tc>
      <w:tc>
        <w:tcPr>
          <w:tcW w:w="5958" w:type="dxa"/>
        </w:tcPr>
        <w:p w:rsidR="00CE03F7" w:rsidRDefault="00CE03F7" w:rsidP="00CE21AD">
          <w:pPr>
            <w:pStyle w:val="Header"/>
            <w:jc w:val="center"/>
            <w:rPr>
              <w:rFonts w:ascii="Times New Roman" w:hAnsi="Times New Roman" w:cs="Times New Roman"/>
              <w:b/>
              <w:sz w:val="24"/>
              <w:szCs w:val="24"/>
            </w:rPr>
          </w:pPr>
        </w:p>
        <w:p w:rsidR="00CE03F7" w:rsidRDefault="00CE03F7" w:rsidP="00CE21AD">
          <w:pPr>
            <w:pStyle w:val="Header"/>
            <w:jc w:val="center"/>
            <w:rPr>
              <w:rFonts w:ascii="Times New Roman" w:hAnsi="Times New Roman" w:cs="Times New Roman"/>
              <w:b/>
              <w:sz w:val="28"/>
              <w:szCs w:val="28"/>
            </w:rPr>
          </w:pPr>
          <w:r>
            <w:rPr>
              <w:rFonts w:ascii="Times New Roman" w:hAnsi="Times New Roman" w:cs="Times New Roman"/>
              <w:b/>
              <w:sz w:val="28"/>
              <w:szCs w:val="28"/>
            </w:rPr>
            <w:t>Quality System Policy &amp; Procedure Writing Guide</w:t>
          </w:r>
        </w:p>
        <w:p w:rsidR="00CE03F7" w:rsidRPr="008540C1" w:rsidRDefault="00CE03F7" w:rsidP="00CE21AD">
          <w:pPr>
            <w:pStyle w:val="Header"/>
            <w:jc w:val="center"/>
            <w:rPr>
              <w:rFonts w:ascii="Times New Roman" w:hAnsi="Times New Roman" w:cs="Times New Roman"/>
              <w:b/>
              <w:sz w:val="28"/>
              <w:szCs w:val="28"/>
            </w:rPr>
          </w:pPr>
        </w:p>
      </w:tc>
    </w:tr>
  </w:tbl>
  <w:p w:rsidR="00CE03F7" w:rsidRDefault="00CE03F7" w:rsidP="002376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20"/>
  <w:characterSpacingControl w:val="doNotCompress"/>
  <w:hdrShapeDefaults>
    <o:shapedefaults v:ext="edit" spidmax="44034"/>
  </w:hdrShapeDefaults>
  <w:footnotePr>
    <w:footnote w:id="-1"/>
    <w:footnote w:id="0"/>
  </w:footnotePr>
  <w:endnotePr>
    <w:endnote w:id="-1"/>
    <w:endnote w:id="0"/>
  </w:endnotePr>
  <w:compat/>
  <w:rsids>
    <w:rsidRoot w:val="00237642"/>
    <w:rsid w:val="00013E01"/>
    <w:rsid w:val="000679A2"/>
    <w:rsid w:val="000919BD"/>
    <w:rsid w:val="000B01F5"/>
    <w:rsid w:val="000E0076"/>
    <w:rsid w:val="001177A5"/>
    <w:rsid w:val="00162B68"/>
    <w:rsid w:val="00177055"/>
    <w:rsid w:val="001D3F40"/>
    <w:rsid w:val="00236552"/>
    <w:rsid w:val="00237642"/>
    <w:rsid w:val="002B5884"/>
    <w:rsid w:val="00323881"/>
    <w:rsid w:val="003739A2"/>
    <w:rsid w:val="003B744C"/>
    <w:rsid w:val="003E5393"/>
    <w:rsid w:val="004311D3"/>
    <w:rsid w:val="00432C1E"/>
    <w:rsid w:val="004A1AFC"/>
    <w:rsid w:val="004A6A49"/>
    <w:rsid w:val="004C648F"/>
    <w:rsid w:val="004C65C6"/>
    <w:rsid w:val="0054671C"/>
    <w:rsid w:val="00595A61"/>
    <w:rsid w:val="00632348"/>
    <w:rsid w:val="0065054B"/>
    <w:rsid w:val="0065284D"/>
    <w:rsid w:val="00672CB1"/>
    <w:rsid w:val="006A24D9"/>
    <w:rsid w:val="006A77FF"/>
    <w:rsid w:val="006C41C3"/>
    <w:rsid w:val="006E2B3B"/>
    <w:rsid w:val="006E61C2"/>
    <w:rsid w:val="007148D2"/>
    <w:rsid w:val="007467A3"/>
    <w:rsid w:val="00794C76"/>
    <w:rsid w:val="007B4951"/>
    <w:rsid w:val="007B727E"/>
    <w:rsid w:val="0081650C"/>
    <w:rsid w:val="00831E2A"/>
    <w:rsid w:val="00837A7F"/>
    <w:rsid w:val="00855563"/>
    <w:rsid w:val="00866343"/>
    <w:rsid w:val="008667FC"/>
    <w:rsid w:val="008E5AE6"/>
    <w:rsid w:val="00956F19"/>
    <w:rsid w:val="009651D9"/>
    <w:rsid w:val="00A004B4"/>
    <w:rsid w:val="00A205EF"/>
    <w:rsid w:val="00AC213E"/>
    <w:rsid w:val="00AC2B65"/>
    <w:rsid w:val="00AF543F"/>
    <w:rsid w:val="00B32C29"/>
    <w:rsid w:val="00B666FD"/>
    <w:rsid w:val="00BA4794"/>
    <w:rsid w:val="00BE118B"/>
    <w:rsid w:val="00C05547"/>
    <w:rsid w:val="00C47522"/>
    <w:rsid w:val="00C6142D"/>
    <w:rsid w:val="00C63D9F"/>
    <w:rsid w:val="00C65EC1"/>
    <w:rsid w:val="00CA2441"/>
    <w:rsid w:val="00CB0C13"/>
    <w:rsid w:val="00CE03F7"/>
    <w:rsid w:val="00CE21AD"/>
    <w:rsid w:val="00D01240"/>
    <w:rsid w:val="00D559AE"/>
    <w:rsid w:val="00DB7DDC"/>
    <w:rsid w:val="00DC6A6B"/>
    <w:rsid w:val="00E21475"/>
    <w:rsid w:val="00E23C35"/>
    <w:rsid w:val="00E26E3D"/>
    <w:rsid w:val="00E51F4B"/>
    <w:rsid w:val="00E610DF"/>
    <w:rsid w:val="00E90C22"/>
    <w:rsid w:val="00E93121"/>
    <w:rsid w:val="00ED020E"/>
    <w:rsid w:val="00F563B9"/>
    <w:rsid w:val="00F56B50"/>
    <w:rsid w:val="00F70DAD"/>
    <w:rsid w:val="00FC4EE9"/>
    <w:rsid w:val="00FF1D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89F7B-1909-48FF-BFE9-F0164B075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Andie Miller</cp:lastModifiedBy>
  <cp:revision>4</cp:revision>
  <dcterms:created xsi:type="dcterms:W3CDTF">2009-08-18T21:00:00Z</dcterms:created>
  <dcterms:modified xsi:type="dcterms:W3CDTF">2009-08-18T21:54:00Z</dcterms:modified>
</cp:coreProperties>
</file>