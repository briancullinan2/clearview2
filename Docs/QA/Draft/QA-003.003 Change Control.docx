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Purpose</w:t>
      </w:r>
    </w:p>
    <w:p w:rsidR="00473ABB" w:rsidRDefault="00473ABB" w:rsidP="00FF0D11">
      <w:pPr>
        <w:pStyle w:val="ListParagraph"/>
        <w:rPr>
          <w:rFonts w:cstheme="minorHAnsi"/>
          <w:sz w:val="24"/>
          <w:szCs w:val="24"/>
        </w:rPr>
      </w:pPr>
    </w:p>
    <w:p w:rsidR="00FF0D11" w:rsidRPr="00473ABB" w:rsidRDefault="00FF0D11" w:rsidP="00FF0D11">
      <w:pPr>
        <w:pStyle w:val="ListParagraph"/>
        <w:rPr>
          <w:rFonts w:cstheme="minorHAnsi"/>
          <w:sz w:val="24"/>
          <w:szCs w:val="24"/>
        </w:rPr>
      </w:pPr>
      <w:r w:rsidRPr="00473ABB">
        <w:rPr>
          <w:rFonts w:cstheme="minorHAnsi"/>
          <w:sz w:val="24"/>
          <w:szCs w:val="24"/>
        </w:rPr>
        <w:t>To define the policy and procedure to initiate, approve, distribute, implement</w:t>
      </w:r>
      <w:r w:rsidR="007B1CAE">
        <w:rPr>
          <w:rFonts w:cstheme="minorHAnsi"/>
          <w:sz w:val="24"/>
          <w:szCs w:val="24"/>
        </w:rPr>
        <w:t>,</w:t>
      </w:r>
      <w:r w:rsidRPr="00473ABB">
        <w:rPr>
          <w:rFonts w:cstheme="minorHAnsi"/>
          <w:sz w:val="24"/>
          <w:szCs w:val="24"/>
        </w:rPr>
        <w:t xml:space="preserve"> and document new products and processes</w:t>
      </w:r>
      <w:ins w:id="0" w:author="Jan Ayres" w:date="2012-08-14T15:51:00Z">
        <w:r w:rsidR="000402BE">
          <w:rPr>
            <w:rFonts w:cstheme="minorHAnsi"/>
            <w:sz w:val="24"/>
            <w:szCs w:val="24"/>
          </w:rPr>
          <w:t>,</w:t>
        </w:r>
      </w:ins>
      <w:r w:rsidRPr="00473ABB">
        <w:rPr>
          <w:rFonts w:cstheme="minorHAnsi"/>
          <w:sz w:val="24"/>
          <w:szCs w:val="24"/>
        </w:rPr>
        <w:t xml:space="preserve"> and changes to existing products and processes.</w:t>
      </w:r>
    </w:p>
    <w:p w:rsidR="00FF0D11" w:rsidRPr="00473ABB" w:rsidRDefault="00FF0D11" w:rsidP="00FF0D11">
      <w:pPr>
        <w:pStyle w:val="ListParagraph"/>
        <w:rPr>
          <w:rFonts w:cstheme="minorHAnsi"/>
          <w:b/>
          <w:sz w:val="24"/>
          <w:szCs w:val="24"/>
        </w:rPr>
      </w:pP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Scope</w:t>
      </w:r>
    </w:p>
    <w:p w:rsidR="00473ABB" w:rsidRDefault="00473ABB" w:rsidP="00221BEB">
      <w:pPr>
        <w:pStyle w:val="ListParagraph"/>
        <w:rPr>
          <w:rFonts w:cstheme="minorHAnsi"/>
          <w:sz w:val="24"/>
          <w:szCs w:val="24"/>
        </w:rPr>
      </w:pPr>
    </w:p>
    <w:p w:rsidR="00221BEB" w:rsidRPr="00473ABB" w:rsidRDefault="00221BEB" w:rsidP="00221BEB">
      <w:pPr>
        <w:pStyle w:val="ListParagraph"/>
        <w:rPr>
          <w:rFonts w:cstheme="minorHAnsi"/>
          <w:sz w:val="24"/>
          <w:szCs w:val="24"/>
        </w:rPr>
      </w:pPr>
      <w:r w:rsidRPr="00473ABB">
        <w:rPr>
          <w:rFonts w:cstheme="minorHAnsi"/>
          <w:sz w:val="24"/>
          <w:szCs w:val="24"/>
        </w:rPr>
        <w:t>This procedure applies to all documentation used in the design, manufacture, and distribution of EPIC products.</w:t>
      </w:r>
    </w:p>
    <w:p w:rsidR="00221BEB" w:rsidRPr="00473ABB" w:rsidRDefault="00221BEB" w:rsidP="00221BEB">
      <w:pPr>
        <w:pStyle w:val="ListParagraph"/>
        <w:rPr>
          <w:rFonts w:cstheme="minorHAnsi"/>
          <w:b/>
          <w:sz w:val="24"/>
          <w:szCs w:val="24"/>
        </w:rPr>
      </w:pPr>
    </w:p>
    <w:p w:rsidR="00FF0D11" w:rsidRDefault="00FF0D11" w:rsidP="00FF0D11">
      <w:pPr>
        <w:pStyle w:val="ListParagraph"/>
        <w:numPr>
          <w:ilvl w:val="0"/>
          <w:numId w:val="5"/>
        </w:numPr>
        <w:rPr>
          <w:rFonts w:cstheme="minorHAnsi"/>
          <w:b/>
          <w:sz w:val="24"/>
          <w:szCs w:val="24"/>
        </w:rPr>
      </w:pPr>
      <w:r w:rsidRPr="00473ABB">
        <w:rPr>
          <w:rFonts w:cstheme="minorHAnsi"/>
          <w:b/>
          <w:sz w:val="24"/>
          <w:szCs w:val="24"/>
        </w:rPr>
        <w:t>Definitions</w:t>
      </w:r>
    </w:p>
    <w:p w:rsidR="00473ABB" w:rsidRPr="00473ABB" w:rsidRDefault="00473ABB" w:rsidP="00473ABB">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3078"/>
        <w:gridCol w:w="5778"/>
      </w:tblGrid>
      <w:tr w:rsidR="00221BEB" w:rsidRPr="00473ABB" w:rsidTr="00C275E0">
        <w:tc>
          <w:tcPr>
            <w:tcW w:w="3078" w:type="dxa"/>
          </w:tcPr>
          <w:p w:rsidR="00221BEB" w:rsidRPr="00473ABB" w:rsidRDefault="00C275E0" w:rsidP="00C275E0">
            <w:pPr>
              <w:pStyle w:val="ListParagraph"/>
              <w:ind w:left="0"/>
              <w:rPr>
                <w:rFonts w:cstheme="minorHAnsi"/>
                <w:b/>
                <w:sz w:val="24"/>
                <w:szCs w:val="24"/>
              </w:rPr>
            </w:pPr>
            <w:r w:rsidRPr="00473ABB">
              <w:rPr>
                <w:rFonts w:cstheme="minorHAnsi"/>
                <w:b/>
                <w:sz w:val="24"/>
                <w:szCs w:val="24"/>
              </w:rPr>
              <w:t>Change Control</w:t>
            </w:r>
          </w:p>
        </w:tc>
        <w:tc>
          <w:tcPr>
            <w:tcW w:w="5778" w:type="dxa"/>
          </w:tcPr>
          <w:p w:rsidR="00221BEB" w:rsidRPr="00473ABB" w:rsidRDefault="00C275E0" w:rsidP="00C275E0">
            <w:pPr>
              <w:pStyle w:val="ListParagraph"/>
              <w:ind w:left="0"/>
              <w:rPr>
                <w:rFonts w:cstheme="minorHAnsi"/>
                <w:sz w:val="24"/>
                <w:szCs w:val="24"/>
              </w:rPr>
            </w:pPr>
            <w:r w:rsidRPr="00473ABB">
              <w:rPr>
                <w:rFonts w:cstheme="minorHAnsi"/>
                <w:sz w:val="24"/>
                <w:szCs w:val="24"/>
              </w:rPr>
              <w:t xml:space="preserve">A document consisting of a Change Control Form, a new/revised/retired document, and </w:t>
            </w:r>
            <w:r w:rsidR="00377264" w:rsidRPr="00473ABB">
              <w:rPr>
                <w:rFonts w:cstheme="minorHAnsi"/>
                <w:sz w:val="24"/>
                <w:szCs w:val="24"/>
              </w:rPr>
              <w:t>any supporting documentation which when completed and approved authorizes the use of the document or product.</w:t>
            </w:r>
          </w:p>
        </w:tc>
      </w:tr>
      <w:tr w:rsidR="00221BEB" w:rsidRPr="00473ABB" w:rsidTr="00C275E0">
        <w:tc>
          <w:tcPr>
            <w:tcW w:w="3078" w:type="dxa"/>
          </w:tcPr>
          <w:p w:rsidR="00221BEB" w:rsidRPr="00473ABB" w:rsidRDefault="00377264" w:rsidP="00C275E0">
            <w:pPr>
              <w:pStyle w:val="ListParagraph"/>
              <w:ind w:left="0"/>
              <w:rPr>
                <w:rFonts w:cstheme="minorHAnsi"/>
                <w:b/>
                <w:sz w:val="24"/>
                <w:szCs w:val="24"/>
              </w:rPr>
            </w:pPr>
            <w:r w:rsidRPr="00473ABB">
              <w:rPr>
                <w:rFonts w:cstheme="minorHAnsi"/>
                <w:b/>
                <w:sz w:val="24"/>
                <w:szCs w:val="24"/>
              </w:rPr>
              <w:t>Configuration</w:t>
            </w:r>
          </w:p>
        </w:tc>
        <w:tc>
          <w:tcPr>
            <w:tcW w:w="5778" w:type="dxa"/>
          </w:tcPr>
          <w:p w:rsidR="00221BEB" w:rsidRPr="00473ABB" w:rsidRDefault="00377264" w:rsidP="00C275E0">
            <w:pPr>
              <w:pStyle w:val="ListParagraph"/>
              <w:ind w:left="0"/>
              <w:rPr>
                <w:rFonts w:cstheme="minorHAnsi"/>
                <w:sz w:val="24"/>
                <w:szCs w:val="24"/>
              </w:rPr>
            </w:pPr>
            <w:r w:rsidRPr="00473ABB">
              <w:rPr>
                <w:rFonts w:cstheme="minorHAnsi"/>
                <w:sz w:val="24"/>
                <w:szCs w:val="24"/>
              </w:rPr>
              <w:t>Functional and physical characteristics of a product as defined in technical documents and achieved in the product.</w:t>
            </w:r>
          </w:p>
        </w:tc>
      </w:tr>
      <w:tr w:rsidR="00221BEB" w:rsidRPr="00473ABB" w:rsidTr="00C275E0">
        <w:tc>
          <w:tcPr>
            <w:tcW w:w="3078" w:type="dxa"/>
          </w:tcPr>
          <w:p w:rsidR="00221BEB" w:rsidRPr="00473ABB" w:rsidRDefault="00377264" w:rsidP="00C275E0">
            <w:pPr>
              <w:pStyle w:val="ListParagraph"/>
              <w:ind w:left="0"/>
              <w:rPr>
                <w:rFonts w:cstheme="minorHAnsi"/>
                <w:b/>
                <w:sz w:val="24"/>
                <w:szCs w:val="24"/>
              </w:rPr>
            </w:pPr>
            <w:r w:rsidRPr="00473ABB">
              <w:rPr>
                <w:rFonts w:cstheme="minorHAnsi"/>
                <w:b/>
                <w:sz w:val="24"/>
                <w:szCs w:val="24"/>
              </w:rPr>
              <w:t>Controlled Document</w:t>
            </w:r>
          </w:p>
        </w:tc>
        <w:tc>
          <w:tcPr>
            <w:tcW w:w="5778" w:type="dxa"/>
          </w:tcPr>
          <w:p w:rsidR="00221BEB" w:rsidRPr="00473ABB" w:rsidRDefault="00377264" w:rsidP="00C275E0">
            <w:pPr>
              <w:pStyle w:val="ListParagraph"/>
              <w:ind w:left="0"/>
              <w:rPr>
                <w:rFonts w:cstheme="minorHAnsi"/>
                <w:sz w:val="24"/>
                <w:szCs w:val="24"/>
              </w:rPr>
            </w:pPr>
            <w:r w:rsidRPr="00473ABB">
              <w:rPr>
                <w:rFonts w:cstheme="minorHAnsi"/>
                <w:sz w:val="24"/>
                <w:szCs w:val="24"/>
              </w:rPr>
              <w:t xml:space="preserve">Document managed by QA that is used to make decisions regarding policy, processes, or products. </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Controlled Copy</w:t>
            </w:r>
          </w:p>
        </w:tc>
        <w:tc>
          <w:tcPr>
            <w:tcW w:w="5778" w:type="dxa"/>
          </w:tcPr>
          <w:p w:rsidR="00377264" w:rsidRPr="00473ABB" w:rsidRDefault="00377264" w:rsidP="00C275E0">
            <w:pPr>
              <w:pStyle w:val="ListParagraph"/>
              <w:ind w:left="0"/>
              <w:rPr>
                <w:rFonts w:cstheme="minorHAnsi"/>
                <w:sz w:val="24"/>
                <w:szCs w:val="24"/>
              </w:rPr>
            </w:pPr>
            <w:r w:rsidRPr="00473ABB">
              <w:rPr>
                <w:rFonts w:cstheme="minorHAnsi"/>
                <w:sz w:val="24"/>
                <w:szCs w:val="24"/>
              </w:rPr>
              <w:t>A controlled document issued by QA that is stamped as “COPY” and addressed to a recipient.</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Uncontrolled Copy</w:t>
            </w:r>
          </w:p>
        </w:tc>
        <w:tc>
          <w:tcPr>
            <w:tcW w:w="5778" w:type="dxa"/>
          </w:tcPr>
          <w:p w:rsidR="00377264" w:rsidRPr="00473ABB" w:rsidRDefault="00377264" w:rsidP="00473ABB">
            <w:pPr>
              <w:pStyle w:val="ListParagraph"/>
              <w:ind w:left="0"/>
              <w:rPr>
                <w:rFonts w:cstheme="minorHAnsi"/>
                <w:sz w:val="24"/>
                <w:szCs w:val="24"/>
              </w:rPr>
            </w:pPr>
            <w:r w:rsidRPr="00473ABB">
              <w:rPr>
                <w:rFonts w:cstheme="minorHAnsi"/>
                <w:sz w:val="24"/>
                <w:szCs w:val="24"/>
              </w:rPr>
              <w:t>A copy of a document requested for temporary internal use, which may include:  documents for editing, emailed documents, or documents for internal review.</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Approval Date</w:t>
            </w:r>
          </w:p>
        </w:tc>
        <w:tc>
          <w:tcPr>
            <w:tcW w:w="5778" w:type="dxa"/>
          </w:tcPr>
          <w:p w:rsidR="00377264" w:rsidRPr="00473ABB" w:rsidRDefault="00377264" w:rsidP="00C275E0">
            <w:pPr>
              <w:pStyle w:val="ListParagraph"/>
              <w:ind w:left="0"/>
              <w:rPr>
                <w:rFonts w:cstheme="minorHAnsi"/>
                <w:sz w:val="24"/>
                <w:szCs w:val="24"/>
              </w:rPr>
            </w:pPr>
            <w:r w:rsidRPr="00473ABB">
              <w:rPr>
                <w:rFonts w:cstheme="minorHAnsi"/>
                <w:sz w:val="24"/>
                <w:szCs w:val="24"/>
              </w:rPr>
              <w:t>The date that a document is approved for use, but has not been implemented.</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Redline</w:t>
            </w:r>
          </w:p>
        </w:tc>
        <w:tc>
          <w:tcPr>
            <w:tcW w:w="5778" w:type="dxa"/>
          </w:tcPr>
          <w:p w:rsidR="00377264" w:rsidRPr="00473ABB" w:rsidRDefault="00377264" w:rsidP="00377264">
            <w:pPr>
              <w:pStyle w:val="ListParagraph"/>
              <w:ind w:left="0"/>
              <w:rPr>
                <w:rFonts w:cstheme="minorHAnsi"/>
                <w:sz w:val="24"/>
                <w:szCs w:val="24"/>
              </w:rPr>
            </w:pPr>
            <w:r w:rsidRPr="00473ABB">
              <w:rPr>
                <w:rFonts w:cstheme="minorHAnsi"/>
                <w:sz w:val="24"/>
                <w:szCs w:val="24"/>
              </w:rPr>
              <w:t>Electronic or ink markings on an electronic or paper copy of a document indicating a proposed change.</w:t>
            </w:r>
          </w:p>
        </w:tc>
      </w:tr>
    </w:tbl>
    <w:p w:rsidR="00221BEB" w:rsidRPr="00473ABB" w:rsidRDefault="00221BEB" w:rsidP="00221BEB">
      <w:pPr>
        <w:pStyle w:val="ListParagraph"/>
        <w:rPr>
          <w:rFonts w:cstheme="minorHAnsi"/>
          <w:b/>
          <w:sz w:val="24"/>
          <w:szCs w:val="24"/>
        </w:rPr>
      </w:pPr>
    </w:p>
    <w:p w:rsidR="00FF0D11" w:rsidRDefault="00FF0D11" w:rsidP="00FF0D11">
      <w:pPr>
        <w:pStyle w:val="ListParagraph"/>
        <w:numPr>
          <w:ilvl w:val="0"/>
          <w:numId w:val="5"/>
        </w:numPr>
        <w:rPr>
          <w:rFonts w:cstheme="minorHAnsi"/>
          <w:b/>
          <w:sz w:val="24"/>
          <w:szCs w:val="24"/>
        </w:rPr>
      </w:pPr>
      <w:r w:rsidRPr="00473ABB">
        <w:rPr>
          <w:rFonts w:cstheme="minorHAnsi"/>
          <w:b/>
          <w:sz w:val="24"/>
          <w:szCs w:val="24"/>
        </w:rPr>
        <w:t>Responsibilities</w:t>
      </w:r>
    </w:p>
    <w:p w:rsidR="00473ABB" w:rsidRPr="00473ABB" w:rsidRDefault="00473ABB" w:rsidP="00473ABB">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975"/>
        <w:gridCol w:w="5881"/>
      </w:tblGrid>
      <w:tr w:rsidR="00221BEB" w:rsidRPr="00473ABB" w:rsidTr="00C275E0">
        <w:tc>
          <w:tcPr>
            <w:tcW w:w="2448" w:type="dxa"/>
          </w:tcPr>
          <w:p w:rsidR="00221BEB" w:rsidRPr="00473ABB" w:rsidRDefault="00221BEB" w:rsidP="00C275E0">
            <w:pPr>
              <w:pStyle w:val="ListParagraph"/>
              <w:ind w:left="0"/>
              <w:rPr>
                <w:rFonts w:cstheme="minorHAnsi"/>
                <w:b/>
                <w:sz w:val="24"/>
                <w:szCs w:val="24"/>
              </w:rPr>
            </w:pPr>
            <w:r w:rsidRPr="00473ABB">
              <w:rPr>
                <w:rFonts w:cstheme="minorHAnsi"/>
                <w:b/>
                <w:sz w:val="24"/>
                <w:szCs w:val="24"/>
              </w:rPr>
              <w:t>User</w:t>
            </w:r>
          </w:p>
        </w:tc>
        <w:tc>
          <w:tcPr>
            <w:tcW w:w="6408" w:type="dxa"/>
          </w:tcPr>
          <w:p w:rsidR="00221BEB" w:rsidRPr="00473ABB" w:rsidRDefault="00221BEB" w:rsidP="00C275E0">
            <w:pPr>
              <w:pStyle w:val="ListParagraph"/>
              <w:numPr>
                <w:ilvl w:val="0"/>
                <w:numId w:val="2"/>
              </w:numPr>
              <w:rPr>
                <w:rFonts w:cstheme="minorHAnsi"/>
                <w:sz w:val="24"/>
                <w:szCs w:val="24"/>
              </w:rPr>
            </w:pPr>
            <w:r w:rsidRPr="00473ABB">
              <w:rPr>
                <w:rFonts w:cstheme="minorHAnsi"/>
                <w:sz w:val="24"/>
                <w:szCs w:val="24"/>
              </w:rPr>
              <w:t>Complies with the policy and procedure for all new or revised documents.</w:t>
            </w:r>
          </w:p>
          <w:p w:rsidR="00221BEB" w:rsidRPr="00473ABB" w:rsidRDefault="00221BEB" w:rsidP="00C275E0">
            <w:pPr>
              <w:pStyle w:val="ListParagraph"/>
              <w:numPr>
                <w:ilvl w:val="0"/>
                <w:numId w:val="2"/>
              </w:numPr>
              <w:rPr>
                <w:rFonts w:cstheme="minorHAnsi"/>
                <w:sz w:val="24"/>
                <w:szCs w:val="24"/>
              </w:rPr>
            </w:pPr>
            <w:r w:rsidRPr="00473ABB">
              <w:rPr>
                <w:rFonts w:cstheme="minorHAnsi"/>
                <w:sz w:val="24"/>
                <w:szCs w:val="24"/>
              </w:rPr>
              <w:t>Ensures the most current version of this document is used when referenced.</w:t>
            </w:r>
          </w:p>
        </w:tc>
      </w:tr>
      <w:tr w:rsidR="00221BEB" w:rsidRPr="00473ABB" w:rsidTr="00C275E0">
        <w:tc>
          <w:tcPr>
            <w:tcW w:w="2448" w:type="dxa"/>
          </w:tcPr>
          <w:p w:rsidR="00221BEB" w:rsidRPr="00473ABB" w:rsidRDefault="00C275E0" w:rsidP="00C275E0">
            <w:pPr>
              <w:pStyle w:val="ListParagraph"/>
              <w:ind w:left="0"/>
              <w:rPr>
                <w:rFonts w:cstheme="minorHAnsi"/>
                <w:b/>
                <w:sz w:val="24"/>
                <w:szCs w:val="24"/>
              </w:rPr>
            </w:pPr>
            <w:r w:rsidRPr="00473ABB">
              <w:rPr>
                <w:rFonts w:cstheme="minorHAnsi"/>
                <w:b/>
                <w:sz w:val="24"/>
                <w:szCs w:val="24"/>
              </w:rPr>
              <w:t>Originator</w:t>
            </w:r>
          </w:p>
        </w:tc>
        <w:tc>
          <w:tcPr>
            <w:tcW w:w="6408" w:type="dxa"/>
          </w:tcPr>
          <w:p w:rsidR="00221BEB" w:rsidRPr="00473ABB" w:rsidRDefault="00C275E0" w:rsidP="00C275E0">
            <w:pPr>
              <w:pStyle w:val="ListParagraph"/>
              <w:numPr>
                <w:ilvl w:val="0"/>
                <w:numId w:val="3"/>
              </w:numPr>
              <w:rPr>
                <w:rFonts w:cstheme="minorHAnsi"/>
                <w:sz w:val="24"/>
                <w:szCs w:val="24"/>
              </w:rPr>
            </w:pPr>
            <w:r w:rsidRPr="00473ABB">
              <w:rPr>
                <w:rFonts w:cstheme="minorHAnsi"/>
                <w:sz w:val="24"/>
                <w:szCs w:val="24"/>
              </w:rPr>
              <w:t xml:space="preserve">Creates new documents or revises existing documents.  </w:t>
            </w:r>
          </w:p>
          <w:p w:rsidR="00221BEB" w:rsidRPr="00473ABB" w:rsidRDefault="00C275E0" w:rsidP="00C275E0">
            <w:pPr>
              <w:pStyle w:val="ListParagraph"/>
              <w:numPr>
                <w:ilvl w:val="0"/>
                <w:numId w:val="3"/>
              </w:numPr>
              <w:rPr>
                <w:rFonts w:cstheme="minorHAnsi"/>
                <w:sz w:val="24"/>
                <w:szCs w:val="24"/>
              </w:rPr>
            </w:pPr>
            <w:r w:rsidRPr="00473ABB">
              <w:rPr>
                <w:rFonts w:cstheme="minorHAnsi"/>
                <w:sz w:val="24"/>
                <w:szCs w:val="24"/>
              </w:rPr>
              <w:lastRenderedPageBreak/>
              <w:t>Completes the Change Control Form and gathers all pertinent supporting documentation.</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lastRenderedPageBreak/>
              <w:t>Departmental Management</w:t>
            </w:r>
          </w:p>
        </w:tc>
        <w:tc>
          <w:tcPr>
            <w:tcW w:w="6408" w:type="dxa"/>
          </w:tcPr>
          <w:p w:rsidR="00C275E0" w:rsidRPr="00473ABB" w:rsidRDefault="00C275E0" w:rsidP="00C275E0">
            <w:pPr>
              <w:pStyle w:val="ListParagraph"/>
              <w:numPr>
                <w:ilvl w:val="0"/>
                <w:numId w:val="3"/>
              </w:numPr>
              <w:rPr>
                <w:rFonts w:cstheme="minorHAnsi"/>
                <w:sz w:val="24"/>
                <w:szCs w:val="24"/>
              </w:rPr>
            </w:pPr>
            <w:r w:rsidRPr="00473ABB">
              <w:rPr>
                <w:rFonts w:cstheme="minorHAnsi"/>
                <w:sz w:val="24"/>
                <w:szCs w:val="24"/>
              </w:rPr>
              <w:t>Ensures departmental personnel are properly trained before using this policy or procedure.</w:t>
            </w:r>
          </w:p>
          <w:p w:rsidR="00C275E0" w:rsidRPr="00473ABB" w:rsidRDefault="00C275E0" w:rsidP="00C275E0">
            <w:pPr>
              <w:pStyle w:val="ListParagraph"/>
              <w:numPr>
                <w:ilvl w:val="0"/>
                <w:numId w:val="3"/>
              </w:numPr>
              <w:rPr>
                <w:rFonts w:cstheme="minorHAnsi"/>
                <w:sz w:val="24"/>
                <w:szCs w:val="24"/>
              </w:rPr>
            </w:pPr>
            <w:r w:rsidRPr="00473ABB">
              <w:rPr>
                <w:rFonts w:cstheme="minorHAnsi"/>
                <w:sz w:val="24"/>
                <w:szCs w:val="24"/>
              </w:rPr>
              <w:t>Provides a timely review and approval/rejection of a draft document.</w:t>
            </w:r>
          </w:p>
          <w:p w:rsidR="00C275E0" w:rsidRPr="00473ABB" w:rsidRDefault="00C275E0" w:rsidP="00C275E0">
            <w:pPr>
              <w:pStyle w:val="ListParagraph"/>
              <w:numPr>
                <w:ilvl w:val="0"/>
                <w:numId w:val="3"/>
              </w:numPr>
              <w:rPr>
                <w:rFonts w:cstheme="minorHAnsi"/>
                <w:sz w:val="24"/>
                <w:szCs w:val="24"/>
              </w:rPr>
            </w:pPr>
            <w:r w:rsidRPr="00473ABB">
              <w:rPr>
                <w:rFonts w:cstheme="minorHAnsi"/>
                <w:sz w:val="24"/>
                <w:szCs w:val="24"/>
              </w:rPr>
              <w:t>Reviews and approves all controlled documents for departmental procedures.</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t>Quality Assurance</w:t>
            </w:r>
          </w:p>
        </w:tc>
        <w:tc>
          <w:tcPr>
            <w:tcW w:w="6408" w:type="dxa"/>
          </w:tcPr>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Complies and enforces the document control standards within this document.</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Monitors the implementation and effectiveness of this document.</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Assists Users and Departmental Management with writing/revising documents.</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 xml:space="preserve">Reviews proposed changes for compliance with applicable quality standards.  </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Conducts periodic audits to assure compliance to the Change Control Procedure.</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Assigns document and Change Control numbers.</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t>Engineering/Manufacturing</w:t>
            </w:r>
          </w:p>
        </w:tc>
        <w:tc>
          <w:tcPr>
            <w:tcW w:w="6408" w:type="dxa"/>
          </w:tcPr>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 xml:space="preserve">Reviews and approves all changes to product, product specifications, manufacturing processes, inspection processes, </w:t>
            </w:r>
            <w:ins w:id="1" w:author="Jan Ayres" w:date="2012-08-14T16:15:00Z">
              <w:r w:rsidR="00BD3688">
                <w:rPr>
                  <w:rFonts w:cstheme="minorHAnsi"/>
                  <w:sz w:val="24"/>
                  <w:szCs w:val="24"/>
                </w:rPr>
                <w:t xml:space="preserve">and </w:t>
              </w:r>
            </w:ins>
            <w:r w:rsidRPr="00473ABB">
              <w:rPr>
                <w:rFonts w:cstheme="minorHAnsi"/>
                <w:sz w:val="24"/>
                <w:szCs w:val="24"/>
              </w:rPr>
              <w:t>patient and physical manuals.</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Implements changes according to the requirements defined in the Change Control.</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Reviews procedures to ensure that changes do not affect inspection criteria and that inspection criteria can be performed with existing inspection tools.</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t>Marketing</w:t>
            </w:r>
          </w:p>
        </w:tc>
        <w:tc>
          <w:tcPr>
            <w:tcW w:w="6408" w:type="dxa"/>
          </w:tcPr>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Reviews the use of the company</w:t>
            </w:r>
            <w:ins w:id="2" w:author="Jan Ayres" w:date="2012-08-14T16:16:00Z">
              <w:r w:rsidR="00BD3688">
                <w:rPr>
                  <w:rFonts w:cstheme="minorHAnsi"/>
                  <w:sz w:val="24"/>
                  <w:szCs w:val="24"/>
                </w:rPr>
                <w:t xml:space="preserve"> name,</w:t>
              </w:r>
            </w:ins>
            <w:r w:rsidRPr="00473ABB">
              <w:rPr>
                <w:rFonts w:cstheme="minorHAnsi"/>
                <w:sz w:val="24"/>
                <w:szCs w:val="24"/>
              </w:rPr>
              <w:t xml:space="preserve"> </w:t>
            </w:r>
            <w:del w:id="3" w:author="Jan Ayres" w:date="2012-08-14T16:16:00Z">
              <w:r w:rsidRPr="00473ABB" w:rsidDel="00BD3688">
                <w:rPr>
                  <w:rFonts w:cstheme="minorHAnsi"/>
                  <w:sz w:val="24"/>
                  <w:szCs w:val="24"/>
                </w:rPr>
                <w:delText xml:space="preserve">and </w:delText>
              </w:r>
            </w:del>
            <w:r w:rsidRPr="00473ABB">
              <w:rPr>
                <w:rFonts w:cstheme="minorHAnsi"/>
                <w:sz w:val="24"/>
                <w:szCs w:val="24"/>
              </w:rPr>
              <w:t>product names</w:t>
            </w:r>
            <w:ins w:id="4" w:author="Jan Ayres" w:date="2012-08-14T16:16:00Z">
              <w:r w:rsidR="00BD3688">
                <w:rPr>
                  <w:rFonts w:cstheme="minorHAnsi"/>
                  <w:sz w:val="24"/>
                  <w:szCs w:val="24"/>
                </w:rPr>
                <w:t>,</w:t>
              </w:r>
            </w:ins>
            <w:r w:rsidRPr="00473ABB">
              <w:rPr>
                <w:rFonts w:cstheme="minorHAnsi"/>
                <w:sz w:val="24"/>
                <w:szCs w:val="24"/>
              </w:rPr>
              <w:t xml:space="preserve"> and logos to ensure consistency in usage, positioning, and message</w:t>
            </w:r>
            <w:del w:id="5" w:author="Jan Ayres" w:date="2012-08-14T16:16:00Z">
              <w:r w:rsidRPr="00473ABB" w:rsidDel="00BD3688">
                <w:rPr>
                  <w:rFonts w:cstheme="minorHAnsi"/>
                  <w:sz w:val="24"/>
                  <w:szCs w:val="24"/>
                </w:rPr>
                <w:delText>,</w:delText>
              </w:r>
            </w:del>
            <w:r w:rsidRPr="00473ABB">
              <w:rPr>
                <w:rFonts w:cstheme="minorHAnsi"/>
                <w:sz w:val="24"/>
                <w:szCs w:val="24"/>
              </w:rPr>
              <w:t xml:space="preserve"> as well as any procedures that involve customer contact.</w:t>
            </w:r>
          </w:p>
        </w:tc>
      </w:tr>
    </w:tbl>
    <w:p w:rsidR="00221BEB" w:rsidRPr="00473ABB" w:rsidRDefault="00221BEB" w:rsidP="00221BEB">
      <w:pPr>
        <w:pStyle w:val="ListParagraph"/>
        <w:rPr>
          <w:rFonts w:cstheme="minorHAnsi"/>
          <w:b/>
          <w:sz w:val="24"/>
          <w:szCs w:val="24"/>
        </w:rPr>
      </w:pPr>
    </w:p>
    <w:p w:rsidR="00FF0D11" w:rsidRDefault="00FF0D11" w:rsidP="00FF0D11">
      <w:pPr>
        <w:pStyle w:val="ListParagraph"/>
        <w:numPr>
          <w:ilvl w:val="0"/>
          <w:numId w:val="5"/>
        </w:numPr>
        <w:rPr>
          <w:rFonts w:cstheme="minorHAnsi"/>
          <w:b/>
          <w:sz w:val="24"/>
          <w:szCs w:val="24"/>
        </w:rPr>
      </w:pPr>
      <w:r w:rsidRPr="00473ABB">
        <w:rPr>
          <w:rFonts w:cstheme="minorHAnsi"/>
          <w:b/>
          <w:sz w:val="24"/>
          <w:szCs w:val="24"/>
        </w:rPr>
        <w:t>Policy</w:t>
      </w:r>
    </w:p>
    <w:p w:rsidR="00473ABB" w:rsidRPr="00473ABB" w:rsidRDefault="00473ABB" w:rsidP="00473ABB">
      <w:pPr>
        <w:pStyle w:val="ListParagraph"/>
        <w:rPr>
          <w:rFonts w:cstheme="minorHAnsi"/>
          <w:b/>
          <w:sz w:val="24"/>
          <w:szCs w:val="24"/>
        </w:rPr>
      </w:pPr>
    </w:p>
    <w:p w:rsidR="00377264" w:rsidRPr="00473ABB" w:rsidRDefault="00377264" w:rsidP="00377264">
      <w:pPr>
        <w:pStyle w:val="ListParagraph"/>
        <w:numPr>
          <w:ilvl w:val="1"/>
          <w:numId w:val="5"/>
        </w:numPr>
        <w:rPr>
          <w:rFonts w:cstheme="minorHAnsi"/>
          <w:b/>
          <w:sz w:val="24"/>
          <w:szCs w:val="24"/>
        </w:rPr>
      </w:pPr>
      <w:r w:rsidRPr="00473ABB">
        <w:rPr>
          <w:rFonts w:cstheme="minorHAnsi"/>
          <w:sz w:val="24"/>
          <w:szCs w:val="24"/>
        </w:rPr>
        <w:t>All documentation defined by this procedure, with the exception of departmental procedures that are outside of the scope of the quality system, will be managed by Quality Assurance to ensure that all new products, processes</w:t>
      </w:r>
      <w:ins w:id="6" w:author="Jan Ayres" w:date="2012-08-14T15:52:00Z">
        <w:r w:rsidR="000402BE">
          <w:rPr>
            <w:rFonts w:cstheme="minorHAnsi"/>
            <w:sz w:val="24"/>
            <w:szCs w:val="24"/>
          </w:rPr>
          <w:t>,</w:t>
        </w:r>
      </w:ins>
      <w:r w:rsidRPr="00473ABB">
        <w:rPr>
          <w:rFonts w:cstheme="minorHAnsi"/>
          <w:sz w:val="24"/>
          <w:szCs w:val="24"/>
        </w:rPr>
        <w:t xml:space="preserve"> </w:t>
      </w:r>
      <w:r w:rsidRPr="00473ABB">
        <w:rPr>
          <w:rFonts w:cstheme="minorHAnsi"/>
          <w:sz w:val="24"/>
          <w:szCs w:val="24"/>
        </w:rPr>
        <w:lastRenderedPageBreak/>
        <w:t>and documents and all changes to existing products, processes and documents are approved and appropriately communicated prior to implementation.</w:t>
      </w:r>
    </w:p>
    <w:p w:rsidR="00377264" w:rsidRPr="00473ABB" w:rsidRDefault="00377264" w:rsidP="00377264">
      <w:pPr>
        <w:pStyle w:val="ListParagraph"/>
        <w:numPr>
          <w:ilvl w:val="1"/>
          <w:numId w:val="5"/>
        </w:numPr>
        <w:rPr>
          <w:rFonts w:cstheme="minorHAnsi"/>
          <w:b/>
          <w:sz w:val="24"/>
          <w:szCs w:val="24"/>
        </w:rPr>
      </w:pPr>
      <w:r w:rsidRPr="00473ABB">
        <w:rPr>
          <w:rFonts w:cstheme="minorHAnsi"/>
          <w:sz w:val="24"/>
          <w:szCs w:val="24"/>
        </w:rPr>
        <w:t>All product-related changes will be evaluated by the Engineering/Manufacturing Executive Management to ensure that the change is technically feasible</w:t>
      </w:r>
      <w:ins w:id="7" w:author="Jan Ayres" w:date="2012-08-14T15:53:00Z">
        <w:r w:rsidR="000402BE">
          <w:rPr>
            <w:rFonts w:cstheme="minorHAnsi"/>
            <w:sz w:val="24"/>
            <w:szCs w:val="24"/>
          </w:rPr>
          <w:t xml:space="preserve"> and</w:t>
        </w:r>
      </w:ins>
      <w:del w:id="8" w:author="Jan Ayres" w:date="2012-08-14T15:53:00Z">
        <w:r w:rsidRPr="00473ABB" w:rsidDel="000402BE">
          <w:rPr>
            <w:rFonts w:cstheme="minorHAnsi"/>
            <w:sz w:val="24"/>
            <w:szCs w:val="24"/>
          </w:rPr>
          <w:delText>,</w:delText>
        </w:r>
      </w:del>
      <w:r w:rsidRPr="00473ABB">
        <w:rPr>
          <w:rFonts w:cstheme="minorHAnsi"/>
          <w:sz w:val="24"/>
          <w:szCs w:val="24"/>
        </w:rPr>
        <w:t xml:space="preserve"> cost effective, meets customer requirements, and complies with relevant regulatory requirements and company standards.</w:t>
      </w:r>
    </w:p>
    <w:p w:rsidR="00377264" w:rsidRPr="00473ABB" w:rsidRDefault="00B25AAF" w:rsidP="00377264">
      <w:pPr>
        <w:pStyle w:val="ListParagraph"/>
        <w:numPr>
          <w:ilvl w:val="1"/>
          <w:numId w:val="5"/>
        </w:numPr>
        <w:rPr>
          <w:rFonts w:cstheme="minorHAnsi"/>
          <w:b/>
          <w:sz w:val="24"/>
          <w:szCs w:val="24"/>
        </w:rPr>
      </w:pPr>
      <w:r w:rsidRPr="00473ABB">
        <w:rPr>
          <w:rFonts w:cstheme="minorHAnsi"/>
          <w:sz w:val="24"/>
          <w:szCs w:val="24"/>
        </w:rPr>
        <w:t>Departmental procedures which are not maintained within the quality system</w:t>
      </w:r>
      <w:del w:id="9" w:author="Jan Ayres" w:date="2012-08-14T15:54:00Z">
        <w:r w:rsidRPr="00473ABB" w:rsidDel="000402BE">
          <w:rPr>
            <w:rFonts w:cstheme="minorHAnsi"/>
            <w:sz w:val="24"/>
            <w:szCs w:val="24"/>
          </w:rPr>
          <w:delText>,</w:delText>
        </w:r>
      </w:del>
      <w:r w:rsidRPr="00473ABB">
        <w:rPr>
          <w:rFonts w:cstheme="minorHAnsi"/>
          <w:sz w:val="24"/>
          <w:szCs w:val="24"/>
        </w:rPr>
        <w:t xml:space="preserve"> may be approved by Departmental Management and are filed and stored within the department.</w:t>
      </w:r>
    </w:p>
    <w:p w:rsidR="00B25AAF" w:rsidRPr="00473ABB" w:rsidRDefault="00B25AAF" w:rsidP="00377264">
      <w:pPr>
        <w:pStyle w:val="ListParagraph"/>
        <w:numPr>
          <w:ilvl w:val="1"/>
          <w:numId w:val="5"/>
        </w:numPr>
        <w:rPr>
          <w:rFonts w:cstheme="minorHAnsi"/>
          <w:b/>
          <w:sz w:val="24"/>
          <w:szCs w:val="24"/>
        </w:rPr>
      </w:pPr>
      <w:r w:rsidRPr="00473ABB">
        <w:rPr>
          <w:rFonts w:cstheme="minorHAnsi"/>
          <w:sz w:val="24"/>
          <w:szCs w:val="24"/>
        </w:rPr>
        <w:t>Departmental procedures maintained within the quality system function, that do</w:t>
      </w:r>
      <w:del w:id="10" w:author="Jan Ayres" w:date="2012-08-14T15:54:00Z">
        <w:r w:rsidRPr="00473ABB" w:rsidDel="000402BE">
          <w:rPr>
            <w:rFonts w:cstheme="minorHAnsi"/>
            <w:sz w:val="24"/>
            <w:szCs w:val="24"/>
          </w:rPr>
          <w:delText>es</w:delText>
        </w:r>
      </w:del>
      <w:r w:rsidRPr="00473ABB">
        <w:rPr>
          <w:rFonts w:cstheme="minorHAnsi"/>
          <w:sz w:val="24"/>
          <w:szCs w:val="24"/>
        </w:rPr>
        <w:t xml:space="preserve"> not modify the product, its indications, or labeling may be reviewed and approved by the appropriate Departmental Management.</w:t>
      </w:r>
    </w:p>
    <w:p w:rsidR="00B25AAF" w:rsidRPr="00473ABB" w:rsidRDefault="00B25AAF" w:rsidP="00377264">
      <w:pPr>
        <w:pStyle w:val="ListParagraph"/>
        <w:numPr>
          <w:ilvl w:val="1"/>
          <w:numId w:val="5"/>
        </w:numPr>
        <w:rPr>
          <w:rFonts w:cstheme="minorHAnsi"/>
          <w:b/>
          <w:sz w:val="24"/>
          <w:szCs w:val="24"/>
        </w:rPr>
      </w:pPr>
      <w:r w:rsidRPr="00473ABB">
        <w:rPr>
          <w:rFonts w:cstheme="minorHAnsi"/>
          <w:sz w:val="24"/>
          <w:szCs w:val="24"/>
        </w:rPr>
        <w:t xml:space="preserve">Documents may be changed by reviewers during the review process. </w:t>
      </w:r>
      <w:del w:id="11" w:author="Jan Ayres" w:date="2012-08-14T15:54:00Z">
        <w:r w:rsidRPr="00473ABB" w:rsidDel="000402BE">
          <w:rPr>
            <w:rFonts w:cstheme="minorHAnsi"/>
            <w:sz w:val="24"/>
            <w:szCs w:val="24"/>
          </w:rPr>
          <w:delText xml:space="preserve"> </w:delText>
        </w:r>
      </w:del>
      <w:r w:rsidRPr="00473ABB">
        <w:rPr>
          <w:rFonts w:cstheme="minorHAnsi"/>
          <w:sz w:val="24"/>
          <w:szCs w:val="24"/>
        </w:rPr>
        <w:t>The following rules apply to in-process changes:</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Document changes are indicated by writing the change on the submitted document, preferably in red ink.</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All changes made after the Change Control is accepted by QA must be initialed and dated by the person making the change; therefore, any uninitiated change should be the originators.</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Any pages added after the Change Control is accepted will be identified as an attachment and initialed, dated</w:t>
      </w:r>
      <w:ins w:id="12" w:author="Jan Ayres" w:date="2012-08-14T15:55:00Z">
        <w:r w:rsidR="000402BE">
          <w:rPr>
            <w:rFonts w:cstheme="minorHAnsi"/>
            <w:sz w:val="24"/>
            <w:szCs w:val="24"/>
          </w:rPr>
          <w:t>,</w:t>
        </w:r>
      </w:ins>
      <w:r w:rsidRPr="00473ABB">
        <w:rPr>
          <w:rFonts w:cstheme="minorHAnsi"/>
          <w:sz w:val="24"/>
          <w:szCs w:val="24"/>
        </w:rPr>
        <w:t xml:space="preserve"> and page-numbered.</w:t>
      </w:r>
    </w:p>
    <w:p w:rsidR="00B25AAF" w:rsidRPr="00BD3688" w:rsidRDefault="00B25AAF" w:rsidP="00B25AAF">
      <w:pPr>
        <w:pStyle w:val="ListParagraph"/>
        <w:numPr>
          <w:ilvl w:val="2"/>
          <w:numId w:val="5"/>
        </w:numPr>
        <w:rPr>
          <w:rFonts w:cstheme="minorHAnsi"/>
          <w:b/>
          <w:sz w:val="24"/>
          <w:szCs w:val="24"/>
          <w:rPrChange w:id="13" w:author="Jan Ayres" w:date="2012-08-14T16:17:00Z">
            <w:rPr>
              <w:rFonts w:cstheme="minorHAnsi"/>
              <w:b/>
              <w:sz w:val="24"/>
              <w:szCs w:val="24"/>
            </w:rPr>
          </w:rPrChange>
        </w:rPr>
      </w:pPr>
      <w:r w:rsidRPr="00BD3688">
        <w:rPr>
          <w:rFonts w:cstheme="minorHAnsi"/>
          <w:sz w:val="24"/>
          <w:szCs w:val="24"/>
        </w:rPr>
        <w:t>Changes</w:t>
      </w:r>
      <w:r w:rsidRPr="00BD3688">
        <w:rPr>
          <w:rFonts w:cstheme="minorHAnsi"/>
          <w:sz w:val="24"/>
          <w:szCs w:val="24"/>
          <w:rPrChange w:id="14" w:author="Jan Ayres" w:date="2012-08-14T16:17:00Z">
            <w:rPr>
              <w:rFonts w:cstheme="minorHAnsi"/>
              <w:color w:val="FF0000"/>
              <w:sz w:val="24"/>
              <w:szCs w:val="24"/>
            </w:rPr>
          </w:rPrChange>
        </w:rPr>
        <w:t>,</w:t>
      </w:r>
      <w:r w:rsidRPr="00BD3688">
        <w:rPr>
          <w:rFonts w:cstheme="minorHAnsi"/>
          <w:sz w:val="24"/>
          <w:szCs w:val="24"/>
        </w:rPr>
        <w:t xml:space="preserve"> which add new information</w:t>
      </w:r>
      <w:r w:rsidRPr="00BD3688">
        <w:rPr>
          <w:rFonts w:cstheme="minorHAnsi"/>
          <w:sz w:val="24"/>
          <w:szCs w:val="24"/>
          <w:rPrChange w:id="15" w:author="Jan Ayres" w:date="2012-08-14T16:17:00Z">
            <w:rPr>
              <w:rFonts w:cstheme="minorHAnsi"/>
              <w:color w:val="FF0000"/>
              <w:sz w:val="24"/>
              <w:szCs w:val="24"/>
            </w:rPr>
          </w:rPrChange>
        </w:rPr>
        <w:t>,</w:t>
      </w:r>
      <w:r w:rsidRPr="00BD3688">
        <w:rPr>
          <w:rFonts w:cstheme="minorHAnsi"/>
          <w:sz w:val="24"/>
          <w:szCs w:val="24"/>
        </w:rPr>
        <w:t xml:space="preserve"> or </w:t>
      </w:r>
      <w:r w:rsidR="00473ABB" w:rsidRPr="00BD3688">
        <w:rPr>
          <w:rFonts w:cstheme="minorHAnsi"/>
          <w:sz w:val="24"/>
          <w:szCs w:val="24"/>
          <w:rPrChange w:id="16" w:author="Jan Ayres" w:date="2012-08-14T16:17:00Z">
            <w:rPr>
              <w:rFonts w:cstheme="minorHAnsi"/>
              <w:sz w:val="24"/>
              <w:szCs w:val="24"/>
            </w:rPr>
          </w:rPrChange>
        </w:rPr>
        <w:t xml:space="preserve">alter </w:t>
      </w:r>
      <w:r w:rsidRPr="00BD3688">
        <w:rPr>
          <w:rFonts w:cstheme="minorHAnsi"/>
          <w:sz w:val="24"/>
          <w:szCs w:val="24"/>
          <w:rPrChange w:id="17" w:author="Jan Ayres" w:date="2012-08-14T16:17:00Z">
            <w:rPr>
              <w:rFonts w:cstheme="minorHAnsi"/>
              <w:sz w:val="24"/>
              <w:szCs w:val="24"/>
            </w:rPr>
          </w:rPrChange>
        </w:rPr>
        <w:t>the meaning of the content after one or more persons has already signed must be rerouted and initialed by those who have signed.</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Grammatical changes, which clarify without altering meaning, must be approved by originator.</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Changes to correct typing, spelling and/or grammatical errors may be made by anyone at any time without additional review and signature.</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Changes affecting document control</w:t>
      </w:r>
      <w:del w:id="18" w:author="Jan Ayres" w:date="2012-08-14T15:58:00Z">
        <w:r w:rsidRPr="00473ABB" w:rsidDel="004C2133">
          <w:rPr>
            <w:rFonts w:cstheme="minorHAnsi"/>
            <w:sz w:val="24"/>
            <w:szCs w:val="24"/>
          </w:rPr>
          <w:delText>,</w:delText>
        </w:r>
      </w:del>
      <w:r w:rsidRPr="00473ABB">
        <w:rPr>
          <w:rFonts w:cstheme="minorHAnsi"/>
          <w:sz w:val="24"/>
          <w:szCs w:val="24"/>
        </w:rPr>
        <w:t xml:space="preserve"> such as document numbers and revision corrections may be made by QA without additional review and signature.</w:t>
      </w:r>
    </w:p>
    <w:p w:rsidR="00B25AAF" w:rsidRPr="00473ABB" w:rsidRDefault="00B25AAF" w:rsidP="00B25AAF">
      <w:pPr>
        <w:pStyle w:val="ListParagraph"/>
        <w:numPr>
          <w:ilvl w:val="1"/>
          <w:numId w:val="5"/>
        </w:numPr>
        <w:rPr>
          <w:rFonts w:cstheme="minorHAnsi"/>
          <w:b/>
          <w:sz w:val="24"/>
          <w:szCs w:val="24"/>
        </w:rPr>
      </w:pPr>
      <w:r w:rsidRPr="00473ABB">
        <w:rPr>
          <w:rFonts w:cstheme="minorHAnsi"/>
          <w:sz w:val="24"/>
          <w:szCs w:val="24"/>
        </w:rPr>
        <w:t xml:space="preserve">Document approval will be performed by signing the appropriate Change </w:t>
      </w:r>
      <w:r w:rsidR="008256C1" w:rsidRPr="00473ABB">
        <w:rPr>
          <w:rFonts w:cstheme="minorHAnsi"/>
          <w:sz w:val="24"/>
          <w:szCs w:val="24"/>
        </w:rPr>
        <w:t>Control</w:t>
      </w:r>
      <w:r w:rsidR="00E526B0" w:rsidRPr="00473ABB">
        <w:rPr>
          <w:rFonts w:cstheme="minorHAnsi"/>
          <w:sz w:val="24"/>
          <w:szCs w:val="24"/>
        </w:rPr>
        <w:t xml:space="preserve"> Form</w:t>
      </w:r>
      <w:r w:rsidR="008256C1" w:rsidRPr="00473ABB">
        <w:rPr>
          <w:rFonts w:cstheme="minorHAnsi"/>
          <w:sz w:val="24"/>
          <w:szCs w:val="24"/>
        </w:rPr>
        <w:t xml:space="preserve">. </w:t>
      </w:r>
      <w:r w:rsidRPr="00473ABB">
        <w:rPr>
          <w:rFonts w:cstheme="minorHAnsi"/>
          <w:sz w:val="24"/>
          <w:szCs w:val="24"/>
        </w:rPr>
        <w:t xml:space="preserve">This signature will apply to all documents in the Change Control unless otherwise noted. </w:t>
      </w:r>
    </w:p>
    <w:p w:rsidR="00B25AAF" w:rsidRPr="00473ABB" w:rsidRDefault="00B25AAF" w:rsidP="00B25AAF">
      <w:pPr>
        <w:pStyle w:val="ListParagraph"/>
        <w:numPr>
          <w:ilvl w:val="1"/>
          <w:numId w:val="5"/>
        </w:numPr>
        <w:rPr>
          <w:rFonts w:cstheme="minorHAnsi"/>
          <w:b/>
          <w:sz w:val="24"/>
          <w:szCs w:val="24"/>
        </w:rPr>
      </w:pPr>
      <w:r w:rsidRPr="00473ABB">
        <w:rPr>
          <w:rFonts w:cstheme="minorHAnsi"/>
          <w:sz w:val="24"/>
          <w:szCs w:val="24"/>
        </w:rPr>
        <w:t>Multiple documents may be submitted on a single Change Control if they are related by a common purpose and have the same</w:t>
      </w:r>
      <w:r w:rsidR="00E526B0" w:rsidRPr="00473ABB">
        <w:rPr>
          <w:rFonts w:cstheme="minorHAnsi"/>
          <w:sz w:val="24"/>
          <w:szCs w:val="24"/>
        </w:rPr>
        <w:t xml:space="preserve"> or similar</w:t>
      </w:r>
      <w:r w:rsidRPr="00473ABB">
        <w:rPr>
          <w:rFonts w:cstheme="minorHAnsi"/>
          <w:sz w:val="24"/>
          <w:szCs w:val="24"/>
        </w:rPr>
        <w:t xml:space="preserve"> signature requirements.</w:t>
      </w: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lastRenderedPageBreak/>
        <w:t>Procedure</w:t>
      </w:r>
    </w:p>
    <w:p w:rsidR="00BF6FC9" w:rsidRPr="00473ABB" w:rsidRDefault="00BF6FC9" w:rsidP="00BF6FC9">
      <w:pPr>
        <w:pStyle w:val="ListParagraph"/>
        <w:numPr>
          <w:ilvl w:val="1"/>
          <w:numId w:val="5"/>
        </w:numPr>
        <w:rPr>
          <w:rFonts w:cstheme="minorHAnsi"/>
          <w:sz w:val="24"/>
          <w:szCs w:val="24"/>
        </w:rPr>
      </w:pPr>
      <w:r w:rsidRPr="00473ABB">
        <w:rPr>
          <w:rFonts w:cstheme="minorHAnsi"/>
          <w:sz w:val="24"/>
          <w:szCs w:val="24"/>
        </w:rPr>
        <w:t>Change Control Origination</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Follow the procedure set forth in QA-001, Quality System Policy &amp; Procedure Writing Guide</w:t>
      </w:r>
      <w:r w:rsidR="00E526B0" w:rsidRPr="00473ABB">
        <w:rPr>
          <w:rFonts w:cstheme="minorHAnsi"/>
          <w:sz w:val="24"/>
          <w:szCs w:val="24"/>
        </w:rPr>
        <w:t xml:space="preserve"> to</w:t>
      </w:r>
      <w:r w:rsidRPr="00473ABB">
        <w:rPr>
          <w:rFonts w:cstheme="minorHAnsi"/>
          <w:sz w:val="24"/>
          <w:szCs w:val="24"/>
        </w:rPr>
        <w:t xml:space="preserve"> create a new document or complete the desired changes to the current document(s).</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Cross-check for documents that will be affected by the change and revise them accordingly.  If retiring a document, ensure that all other documentation is updated to remove the reference</w:t>
      </w:r>
      <w:r w:rsidR="00E526B0" w:rsidRPr="00473ABB">
        <w:rPr>
          <w:rFonts w:cstheme="minorHAnsi"/>
          <w:sz w:val="24"/>
          <w:szCs w:val="24"/>
        </w:rPr>
        <w:t xml:space="preserve"> to</w:t>
      </w:r>
      <w:r w:rsidRPr="00473ABB">
        <w:rPr>
          <w:rFonts w:cstheme="minorHAnsi"/>
          <w:sz w:val="24"/>
          <w:szCs w:val="24"/>
        </w:rPr>
        <w:t xml:space="preserve"> </w:t>
      </w:r>
      <w:r w:rsidR="006A1319" w:rsidRPr="00473ABB">
        <w:rPr>
          <w:rFonts w:cstheme="minorHAnsi"/>
          <w:sz w:val="24"/>
          <w:szCs w:val="24"/>
        </w:rPr>
        <w:t xml:space="preserve">the </w:t>
      </w:r>
      <w:r w:rsidR="00E526B0" w:rsidRPr="00473ABB">
        <w:rPr>
          <w:rFonts w:cstheme="minorHAnsi"/>
          <w:sz w:val="24"/>
          <w:szCs w:val="24"/>
        </w:rPr>
        <w:t>retired documents</w:t>
      </w:r>
      <w:r w:rsidRPr="00473ABB">
        <w:rPr>
          <w:rFonts w:cstheme="minorHAnsi"/>
          <w:sz w:val="24"/>
          <w:szCs w:val="24"/>
        </w:rPr>
        <w:t xml:space="preserve">.  </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To retire a document, attach the current version and mark it “Retired”.</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Assemble any supporting documentation for the Change Control.</w:t>
      </w:r>
      <w:del w:id="19" w:author="Jan Ayres" w:date="2012-08-14T15:59:00Z">
        <w:r w:rsidRPr="00473ABB" w:rsidDel="004C2133">
          <w:rPr>
            <w:rFonts w:cstheme="minorHAnsi"/>
            <w:sz w:val="24"/>
            <w:szCs w:val="24"/>
          </w:rPr>
          <w:delText xml:space="preserve"> </w:delText>
        </w:r>
      </w:del>
      <w:r w:rsidRPr="00473ABB">
        <w:rPr>
          <w:rFonts w:cstheme="minorHAnsi"/>
          <w:sz w:val="24"/>
          <w:szCs w:val="24"/>
        </w:rPr>
        <w:t xml:space="preserve"> Supporting documentation should include any material required by the review/approval personnel to make a decision regarding the requested change. </w:t>
      </w:r>
      <w:del w:id="20" w:author="Jan Ayres" w:date="2012-08-14T15:59:00Z">
        <w:r w:rsidRPr="00473ABB" w:rsidDel="004C2133">
          <w:rPr>
            <w:rFonts w:cstheme="minorHAnsi"/>
            <w:sz w:val="24"/>
            <w:szCs w:val="24"/>
          </w:rPr>
          <w:delText xml:space="preserve"> </w:delText>
        </w:r>
      </w:del>
      <w:r w:rsidR="00953B31" w:rsidRPr="00473ABB">
        <w:rPr>
          <w:rFonts w:cstheme="minorHAnsi"/>
          <w:sz w:val="24"/>
          <w:szCs w:val="24"/>
        </w:rPr>
        <w:t>Such information may include, but is not limited to:</w:t>
      </w:r>
    </w:p>
    <w:p w:rsidR="00953B31" w:rsidRPr="00473ABB" w:rsidRDefault="00953B31" w:rsidP="00642180">
      <w:pPr>
        <w:pStyle w:val="ListParagraph"/>
        <w:numPr>
          <w:ilvl w:val="3"/>
          <w:numId w:val="5"/>
        </w:numPr>
        <w:rPr>
          <w:rFonts w:cstheme="minorHAnsi"/>
          <w:b/>
          <w:sz w:val="24"/>
          <w:szCs w:val="24"/>
        </w:rPr>
      </w:pPr>
      <w:r w:rsidRPr="00473ABB">
        <w:rPr>
          <w:rFonts w:cstheme="minorHAnsi"/>
          <w:sz w:val="24"/>
          <w:szCs w:val="24"/>
        </w:rPr>
        <w:t>New document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Revised document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Retired document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Test results</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Validation results</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Audit report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Supplier information</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Component specification</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Reference document</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t>Mark all documents so that any changes are clearly indicated, legible</w:t>
      </w:r>
      <w:ins w:id="21" w:author="Jan Ayres" w:date="2012-08-14T15:59:00Z">
        <w:r w:rsidR="004C2133">
          <w:rPr>
            <w:rFonts w:cstheme="minorHAnsi"/>
            <w:sz w:val="24"/>
            <w:szCs w:val="24"/>
          </w:rPr>
          <w:t>,</w:t>
        </w:r>
      </w:ins>
      <w:r w:rsidRPr="00473ABB">
        <w:rPr>
          <w:rFonts w:cstheme="minorHAnsi"/>
          <w:sz w:val="24"/>
          <w:szCs w:val="24"/>
        </w:rPr>
        <w:t xml:space="preserve"> and understandable.  </w:t>
      </w:r>
    </w:p>
    <w:p w:rsidR="00135943" w:rsidRPr="00473ABB" w:rsidRDefault="00953B31" w:rsidP="00953B31">
      <w:pPr>
        <w:pStyle w:val="ListParagraph"/>
        <w:numPr>
          <w:ilvl w:val="2"/>
          <w:numId w:val="5"/>
        </w:numPr>
        <w:rPr>
          <w:rFonts w:cstheme="minorHAnsi"/>
          <w:b/>
          <w:sz w:val="24"/>
          <w:szCs w:val="24"/>
        </w:rPr>
      </w:pPr>
      <w:r w:rsidRPr="00473ABB">
        <w:rPr>
          <w:rFonts w:cstheme="minorHAnsi"/>
          <w:sz w:val="24"/>
          <w:szCs w:val="24"/>
        </w:rPr>
        <w:t xml:space="preserve">Assemble the documents in a logical order and attach to the Change Control </w:t>
      </w:r>
      <w:r w:rsidR="004B2599" w:rsidRPr="00473ABB">
        <w:rPr>
          <w:rFonts w:cstheme="minorHAnsi"/>
          <w:sz w:val="24"/>
          <w:szCs w:val="24"/>
        </w:rPr>
        <w:t>F</w:t>
      </w:r>
      <w:r w:rsidRPr="00473ABB">
        <w:rPr>
          <w:rFonts w:cstheme="minorHAnsi"/>
          <w:sz w:val="24"/>
          <w:szCs w:val="24"/>
        </w:rPr>
        <w:t xml:space="preserve">orm. </w:t>
      </w:r>
      <w:del w:id="22" w:author="Jan Ayres" w:date="2012-08-14T15:59:00Z">
        <w:r w:rsidRPr="00473ABB" w:rsidDel="004C2133">
          <w:rPr>
            <w:rFonts w:cstheme="minorHAnsi"/>
            <w:sz w:val="24"/>
            <w:szCs w:val="24"/>
          </w:rPr>
          <w:delText xml:space="preserve"> </w:delText>
        </w:r>
      </w:del>
      <w:r w:rsidRPr="00473ABB">
        <w:rPr>
          <w:rFonts w:cstheme="minorHAnsi"/>
          <w:sz w:val="24"/>
          <w:szCs w:val="24"/>
        </w:rPr>
        <w:t xml:space="preserve">Complete a Change Control </w:t>
      </w:r>
      <w:r w:rsidR="004B2599" w:rsidRPr="00473ABB">
        <w:rPr>
          <w:rFonts w:cstheme="minorHAnsi"/>
          <w:sz w:val="24"/>
          <w:szCs w:val="24"/>
        </w:rPr>
        <w:t>F</w:t>
      </w:r>
      <w:r w:rsidRPr="00473ABB">
        <w:rPr>
          <w:rFonts w:cstheme="minorHAnsi"/>
          <w:sz w:val="24"/>
          <w:szCs w:val="24"/>
        </w:rPr>
        <w:t xml:space="preserve">orm. </w:t>
      </w:r>
      <w:del w:id="23" w:author="Jan Ayres" w:date="2012-08-14T15:59:00Z">
        <w:r w:rsidRPr="00473ABB" w:rsidDel="004C2133">
          <w:rPr>
            <w:rFonts w:cstheme="minorHAnsi"/>
            <w:sz w:val="24"/>
            <w:szCs w:val="24"/>
          </w:rPr>
          <w:delText xml:space="preserve"> </w:delText>
        </w:r>
      </w:del>
      <w:r w:rsidRPr="00473ABB">
        <w:rPr>
          <w:rFonts w:cstheme="minorHAnsi"/>
          <w:sz w:val="24"/>
          <w:szCs w:val="24"/>
        </w:rPr>
        <w:t xml:space="preserve">Describe the change and the action that is to be taken.  </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t>Consult with the appropriate individuals or departments necessary</w:t>
      </w:r>
      <w:r w:rsidR="00135943" w:rsidRPr="00473ABB">
        <w:rPr>
          <w:rFonts w:cstheme="minorHAnsi"/>
          <w:sz w:val="24"/>
          <w:szCs w:val="24"/>
        </w:rPr>
        <w:t xml:space="preserve"> to obtain technical insight and review of the proposed change</w:t>
      </w:r>
      <w:r w:rsidRPr="00473ABB">
        <w:rPr>
          <w:rFonts w:cstheme="minorHAnsi"/>
          <w:sz w:val="24"/>
          <w:szCs w:val="24"/>
        </w:rPr>
        <w:t>.</w:t>
      </w:r>
      <w:r w:rsidR="00135943" w:rsidRPr="00473ABB">
        <w:rPr>
          <w:rFonts w:cstheme="minorHAnsi"/>
          <w:sz w:val="24"/>
          <w:szCs w:val="24"/>
        </w:rPr>
        <w:t xml:space="preserve">  </w:t>
      </w:r>
    </w:p>
    <w:p w:rsidR="004B2599" w:rsidRPr="00473ABB" w:rsidRDefault="004B2599" w:rsidP="00953B31">
      <w:pPr>
        <w:pStyle w:val="ListParagraph"/>
        <w:numPr>
          <w:ilvl w:val="2"/>
          <w:numId w:val="5"/>
        </w:numPr>
        <w:rPr>
          <w:rFonts w:cstheme="minorHAnsi"/>
          <w:b/>
          <w:sz w:val="24"/>
          <w:szCs w:val="24"/>
        </w:rPr>
      </w:pPr>
      <w:r w:rsidRPr="00473ABB">
        <w:rPr>
          <w:rFonts w:cstheme="minorHAnsi"/>
          <w:sz w:val="24"/>
          <w:szCs w:val="24"/>
        </w:rPr>
        <w:t>If a Suggested Effective Date can be determined at this time, record this information in the appropriate location on the Change Control Form.</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t>Submit the packet to Quality Assurance</w:t>
      </w:r>
      <w:ins w:id="24" w:author="Jan Ayres" w:date="2012-08-14T16:00:00Z">
        <w:r w:rsidR="004C2133">
          <w:rPr>
            <w:rFonts w:cstheme="minorHAnsi"/>
            <w:sz w:val="24"/>
            <w:szCs w:val="24"/>
          </w:rPr>
          <w:t>.</w:t>
        </w:r>
      </w:ins>
    </w:p>
    <w:p w:rsidR="00953B31" w:rsidRPr="00473ABB" w:rsidRDefault="00953B31" w:rsidP="00953B31">
      <w:pPr>
        <w:pStyle w:val="ListParagraph"/>
        <w:ind w:left="2160"/>
        <w:rPr>
          <w:rFonts w:cstheme="minorHAnsi"/>
          <w:b/>
          <w:sz w:val="24"/>
          <w:szCs w:val="24"/>
        </w:rPr>
      </w:pPr>
    </w:p>
    <w:p w:rsidR="00BF6FC9" w:rsidRPr="00473ABB" w:rsidRDefault="00953B31" w:rsidP="00BF6FC9">
      <w:pPr>
        <w:pStyle w:val="ListParagraph"/>
        <w:numPr>
          <w:ilvl w:val="1"/>
          <w:numId w:val="5"/>
        </w:numPr>
        <w:rPr>
          <w:rFonts w:cstheme="minorHAnsi"/>
          <w:sz w:val="24"/>
          <w:szCs w:val="24"/>
        </w:rPr>
      </w:pPr>
      <w:r w:rsidRPr="00473ABB">
        <w:rPr>
          <w:rFonts w:cstheme="minorHAnsi"/>
          <w:sz w:val="24"/>
          <w:szCs w:val="24"/>
        </w:rPr>
        <w:t>Change Control Review</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lastRenderedPageBreak/>
        <w:t xml:space="preserve">QA reviews the </w:t>
      </w:r>
      <w:r w:rsidR="00880DD5" w:rsidRPr="00473ABB">
        <w:rPr>
          <w:rFonts w:cstheme="minorHAnsi"/>
          <w:sz w:val="24"/>
          <w:szCs w:val="24"/>
        </w:rPr>
        <w:t>submitted packet for accuracy of revisions, conformance to documentation guidelines, completeness of information</w:t>
      </w:r>
      <w:ins w:id="25" w:author="Jan Ayres" w:date="2012-08-14T16:02:00Z">
        <w:r w:rsidR="00FF2B4E">
          <w:rPr>
            <w:rFonts w:cstheme="minorHAnsi"/>
            <w:sz w:val="24"/>
            <w:szCs w:val="24"/>
          </w:rPr>
          <w:t>,</w:t>
        </w:r>
      </w:ins>
      <w:r w:rsidR="00880DD5" w:rsidRPr="00473ABB">
        <w:rPr>
          <w:rFonts w:cstheme="minorHAnsi"/>
          <w:sz w:val="24"/>
          <w:szCs w:val="24"/>
        </w:rPr>
        <w:t xml:space="preserve"> and supporting documentation, and verify the originator included the documents affected by the change.</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If any issues arise during this review, QA and the originator will work together to complete the submission.</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 xml:space="preserve">QA assigns a Change Control number, new document number, </w:t>
      </w:r>
      <w:r w:rsidR="00E526B0" w:rsidRPr="00473ABB">
        <w:rPr>
          <w:rFonts w:cstheme="minorHAnsi"/>
          <w:sz w:val="24"/>
          <w:szCs w:val="24"/>
        </w:rPr>
        <w:t>and/</w:t>
      </w:r>
      <w:r w:rsidRPr="00473ABB">
        <w:rPr>
          <w:rFonts w:cstheme="minorHAnsi"/>
          <w:sz w:val="24"/>
          <w:szCs w:val="24"/>
        </w:rPr>
        <w:t>or new version number.</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QA documents the Change Control number and required information in the Change Control Log.</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QA routes the packet to the appropriate personnel for review.</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Review the packet material for all matters relating to the functional area of the department</w:t>
      </w:r>
      <w:ins w:id="26" w:author="Jan Ayres" w:date="2012-08-14T16:18:00Z">
        <w:r w:rsidR="00BD3688">
          <w:rPr>
            <w:rFonts w:cstheme="minorHAnsi"/>
            <w:sz w:val="24"/>
            <w:szCs w:val="24"/>
          </w:rPr>
          <w:t xml:space="preserve"> to which</w:t>
        </w:r>
      </w:ins>
      <w:bookmarkStart w:id="27" w:name="_GoBack"/>
      <w:bookmarkEnd w:id="27"/>
      <w:r w:rsidRPr="00473ABB">
        <w:rPr>
          <w:rFonts w:cstheme="minorHAnsi"/>
          <w:sz w:val="24"/>
          <w:szCs w:val="24"/>
        </w:rPr>
        <w:t xml:space="preserve"> it has been sent.</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 xml:space="preserve">Make any desired comments, revisions, or deletions. </w:t>
      </w:r>
      <w:del w:id="28" w:author="Jan Ayres" w:date="2012-08-14T16:03:00Z">
        <w:r w:rsidRPr="00473ABB" w:rsidDel="00FF2B4E">
          <w:rPr>
            <w:rFonts w:cstheme="minorHAnsi"/>
            <w:sz w:val="24"/>
            <w:szCs w:val="24"/>
          </w:rPr>
          <w:delText xml:space="preserve"> </w:delText>
        </w:r>
      </w:del>
      <w:r w:rsidRPr="00473ABB">
        <w:rPr>
          <w:rFonts w:cstheme="minorHAnsi"/>
          <w:sz w:val="24"/>
          <w:szCs w:val="24"/>
        </w:rPr>
        <w:t>If changes are necessary</w:t>
      </w:r>
      <w:r w:rsidR="00642180" w:rsidRPr="00473ABB">
        <w:rPr>
          <w:rFonts w:cstheme="minorHAnsi"/>
          <w:sz w:val="24"/>
          <w:szCs w:val="24"/>
        </w:rPr>
        <w:t>,</w:t>
      </w:r>
      <w:r w:rsidRPr="00473ABB">
        <w:rPr>
          <w:rFonts w:cstheme="minorHAnsi"/>
          <w:sz w:val="24"/>
          <w:szCs w:val="24"/>
        </w:rPr>
        <w:t xml:space="preserve"> </w:t>
      </w:r>
      <w:r w:rsidR="00642180" w:rsidRPr="00473ABB">
        <w:rPr>
          <w:rFonts w:cstheme="minorHAnsi"/>
          <w:sz w:val="24"/>
          <w:szCs w:val="24"/>
        </w:rPr>
        <w:t xml:space="preserve">return the packet to QA without signing the </w:t>
      </w:r>
      <w:r w:rsidR="00281E33" w:rsidRPr="00473ABB">
        <w:rPr>
          <w:rFonts w:cstheme="minorHAnsi"/>
          <w:sz w:val="24"/>
          <w:szCs w:val="24"/>
        </w:rPr>
        <w:t>Change Control F</w:t>
      </w:r>
      <w:r w:rsidR="00642180" w:rsidRPr="00473ABB">
        <w:rPr>
          <w:rFonts w:cstheme="minorHAnsi"/>
          <w:sz w:val="24"/>
          <w:szCs w:val="24"/>
        </w:rPr>
        <w:t xml:space="preserve">orm and include the reasoning for disapproval. </w:t>
      </w:r>
      <w:del w:id="29" w:author="Jan Ayres" w:date="2012-08-14T16:03:00Z">
        <w:r w:rsidR="00642180" w:rsidRPr="00473ABB" w:rsidDel="00FF2B4E">
          <w:rPr>
            <w:rFonts w:cstheme="minorHAnsi"/>
            <w:sz w:val="24"/>
            <w:szCs w:val="24"/>
          </w:rPr>
          <w:delText xml:space="preserve"> </w:delText>
        </w:r>
      </w:del>
      <w:r w:rsidR="00642180" w:rsidRPr="00473ABB">
        <w:rPr>
          <w:rFonts w:cstheme="minorHAnsi"/>
          <w:sz w:val="24"/>
          <w:szCs w:val="24"/>
        </w:rPr>
        <w:t>If additional revisions are required, QA returns the packet to the originator and the process is repeated using the same Change Control number.</w:t>
      </w:r>
    </w:p>
    <w:p w:rsidR="00642180" w:rsidRPr="00473ABB" w:rsidRDefault="00642180" w:rsidP="00642180">
      <w:pPr>
        <w:pStyle w:val="ListParagraph"/>
        <w:ind w:left="2160"/>
        <w:rPr>
          <w:rFonts w:cstheme="minorHAnsi"/>
          <w:b/>
          <w:sz w:val="24"/>
          <w:szCs w:val="24"/>
        </w:rPr>
      </w:pPr>
    </w:p>
    <w:p w:rsidR="00642180" w:rsidRPr="00473ABB" w:rsidRDefault="00642180" w:rsidP="00642180">
      <w:pPr>
        <w:pStyle w:val="ListParagraph"/>
        <w:numPr>
          <w:ilvl w:val="1"/>
          <w:numId w:val="5"/>
        </w:numPr>
        <w:rPr>
          <w:rFonts w:cstheme="minorHAnsi"/>
          <w:sz w:val="24"/>
          <w:szCs w:val="24"/>
        </w:rPr>
      </w:pPr>
      <w:r w:rsidRPr="00473ABB">
        <w:rPr>
          <w:rFonts w:cstheme="minorHAnsi"/>
          <w:sz w:val="24"/>
          <w:szCs w:val="24"/>
        </w:rPr>
        <w:t>Change Control Approval</w:t>
      </w:r>
    </w:p>
    <w:p w:rsidR="00281E33" w:rsidRPr="00473ABB" w:rsidRDefault="00281E33" w:rsidP="00642180">
      <w:pPr>
        <w:pStyle w:val="ListParagraph"/>
        <w:numPr>
          <w:ilvl w:val="2"/>
          <w:numId w:val="5"/>
        </w:numPr>
        <w:rPr>
          <w:rFonts w:cstheme="minorHAnsi"/>
          <w:b/>
          <w:sz w:val="24"/>
          <w:szCs w:val="24"/>
        </w:rPr>
      </w:pPr>
      <w:r w:rsidRPr="00473ABB">
        <w:rPr>
          <w:rFonts w:cstheme="minorHAnsi"/>
          <w:sz w:val="24"/>
          <w:szCs w:val="24"/>
        </w:rPr>
        <w:t>Once the Change Control is approved, the Originator will author the final draft of the</w:t>
      </w:r>
      <w:r w:rsidR="006A1319" w:rsidRPr="00473ABB">
        <w:rPr>
          <w:rFonts w:cstheme="minorHAnsi"/>
          <w:sz w:val="24"/>
          <w:szCs w:val="24"/>
        </w:rPr>
        <w:t xml:space="preserve"> electronic version of </w:t>
      </w:r>
      <w:r w:rsidR="005746D7" w:rsidRPr="00473ABB">
        <w:rPr>
          <w:rFonts w:cstheme="minorHAnsi"/>
          <w:sz w:val="24"/>
          <w:szCs w:val="24"/>
        </w:rPr>
        <w:t>the revised</w:t>
      </w:r>
      <w:r w:rsidRPr="00473ABB">
        <w:rPr>
          <w:rFonts w:cstheme="minorHAnsi"/>
          <w:sz w:val="24"/>
          <w:szCs w:val="24"/>
        </w:rPr>
        <w:t xml:space="preserve"> document. </w:t>
      </w:r>
      <w:del w:id="30" w:author="Jan Ayres" w:date="2012-08-14T16:03:00Z">
        <w:r w:rsidRPr="00473ABB" w:rsidDel="00FF2B4E">
          <w:rPr>
            <w:rFonts w:cstheme="minorHAnsi"/>
            <w:sz w:val="24"/>
            <w:szCs w:val="24"/>
          </w:rPr>
          <w:delText xml:space="preserve"> </w:delText>
        </w:r>
      </w:del>
      <w:r w:rsidRPr="00473ABB">
        <w:rPr>
          <w:rFonts w:cstheme="minorHAnsi"/>
          <w:sz w:val="24"/>
          <w:szCs w:val="24"/>
        </w:rPr>
        <w:t xml:space="preserve">The Originator </w:t>
      </w:r>
      <w:r w:rsidR="006A1319" w:rsidRPr="00473ABB">
        <w:rPr>
          <w:rFonts w:cstheme="minorHAnsi"/>
          <w:sz w:val="24"/>
          <w:szCs w:val="24"/>
        </w:rPr>
        <w:t>signs the Change Control Form</w:t>
      </w:r>
      <w:r w:rsidR="007D306C" w:rsidRPr="00473ABB">
        <w:rPr>
          <w:rFonts w:cstheme="minorHAnsi"/>
          <w:sz w:val="24"/>
          <w:szCs w:val="24"/>
        </w:rPr>
        <w:t xml:space="preserve"> and</w:t>
      </w:r>
      <w:r w:rsidR="006A1319" w:rsidRPr="00473ABB">
        <w:rPr>
          <w:rFonts w:cstheme="minorHAnsi"/>
          <w:sz w:val="24"/>
          <w:szCs w:val="24"/>
        </w:rPr>
        <w:t xml:space="preserve"> </w:t>
      </w:r>
      <w:r w:rsidRPr="00473ABB">
        <w:rPr>
          <w:rFonts w:cstheme="minorHAnsi"/>
          <w:sz w:val="24"/>
          <w:szCs w:val="24"/>
        </w:rPr>
        <w:t xml:space="preserve">submits the </w:t>
      </w:r>
      <w:r w:rsidR="006A1319" w:rsidRPr="00473ABB">
        <w:rPr>
          <w:rFonts w:cstheme="minorHAnsi"/>
          <w:sz w:val="24"/>
          <w:szCs w:val="24"/>
        </w:rPr>
        <w:t xml:space="preserve">electronic version of the </w:t>
      </w:r>
      <w:r w:rsidRPr="00473ABB">
        <w:rPr>
          <w:rFonts w:cstheme="minorHAnsi"/>
          <w:sz w:val="24"/>
          <w:szCs w:val="24"/>
        </w:rPr>
        <w:t xml:space="preserve">final draft and all supporting documentation to QA.  </w:t>
      </w:r>
    </w:p>
    <w:p w:rsidR="00642180" w:rsidRPr="00473ABB" w:rsidRDefault="00642180" w:rsidP="00642180">
      <w:pPr>
        <w:pStyle w:val="ListParagraph"/>
        <w:numPr>
          <w:ilvl w:val="2"/>
          <w:numId w:val="5"/>
        </w:numPr>
        <w:rPr>
          <w:rFonts w:cstheme="minorHAnsi"/>
          <w:b/>
          <w:sz w:val="24"/>
          <w:szCs w:val="24"/>
        </w:rPr>
      </w:pPr>
      <w:r w:rsidRPr="00473ABB">
        <w:rPr>
          <w:rFonts w:cstheme="minorHAnsi"/>
          <w:sz w:val="24"/>
          <w:szCs w:val="24"/>
        </w:rPr>
        <w:t>QA files the new or revised document as the current version</w:t>
      </w:r>
      <w:r w:rsidR="006A1319" w:rsidRPr="00473ABB">
        <w:rPr>
          <w:rFonts w:cstheme="minorHAnsi"/>
          <w:sz w:val="24"/>
          <w:szCs w:val="24"/>
        </w:rPr>
        <w:t xml:space="preserve"> both electronically and in the paper files</w:t>
      </w:r>
      <w:r w:rsidRPr="00473ABB">
        <w:rPr>
          <w:rFonts w:cstheme="minorHAnsi"/>
          <w:sz w:val="24"/>
          <w:szCs w:val="24"/>
        </w:rPr>
        <w:t xml:space="preserve">. </w:t>
      </w:r>
      <w:del w:id="31" w:author="Jan Ayres" w:date="2012-08-14T16:03:00Z">
        <w:r w:rsidRPr="00473ABB" w:rsidDel="00FF2B4E">
          <w:rPr>
            <w:rFonts w:cstheme="minorHAnsi"/>
            <w:sz w:val="24"/>
            <w:szCs w:val="24"/>
          </w:rPr>
          <w:delText xml:space="preserve"> </w:delText>
        </w:r>
      </w:del>
      <w:r w:rsidRPr="00473ABB">
        <w:rPr>
          <w:rFonts w:cstheme="minorHAnsi"/>
          <w:sz w:val="24"/>
          <w:szCs w:val="24"/>
        </w:rPr>
        <w:t xml:space="preserve">Any old versions are filed as part of the document history. </w:t>
      </w:r>
      <w:del w:id="32" w:author="Jan Ayres" w:date="2012-08-14T16:04:00Z">
        <w:r w:rsidRPr="00473ABB" w:rsidDel="00FF2B4E">
          <w:rPr>
            <w:rFonts w:cstheme="minorHAnsi"/>
            <w:sz w:val="24"/>
            <w:szCs w:val="24"/>
          </w:rPr>
          <w:delText xml:space="preserve"> </w:delText>
        </w:r>
      </w:del>
      <w:r w:rsidR="004B2599" w:rsidRPr="00473ABB">
        <w:rPr>
          <w:rFonts w:cstheme="minorHAnsi"/>
          <w:sz w:val="24"/>
          <w:szCs w:val="24"/>
        </w:rPr>
        <w:t>QA updates the Change Control Log to reflect the current revision of all documents.</w:t>
      </w:r>
    </w:p>
    <w:p w:rsidR="001107B0" w:rsidRPr="00473ABB" w:rsidRDefault="004B2599" w:rsidP="00642180">
      <w:pPr>
        <w:pStyle w:val="ListParagraph"/>
        <w:numPr>
          <w:ilvl w:val="2"/>
          <w:numId w:val="5"/>
        </w:numPr>
        <w:rPr>
          <w:rFonts w:cstheme="minorHAnsi"/>
          <w:b/>
          <w:sz w:val="24"/>
          <w:szCs w:val="24"/>
        </w:rPr>
      </w:pPr>
      <w:r w:rsidRPr="00473ABB">
        <w:rPr>
          <w:rFonts w:cstheme="minorHAnsi"/>
          <w:sz w:val="24"/>
          <w:szCs w:val="24"/>
        </w:rPr>
        <w:t xml:space="preserve">Unless otherwise stated, the suggested effective date will be followed. </w:t>
      </w:r>
      <w:del w:id="33" w:author="Jan Ayres" w:date="2012-08-14T16:04:00Z">
        <w:r w:rsidRPr="00473ABB" w:rsidDel="00FF2B4E">
          <w:rPr>
            <w:rFonts w:cstheme="minorHAnsi"/>
            <w:sz w:val="24"/>
            <w:szCs w:val="24"/>
          </w:rPr>
          <w:delText xml:space="preserve"> </w:delText>
        </w:r>
      </w:del>
      <w:r w:rsidRPr="00473ABB">
        <w:rPr>
          <w:rFonts w:cstheme="minorHAnsi"/>
          <w:sz w:val="24"/>
          <w:szCs w:val="24"/>
        </w:rPr>
        <w:t xml:space="preserve">If a Suggested Effective Date has not been </w:t>
      </w:r>
      <w:r w:rsidR="007663F9" w:rsidRPr="00473ABB">
        <w:rPr>
          <w:rFonts w:cstheme="minorHAnsi"/>
          <w:sz w:val="24"/>
          <w:szCs w:val="24"/>
        </w:rPr>
        <w:t>recorded</w:t>
      </w:r>
      <w:r w:rsidRPr="00473ABB">
        <w:rPr>
          <w:rFonts w:cstheme="minorHAnsi"/>
          <w:sz w:val="24"/>
          <w:szCs w:val="24"/>
        </w:rPr>
        <w:t xml:space="preserve">, </w:t>
      </w:r>
      <w:r w:rsidR="001107B0" w:rsidRPr="00473ABB">
        <w:rPr>
          <w:rFonts w:cstheme="minorHAnsi"/>
          <w:sz w:val="24"/>
          <w:szCs w:val="24"/>
        </w:rPr>
        <w:t>QA, Departmental Management</w:t>
      </w:r>
      <w:r w:rsidR="007B1CAE">
        <w:rPr>
          <w:rFonts w:cstheme="minorHAnsi"/>
          <w:sz w:val="24"/>
          <w:szCs w:val="24"/>
        </w:rPr>
        <w:t>,</w:t>
      </w:r>
      <w:r w:rsidR="001107B0" w:rsidRPr="00473ABB">
        <w:rPr>
          <w:rFonts w:cstheme="minorHAnsi"/>
          <w:sz w:val="24"/>
          <w:szCs w:val="24"/>
        </w:rPr>
        <w:t xml:space="preserve"> and any other required personnel determine the required amount of time for training on the change. </w:t>
      </w:r>
      <w:del w:id="34" w:author="Jan Ayres" w:date="2012-08-14T16:04:00Z">
        <w:r w:rsidR="001107B0" w:rsidRPr="00473ABB" w:rsidDel="00FF2B4E">
          <w:rPr>
            <w:rFonts w:cstheme="minorHAnsi"/>
            <w:sz w:val="24"/>
            <w:szCs w:val="24"/>
          </w:rPr>
          <w:delText xml:space="preserve"> </w:delText>
        </w:r>
      </w:del>
      <w:r w:rsidR="001107B0" w:rsidRPr="00473ABB">
        <w:rPr>
          <w:rFonts w:cstheme="minorHAnsi"/>
          <w:sz w:val="24"/>
          <w:szCs w:val="24"/>
        </w:rPr>
        <w:t xml:space="preserve">Based on the required training time, the Effective Date of the document is determined.  </w:t>
      </w:r>
    </w:p>
    <w:p w:rsidR="007B48CF" w:rsidRPr="00473ABB" w:rsidRDefault="007B48CF" w:rsidP="007B48CF">
      <w:pPr>
        <w:pStyle w:val="ListParagraph"/>
        <w:ind w:left="2160"/>
        <w:rPr>
          <w:rFonts w:cstheme="minorHAnsi"/>
          <w:b/>
          <w:sz w:val="24"/>
          <w:szCs w:val="24"/>
        </w:rPr>
      </w:pPr>
    </w:p>
    <w:p w:rsidR="00447E89" w:rsidRDefault="00447E89" w:rsidP="007B1CAE">
      <w:pPr>
        <w:pStyle w:val="ListParagraph"/>
        <w:numPr>
          <w:ilvl w:val="1"/>
          <w:numId w:val="5"/>
        </w:numPr>
        <w:spacing w:after="0"/>
        <w:rPr>
          <w:rFonts w:cstheme="minorHAnsi"/>
          <w:sz w:val="24"/>
          <w:szCs w:val="24"/>
        </w:rPr>
      </w:pPr>
      <w:r>
        <w:rPr>
          <w:rFonts w:cstheme="minorHAnsi"/>
          <w:sz w:val="24"/>
          <w:szCs w:val="24"/>
        </w:rPr>
        <w:t>Change Control Implementation</w:t>
      </w:r>
    </w:p>
    <w:p w:rsidR="00447E89" w:rsidRPr="007B1CAE" w:rsidRDefault="00447E89">
      <w:pPr>
        <w:ind w:left="720" w:firstLine="720"/>
        <w:rPr>
          <w:rFonts w:cstheme="minorHAnsi"/>
          <w:sz w:val="24"/>
          <w:szCs w:val="24"/>
        </w:rPr>
        <w:pPrChange w:id="35" w:author="Jan Ayres" w:date="2012-08-14T16:05:00Z">
          <w:pPr>
            <w:ind w:left="720"/>
          </w:pPr>
        </w:pPrChange>
      </w:pPr>
      <w:r w:rsidRPr="007B1CAE">
        <w:rPr>
          <w:rFonts w:cstheme="minorHAnsi"/>
          <w:sz w:val="24"/>
          <w:szCs w:val="24"/>
        </w:rPr>
        <w:t xml:space="preserve">QA will process the change request </w:t>
      </w:r>
      <w:r>
        <w:rPr>
          <w:rFonts w:cstheme="minorHAnsi"/>
          <w:sz w:val="24"/>
          <w:szCs w:val="24"/>
        </w:rPr>
        <w:t>by performing the following activities:</w:t>
      </w:r>
    </w:p>
    <w:p w:rsidR="00447E89" w:rsidRDefault="00447E89" w:rsidP="007B1CAE">
      <w:pPr>
        <w:pStyle w:val="ListParagraph"/>
        <w:numPr>
          <w:ilvl w:val="2"/>
          <w:numId w:val="5"/>
        </w:numPr>
        <w:rPr>
          <w:rFonts w:cstheme="minorHAnsi"/>
          <w:sz w:val="24"/>
          <w:szCs w:val="24"/>
        </w:rPr>
      </w:pPr>
      <w:r>
        <w:rPr>
          <w:rFonts w:cstheme="minorHAnsi"/>
          <w:sz w:val="24"/>
          <w:szCs w:val="24"/>
        </w:rPr>
        <w:lastRenderedPageBreak/>
        <w:t xml:space="preserve">Confirm all approval signatures have been obtained. </w:t>
      </w:r>
      <w:del w:id="36" w:author="Jan Ayres" w:date="2012-08-14T16:05:00Z">
        <w:r w:rsidDel="00FF2B4E">
          <w:rPr>
            <w:rFonts w:cstheme="minorHAnsi"/>
            <w:sz w:val="24"/>
            <w:szCs w:val="24"/>
          </w:rPr>
          <w:delText xml:space="preserve"> </w:delText>
        </w:r>
      </w:del>
      <w:r>
        <w:rPr>
          <w:rFonts w:cstheme="minorHAnsi"/>
          <w:sz w:val="24"/>
          <w:szCs w:val="24"/>
        </w:rPr>
        <w:t xml:space="preserve">Confirm that the Change Control Form was filled out completely and correctly following EPIC’s Document Corrections procedure. </w:t>
      </w:r>
      <w:del w:id="37" w:author="Jan Ayres" w:date="2012-08-14T16:05:00Z">
        <w:r w:rsidDel="00FF2B4E">
          <w:rPr>
            <w:rFonts w:cstheme="minorHAnsi"/>
            <w:sz w:val="24"/>
            <w:szCs w:val="24"/>
          </w:rPr>
          <w:delText xml:space="preserve"> </w:delText>
        </w:r>
      </w:del>
      <w:r>
        <w:rPr>
          <w:rFonts w:cstheme="minorHAnsi"/>
          <w:sz w:val="24"/>
          <w:szCs w:val="24"/>
        </w:rPr>
        <w:t>Record the Date Effective in the space provided on the Change Control Form.</w:t>
      </w:r>
    </w:p>
    <w:p w:rsidR="00447E89" w:rsidRDefault="00447E89" w:rsidP="007B1CAE">
      <w:pPr>
        <w:pStyle w:val="ListParagraph"/>
        <w:numPr>
          <w:ilvl w:val="2"/>
          <w:numId w:val="5"/>
        </w:numPr>
        <w:rPr>
          <w:rFonts w:cstheme="minorHAnsi"/>
          <w:sz w:val="24"/>
          <w:szCs w:val="24"/>
        </w:rPr>
      </w:pPr>
      <w:r>
        <w:rPr>
          <w:rFonts w:cstheme="minorHAnsi"/>
          <w:sz w:val="24"/>
          <w:szCs w:val="24"/>
        </w:rPr>
        <w:t xml:space="preserve">Confirm all changes recorded on the Change Control Form and attachments have been implemented in the electronic file of the document.  </w:t>
      </w:r>
    </w:p>
    <w:p w:rsidR="00447E89" w:rsidRDefault="00447E89" w:rsidP="007B1CAE">
      <w:pPr>
        <w:pStyle w:val="ListParagraph"/>
        <w:numPr>
          <w:ilvl w:val="2"/>
          <w:numId w:val="5"/>
        </w:numPr>
        <w:rPr>
          <w:rFonts w:cstheme="minorHAnsi"/>
          <w:sz w:val="24"/>
          <w:szCs w:val="24"/>
        </w:rPr>
      </w:pPr>
      <w:r>
        <w:rPr>
          <w:rFonts w:cstheme="minorHAnsi"/>
          <w:sz w:val="24"/>
          <w:szCs w:val="24"/>
        </w:rPr>
        <w:t>For all SOPs, ensure that the effective date of the document is recorded in the Document Revision History table at the end of the document.</w:t>
      </w:r>
    </w:p>
    <w:p w:rsidR="00F7231F" w:rsidRPr="007B1CAE" w:rsidRDefault="00447E89" w:rsidP="007B1CAE">
      <w:pPr>
        <w:pStyle w:val="ListParagraph"/>
        <w:numPr>
          <w:ilvl w:val="2"/>
          <w:numId w:val="5"/>
        </w:numPr>
        <w:rPr>
          <w:rFonts w:cstheme="minorHAnsi"/>
          <w:sz w:val="24"/>
          <w:szCs w:val="24"/>
        </w:rPr>
      </w:pPr>
      <w:r>
        <w:rPr>
          <w:rFonts w:cstheme="minorHAnsi"/>
          <w:sz w:val="24"/>
          <w:szCs w:val="24"/>
        </w:rPr>
        <w:t xml:space="preserve">Accept all changes to the document creating the new final version of the electronic file. </w:t>
      </w:r>
      <w:del w:id="38" w:author="Jan Ayres" w:date="2012-08-14T16:05:00Z">
        <w:r w:rsidDel="00FF2B4E">
          <w:rPr>
            <w:rFonts w:cstheme="minorHAnsi"/>
            <w:sz w:val="24"/>
            <w:szCs w:val="24"/>
          </w:rPr>
          <w:delText xml:space="preserve"> </w:delText>
        </w:r>
      </w:del>
      <w:r>
        <w:rPr>
          <w:rFonts w:cstheme="minorHAnsi"/>
          <w:sz w:val="24"/>
          <w:szCs w:val="24"/>
        </w:rPr>
        <w:t xml:space="preserve">Print a hard copy record of the document for the Quality System files. </w:t>
      </w:r>
      <w:del w:id="39" w:author="Jan Ayres" w:date="2012-08-14T16:05:00Z">
        <w:r w:rsidDel="00FF2B4E">
          <w:rPr>
            <w:rFonts w:cstheme="minorHAnsi"/>
            <w:sz w:val="24"/>
            <w:szCs w:val="24"/>
          </w:rPr>
          <w:delText xml:space="preserve"> </w:delText>
        </w:r>
      </w:del>
      <w:r w:rsidRPr="007B1CAE">
        <w:rPr>
          <w:rFonts w:cstheme="minorHAnsi"/>
          <w:sz w:val="24"/>
          <w:szCs w:val="24"/>
        </w:rPr>
        <w:t xml:space="preserve">Save this final version in the Current network folder for the document. </w:t>
      </w:r>
    </w:p>
    <w:p w:rsidR="00447E89" w:rsidRDefault="00F7231F" w:rsidP="007B1CAE">
      <w:pPr>
        <w:pStyle w:val="ListParagraph"/>
        <w:numPr>
          <w:ilvl w:val="2"/>
          <w:numId w:val="5"/>
        </w:numPr>
        <w:rPr>
          <w:rFonts w:cstheme="minorHAnsi"/>
          <w:sz w:val="24"/>
          <w:szCs w:val="24"/>
        </w:rPr>
      </w:pPr>
      <w:r>
        <w:rPr>
          <w:rFonts w:cstheme="minorHAnsi"/>
          <w:sz w:val="24"/>
          <w:szCs w:val="24"/>
        </w:rPr>
        <w:t>Mark the Change Control Form as Incorporated</w:t>
      </w:r>
      <w:ins w:id="40" w:author="Jan Ayres" w:date="2012-08-14T16:06:00Z">
        <w:r w:rsidR="00FF2B4E">
          <w:rPr>
            <w:rFonts w:cstheme="minorHAnsi"/>
            <w:sz w:val="24"/>
            <w:szCs w:val="24"/>
          </w:rPr>
          <w:t>,</w:t>
        </w:r>
      </w:ins>
      <w:r>
        <w:rPr>
          <w:rFonts w:cstheme="minorHAnsi"/>
          <w:sz w:val="24"/>
          <w:szCs w:val="24"/>
        </w:rPr>
        <w:t xml:space="preserve"> and sign and date.</w:t>
      </w:r>
    </w:p>
    <w:p w:rsidR="00F7231F" w:rsidRPr="007B1CAE" w:rsidRDefault="00F7231F" w:rsidP="007B1CAE">
      <w:pPr>
        <w:pStyle w:val="ListParagraph"/>
        <w:ind w:left="2160"/>
        <w:rPr>
          <w:rFonts w:cstheme="minorHAnsi"/>
          <w:sz w:val="24"/>
          <w:szCs w:val="24"/>
        </w:rPr>
      </w:pPr>
    </w:p>
    <w:p w:rsidR="007B48CF" w:rsidRPr="00473ABB" w:rsidRDefault="007B48CF" w:rsidP="007B48CF">
      <w:pPr>
        <w:pStyle w:val="ListParagraph"/>
        <w:numPr>
          <w:ilvl w:val="1"/>
          <w:numId w:val="5"/>
        </w:numPr>
        <w:rPr>
          <w:rFonts w:cstheme="minorHAnsi"/>
          <w:sz w:val="24"/>
          <w:szCs w:val="24"/>
        </w:rPr>
      </w:pPr>
      <w:r w:rsidRPr="00473ABB">
        <w:rPr>
          <w:rFonts w:cstheme="minorHAnsi"/>
          <w:sz w:val="24"/>
          <w:szCs w:val="24"/>
        </w:rPr>
        <w:t>Change Control Cancellation</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t xml:space="preserve">A Change Control may be canceled at any time during the review or approval process up to the point of implementation.  </w:t>
      </w:r>
    </w:p>
    <w:p w:rsidR="007B48CF" w:rsidRPr="00473ABB" w:rsidRDefault="007B48CF" w:rsidP="007B48CF">
      <w:pPr>
        <w:pStyle w:val="ListParagraph"/>
        <w:ind w:left="2160"/>
        <w:rPr>
          <w:rFonts w:cstheme="minorHAnsi"/>
          <w:b/>
          <w:sz w:val="24"/>
          <w:szCs w:val="24"/>
        </w:rPr>
      </w:pPr>
    </w:p>
    <w:p w:rsidR="007B48CF" w:rsidRPr="00473ABB" w:rsidRDefault="007B48CF" w:rsidP="007B48CF">
      <w:pPr>
        <w:pStyle w:val="ListParagraph"/>
        <w:numPr>
          <w:ilvl w:val="1"/>
          <w:numId w:val="5"/>
        </w:numPr>
        <w:rPr>
          <w:rFonts w:cstheme="minorHAnsi"/>
          <w:sz w:val="24"/>
          <w:szCs w:val="24"/>
        </w:rPr>
      </w:pPr>
      <w:r w:rsidRPr="00473ABB">
        <w:rPr>
          <w:rFonts w:cstheme="minorHAnsi"/>
          <w:sz w:val="24"/>
          <w:szCs w:val="24"/>
        </w:rPr>
        <w:t>Change Control Revision</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t xml:space="preserve">A Change Control may be revised under the following circumstances: </w:t>
      </w:r>
      <w:del w:id="41" w:author="Jan Ayres" w:date="2012-08-14T16:06:00Z">
        <w:r w:rsidRPr="00473ABB" w:rsidDel="00FF2B4E">
          <w:rPr>
            <w:rFonts w:cstheme="minorHAnsi"/>
            <w:sz w:val="24"/>
            <w:szCs w:val="24"/>
          </w:rPr>
          <w:delText xml:space="preserve"> </w:delText>
        </w:r>
      </w:del>
      <w:r w:rsidRPr="00473ABB">
        <w:rPr>
          <w:rFonts w:cstheme="minorHAnsi"/>
          <w:sz w:val="24"/>
          <w:szCs w:val="24"/>
        </w:rPr>
        <w:t xml:space="preserve">The Change Control has been approved by all signers, but not distributed and only a minor change is found to be needed. </w:t>
      </w:r>
      <w:del w:id="42" w:author="Jan Ayres" w:date="2012-08-14T16:06:00Z">
        <w:r w:rsidRPr="00473ABB" w:rsidDel="00FF2B4E">
          <w:rPr>
            <w:rFonts w:cstheme="minorHAnsi"/>
            <w:sz w:val="24"/>
            <w:szCs w:val="24"/>
          </w:rPr>
          <w:delText xml:space="preserve"> </w:delText>
        </w:r>
      </w:del>
      <w:r w:rsidRPr="00473ABB">
        <w:rPr>
          <w:rFonts w:cstheme="minorHAnsi"/>
          <w:sz w:val="24"/>
          <w:szCs w:val="24"/>
        </w:rPr>
        <w:t>A revision is performed by:</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Adding an “A” to the Change Control number (e.g. CC-000000-</w:t>
      </w:r>
      <w:r w:rsidR="007D306C" w:rsidRPr="00473ABB">
        <w:rPr>
          <w:rFonts w:cstheme="minorHAnsi"/>
          <w:sz w:val="24"/>
          <w:szCs w:val="24"/>
        </w:rPr>
        <w:t>00</w:t>
      </w:r>
      <w:r w:rsidRPr="00473ABB">
        <w:rPr>
          <w:rFonts w:cstheme="minorHAnsi"/>
          <w:sz w:val="24"/>
          <w:szCs w:val="24"/>
        </w:rPr>
        <w:t>A).</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Subsequent revisions would be “B”, “C”, etc.</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Writing the changes on the Change Control form and identifying them as “Rev. A” or the appropriate revision letter.</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Rerouting the Change Control to all the signatories to initial and date.</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Updating the document filing system to reflect the revision number and changes.</w:t>
      </w:r>
    </w:p>
    <w:p w:rsidR="007B48CF" w:rsidRPr="00473ABB" w:rsidRDefault="007B48CF" w:rsidP="007B48CF">
      <w:pPr>
        <w:pStyle w:val="ListParagraph"/>
        <w:ind w:left="2880"/>
        <w:rPr>
          <w:rFonts w:cstheme="minorHAnsi"/>
          <w:b/>
          <w:sz w:val="24"/>
          <w:szCs w:val="24"/>
        </w:rPr>
      </w:pPr>
    </w:p>
    <w:p w:rsidR="007B48CF" w:rsidRPr="00473ABB" w:rsidRDefault="007B48CF" w:rsidP="007B48CF">
      <w:pPr>
        <w:pStyle w:val="ListParagraph"/>
        <w:numPr>
          <w:ilvl w:val="1"/>
          <w:numId w:val="5"/>
        </w:numPr>
        <w:rPr>
          <w:rFonts w:cstheme="minorHAnsi"/>
          <w:sz w:val="24"/>
          <w:szCs w:val="24"/>
        </w:rPr>
      </w:pPr>
      <w:r w:rsidRPr="00473ABB">
        <w:rPr>
          <w:rFonts w:cstheme="minorHAnsi"/>
          <w:sz w:val="24"/>
          <w:szCs w:val="24"/>
        </w:rPr>
        <w:t>Change Control Implementation</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t>Implementation of approved changes will be according to the effective dates and the actions defined in the Change Control.</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lastRenderedPageBreak/>
        <w:t xml:space="preserve">If a Change Control cannot be implemented by the effective date, an extended effective </w:t>
      </w:r>
      <w:ins w:id="43" w:author="Jan Ayres" w:date="2012-08-14T16:07:00Z">
        <w:r w:rsidR="004D727F">
          <w:rPr>
            <w:rFonts w:cstheme="minorHAnsi"/>
            <w:sz w:val="24"/>
            <w:szCs w:val="24"/>
          </w:rPr>
          <w:t xml:space="preserve">date </w:t>
        </w:r>
      </w:ins>
      <w:r w:rsidRPr="00473ABB">
        <w:rPr>
          <w:rFonts w:cstheme="minorHAnsi"/>
          <w:sz w:val="24"/>
          <w:szCs w:val="24"/>
        </w:rPr>
        <w:t xml:space="preserve">can be issued by QA with approval from the approval signatories. </w:t>
      </w:r>
      <w:del w:id="44" w:author="Jan Ayres" w:date="2012-08-14T16:07:00Z">
        <w:r w:rsidRPr="00473ABB" w:rsidDel="004D727F">
          <w:rPr>
            <w:rFonts w:cstheme="minorHAnsi"/>
            <w:sz w:val="24"/>
            <w:szCs w:val="24"/>
          </w:rPr>
          <w:delText xml:space="preserve"> </w:delText>
        </w:r>
      </w:del>
      <w:r w:rsidRPr="00473ABB">
        <w:rPr>
          <w:rFonts w:cstheme="minorHAnsi"/>
          <w:sz w:val="24"/>
          <w:szCs w:val="24"/>
        </w:rPr>
        <w:t>Additionally, the Change Control may be cancelled</w:t>
      </w:r>
      <w:del w:id="45" w:author="Jan Ayres" w:date="2012-08-14T16:07:00Z">
        <w:r w:rsidRPr="00473ABB" w:rsidDel="004D727F">
          <w:rPr>
            <w:rFonts w:cstheme="minorHAnsi"/>
            <w:sz w:val="24"/>
            <w:szCs w:val="24"/>
          </w:rPr>
          <w:delText>,</w:delText>
        </w:r>
      </w:del>
      <w:r w:rsidRPr="00473ABB">
        <w:rPr>
          <w:rFonts w:cstheme="minorHAnsi"/>
          <w:sz w:val="24"/>
          <w:szCs w:val="24"/>
        </w:rPr>
        <w:t xml:space="preserve"> or additional revisions may be necessary.</w:t>
      </w:r>
    </w:p>
    <w:p w:rsidR="00577D71" w:rsidRPr="00473ABB" w:rsidRDefault="00473ABB">
      <w:pPr>
        <w:pStyle w:val="ListParagraph"/>
        <w:numPr>
          <w:ilvl w:val="1"/>
          <w:numId w:val="5"/>
        </w:numPr>
        <w:rPr>
          <w:rFonts w:cstheme="minorHAnsi"/>
          <w:b/>
          <w:sz w:val="24"/>
          <w:szCs w:val="24"/>
        </w:rPr>
      </w:pPr>
      <w:r w:rsidRPr="00473ABB">
        <w:rPr>
          <w:rFonts w:cstheme="minorHAnsi"/>
          <w:sz w:val="24"/>
          <w:szCs w:val="24"/>
        </w:rPr>
        <w:t>Grammatical</w:t>
      </w:r>
      <w:r w:rsidR="000228DE" w:rsidRPr="00473ABB">
        <w:rPr>
          <w:rFonts w:cstheme="minorHAnsi"/>
          <w:sz w:val="24"/>
          <w:szCs w:val="24"/>
        </w:rPr>
        <w:t xml:space="preserve"> and Punct</w:t>
      </w:r>
      <w:r>
        <w:rPr>
          <w:rFonts w:cstheme="minorHAnsi"/>
          <w:sz w:val="24"/>
          <w:szCs w:val="24"/>
        </w:rPr>
        <w:t>uat</w:t>
      </w:r>
      <w:r w:rsidR="000228DE" w:rsidRPr="00473ABB">
        <w:rPr>
          <w:rFonts w:cstheme="minorHAnsi"/>
          <w:sz w:val="24"/>
          <w:szCs w:val="24"/>
        </w:rPr>
        <w:t>ion Corrections</w:t>
      </w:r>
    </w:p>
    <w:p w:rsidR="000228DE" w:rsidRPr="00473ABB" w:rsidRDefault="000228DE" w:rsidP="000228DE">
      <w:pPr>
        <w:pStyle w:val="ListParagraph"/>
        <w:numPr>
          <w:ilvl w:val="2"/>
          <w:numId w:val="5"/>
        </w:numPr>
        <w:rPr>
          <w:rFonts w:cstheme="minorHAnsi"/>
          <w:b/>
          <w:sz w:val="24"/>
          <w:szCs w:val="24"/>
        </w:rPr>
      </w:pPr>
      <w:r w:rsidRPr="00473ABB">
        <w:rPr>
          <w:rFonts w:cstheme="minorHAnsi"/>
          <w:sz w:val="24"/>
          <w:szCs w:val="24"/>
        </w:rPr>
        <w:t>Documents that are found to have grammatical errors and/or punct</w:t>
      </w:r>
      <w:r w:rsidR="00473ABB">
        <w:rPr>
          <w:rFonts w:cstheme="minorHAnsi"/>
          <w:sz w:val="24"/>
          <w:szCs w:val="24"/>
        </w:rPr>
        <w:t>uati</w:t>
      </w:r>
      <w:r w:rsidRPr="00473ABB">
        <w:rPr>
          <w:rFonts w:cstheme="minorHAnsi"/>
          <w:sz w:val="24"/>
          <w:szCs w:val="24"/>
        </w:rPr>
        <w:t>on errors that do not significantly impact the intention and use of the document will be corrected by QA and will not be required to route through the change order process.</w:t>
      </w:r>
    </w:p>
    <w:p w:rsidR="000228DE" w:rsidRPr="00473ABB" w:rsidRDefault="000228DE" w:rsidP="000228DE">
      <w:pPr>
        <w:pStyle w:val="ListParagraph"/>
        <w:numPr>
          <w:ilvl w:val="2"/>
          <w:numId w:val="5"/>
        </w:numPr>
        <w:rPr>
          <w:rFonts w:cstheme="minorHAnsi"/>
          <w:b/>
          <w:sz w:val="24"/>
          <w:szCs w:val="24"/>
        </w:rPr>
      </w:pPr>
      <w:r w:rsidRPr="00473ABB">
        <w:rPr>
          <w:rFonts w:cstheme="minorHAnsi"/>
          <w:sz w:val="24"/>
          <w:szCs w:val="24"/>
        </w:rPr>
        <w:t>The revision history of these documents will not modify for this type of correction.</w:t>
      </w:r>
    </w:p>
    <w:p w:rsidR="000228DE" w:rsidRPr="00473ABB" w:rsidRDefault="000228DE" w:rsidP="000228DE">
      <w:pPr>
        <w:pStyle w:val="ListParagraph"/>
        <w:numPr>
          <w:ilvl w:val="2"/>
          <w:numId w:val="5"/>
        </w:numPr>
        <w:rPr>
          <w:rFonts w:cstheme="minorHAnsi"/>
          <w:b/>
          <w:sz w:val="24"/>
          <w:szCs w:val="24"/>
        </w:rPr>
      </w:pPr>
      <w:r w:rsidRPr="00473ABB">
        <w:rPr>
          <w:rFonts w:cstheme="minorHAnsi"/>
          <w:sz w:val="24"/>
          <w:szCs w:val="24"/>
        </w:rPr>
        <w:t>QA will modify all relevant files (electronic and otherwise) and update all locations of the document to reflect the corrected version.</w:t>
      </w:r>
    </w:p>
    <w:p w:rsidR="00642180" w:rsidRPr="00473ABB" w:rsidRDefault="00642180" w:rsidP="00642180">
      <w:pPr>
        <w:pStyle w:val="ListParagraph"/>
        <w:ind w:left="2880"/>
        <w:rPr>
          <w:rFonts w:cstheme="minorHAnsi"/>
          <w:b/>
          <w:sz w:val="24"/>
          <w:szCs w:val="24"/>
        </w:rPr>
      </w:pP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References</w:t>
      </w:r>
    </w:p>
    <w:p w:rsidR="00C20FC0" w:rsidRPr="00C20FC0" w:rsidRDefault="00C20FC0" w:rsidP="007B1CAE">
      <w:pPr>
        <w:pStyle w:val="ListParagraph"/>
        <w:spacing w:after="0"/>
        <w:rPr>
          <w:rFonts w:cstheme="minorHAnsi"/>
          <w:b/>
          <w:sz w:val="24"/>
          <w:szCs w:val="24"/>
        </w:rPr>
      </w:pPr>
      <w:r w:rsidRPr="00C20FC0">
        <w:rPr>
          <w:rFonts w:cstheme="minorHAnsi"/>
          <w:sz w:val="24"/>
          <w:szCs w:val="24"/>
        </w:rPr>
        <w:t>QA-001, Quality System Policy &amp; Procedure Writing Guide</w:t>
      </w:r>
    </w:p>
    <w:p w:rsidR="00C20FC0" w:rsidRDefault="00C20FC0" w:rsidP="00473ABB">
      <w:pPr>
        <w:spacing w:after="0"/>
        <w:ind w:left="720"/>
        <w:rPr>
          <w:rFonts w:cstheme="minorHAnsi"/>
          <w:sz w:val="24"/>
          <w:szCs w:val="24"/>
        </w:rPr>
      </w:pPr>
      <w:r>
        <w:rPr>
          <w:rFonts w:cstheme="minorHAnsi"/>
          <w:sz w:val="24"/>
          <w:szCs w:val="24"/>
        </w:rPr>
        <w:t>QA-007, Document Corrections</w:t>
      </w:r>
    </w:p>
    <w:p w:rsidR="00C20FC0" w:rsidRDefault="00447E89" w:rsidP="00473ABB">
      <w:pPr>
        <w:spacing w:after="0"/>
        <w:ind w:left="720"/>
        <w:rPr>
          <w:rFonts w:cstheme="minorHAnsi"/>
          <w:sz w:val="24"/>
          <w:szCs w:val="24"/>
        </w:rPr>
      </w:pPr>
      <w:r>
        <w:rPr>
          <w:rFonts w:cstheme="minorHAnsi"/>
          <w:sz w:val="24"/>
          <w:szCs w:val="24"/>
        </w:rPr>
        <w:t xml:space="preserve">QAF-003, </w:t>
      </w:r>
      <w:r w:rsidR="007B48CF" w:rsidRPr="00473ABB">
        <w:rPr>
          <w:rFonts w:cstheme="minorHAnsi"/>
          <w:sz w:val="24"/>
          <w:szCs w:val="24"/>
        </w:rPr>
        <w:t>Change Control Form</w:t>
      </w:r>
    </w:p>
    <w:p w:rsidR="007B48CF" w:rsidRPr="00473ABB" w:rsidRDefault="00C20FC0" w:rsidP="007B48CF">
      <w:pPr>
        <w:pStyle w:val="ListParagraph"/>
        <w:rPr>
          <w:rFonts w:cstheme="minorHAnsi"/>
          <w:b/>
          <w:sz w:val="24"/>
          <w:szCs w:val="24"/>
        </w:rPr>
      </w:pPr>
      <w:r w:rsidRPr="00473ABB" w:rsidDel="00C20FC0">
        <w:rPr>
          <w:rFonts w:cstheme="minorHAnsi"/>
          <w:sz w:val="24"/>
          <w:szCs w:val="24"/>
        </w:rPr>
        <w:t xml:space="preserve"> </w:t>
      </w: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Attachments</w:t>
      </w:r>
    </w:p>
    <w:p w:rsidR="00A85639" w:rsidRPr="00473ABB" w:rsidRDefault="00877B66" w:rsidP="00A85639">
      <w:pPr>
        <w:pStyle w:val="ListParagraph"/>
        <w:rPr>
          <w:rFonts w:cstheme="minorHAnsi"/>
          <w:sz w:val="24"/>
          <w:szCs w:val="24"/>
        </w:rPr>
      </w:pPr>
      <w:r w:rsidRPr="00473ABB">
        <w:rPr>
          <w:rFonts w:cstheme="minorHAnsi"/>
          <w:sz w:val="24"/>
          <w:szCs w:val="24"/>
        </w:rPr>
        <w:t>N/A</w:t>
      </w:r>
    </w:p>
    <w:p w:rsidR="004B2599" w:rsidRPr="00473ABB" w:rsidRDefault="004B2599">
      <w:pPr>
        <w:rPr>
          <w:rFonts w:cstheme="minorHAnsi"/>
          <w:b/>
          <w:sz w:val="24"/>
          <w:szCs w:val="24"/>
          <w:lang w:val="fr-FR"/>
        </w:rPr>
      </w:pPr>
      <w:r w:rsidRPr="00473ABB">
        <w:rPr>
          <w:rFonts w:cstheme="minorHAnsi"/>
          <w:b/>
          <w:sz w:val="24"/>
          <w:szCs w:val="24"/>
          <w:lang w:val="fr-FR"/>
        </w:rPr>
        <w:br w:type="page"/>
      </w:r>
    </w:p>
    <w:p w:rsidR="00A85639" w:rsidRPr="00473ABB" w:rsidRDefault="00281E33" w:rsidP="00A85639">
      <w:pPr>
        <w:jc w:val="center"/>
        <w:rPr>
          <w:rFonts w:cstheme="minorHAnsi"/>
          <w:b/>
          <w:sz w:val="24"/>
          <w:szCs w:val="24"/>
          <w:lang w:val="fr-FR"/>
        </w:rPr>
      </w:pPr>
      <w:r w:rsidRPr="00473ABB">
        <w:rPr>
          <w:rFonts w:cstheme="minorHAnsi"/>
          <w:b/>
          <w:sz w:val="24"/>
          <w:szCs w:val="24"/>
          <w:lang w:val="fr-FR"/>
        </w:rPr>
        <w:lastRenderedPageBreak/>
        <w:t>D</w:t>
      </w:r>
      <w:r w:rsidR="00A85639" w:rsidRPr="00473ABB">
        <w:rPr>
          <w:rFonts w:cstheme="minorHAnsi"/>
          <w:b/>
          <w:sz w:val="24"/>
          <w:szCs w:val="24"/>
          <w:lang w:val="fr-FR"/>
        </w:rPr>
        <w:t xml:space="preserve">ocument </w:t>
      </w:r>
      <w:r w:rsidR="00A85639" w:rsidRPr="00473ABB">
        <w:rPr>
          <w:rFonts w:cstheme="minorHAnsi"/>
          <w:b/>
          <w:sz w:val="24"/>
          <w:szCs w:val="24"/>
        </w:rPr>
        <w:t>Revision</w:t>
      </w:r>
      <w:r w:rsidR="00A85639" w:rsidRPr="00473ABB">
        <w:rPr>
          <w:rFonts w:cstheme="minorHAnsi"/>
          <w:b/>
          <w:sz w:val="24"/>
          <w:szCs w:val="24"/>
          <w:lang w:val="fr-FR"/>
        </w:rPr>
        <w:t xml:space="preserve"> </w:t>
      </w:r>
      <w:r w:rsidR="00A85639" w:rsidRPr="00473ABB">
        <w:rPr>
          <w:rFonts w:cstheme="minorHAnsi"/>
          <w:b/>
          <w:sz w:val="24"/>
          <w:szCs w:val="24"/>
        </w:rPr>
        <w:t>History</w:t>
      </w:r>
    </w:p>
    <w:tbl>
      <w:tblPr>
        <w:tblW w:w="0" w:type="auto"/>
        <w:tblLayout w:type="fixed"/>
        <w:tblLook w:val="0000" w:firstRow="0" w:lastRow="0" w:firstColumn="0" w:lastColumn="0" w:noHBand="0" w:noVBand="0"/>
      </w:tblPr>
      <w:tblGrid>
        <w:gridCol w:w="1638"/>
        <w:gridCol w:w="1170"/>
        <w:gridCol w:w="4140"/>
        <w:gridCol w:w="1209"/>
        <w:gridCol w:w="1417"/>
      </w:tblGrid>
      <w:tr w:rsidR="00A85639" w:rsidRPr="00473ABB" w:rsidTr="007B1CAE">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r w:rsidRPr="00473ABB">
              <w:rPr>
                <w:rFonts w:cstheme="minorHAnsi"/>
                <w:sz w:val="24"/>
                <w:szCs w:val="24"/>
              </w:rPr>
              <w:t>Change Order Number:</w:t>
            </w: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r w:rsidRPr="00473ABB">
              <w:rPr>
                <w:rFonts w:cstheme="minorHAnsi"/>
                <w:sz w:val="24"/>
                <w:szCs w:val="24"/>
              </w:rPr>
              <w:t>Version Number:</w:t>
            </w: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r w:rsidRPr="00473ABB">
              <w:rPr>
                <w:rFonts w:cstheme="minorHAnsi"/>
                <w:sz w:val="24"/>
                <w:szCs w:val="24"/>
              </w:rPr>
              <w:t>Description of Change:</w:t>
            </w: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r w:rsidRPr="00473ABB">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r w:rsidRPr="00473ABB">
              <w:rPr>
                <w:rFonts w:cstheme="minorHAnsi"/>
                <w:sz w:val="24"/>
                <w:szCs w:val="24"/>
              </w:rPr>
              <w:t>Updated by:</w:t>
            </w: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C20FC0" w:rsidP="007B1CAE">
            <w:pPr>
              <w:spacing w:after="0"/>
              <w:jc w:val="center"/>
              <w:rPr>
                <w:rFonts w:cstheme="minorHAnsi"/>
                <w:sz w:val="24"/>
                <w:szCs w:val="24"/>
              </w:rPr>
            </w:pPr>
            <w:r>
              <w:rPr>
                <w:rFonts w:cstheme="minorHAnsi"/>
                <w:sz w:val="24"/>
                <w:szCs w:val="24"/>
              </w:rPr>
              <w:t>CC</w:t>
            </w:r>
            <w:r w:rsidR="00823866" w:rsidRPr="00473ABB">
              <w:rPr>
                <w:rFonts w:cstheme="minorHAnsi"/>
                <w:sz w:val="24"/>
                <w:szCs w:val="24"/>
              </w:rPr>
              <w:t>-051109-03</w:t>
            </w: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r w:rsidRPr="00473ABB">
              <w:rPr>
                <w:rFonts w:cstheme="minorHAnsi"/>
                <w:sz w:val="24"/>
                <w:szCs w:val="24"/>
              </w:rPr>
              <w:t>000</w:t>
            </w: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r w:rsidRPr="00473ABB">
              <w:rPr>
                <w:rFonts w:cstheme="minorHAnsi"/>
                <w:sz w:val="24"/>
                <w:szCs w:val="24"/>
              </w:rPr>
              <w:t>New Document</w:t>
            </w:r>
          </w:p>
        </w:tc>
        <w:tc>
          <w:tcPr>
            <w:tcW w:w="1209" w:type="dxa"/>
            <w:tcBorders>
              <w:top w:val="single" w:sz="6" w:space="0" w:color="auto"/>
              <w:left w:val="single" w:sz="6" w:space="0" w:color="auto"/>
              <w:bottom w:val="single" w:sz="6" w:space="0" w:color="auto"/>
            </w:tcBorders>
          </w:tcPr>
          <w:p w:rsidR="00A85639" w:rsidRPr="00473ABB" w:rsidRDefault="00823866" w:rsidP="007B1CAE">
            <w:pPr>
              <w:spacing w:after="0"/>
              <w:jc w:val="center"/>
              <w:rPr>
                <w:rFonts w:cstheme="minorHAnsi"/>
                <w:sz w:val="24"/>
                <w:szCs w:val="24"/>
              </w:rPr>
            </w:pPr>
            <w:r w:rsidRPr="00473ABB">
              <w:rPr>
                <w:rFonts w:cstheme="minorHAnsi"/>
                <w:sz w:val="24"/>
                <w:szCs w:val="24"/>
              </w:rPr>
              <w:t>05/11/09</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823866" w:rsidP="007B1CAE">
            <w:pPr>
              <w:spacing w:after="0"/>
              <w:rPr>
                <w:rFonts w:cstheme="minorHAnsi"/>
                <w:sz w:val="24"/>
                <w:szCs w:val="24"/>
              </w:rPr>
            </w:pPr>
            <w:r w:rsidRPr="00473ABB">
              <w:rPr>
                <w:rFonts w:cstheme="minorHAnsi"/>
                <w:sz w:val="24"/>
                <w:szCs w:val="24"/>
              </w:rPr>
              <w:t>TJ</w:t>
            </w: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7D306C" w:rsidP="007B1CAE">
            <w:pPr>
              <w:spacing w:after="0"/>
              <w:jc w:val="center"/>
              <w:rPr>
                <w:rFonts w:cstheme="minorHAnsi"/>
                <w:sz w:val="24"/>
                <w:szCs w:val="24"/>
              </w:rPr>
            </w:pPr>
            <w:r w:rsidRPr="00473ABB">
              <w:rPr>
                <w:rFonts w:cstheme="minorHAnsi"/>
                <w:sz w:val="24"/>
                <w:szCs w:val="24"/>
              </w:rPr>
              <w:t>CC-081809-01</w:t>
            </w:r>
          </w:p>
        </w:tc>
        <w:tc>
          <w:tcPr>
            <w:tcW w:w="1170" w:type="dxa"/>
            <w:tcBorders>
              <w:top w:val="single" w:sz="6" w:space="0" w:color="auto"/>
              <w:left w:val="single" w:sz="6" w:space="0" w:color="auto"/>
              <w:bottom w:val="single" w:sz="6" w:space="0" w:color="auto"/>
            </w:tcBorders>
          </w:tcPr>
          <w:p w:rsidR="00A85639" w:rsidRPr="00473ABB" w:rsidRDefault="000228DE" w:rsidP="007B1CAE">
            <w:pPr>
              <w:spacing w:after="0"/>
              <w:jc w:val="center"/>
              <w:rPr>
                <w:rFonts w:cstheme="minorHAnsi"/>
                <w:sz w:val="24"/>
                <w:szCs w:val="24"/>
              </w:rPr>
            </w:pPr>
            <w:r w:rsidRPr="00473ABB">
              <w:rPr>
                <w:rFonts w:cstheme="minorHAnsi"/>
                <w:sz w:val="24"/>
                <w:szCs w:val="24"/>
              </w:rPr>
              <w:t>001</w:t>
            </w:r>
          </w:p>
        </w:tc>
        <w:tc>
          <w:tcPr>
            <w:tcW w:w="4140" w:type="dxa"/>
            <w:tcBorders>
              <w:top w:val="single" w:sz="6" w:space="0" w:color="auto"/>
              <w:left w:val="single" w:sz="6" w:space="0" w:color="auto"/>
              <w:bottom w:val="single" w:sz="6" w:space="0" w:color="auto"/>
            </w:tcBorders>
          </w:tcPr>
          <w:p w:rsidR="00503025" w:rsidRPr="00473ABB" w:rsidRDefault="000228DE" w:rsidP="007B1CAE">
            <w:pPr>
              <w:spacing w:after="0"/>
              <w:rPr>
                <w:rFonts w:cstheme="minorHAnsi"/>
                <w:sz w:val="24"/>
                <w:szCs w:val="24"/>
              </w:rPr>
            </w:pPr>
            <w:r w:rsidRPr="00473ABB">
              <w:rPr>
                <w:rFonts w:cstheme="minorHAnsi"/>
                <w:sz w:val="24"/>
                <w:szCs w:val="24"/>
              </w:rPr>
              <w:t>Addition of 6.7 to provide instructions for grammatical and/or punct</w:t>
            </w:r>
            <w:r w:rsidR="007D306C" w:rsidRPr="00473ABB">
              <w:rPr>
                <w:rFonts w:cstheme="minorHAnsi"/>
                <w:sz w:val="24"/>
                <w:szCs w:val="24"/>
              </w:rPr>
              <w:t>u</w:t>
            </w:r>
            <w:r w:rsidRPr="00473ABB">
              <w:rPr>
                <w:rFonts w:cstheme="minorHAnsi"/>
                <w:sz w:val="24"/>
                <w:szCs w:val="24"/>
              </w:rPr>
              <w:t>ation errors.  Grammatical changes throughout.</w:t>
            </w:r>
            <w:r w:rsidR="004B2599" w:rsidRPr="00473ABB">
              <w:rPr>
                <w:rFonts w:cstheme="minorHAnsi"/>
                <w:sz w:val="24"/>
                <w:szCs w:val="24"/>
              </w:rPr>
              <w:t xml:space="preserve"> Update document to clarify use of electronic version of Change Control Log and the Suggested Effective Date.</w:t>
            </w:r>
            <w:r w:rsidR="007D306C" w:rsidRPr="00473ABB">
              <w:rPr>
                <w:rFonts w:cstheme="minorHAnsi"/>
                <w:sz w:val="24"/>
                <w:szCs w:val="24"/>
              </w:rPr>
              <w:t xml:space="preserve"> </w:t>
            </w:r>
            <w:del w:id="46" w:author="Jan Ayres" w:date="2012-08-14T16:08:00Z">
              <w:r w:rsidR="007D306C" w:rsidRPr="00473ABB" w:rsidDel="004D727F">
                <w:rPr>
                  <w:rFonts w:cstheme="minorHAnsi"/>
                  <w:sz w:val="24"/>
                  <w:szCs w:val="24"/>
                </w:rPr>
                <w:delText xml:space="preserve"> </w:delText>
              </w:r>
            </w:del>
            <w:r w:rsidR="007D306C" w:rsidRPr="00473ABB">
              <w:rPr>
                <w:rFonts w:cstheme="minorHAnsi"/>
                <w:sz w:val="24"/>
                <w:szCs w:val="24"/>
              </w:rPr>
              <w:t>Remove reference to Document Approval &amp; Document Retirement Forms.</w:t>
            </w:r>
          </w:p>
        </w:tc>
        <w:tc>
          <w:tcPr>
            <w:tcW w:w="1209" w:type="dxa"/>
            <w:tcBorders>
              <w:top w:val="single" w:sz="6" w:space="0" w:color="auto"/>
              <w:left w:val="single" w:sz="6" w:space="0" w:color="auto"/>
              <w:bottom w:val="single" w:sz="6" w:space="0" w:color="auto"/>
            </w:tcBorders>
          </w:tcPr>
          <w:p w:rsidR="00A85639" w:rsidRPr="00473ABB" w:rsidRDefault="007D306C" w:rsidP="007B1CAE">
            <w:pPr>
              <w:spacing w:after="0"/>
              <w:jc w:val="center"/>
              <w:rPr>
                <w:rFonts w:cstheme="minorHAnsi"/>
                <w:sz w:val="24"/>
                <w:szCs w:val="24"/>
                <w:lang w:val="fr-FR"/>
              </w:rPr>
            </w:pPr>
            <w:r w:rsidRPr="00473ABB">
              <w:rPr>
                <w:rFonts w:cstheme="minorHAnsi"/>
                <w:sz w:val="24"/>
                <w:szCs w:val="24"/>
                <w:lang w:val="fr-FR"/>
              </w:rPr>
              <w:t>08-18-09</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0228DE" w:rsidP="007B1CAE">
            <w:pPr>
              <w:spacing w:after="0"/>
              <w:rPr>
                <w:rFonts w:cstheme="minorHAnsi"/>
                <w:sz w:val="24"/>
                <w:szCs w:val="24"/>
                <w:lang w:val="fr-FR"/>
              </w:rPr>
            </w:pPr>
            <w:r w:rsidRPr="00473ABB">
              <w:rPr>
                <w:rFonts w:cstheme="minorHAnsi"/>
                <w:sz w:val="24"/>
                <w:szCs w:val="24"/>
                <w:lang w:val="fr-FR"/>
              </w:rPr>
              <w:t>AM</w:t>
            </w: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473ABB" w:rsidP="007B1CAE">
            <w:pPr>
              <w:spacing w:after="0"/>
              <w:jc w:val="center"/>
              <w:rPr>
                <w:rFonts w:cstheme="minorHAnsi"/>
                <w:sz w:val="24"/>
                <w:szCs w:val="24"/>
                <w:lang w:val="fr-FR"/>
              </w:rPr>
            </w:pPr>
            <w:r>
              <w:rPr>
                <w:rFonts w:cstheme="minorHAnsi"/>
                <w:sz w:val="24"/>
                <w:szCs w:val="24"/>
                <w:lang w:val="fr-FR"/>
              </w:rPr>
              <w:t>CC-120105-01</w:t>
            </w:r>
          </w:p>
        </w:tc>
        <w:tc>
          <w:tcPr>
            <w:tcW w:w="1170" w:type="dxa"/>
            <w:tcBorders>
              <w:top w:val="single" w:sz="6" w:space="0" w:color="auto"/>
              <w:left w:val="single" w:sz="6" w:space="0" w:color="auto"/>
              <w:bottom w:val="single" w:sz="6" w:space="0" w:color="auto"/>
            </w:tcBorders>
          </w:tcPr>
          <w:p w:rsidR="00A85639" w:rsidRPr="00473ABB" w:rsidRDefault="00473ABB" w:rsidP="007B1CAE">
            <w:pPr>
              <w:spacing w:after="0"/>
              <w:jc w:val="center"/>
              <w:rPr>
                <w:rFonts w:cstheme="minorHAnsi"/>
                <w:sz w:val="24"/>
                <w:szCs w:val="24"/>
              </w:rPr>
            </w:pPr>
            <w:r>
              <w:rPr>
                <w:rFonts w:cstheme="minorHAnsi"/>
                <w:sz w:val="24"/>
                <w:szCs w:val="24"/>
              </w:rPr>
              <w:t>002</w:t>
            </w:r>
          </w:p>
        </w:tc>
        <w:tc>
          <w:tcPr>
            <w:tcW w:w="4140" w:type="dxa"/>
            <w:tcBorders>
              <w:top w:val="single" w:sz="6" w:space="0" w:color="auto"/>
              <w:left w:val="single" w:sz="6" w:space="0" w:color="auto"/>
              <w:bottom w:val="single" w:sz="6" w:space="0" w:color="auto"/>
            </w:tcBorders>
          </w:tcPr>
          <w:p w:rsidR="00A85639" w:rsidRPr="00473ABB" w:rsidRDefault="00473ABB" w:rsidP="007B1CAE">
            <w:pPr>
              <w:spacing w:after="0"/>
              <w:rPr>
                <w:rFonts w:cstheme="minorHAnsi"/>
                <w:sz w:val="24"/>
                <w:szCs w:val="24"/>
              </w:rPr>
            </w:pPr>
            <w:r>
              <w:rPr>
                <w:rFonts w:cstheme="minorHAnsi"/>
                <w:sz w:val="24"/>
                <w:szCs w:val="24"/>
              </w:rPr>
              <w:t xml:space="preserve">Update font and formatting to current format. </w:t>
            </w:r>
            <w:del w:id="47" w:author="Jan Ayres" w:date="2012-08-14T16:08:00Z">
              <w:r w:rsidDel="004D727F">
                <w:rPr>
                  <w:rFonts w:cstheme="minorHAnsi"/>
                  <w:sz w:val="24"/>
                  <w:szCs w:val="24"/>
                </w:rPr>
                <w:delText xml:space="preserve"> </w:delText>
              </w:r>
            </w:del>
            <w:r>
              <w:rPr>
                <w:rFonts w:cstheme="minorHAnsi"/>
                <w:sz w:val="24"/>
                <w:szCs w:val="24"/>
              </w:rPr>
              <w:t>Corrected spelling in Definitions section, section 5.5.4, section 6.7, and section 6.7.1.</w:t>
            </w:r>
          </w:p>
        </w:tc>
        <w:tc>
          <w:tcPr>
            <w:tcW w:w="1209" w:type="dxa"/>
            <w:tcBorders>
              <w:top w:val="single" w:sz="6" w:space="0" w:color="auto"/>
              <w:left w:val="single" w:sz="6" w:space="0" w:color="auto"/>
              <w:bottom w:val="single" w:sz="6" w:space="0" w:color="auto"/>
            </w:tcBorders>
          </w:tcPr>
          <w:p w:rsidR="00A85639" w:rsidRPr="00473ABB" w:rsidRDefault="00667682" w:rsidP="007B1CAE">
            <w:pPr>
              <w:spacing w:after="0"/>
              <w:jc w:val="center"/>
              <w:rPr>
                <w:rFonts w:cstheme="minorHAnsi"/>
                <w:sz w:val="24"/>
                <w:szCs w:val="24"/>
              </w:rPr>
            </w:pPr>
            <w:r>
              <w:rPr>
                <w:rFonts w:cstheme="minorHAnsi"/>
                <w:sz w:val="24"/>
                <w:szCs w:val="24"/>
              </w:rPr>
              <w:t>1/9/12</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473ABB" w:rsidP="007B1CAE">
            <w:pPr>
              <w:spacing w:after="0"/>
              <w:rPr>
                <w:rFonts w:cstheme="minorHAnsi"/>
                <w:sz w:val="24"/>
                <w:szCs w:val="24"/>
              </w:rPr>
            </w:pPr>
            <w:r>
              <w:rPr>
                <w:rFonts w:cstheme="minorHAnsi"/>
                <w:sz w:val="24"/>
                <w:szCs w:val="24"/>
              </w:rPr>
              <w:t>B. Cullinan</w:t>
            </w: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447E89" w:rsidP="007B1CAE">
            <w:pPr>
              <w:spacing w:after="0"/>
              <w:jc w:val="center"/>
              <w:rPr>
                <w:rFonts w:cstheme="minorHAnsi"/>
                <w:sz w:val="24"/>
                <w:szCs w:val="24"/>
              </w:rPr>
            </w:pPr>
            <w:r>
              <w:rPr>
                <w:rFonts w:cstheme="minorHAnsi"/>
                <w:sz w:val="24"/>
                <w:szCs w:val="24"/>
              </w:rPr>
              <w:t>CC-120813-01</w:t>
            </w:r>
          </w:p>
        </w:tc>
        <w:tc>
          <w:tcPr>
            <w:tcW w:w="1170" w:type="dxa"/>
            <w:tcBorders>
              <w:top w:val="single" w:sz="6" w:space="0" w:color="auto"/>
              <w:left w:val="single" w:sz="6" w:space="0" w:color="auto"/>
              <w:bottom w:val="single" w:sz="6" w:space="0" w:color="auto"/>
            </w:tcBorders>
          </w:tcPr>
          <w:p w:rsidR="00A85639" w:rsidRPr="00473ABB" w:rsidRDefault="00447E89" w:rsidP="007B1CAE">
            <w:pPr>
              <w:spacing w:after="0"/>
              <w:jc w:val="center"/>
              <w:rPr>
                <w:rFonts w:cstheme="minorHAnsi"/>
                <w:sz w:val="24"/>
                <w:szCs w:val="24"/>
              </w:rPr>
            </w:pPr>
            <w:r>
              <w:rPr>
                <w:rFonts w:cstheme="minorHAnsi"/>
                <w:sz w:val="24"/>
                <w:szCs w:val="24"/>
              </w:rPr>
              <w:t>003</w:t>
            </w:r>
          </w:p>
        </w:tc>
        <w:tc>
          <w:tcPr>
            <w:tcW w:w="4140" w:type="dxa"/>
            <w:tcBorders>
              <w:top w:val="single" w:sz="6" w:space="0" w:color="auto"/>
              <w:left w:val="single" w:sz="6" w:space="0" w:color="auto"/>
              <w:bottom w:val="single" w:sz="6" w:space="0" w:color="auto"/>
            </w:tcBorders>
          </w:tcPr>
          <w:p w:rsidR="00A85639" w:rsidRPr="00473ABB" w:rsidRDefault="00C20FC0" w:rsidP="007B1CAE">
            <w:pPr>
              <w:spacing w:after="0"/>
              <w:rPr>
                <w:rFonts w:cstheme="minorHAnsi"/>
                <w:sz w:val="24"/>
                <w:szCs w:val="24"/>
              </w:rPr>
            </w:pPr>
            <w:r>
              <w:rPr>
                <w:rFonts w:cstheme="minorHAnsi"/>
                <w:sz w:val="24"/>
                <w:szCs w:val="24"/>
              </w:rPr>
              <w:t>Add section 6.4 to provide change control implementation instructions and reference to QA-007 to Reference Documents section.</w:t>
            </w:r>
          </w:p>
        </w:tc>
        <w:tc>
          <w:tcPr>
            <w:tcW w:w="1209" w:type="dxa"/>
            <w:tcBorders>
              <w:top w:val="single" w:sz="6" w:space="0" w:color="auto"/>
              <w:left w:val="single" w:sz="6" w:space="0" w:color="auto"/>
              <w:bottom w:val="single" w:sz="6" w:space="0" w:color="auto"/>
            </w:tcBorders>
          </w:tcPr>
          <w:p w:rsidR="00A85639" w:rsidRPr="00473ABB" w:rsidRDefault="007B1CAE" w:rsidP="007B1CAE">
            <w:pPr>
              <w:spacing w:after="0"/>
              <w:jc w:val="center"/>
              <w:rPr>
                <w:rFonts w:cstheme="minorHAnsi"/>
                <w:sz w:val="24"/>
                <w:szCs w:val="24"/>
              </w:rPr>
            </w:pPr>
            <w:r>
              <w:rPr>
                <w:rFonts w:cstheme="minorHAnsi"/>
                <w:sz w:val="24"/>
                <w:szCs w:val="24"/>
              </w:rPr>
              <w:t>8/14/12</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447E89" w:rsidP="007B1CAE">
            <w:pPr>
              <w:spacing w:after="0"/>
              <w:rPr>
                <w:rFonts w:cstheme="minorHAnsi"/>
                <w:sz w:val="24"/>
                <w:szCs w:val="24"/>
              </w:rPr>
            </w:pPr>
            <w:r>
              <w:rPr>
                <w:rFonts w:cstheme="minorHAnsi"/>
                <w:sz w:val="24"/>
                <w:szCs w:val="24"/>
              </w:rPr>
              <w:t>A. Miller</w:t>
            </w: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bl>
    <w:p w:rsidR="00A85639" w:rsidRPr="00473ABB" w:rsidRDefault="00A85639" w:rsidP="00A85639">
      <w:pPr>
        <w:pStyle w:val="ListParagraph"/>
        <w:ind w:left="0"/>
        <w:rPr>
          <w:rFonts w:cstheme="minorHAnsi"/>
          <w:b/>
          <w:sz w:val="24"/>
          <w:szCs w:val="24"/>
        </w:rPr>
      </w:pPr>
    </w:p>
    <w:p w:rsidR="00A85639" w:rsidRPr="00473ABB" w:rsidRDefault="00A85639" w:rsidP="00A85639">
      <w:pPr>
        <w:pStyle w:val="ListParagraph"/>
        <w:rPr>
          <w:rFonts w:cstheme="minorHAnsi"/>
          <w:b/>
          <w:sz w:val="24"/>
          <w:szCs w:val="24"/>
        </w:rPr>
      </w:pPr>
    </w:p>
    <w:p w:rsidR="00A85639" w:rsidRPr="00473ABB" w:rsidRDefault="00A85639" w:rsidP="00A85639">
      <w:pPr>
        <w:pStyle w:val="ListParagraph"/>
        <w:rPr>
          <w:rFonts w:cstheme="minorHAnsi"/>
          <w:b/>
          <w:sz w:val="24"/>
          <w:szCs w:val="24"/>
        </w:rPr>
      </w:pPr>
    </w:p>
    <w:sectPr w:rsidR="00A85639" w:rsidRPr="00473ABB"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2B4E" w:rsidRDefault="00FF2B4E" w:rsidP="00237642">
      <w:pPr>
        <w:spacing w:after="0" w:line="240" w:lineRule="auto"/>
      </w:pPr>
      <w:r>
        <w:separator/>
      </w:r>
    </w:p>
  </w:endnote>
  <w:endnote w:type="continuationSeparator" w:id="0">
    <w:p w:rsidR="00FF2B4E" w:rsidRDefault="00FF2B4E"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5291777"/>
      <w:docPartObj>
        <w:docPartGallery w:val="Page Numbers (Bottom of Page)"/>
        <w:docPartUnique/>
      </w:docPartObj>
    </w:sdtPr>
    <w:sdtEndPr/>
    <w:sdtContent>
      <w:p w:rsidR="00FF2B4E" w:rsidRPr="00473ABB" w:rsidRDefault="00FF2B4E" w:rsidP="00237642">
        <w:pPr>
          <w:pStyle w:val="Footer"/>
          <w:rPr>
            <w:rFonts w:cstheme="minorHAnsi"/>
            <w:sz w:val="18"/>
            <w:szCs w:val="18"/>
          </w:rPr>
        </w:pPr>
        <w:r w:rsidRPr="00473ABB">
          <w:rPr>
            <w:rFonts w:cstheme="minorHAnsi"/>
            <w:sz w:val="18"/>
            <w:szCs w:val="18"/>
          </w:rPr>
          <w:t>Change Control</w:t>
        </w:r>
        <w:r w:rsidRPr="00473ABB">
          <w:rPr>
            <w:rFonts w:cstheme="minorHAnsi"/>
            <w:sz w:val="18"/>
            <w:szCs w:val="18"/>
          </w:rPr>
          <w:tab/>
        </w:r>
        <w:r w:rsidRPr="00473ABB">
          <w:rPr>
            <w:rFonts w:cstheme="minorHAnsi"/>
            <w:sz w:val="18"/>
            <w:szCs w:val="18"/>
          </w:rPr>
          <w:tab/>
          <w:t>Confidential &amp; Proprietary</w:t>
        </w:r>
        <w:r w:rsidRPr="00473ABB">
          <w:rPr>
            <w:rFonts w:cstheme="minorHAnsi"/>
            <w:sz w:val="18"/>
            <w:szCs w:val="18"/>
          </w:rPr>
          <w:tab/>
          <w:t xml:space="preserve">  </w:t>
        </w:r>
      </w:p>
      <w:p w:rsidR="00FF2B4E" w:rsidRPr="00473ABB" w:rsidRDefault="00FF2B4E" w:rsidP="00237642">
        <w:pPr>
          <w:pStyle w:val="Footer"/>
          <w:rPr>
            <w:rFonts w:cstheme="minorHAnsi"/>
            <w:sz w:val="18"/>
            <w:szCs w:val="18"/>
          </w:rPr>
        </w:pPr>
        <w:r w:rsidRPr="00473ABB">
          <w:rPr>
            <w:rFonts w:cstheme="minorHAnsi"/>
            <w:sz w:val="18"/>
            <w:szCs w:val="18"/>
          </w:rPr>
          <w:t>Document Number:  QA-003</w:t>
        </w:r>
        <w:r w:rsidRPr="00473ABB">
          <w:rPr>
            <w:rFonts w:cstheme="minorHAnsi"/>
            <w:sz w:val="18"/>
            <w:szCs w:val="18"/>
          </w:rPr>
          <w:tab/>
        </w:r>
        <w:r w:rsidRPr="00473ABB">
          <w:rPr>
            <w:rFonts w:cstheme="minorHAnsi"/>
            <w:sz w:val="18"/>
            <w:szCs w:val="18"/>
          </w:rPr>
          <w:tab/>
          <w:t xml:space="preserve">Page </w:t>
        </w:r>
        <w:r w:rsidRPr="00473ABB">
          <w:rPr>
            <w:rFonts w:cstheme="minorHAnsi"/>
            <w:sz w:val="18"/>
            <w:szCs w:val="18"/>
          </w:rPr>
          <w:fldChar w:fldCharType="begin"/>
        </w:r>
        <w:r w:rsidRPr="00473ABB">
          <w:rPr>
            <w:rFonts w:cstheme="minorHAnsi"/>
            <w:sz w:val="18"/>
            <w:szCs w:val="18"/>
          </w:rPr>
          <w:instrText xml:space="preserve"> PAGE   \* MERGEFORMAT </w:instrText>
        </w:r>
        <w:r w:rsidRPr="00473ABB">
          <w:rPr>
            <w:rFonts w:cstheme="minorHAnsi"/>
            <w:sz w:val="18"/>
            <w:szCs w:val="18"/>
          </w:rPr>
          <w:fldChar w:fldCharType="separate"/>
        </w:r>
        <w:r w:rsidR="00BD3688">
          <w:rPr>
            <w:rFonts w:cstheme="minorHAnsi"/>
            <w:noProof/>
            <w:sz w:val="18"/>
            <w:szCs w:val="18"/>
          </w:rPr>
          <w:t>8</w:t>
        </w:r>
        <w:r w:rsidRPr="00473ABB">
          <w:rPr>
            <w:rFonts w:cstheme="minorHAnsi"/>
            <w:sz w:val="18"/>
            <w:szCs w:val="18"/>
          </w:rPr>
          <w:fldChar w:fldCharType="end"/>
        </w:r>
      </w:p>
      <w:p w:rsidR="00FF2B4E" w:rsidRPr="00473ABB" w:rsidRDefault="00FF2B4E" w:rsidP="00473ABB">
        <w:pPr>
          <w:pStyle w:val="Footer"/>
          <w:rPr>
            <w:rFonts w:cstheme="minorHAnsi"/>
            <w:sz w:val="18"/>
            <w:szCs w:val="18"/>
          </w:rPr>
        </w:pPr>
        <w:r w:rsidRPr="00473ABB">
          <w:rPr>
            <w:rFonts w:cstheme="minorHAnsi"/>
            <w:sz w:val="18"/>
            <w:szCs w:val="18"/>
          </w:rPr>
          <w:t>Version Number:  00</w:t>
        </w:r>
        <w:r>
          <w:rPr>
            <w:rFonts w:cstheme="minorHAnsi"/>
            <w:sz w:val="18"/>
            <w:szCs w:val="18"/>
          </w:rPr>
          <w:t>3</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2B4E" w:rsidRDefault="00FF2B4E" w:rsidP="00237642">
      <w:pPr>
        <w:spacing w:after="0" w:line="240" w:lineRule="auto"/>
      </w:pPr>
      <w:r>
        <w:separator/>
      </w:r>
    </w:p>
  </w:footnote>
  <w:footnote w:type="continuationSeparator" w:id="0">
    <w:p w:rsidR="00FF2B4E" w:rsidRDefault="00FF2B4E"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FF2B4E" w:rsidTr="00473ABB">
      <w:tc>
        <w:tcPr>
          <w:tcW w:w="3618" w:type="dxa"/>
          <w:vAlign w:val="center"/>
        </w:tcPr>
        <w:p w:rsidR="00FF2B4E" w:rsidRDefault="00FF2B4E" w:rsidP="00AF1708">
          <w:pPr>
            <w:pStyle w:val="Header"/>
            <w:jc w:val="center"/>
          </w:pPr>
          <w:r>
            <w:rPr>
              <w:noProof/>
            </w:rPr>
            <w:drawing>
              <wp:inline distT="0" distB="0" distL="0" distR="0" wp14:anchorId="0195FBF8" wp14:editId="71F00274">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FF2B4E" w:rsidRPr="00473ABB" w:rsidRDefault="00FF2B4E" w:rsidP="00473ABB">
          <w:pPr>
            <w:pStyle w:val="Header"/>
            <w:jc w:val="center"/>
            <w:rPr>
              <w:rFonts w:cstheme="minorHAnsi"/>
              <w:b/>
              <w:sz w:val="40"/>
              <w:szCs w:val="32"/>
            </w:rPr>
          </w:pPr>
          <w:r w:rsidRPr="00473ABB">
            <w:rPr>
              <w:rFonts w:cstheme="minorHAnsi"/>
              <w:b/>
              <w:sz w:val="40"/>
              <w:szCs w:val="32"/>
            </w:rPr>
            <w:t>Change Control</w:t>
          </w:r>
        </w:p>
      </w:tc>
    </w:tr>
  </w:tbl>
  <w:p w:rsidR="00FF2B4E" w:rsidRDefault="00FF2B4E"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6AC42FC7"/>
    <w:multiLevelType w:val="multilevel"/>
    <w:tmpl w:val="DE8E993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defaultTabStop w:val="720"/>
  <w:characterSpacingControl w:val="doNotCompress"/>
  <w:hdrShapeDefaults>
    <o:shapedefaults v:ext="edit" spidmax="3686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228DE"/>
    <w:rsid w:val="000402BE"/>
    <w:rsid w:val="000A36FA"/>
    <w:rsid w:val="000B01F5"/>
    <w:rsid w:val="000D6DDE"/>
    <w:rsid w:val="001107B0"/>
    <w:rsid w:val="00135943"/>
    <w:rsid w:val="00145F55"/>
    <w:rsid w:val="00221BEB"/>
    <w:rsid w:val="00237642"/>
    <w:rsid w:val="002511F6"/>
    <w:rsid w:val="00280E96"/>
    <w:rsid w:val="00281E33"/>
    <w:rsid w:val="002B5884"/>
    <w:rsid w:val="002C7B46"/>
    <w:rsid w:val="003739A2"/>
    <w:rsid w:val="003753E2"/>
    <w:rsid w:val="00377264"/>
    <w:rsid w:val="003A1B14"/>
    <w:rsid w:val="003D050D"/>
    <w:rsid w:val="003D18D7"/>
    <w:rsid w:val="003D7488"/>
    <w:rsid w:val="00447E89"/>
    <w:rsid w:val="00473ABB"/>
    <w:rsid w:val="004B2599"/>
    <w:rsid w:val="004C2133"/>
    <w:rsid w:val="004C4D58"/>
    <w:rsid w:val="004C65C6"/>
    <w:rsid w:val="004D727F"/>
    <w:rsid w:val="00503025"/>
    <w:rsid w:val="005111CB"/>
    <w:rsid w:val="0054671C"/>
    <w:rsid w:val="00562667"/>
    <w:rsid w:val="005652DF"/>
    <w:rsid w:val="005746D7"/>
    <w:rsid w:val="00577D71"/>
    <w:rsid w:val="005C6ACE"/>
    <w:rsid w:val="00642180"/>
    <w:rsid w:val="0065054B"/>
    <w:rsid w:val="00667682"/>
    <w:rsid w:val="006740F7"/>
    <w:rsid w:val="006A1319"/>
    <w:rsid w:val="00727E24"/>
    <w:rsid w:val="00737415"/>
    <w:rsid w:val="007663F9"/>
    <w:rsid w:val="0079648F"/>
    <w:rsid w:val="007B0A84"/>
    <w:rsid w:val="007B1CAE"/>
    <w:rsid w:val="007B48CF"/>
    <w:rsid w:val="007D306C"/>
    <w:rsid w:val="00823866"/>
    <w:rsid w:val="008256C1"/>
    <w:rsid w:val="00847C35"/>
    <w:rsid w:val="00863C1A"/>
    <w:rsid w:val="00877B66"/>
    <w:rsid w:val="00880DD5"/>
    <w:rsid w:val="00893C8F"/>
    <w:rsid w:val="008F4032"/>
    <w:rsid w:val="00953B31"/>
    <w:rsid w:val="00953BAF"/>
    <w:rsid w:val="009C0A26"/>
    <w:rsid w:val="00A004B4"/>
    <w:rsid w:val="00A62F46"/>
    <w:rsid w:val="00A85639"/>
    <w:rsid w:val="00AC213E"/>
    <w:rsid w:val="00AF1708"/>
    <w:rsid w:val="00B017EF"/>
    <w:rsid w:val="00B25AAF"/>
    <w:rsid w:val="00BD3688"/>
    <w:rsid w:val="00BE118B"/>
    <w:rsid w:val="00BF6FC9"/>
    <w:rsid w:val="00BF746B"/>
    <w:rsid w:val="00C20FC0"/>
    <w:rsid w:val="00C259D4"/>
    <w:rsid w:val="00C275E0"/>
    <w:rsid w:val="00C92E6E"/>
    <w:rsid w:val="00CA2441"/>
    <w:rsid w:val="00CE21AD"/>
    <w:rsid w:val="00D13A2C"/>
    <w:rsid w:val="00D93060"/>
    <w:rsid w:val="00D93C4B"/>
    <w:rsid w:val="00E21475"/>
    <w:rsid w:val="00E51F4B"/>
    <w:rsid w:val="00E526B0"/>
    <w:rsid w:val="00E90C22"/>
    <w:rsid w:val="00EA6E4A"/>
    <w:rsid w:val="00EA6FF6"/>
    <w:rsid w:val="00EA7B32"/>
    <w:rsid w:val="00ED020E"/>
    <w:rsid w:val="00EF08AB"/>
    <w:rsid w:val="00EF60F3"/>
    <w:rsid w:val="00F15824"/>
    <w:rsid w:val="00F6321E"/>
    <w:rsid w:val="00F7231F"/>
    <w:rsid w:val="00F87304"/>
    <w:rsid w:val="00FC02DA"/>
    <w:rsid w:val="00FF0D11"/>
    <w:rsid w:val="00FF203D"/>
    <w:rsid w:val="00FF2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Revision">
    <w:name w:val="Revision"/>
    <w:hidden/>
    <w:uiPriority w:val="99"/>
    <w:semiHidden/>
    <w:rsid w:val="004B259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Revision">
    <w:name w:val="Revision"/>
    <w:hidden/>
    <w:uiPriority w:val="99"/>
    <w:semiHidden/>
    <w:rsid w:val="004B25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D022A-4BE6-4E7B-8E92-59B1C5D7D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1848</Words>
  <Characters>10539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Jan Ayres</cp:lastModifiedBy>
  <cp:revision>3</cp:revision>
  <cp:lastPrinted>2012-08-14T21:47:00Z</cp:lastPrinted>
  <dcterms:created xsi:type="dcterms:W3CDTF">2012-08-14T23:09:00Z</dcterms:created>
  <dcterms:modified xsi:type="dcterms:W3CDTF">2012-08-14T23:19:00Z</dcterms:modified>
</cp:coreProperties>
</file>