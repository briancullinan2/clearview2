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346B" w:rsidRPr="00F37A3B" w:rsidRDefault="00D9040F" w:rsidP="00CF7D62">
      <w:pPr>
        <w:pStyle w:val="ListParagraph"/>
        <w:numPr>
          <w:ilvl w:val="0"/>
          <w:numId w:val="5"/>
        </w:numPr>
        <w:spacing w:after="0"/>
        <w:rPr>
          <w:rFonts w:cs="Times New Roman"/>
          <w:b/>
          <w:sz w:val="24"/>
          <w:szCs w:val="24"/>
        </w:rPr>
      </w:pPr>
      <w:r w:rsidRPr="00F37A3B">
        <w:rPr>
          <w:rFonts w:cs="Times New Roman"/>
          <w:b/>
          <w:sz w:val="24"/>
          <w:szCs w:val="24"/>
        </w:rPr>
        <w:t>Purpose</w:t>
      </w:r>
    </w:p>
    <w:p w:rsidR="00393163" w:rsidRPr="00F37A3B" w:rsidRDefault="00393163" w:rsidP="00CF7D62">
      <w:pPr>
        <w:pStyle w:val="ListParagraph"/>
        <w:spacing w:after="0"/>
        <w:rPr>
          <w:rFonts w:cs="Times New Roman"/>
          <w:sz w:val="24"/>
          <w:szCs w:val="24"/>
        </w:rPr>
      </w:pPr>
    </w:p>
    <w:p w:rsidR="00393163" w:rsidRPr="00F37A3B" w:rsidRDefault="00393163" w:rsidP="00CF7D62">
      <w:pPr>
        <w:pStyle w:val="ListParagraph"/>
        <w:spacing w:after="0"/>
        <w:rPr>
          <w:rFonts w:cs="Times New Roman"/>
          <w:sz w:val="24"/>
          <w:szCs w:val="24"/>
        </w:rPr>
      </w:pPr>
      <w:r w:rsidRPr="00F37A3B">
        <w:rPr>
          <w:rFonts w:cs="Times New Roman"/>
          <w:sz w:val="24"/>
          <w:szCs w:val="24"/>
        </w:rPr>
        <w:t>To establish procedures for ensuring that products that do not conform to specified requirements are prevented from unintended use.</w:t>
      </w:r>
    </w:p>
    <w:p w:rsidR="00393163" w:rsidRPr="00F37A3B" w:rsidRDefault="00393163" w:rsidP="00CF7D62">
      <w:pPr>
        <w:pStyle w:val="ListParagraph"/>
        <w:spacing w:after="0"/>
        <w:rPr>
          <w:rFonts w:cs="Times New Roman"/>
          <w:sz w:val="24"/>
          <w:szCs w:val="24"/>
        </w:rPr>
      </w:pPr>
    </w:p>
    <w:p w:rsidR="00D9040F" w:rsidRPr="00F37A3B" w:rsidRDefault="00D9040F" w:rsidP="00CF7D62">
      <w:pPr>
        <w:pStyle w:val="ListParagraph"/>
        <w:numPr>
          <w:ilvl w:val="0"/>
          <w:numId w:val="5"/>
        </w:numPr>
        <w:spacing w:after="0"/>
        <w:rPr>
          <w:rFonts w:cs="Times New Roman"/>
          <w:b/>
          <w:sz w:val="24"/>
          <w:szCs w:val="24"/>
        </w:rPr>
      </w:pPr>
      <w:r w:rsidRPr="00F37A3B">
        <w:rPr>
          <w:rFonts w:cs="Times New Roman"/>
          <w:b/>
          <w:sz w:val="24"/>
          <w:szCs w:val="24"/>
        </w:rPr>
        <w:t>Scope</w:t>
      </w:r>
    </w:p>
    <w:p w:rsidR="0033346B" w:rsidRPr="00F37A3B" w:rsidRDefault="0033346B" w:rsidP="00CF7D62">
      <w:pPr>
        <w:pStyle w:val="ListParagraph"/>
        <w:spacing w:after="0"/>
        <w:rPr>
          <w:rFonts w:cs="Times New Roman"/>
          <w:sz w:val="24"/>
          <w:szCs w:val="24"/>
        </w:rPr>
      </w:pPr>
    </w:p>
    <w:p w:rsidR="00393163" w:rsidRPr="00F37A3B" w:rsidRDefault="00393163" w:rsidP="00CF7D62">
      <w:pPr>
        <w:pStyle w:val="ListParagraph"/>
        <w:spacing w:after="0"/>
        <w:rPr>
          <w:rFonts w:cs="Times New Roman"/>
          <w:sz w:val="24"/>
          <w:szCs w:val="24"/>
        </w:rPr>
      </w:pPr>
      <w:r w:rsidRPr="00F37A3B">
        <w:rPr>
          <w:rFonts w:cs="Times New Roman"/>
          <w:sz w:val="24"/>
          <w:szCs w:val="24"/>
        </w:rPr>
        <w:t>This procedure applies to all EPIC personnel and supervision that are responsible for product quality.  EPIC Quality Assurance management is responsible to integrate the requirements of this policy and procedure with any contract manufacturer’s non-conforming material procedure.</w:t>
      </w:r>
    </w:p>
    <w:p w:rsidR="00393163" w:rsidRPr="00F37A3B" w:rsidRDefault="00393163" w:rsidP="00CF7D62">
      <w:pPr>
        <w:pStyle w:val="ListParagraph"/>
        <w:spacing w:after="0"/>
        <w:rPr>
          <w:rFonts w:cs="Times New Roman"/>
          <w:sz w:val="24"/>
          <w:szCs w:val="24"/>
        </w:rPr>
      </w:pPr>
    </w:p>
    <w:p w:rsidR="00D9040F" w:rsidRPr="00F37A3B" w:rsidRDefault="00D9040F" w:rsidP="00CF7D62">
      <w:pPr>
        <w:pStyle w:val="ListParagraph"/>
        <w:numPr>
          <w:ilvl w:val="0"/>
          <w:numId w:val="5"/>
        </w:numPr>
        <w:spacing w:after="0"/>
        <w:rPr>
          <w:rFonts w:cs="Times New Roman"/>
          <w:b/>
          <w:sz w:val="24"/>
          <w:szCs w:val="24"/>
        </w:rPr>
      </w:pPr>
      <w:r w:rsidRPr="00F37A3B">
        <w:rPr>
          <w:rFonts w:cs="Times New Roman"/>
          <w:b/>
          <w:sz w:val="24"/>
          <w:szCs w:val="24"/>
        </w:rPr>
        <w:t>Definitions</w:t>
      </w:r>
    </w:p>
    <w:p w:rsidR="00393163" w:rsidRPr="00F37A3B" w:rsidRDefault="00393163" w:rsidP="00CF7D62">
      <w:pPr>
        <w:pStyle w:val="ListParagraph"/>
        <w:spacing w:after="0"/>
        <w:rPr>
          <w:rFonts w:cs="Times New Roman"/>
          <w:sz w:val="24"/>
          <w:szCs w:val="24"/>
        </w:rPr>
      </w:pPr>
    </w:p>
    <w:tbl>
      <w:tblPr>
        <w:tblStyle w:val="TableGrid"/>
        <w:tblW w:w="0" w:type="auto"/>
        <w:tblInd w:w="558" w:type="dxa"/>
        <w:tblLook w:val="04A0" w:firstRow="1" w:lastRow="0" w:firstColumn="1" w:lastColumn="0" w:noHBand="0" w:noVBand="1"/>
      </w:tblPr>
      <w:tblGrid>
        <w:gridCol w:w="2448"/>
        <w:gridCol w:w="6552"/>
      </w:tblGrid>
      <w:tr w:rsidR="00261587" w:rsidRPr="00F37A3B" w:rsidTr="00CA47D6">
        <w:tc>
          <w:tcPr>
            <w:tcW w:w="2448" w:type="dxa"/>
          </w:tcPr>
          <w:p w:rsidR="00261587" w:rsidRPr="00F37A3B" w:rsidRDefault="00261587" w:rsidP="00CF7D62">
            <w:pPr>
              <w:pStyle w:val="ListParagraph"/>
              <w:ind w:left="0"/>
              <w:rPr>
                <w:rFonts w:cs="Times New Roman"/>
                <w:b/>
                <w:sz w:val="24"/>
                <w:szCs w:val="24"/>
              </w:rPr>
            </w:pPr>
            <w:r w:rsidRPr="00F37A3B">
              <w:rPr>
                <w:rFonts w:cs="Times New Roman"/>
                <w:b/>
                <w:sz w:val="24"/>
                <w:szCs w:val="24"/>
              </w:rPr>
              <w:t>Corrective Action</w:t>
            </w:r>
          </w:p>
        </w:tc>
        <w:tc>
          <w:tcPr>
            <w:tcW w:w="6552" w:type="dxa"/>
          </w:tcPr>
          <w:p w:rsidR="00261587" w:rsidRPr="00F37A3B" w:rsidRDefault="00261587" w:rsidP="003E3C1C">
            <w:pPr>
              <w:rPr>
                <w:rFonts w:cs="Times New Roman"/>
                <w:sz w:val="24"/>
                <w:szCs w:val="24"/>
              </w:rPr>
            </w:pPr>
            <w:r w:rsidRPr="00F37A3B">
              <w:rPr>
                <w:rFonts w:cs="Times New Roman"/>
                <w:sz w:val="24"/>
                <w:szCs w:val="24"/>
              </w:rPr>
              <w:t>The action(s) taken to correct a non-conformance or make materials suitable for use.</w:t>
            </w:r>
          </w:p>
        </w:tc>
      </w:tr>
      <w:tr w:rsidR="00393163" w:rsidRPr="00F37A3B" w:rsidTr="00CA47D6">
        <w:tc>
          <w:tcPr>
            <w:tcW w:w="2448" w:type="dxa"/>
          </w:tcPr>
          <w:p w:rsidR="00393163" w:rsidRPr="00F37A3B" w:rsidRDefault="003E3C1C" w:rsidP="00CA47D6">
            <w:pPr>
              <w:pStyle w:val="ListParagraph"/>
              <w:ind w:left="0"/>
              <w:rPr>
                <w:rFonts w:cs="Times New Roman"/>
                <w:b/>
                <w:sz w:val="24"/>
                <w:szCs w:val="24"/>
              </w:rPr>
            </w:pPr>
            <w:r w:rsidRPr="00F37A3B">
              <w:rPr>
                <w:rFonts w:cs="Times New Roman"/>
                <w:b/>
                <w:sz w:val="24"/>
                <w:szCs w:val="24"/>
              </w:rPr>
              <w:t>Deviation</w:t>
            </w:r>
          </w:p>
        </w:tc>
        <w:tc>
          <w:tcPr>
            <w:tcW w:w="6552" w:type="dxa"/>
          </w:tcPr>
          <w:p w:rsidR="00393163" w:rsidRPr="00F37A3B" w:rsidRDefault="003E3C1C" w:rsidP="003E3C1C">
            <w:pPr>
              <w:rPr>
                <w:rFonts w:cs="Times New Roman"/>
                <w:sz w:val="24"/>
                <w:szCs w:val="24"/>
              </w:rPr>
            </w:pPr>
            <w:r w:rsidRPr="00F37A3B">
              <w:rPr>
                <w:rFonts w:cs="Times New Roman"/>
                <w:sz w:val="24"/>
                <w:szCs w:val="24"/>
              </w:rPr>
              <w:t>Unauthorized modification of an approved process.</w:t>
            </w:r>
          </w:p>
        </w:tc>
      </w:tr>
      <w:tr w:rsidR="00927BC4" w:rsidRPr="00F37A3B" w:rsidTr="00CA47D6">
        <w:tc>
          <w:tcPr>
            <w:tcW w:w="2448" w:type="dxa"/>
          </w:tcPr>
          <w:p w:rsidR="00927BC4" w:rsidRPr="00F37A3B" w:rsidRDefault="00927BC4" w:rsidP="00CA47D6">
            <w:pPr>
              <w:pStyle w:val="ListParagraph"/>
              <w:ind w:left="0"/>
              <w:rPr>
                <w:rFonts w:cs="Times New Roman"/>
                <w:b/>
                <w:sz w:val="24"/>
                <w:szCs w:val="24"/>
              </w:rPr>
            </w:pPr>
            <w:r w:rsidRPr="00F37A3B">
              <w:rPr>
                <w:rFonts w:cs="Times New Roman"/>
                <w:b/>
                <w:sz w:val="24"/>
                <w:szCs w:val="24"/>
              </w:rPr>
              <w:t>Disposition</w:t>
            </w:r>
          </w:p>
        </w:tc>
        <w:tc>
          <w:tcPr>
            <w:tcW w:w="6552" w:type="dxa"/>
          </w:tcPr>
          <w:p w:rsidR="00927BC4" w:rsidRPr="00F37A3B" w:rsidRDefault="00261587" w:rsidP="00261587">
            <w:pPr>
              <w:ind w:left="72"/>
              <w:rPr>
                <w:rFonts w:cs="Times New Roman"/>
                <w:sz w:val="24"/>
                <w:szCs w:val="24"/>
              </w:rPr>
            </w:pPr>
            <w:r w:rsidRPr="00F37A3B">
              <w:rPr>
                <w:rFonts w:cs="Times New Roman"/>
                <w:sz w:val="24"/>
                <w:szCs w:val="24"/>
              </w:rPr>
              <w:t>Instructions or actions required to control the use of non-conforming material.</w:t>
            </w:r>
          </w:p>
        </w:tc>
      </w:tr>
      <w:tr w:rsidR="00393163" w:rsidRPr="00F37A3B" w:rsidTr="00CA47D6">
        <w:tc>
          <w:tcPr>
            <w:tcW w:w="2448" w:type="dxa"/>
          </w:tcPr>
          <w:p w:rsidR="00393163" w:rsidRPr="00F37A3B" w:rsidRDefault="003E3C1C" w:rsidP="00CA47D6">
            <w:pPr>
              <w:pStyle w:val="ListParagraph"/>
              <w:ind w:left="0"/>
              <w:rPr>
                <w:rFonts w:cs="Times New Roman"/>
                <w:b/>
                <w:sz w:val="24"/>
                <w:szCs w:val="24"/>
              </w:rPr>
            </w:pPr>
            <w:r w:rsidRPr="00F37A3B">
              <w:rPr>
                <w:rFonts w:cs="Times New Roman"/>
                <w:b/>
                <w:sz w:val="24"/>
                <w:szCs w:val="24"/>
              </w:rPr>
              <w:t>Non-conformance</w:t>
            </w:r>
          </w:p>
        </w:tc>
        <w:tc>
          <w:tcPr>
            <w:tcW w:w="6552" w:type="dxa"/>
          </w:tcPr>
          <w:p w:rsidR="00393163" w:rsidRPr="00F37A3B" w:rsidRDefault="003E3C1C" w:rsidP="003E3C1C">
            <w:pPr>
              <w:ind w:left="72"/>
              <w:rPr>
                <w:rFonts w:cs="Times New Roman"/>
                <w:sz w:val="24"/>
                <w:szCs w:val="24"/>
              </w:rPr>
            </w:pPr>
            <w:r w:rsidRPr="00F37A3B">
              <w:rPr>
                <w:rFonts w:cs="Times New Roman"/>
                <w:sz w:val="24"/>
                <w:szCs w:val="24"/>
              </w:rPr>
              <w:t>Materials and/or product that does not meet</w:t>
            </w:r>
            <w:r w:rsidR="00A00BE0" w:rsidRPr="00F37A3B">
              <w:rPr>
                <w:rFonts w:cs="Times New Roman"/>
                <w:sz w:val="24"/>
                <w:szCs w:val="24"/>
              </w:rPr>
              <w:t xml:space="preserve"> requirements and/or specifications.</w:t>
            </w:r>
          </w:p>
        </w:tc>
      </w:tr>
      <w:tr w:rsidR="00261587" w:rsidRPr="00F37A3B" w:rsidTr="00CA47D6">
        <w:tc>
          <w:tcPr>
            <w:tcW w:w="2448" w:type="dxa"/>
          </w:tcPr>
          <w:p w:rsidR="00261587" w:rsidRPr="00F37A3B" w:rsidRDefault="00261587" w:rsidP="00CA47D6">
            <w:pPr>
              <w:pStyle w:val="ListParagraph"/>
              <w:ind w:left="0"/>
              <w:rPr>
                <w:rFonts w:cs="Times New Roman"/>
                <w:b/>
                <w:sz w:val="24"/>
                <w:szCs w:val="24"/>
              </w:rPr>
            </w:pPr>
            <w:r w:rsidRPr="00F37A3B">
              <w:rPr>
                <w:rFonts w:cs="Times New Roman"/>
                <w:b/>
                <w:sz w:val="24"/>
                <w:szCs w:val="24"/>
              </w:rPr>
              <w:t>Preventive Action</w:t>
            </w:r>
          </w:p>
        </w:tc>
        <w:tc>
          <w:tcPr>
            <w:tcW w:w="6552" w:type="dxa"/>
          </w:tcPr>
          <w:p w:rsidR="00261587" w:rsidRPr="00F37A3B" w:rsidRDefault="00261587" w:rsidP="003E3C1C">
            <w:pPr>
              <w:ind w:left="72"/>
              <w:rPr>
                <w:rFonts w:cs="Times New Roman"/>
                <w:sz w:val="24"/>
                <w:szCs w:val="24"/>
              </w:rPr>
            </w:pPr>
            <w:r w:rsidRPr="00F37A3B">
              <w:rPr>
                <w:rFonts w:cs="Times New Roman"/>
                <w:sz w:val="24"/>
                <w:szCs w:val="24"/>
              </w:rPr>
              <w:t>The action(s) required to prevent a non-conformance from happening again.  In the case of material disposition, preventive action is suggested and actual implementation is analyzed and documented through the Corrective and Preventive Action Plan.</w:t>
            </w:r>
          </w:p>
        </w:tc>
      </w:tr>
    </w:tbl>
    <w:p w:rsidR="0033346B" w:rsidRPr="00F37A3B" w:rsidRDefault="0033346B" w:rsidP="0033346B">
      <w:pPr>
        <w:pStyle w:val="ListParagraph"/>
        <w:rPr>
          <w:rFonts w:cs="Times New Roman"/>
          <w:sz w:val="24"/>
          <w:szCs w:val="24"/>
        </w:rPr>
      </w:pPr>
    </w:p>
    <w:p w:rsidR="00D9040F" w:rsidRPr="00F37A3B" w:rsidRDefault="00D9040F" w:rsidP="00D9040F">
      <w:pPr>
        <w:pStyle w:val="ListParagraph"/>
        <w:numPr>
          <w:ilvl w:val="0"/>
          <w:numId w:val="5"/>
        </w:numPr>
        <w:rPr>
          <w:rFonts w:cs="Times New Roman"/>
          <w:b/>
          <w:sz w:val="24"/>
          <w:szCs w:val="24"/>
        </w:rPr>
      </w:pPr>
      <w:r w:rsidRPr="00F37A3B">
        <w:rPr>
          <w:rFonts w:cs="Times New Roman"/>
          <w:b/>
          <w:sz w:val="24"/>
          <w:szCs w:val="24"/>
        </w:rPr>
        <w:t>Responsibilities</w:t>
      </w:r>
    </w:p>
    <w:p w:rsidR="0033346B" w:rsidRPr="00F37A3B" w:rsidRDefault="0033346B" w:rsidP="0033346B">
      <w:pPr>
        <w:pStyle w:val="ListParagraph"/>
        <w:rPr>
          <w:rFonts w:cs="Times New Roman"/>
          <w:sz w:val="24"/>
          <w:szCs w:val="24"/>
        </w:rPr>
      </w:pPr>
    </w:p>
    <w:tbl>
      <w:tblPr>
        <w:tblStyle w:val="TableGrid"/>
        <w:tblW w:w="0" w:type="auto"/>
        <w:tblInd w:w="558" w:type="dxa"/>
        <w:tblLook w:val="04A0" w:firstRow="1" w:lastRow="0" w:firstColumn="1" w:lastColumn="0" w:noHBand="0" w:noVBand="1"/>
      </w:tblPr>
      <w:tblGrid>
        <w:gridCol w:w="3259"/>
        <w:gridCol w:w="5759"/>
      </w:tblGrid>
      <w:tr w:rsidR="00393163" w:rsidRPr="00F37A3B" w:rsidTr="00CA47D6">
        <w:tc>
          <w:tcPr>
            <w:tcW w:w="3259" w:type="dxa"/>
          </w:tcPr>
          <w:p w:rsidR="00393163" w:rsidRPr="00F37A3B" w:rsidRDefault="00393163" w:rsidP="00CA47D6">
            <w:pPr>
              <w:pStyle w:val="ListParagraph"/>
              <w:ind w:left="0"/>
              <w:rPr>
                <w:rFonts w:cs="Times New Roman"/>
                <w:b/>
                <w:sz w:val="24"/>
                <w:szCs w:val="24"/>
              </w:rPr>
            </w:pPr>
            <w:r w:rsidRPr="00F37A3B">
              <w:rPr>
                <w:rFonts w:cs="Times New Roman"/>
                <w:b/>
                <w:sz w:val="24"/>
                <w:szCs w:val="24"/>
              </w:rPr>
              <w:t>User</w:t>
            </w:r>
          </w:p>
        </w:tc>
        <w:tc>
          <w:tcPr>
            <w:tcW w:w="5759" w:type="dxa"/>
          </w:tcPr>
          <w:p w:rsidR="00393163" w:rsidRPr="00F37A3B" w:rsidRDefault="00393163" w:rsidP="00CA47D6">
            <w:pPr>
              <w:pStyle w:val="ListParagraph"/>
              <w:numPr>
                <w:ilvl w:val="0"/>
                <w:numId w:val="2"/>
              </w:numPr>
              <w:ind w:left="413"/>
              <w:rPr>
                <w:rFonts w:cs="Times New Roman"/>
                <w:sz w:val="24"/>
                <w:szCs w:val="24"/>
              </w:rPr>
            </w:pPr>
            <w:r w:rsidRPr="00F37A3B">
              <w:rPr>
                <w:rFonts w:cs="Times New Roman"/>
                <w:sz w:val="24"/>
                <w:szCs w:val="24"/>
              </w:rPr>
              <w:t>Document any discrepancy and/or non-conformance (whether in process and/or product) identified during the performance of quality system procedures.</w:t>
            </w:r>
          </w:p>
          <w:p w:rsidR="00230F81" w:rsidRPr="00F37A3B" w:rsidRDefault="00230F81" w:rsidP="00CA47D6">
            <w:pPr>
              <w:pStyle w:val="ListParagraph"/>
              <w:numPr>
                <w:ilvl w:val="0"/>
                <w:numId w:val="2"/>
              </w:numPr>
              <w:ind w:left="413"/>
              <w:rPr>
                <w:rFonts w:cs="Times New Roman"/>
                <w:sz w:val="24"/>
                <w:szCs w:val="24"/>
              </w:rPr>
            </w:pPr>
            <w:r w:rsidRPr="00F37A3B">
              <w:rPr>
                <w:rFonts w:cs="Times New Roman"/>
                <w:sz w:val="24"/>
                <w:szCs w:val="24"/>
              </w:rPr>
              <w:t xml:space="preserve">Marks all non-conforming materials as required an segregates any non-conforming materials </w:t>
            </w:r>
          </w:p>
          <w:p w:rsidR="00393163" w:rsidRPr="00F37A3B" w:rsidRDefault="00393163" w:rsidP="00CA47D6">
            <w:pPr>
              <w:pStyle w:val="ListParagraph"/>
              <w:numPr>
                <w:ilvl w:val="0"/>
                <w:numId w:val="2"/>
              </w:numPr>
              <w:ind w:left="413"/>
              <w:rPr>
                <w:rFonts w:cs="Times New Roman"/>
                <w:sz w:val="24"/>
                <w:szCs w:val="24"/>
              </w:rPr>
            </w:pPr>
            <w:r w:rsidRPr="00F37A3B">
              <w:rPr>
                <w:rFonts w:cs="Times New Roman"/>
                <w:sz w:val="24"/>
                <w:szCs w:val="24"/>
              </w:rPr>
              <w:t>Complies with the policy and procedure for all identified discrepancies/non-conformances.</w:t>
            </w:r>
          </w:p>
          <w:p w:rsidR="00393163" w:rsidRPr="00F37A3B" w:rsidRDefault="00393163" w:rsidP="00CA47D6">
            <w:pPr>
              <w:pStyle w:val="ListParagraph"/>
              <w:numPr>
                <w:ilvl w:val="0"/>
                <w:numId w:val="2"/>
              </w:numPr>
              <w:ind w:left="413"/>
              <w:rPr>
                <w:rFonts w:cs="Times New Roman"/>
                <w:sz w:val="24"/>
                <w:szCs w:val="24"/>
              </w:rPr>
            </w:pPr>
            <w:r w:rsidRPr="00F37A3B">
              <w:rPr>
                <w:rFonts w:cs="Times New Roman"/>
                <w:sz w:val="24"/>
                <w:szCs w:val="24"/>
              </w:rPr>
              <w:t>Ensures the most current version of this document is used when referenced.</w:t>
            </w:r>
          </w:p>
        </w:tc>
      </w:tr>
      <w:tr w:rsidR="00393163" w:rsidRPr="00F37A3B" w:rsidTr="00CA47D6">
        <w:tc>
          <w:tcPr>
            <w:tcW w:w="3259" w:type="dxa"/>
          </w:tcPr>
          <w:p w:rsidR="00393163" w:rsidRPr="00F37A3B" w:rsidRDefault="00393163" w:rsidP="00CA47D6">
            <w:pPr>
              <w:pStyle w:val="ListParagraph"/>
              <w:ind w:left="0"/>
              <w:rPr>
                <w:rFonts w:cs="Times New Roman"/>
                <w:b/>
                <w:sz w:val="24"/>
                <w:szCs w:val="24"/>
              </w:rPr>
            </w:pPr>
            <w:r w:rsidRPr="00F37A3B">
              <w:rPr>
                <w:rFonts w:cs="Times New Roman"/>
                <w:b/>
                <w:sz w:val="24"/>
                <w:szCs w:val="24"/>
              </w:rPr>
              <w:t>Departmental Management</w:t>
            </w:r>
          </w:p>
        </w:tc>
        <w:tc>
          <w:tcPr>
            <w:tcW w:w="5759" w:type="dxa"/>
          </w:tcPr>
          <w:p w:rsidR="00393163" w:rsidRPr="00F37A3B" w:rsidRDefault="00393163" w:rsidP="00CA47D6">
            <w:pPr>
              <w:pStyle w:val="ListParagraph"/>
              <w:numPr>
                <w:ilvl w:val="0"/>
                <w:numId w:val="3"/>
              </w:numPr>
              <w:ind w:left="413"/>
              <w:rPr>
                <w:rFonts w:cs="Times New Roman"/>
                <w:sz w:val="24"/>
                <w:szCs w:val="24"/>
              </w:rPr>
            </w:pPr>
            <w:r w:rsidRPr="00F37A3B">
              <w:rPr>
                <w:rFonts w:cs="Times New Roman"/>
                <w:sz w:val="24"/>
                <w:szCs w:val="24"/>
              </w:rPr>
              <w:t xml:space="preserve">Ensures departmental personnel are properly </w:t>
            </w:r>
            <w:r w:rsidRPr="00F37A3B">
              <w:rPr>
                <w:rFonts w:cs="Times New Roman"/>
                <w:sz w:val="24"/>
                <w:szCs w:val="24"/>
              </w:rPr>
              <w:lastRenderedPageBreak/>
              <w:t>trained before using this policy or procedure.</w:t>
            </w:r>
          </w:p>
          <w:p w:rsidR="00393163" w:rsidRPr="00F37A3B" w:rsidRDefault="00393163" w:rsidP="00CA47D6">
            <w:pPr>
              <w:pStyle w:val="ListParagraph"/>
              <w:numPr>
                <w:ilvl w:val="0"/>
                <w:numId w:val="3"/>
              </w:numPr>
              <w:ind w:left="413"/>
              <w:rPr>
                <w:rFonts w:cs="Times New Roman"/>
                <w:sz w:val="24"/>
                <w:szCs w:val="24"/>
              </w:rPr>
            </w:pPr>
            <w:r w:rsidRPr="00F37A3B">
              <w:rPr>
                <w:rFonts w:cs="Times New Roman"/>
                <w:sz w:val="24"/>
                <w:szCs w:val="24"/>
              </w:rPr>
              <w:t>Ensures that all responsibilities within their assigned department are completed as required in this procedure.</w:t>
            </w:r>
          </w:p>
        </w:tc>
      </w:tr>
      <w:tr w:rsidR="00393163" w:rsidRPr="00F37A3B" w:rsidTr="00CA47D6">
        <w:tc>
          <w:tcPr>
            <w:tcW w:w="3259" w:type="dxa"/>
          </w:tcPr>
          <w:p w:rsidR="00393163" w:rsidRPr="00F37A3B" w:rsidRDefault="00393163" w:rsidP="00CA47D6">
            <w:pPr>
              <w:pStyle w:val="ListParagraph"/>
              <w:ind w:left="0"/>
              <w:rPr>
                <w:rFonts w:cs="Times New Roman"/>
                <w:b/>
                <w:sz w:val="24"/>
                <w:szCs w:val="24"/>
              </w:rPr>
            </w:pPr>
            <w:r w:rsidRPr="00F37A3B">
              <w:rPr>
                <w:rFonts w:cs="Times New Roman"/>
                <w:b/>
                <w:sz w:val="24"/>
                <w:szCs w:val="24"/>
              </w:rPr>
              <w:lastRenderedPageBreak/>
              <w:t>Quality Assurance</w:t>
            </w:r>
          </w:p>
        </w:tc>
        <w:tc>
          <w:tcPr>
            <w:tcW w:w="5759" w:type="dxa"/>
          </w:tcPr>
          <w:p w:rsidR="00393163" w:rsidRPr="00F37A3B" w:rsidRDefault="00393163" w:rsidP="00CA47D6">
            <w:pPr>
              <w:pStyle w:val="ListParagraph"/>
              <w:numPr>
                <w:ilvl w:val="0"/>
                <w:numId w:val="4"/>
              </w:numPr>
              <w:ind w:left="413"/>
              <w:rPr>
                <w:rFonts w:cs="Times New Roman"/>
                <w:sz w:val="24"/>
                <w:szCs w:val="24"/>
              </w:rPr>
            </w:pPr>
            <w:r w:rsidRPr="00F37A3B">
              <w:rPr>
                <w:rFonts w:cs="Times New Roman"/>
                <w:sz w:val="24"/>
                <w:szCs w:val="24"/>
              </w:rPr>
              <w:t xml:space="preserve">Manage and oversee the Material Review Board (MRB) and all </w:t>
            </w:r>
            <w:proofErr w:type="gramStart"/>
            <w:r w:rsidRPr="00F37A3B">
              <w:rPr>
                <w:rFonts w:cs="Times New Roman"/>
                <w:sz w:val="24"/>
                <w:szCs w:val="24"/>
              </w:rPr>
              <w:t>trend</w:t>
            </w:r>
            <w:proofErr w:type="gramEnd"/>
            <w:r w:rsidRPr="00F37A3B">
              <w:rPr>
                <w:rFonts w:cs="Times New Roman"/>
                <w:sz w:val="24"/>
                <w:szCs w:val="24"/>
              </w:rPr>
              <w:t xml:space="preserve"> tracking associated with material review.</w:t>
            </w:r>
          </w:p>
          <w:p w:rsidR="00393163" w:rsidRPr="00F37A3B" w:rsidRDefault="00230F81" w:rsidP="00CA47D6">
            <w:pPr>
              <w:pStyle w:val="ListParagraph"/>
              <w:numPr>
                <w:ilvl w:val="0"/>
                <w:numId w:val="4"/>
              </w:numPr>
              <w:ind w:left="413"/>
              <w:rPr>
                <w:rFonts w:cs="Times New Roman"/>
                <w:sz w:val="24"/>
                <w:szCs w:val="24"/>
              </w:rPr>
            </w:pPr>
            <w:r w:rsidRPr="00F37A3B">
              <w:rPr>
                <w:rFonts w:cs="Times New Roman"/>
                <w:sz w:val="24"/>
                <w:szCs w:val="24"/>
              </w:rPr>
              <w:t>Receives all non-conformance documentation and product</w:t>
            </w:r>
            <w:r w:rsidR="00393163" w:rsidRPr="00F37A3B">
              <w:rPr>
                <w:rFonts w:cs="Times New Roman"/>
                <w:sz w:val="24"/>
                <w:szCs w:val="24"/>
              </w:rPr>
              <w:t xml:space="preserve"> and processes the product and documentation through the material review process.</w:t>
            </w:r>
          </w:p>
          <w:p w:rsidR="00393163" w:rsidRPr="00F37A3B" w:rsidRDefault="00393163" w:rsidP="00CA47D6">
            <w:pPr>
              <w:pStyle w:val="ListParagraph"/>
              <w:numPr>
                <w:ilvl w:val="0"/>
                <w:numId w:val="4"/>
              </w:numPr>
              <w:ind w:left="413"/>
              <w:rPr>
                <w:rFonts w:cs="Times New Roman"/>
                <w:sz w:val="24"/>
                <w:szCs w:val="24"/>
              </w:rPr>
            </w:pPr>
            <w:r w:rsidRPr="00F37A3B">
              <w:rPr>
                <w:rFonts w:cs="Times New Roman"/>
                <w:sz w:val="24"/>
                <w:szCs w:val="24"/>
              </w:rPr>
              <w:t>Monitors the implementation and effectiveness of this document.</w:t>
            </w:r>
          </w:p>
          <w:p w:rsidR="00393163" w:rsidRPr="00F37A3B" w:rsidRDefault="00393163" w:rsidP="00CA47D6">
            <w:pPr>
              <w:pStyle w:val="ListParagraph"/>
              <w:numPr>
                <w:ilvl w:val="0"/>
                <w:numId w:val="4"/>
              </w:numPr>
              <w:ind w:left="413"/>
              <w:rPr>
                <w:rFonts w:cs="Times New Roman"/>
                <w:sz w:val="24"/>
                <w:szCs w:val="24"/>
              </w:rPr>
            </w:pPr>
            <w:r w:rsidRPr="00F37A3B">
              <w:rPr>
                <w:rFonts w:cs="Times New Roman"/>
                <w:sz w:val="24"/>
                <w:szCs w:val="24"/>
              </w:rPr>
              <w:t xml:space="preserve">Management representative acts as the </w:t>
            </w:r>
            <w:r w:rsidR="008C1920" w:rsidRPr="00F37A3B">
              <w:rPr>
                <w:rFonts w:cs="Times New Roman"/>
                <w:sz w:val="24"/>
                <w:szCs w:val="24"/>
              </w:rPr>
              <w:t>facilitator</w:t>
            </w:r>
            <w:r w:rsidRPr="00F37A3B">
              <w:rPr>
                <w:rFonts w:cs="Times New Roman"/>
                <w:sz w:val="24"/>
                <w:szCs w:val="24"/>
              </w:rPr>
              <w:t xml:space="preserve"> of the MRB, ensuring that all documentation from the MRB meets EPIC’s quality system requirements.</w:t>
            </w:r>
          </w:p>
          <w:p w:rsidR="00393163" w:rsidRPr="00F37A3B" w:rsidRDefault="00393163" w:rsidP="00CA47D6">
            <w:pPr>
              <w:pStyle w:val="ListParagraph"/>
              <w:numPr>
                <w:ilvl w:val="0"/>
                <w:numId w:val="4"/>
              </w:numPr>
              <w:ind w:left="413"/>
              <w:rPr>
                <w:rFonts w:cs="Times New Roman"/>
                <w:sz w:val="24"/>
                <w:szCs w:val="24"/>
              </w:rPr>
            </w:pPr>
            <w:r w:rsidRPr="00F37A3B">
              <w:rPr>
                <w:rFonts w:cs="Times New Roman"/>
                <w:sz w:val="24"/>
                <w:szCs w:val="24"/>
              </w:rPr>
              <w:t>Conducts periodic audits to assure compliance to this procedure.</w:t>
            </w:r>
          </w:p>
        </w:tc>
      </w:tr>
      <w:tr w:rsidR="00CA47D6" w:rsidRPr="00F37A3B" w:rsidTr="00CA47D6">
        <w:tc>
          <w:tcPr>
            <w:tcW w:w="3259" w:type="dxa"/>
          </w:tcPr>
          <w:p w:rsidR="00CA47D6" w:rsidRPr="00F37A3B" w:rsidRDefault="00CA47D6" w:rsidP="00CA47D6">
            <w:pPr>
              <w:pStyle w:val="ListParagraph"/>
              <w:ind w:left="0"/>
              <w:rPr>
                <w:rFonts w:cs="Times New Roman"/>
                <w:b/>
                <w:sz w:val="24"/>
                <w:szCs w:val="24"/>
              </w:rPr>
            </w:pPr>
            <w:r w:rsidRPr="00F37A3B">
              <w:rPr>
                <w:rFonts w:cs="Times New Roman"/>
                <w:b/>
                <w:sz w:val="24"/>
                <w:szCs w:val="24"/>
              </w:rPr>
              <w:t>Manufacturing</w:t>
            </w:r>
          </w:p>
        </w:tc>
        <w:tc>
          <w:tcPr>
            <w:tcW w:w="5759" w:type="dxa"/>
          </w:tcPr>
          <w:p w:rsidR="00CA47D6" w:rsidRPr="00F37A3B" w:rsidRDefault="00CA47D6" w:rsidP="00CA47D6">
            <w:pPr>
              <w:pStyle w:val="ListParagraph"/>
              <w:numPr>
                <w:ilvl w:val="0"/>
                <w:numId w:val="4"/>
              </w:numPr>
              <w:ind w:left="413"/>
              <w:rPr>
                <w:rFonts w:cs="Times New Roman"/>
                <w:sz w:val="24"/>
                <w:szCs w:val="24"/>
              </w:rPr>
            </w:pPr>
            <w:r w:rsidRPr="00F37A3B">
              <w:rPr>
                <w:rFonts w:cs="Times New Roman"/>
                <w:sz w:val="24"/>
                <w:szCs w:val="24"/>
              </w:rPr>
              <w:t>Management representative acts as a member of the</w:t>
            </w:r>
            <w:r w:rsidR="00230F81" w:rsidRPr="00F37A3B">
              <w:rPr>
                <w:rFonts w:cs="Times New Roman"/>
                <w:sz w:val="24"/>
                <w:szCs w:val="24"/>
              </w:rPr>
              <w:t xml:space="preserve"> </w:t>
            </w:r>
            <w:r w:rsidRPr="00F37A3B">
              <w:rPr>
                <w:rFonts w:cs="Times New Roman"/>
                <w:sz w:val="24"/>
                <w:szCs w:val="24"/>
              </w:rPr>
              <w:t xml:space="preserve">MRB as required by policy and requested by the MRB </w:t>
            </w:r>
            <w:r w:rsidR="008C1920" w:rsidRPr="00F37A3B">
              <w:rPr>
                <w:rFonts w:cs="Times New Roman"/>
                <w:sz w:val="24"/>
                <w:szCs w:val="24"/>
              </w:rPr>
              <w:t>facilitator</w:t>
            </w:r>
            <w:r w:rsidRPr="00F37A3B">
              <w:rPr>
                <w:rFonts w:cs="Times New Roman"/>
                <w:sz w:val="24"/>
                <w:szCs w:val="24"/>
              </w:rPr>
              <w:t xml:space="preserve">.  </w:t>
            </w:r>
          </w:p>
          <w:p w:rsidR="00CA47D6" w:rsidRPr="00F37A3B" w:rsidRDefault="00CA47D6" w:rsidP="00CA47D6">
            <w:pPr>
              <w:pStyle w:val="ListParagraph"/>
              <w:numPr>
                <w:ilvl w:val="0"/>
                <w:numId w:val="4"/>
              </w:numPr>
              <w:ind w:left="413"/>
              <w:rPr>
                <w:rFonts w:cs="Times New Roman"/>
                <w:sz w:val="24"/>
                <w:szCs w:val="24"/>
              </w:rPr>
            </w:pPr>
            <w:r w:rsidRPr="00F37A3B">
              <w:rPr>
                <w:rFonts w:cs="Times New Roman"/>
                <w:sz w:val="24"/>
                <w:szCs w:val="24"/>
              </w:rPr>
              <w:t xml:space="preserve">Investigates, evaluates and responds to all assigned requests for </w:t>
            </w:r>
            <w:r w:rsidR="00230F81" w:rsidRPr="00F37A3B">
              <w:rPr>
                <w:rFonts w:cs="Times New Roman"/>
                <w:sz w:val="24"/>
                <w:szCs w:val="24"/>
              </w:rPr>
              <w:t>information related to discrepancies/non-conformances</w:t>
            </w:r>
            <w:r w:rsidRPr="00F37A3B">
              <w:rPr>
                <w:rFonts w:cs="Times New Roman"/>
                <w:sz w:val="24"/>
                <w:szCs w:val="24"/>
              </w:rPr>
              <w:t>.</w:t>
            </w:r>
          </w:p>
          <w:p w:rsidR="00CA47D6" w:rsidRPr="00F37A3B" w:rsidRDefault="00230F81" w:rsidP="00230F81">
            <w:pPr>
              <w:pStyle w:val="ListParagraph"/>
              <w:numPr>
                <w:ilvl w:val="0"/>
                <w:numId w:val="4"/>
              </w:numPr>
              <w:ind w:left="413"/>
              <w:rPr>
                <w:rFonts w:cs="Times New Roman"/>
                <w:sz w:val="24"/>
                <w:szCs w:val="24"/>
              </w:rPr>
            </w:pPr>
            <w:r w:rsidRPr="00F37A3B">
              <w:rPr>
                <w:rFonts w:cs="Times New Roman"/>
                <w:sz w:val="24"/>
                <w:szCs w:val="24"/>
              </w:rPr>
              <w:t>Responsible to execute any and all assigned actions as required by the MRB.</w:t>
            </w:r>
          </w:p>
        </w:tc>
      </w:tr>
      <w:tr w:rsidR="00393163" w:rsidRPr="00F37A3B" w:rsidTr="00CA47D6">
        <w:tc>
          <w:tcPr>
            <w:tcW w:w="3259" w:type="dxa"/>
          </w:tcPr>
          <w:p w:rsidR="00393163" w:rsidRPr="00F37A3B" w:rsidRDefault="00393163" w:rsidP="00230F81">
            <w:pPr>
              <w:pStyle w:val="ListParagraph"/>
              <w:ind w:left="0"/>
              <w:rPr>
                <w:rFonts w:cs="Times New Roman"/>
                <w:b/>
                <w:sz w:val="24"/>
                <w:szCs w:val="24"/>
              </w:rPr>
            </w:pPr>
            <w:r w:rsidRPr="00F37A3B">
              <w:rPr>
                <w:rFonts w:cs="Times New Roman"/>
                <w:b/>
                <w:sz w:val="24"/>
                <w:szCs w:val="24"/>
              </w:rPr>
              <w:t>Engineering</w:t>
            </w:r>
          </w:p>
        </w:tc>
        <w:tc>
          <w:tcPr>
            <w:tcW w:w="5759" w:type="dxa"/>
          </w:tcPr>
          <w:p w:rsidR="00230F81" w:rsidRPr="00F37A3B" w:rsidRDefault="00230F81" w:rsidP="00230F81">
            <w:pPr>
              <w:pStyle w:val="ListParagraph"/>
              <w:numPr>
                <w:ilvl w:val="0"/>
                <w:numId w:val="4"/>
              </w:numPr>
              <w:ind w:left="413"/>
              <w:rPr>
                <w:rFonts w:cs="Times New Roman"/>
                <w:sz w:val="24"/>
                <w:szCs w:val="24"/>
              </w:rPr>
            </w:pPr>
            <w:r w:rsidRPr="00F37A3B">
              <w:rPr>
                <w:rFonts w:cs="Times New Roman"/>
                <w:sz w:val="24"/>
                <w:szCs w:val="24"/>
              </w:rPr>
              <w:t xml:space="preserve">Management representative acts as a member of the MRB as required by policy and requested by the MRB </w:t>
            </w:r>
            <w:r w:rsidR="008C1920" w:rsidRPr="00F37A3B">
              <w:rPr>
                <w:rFonts w:cs="Times New Roman"/>
                <w:sz w:val="24"/>
                <w:szCs w:val="24"/>
              </w:rPr>
              <w:t>facilitator</w:t>
            </w:r>
            <w:r w:rsidRPr="00F37A3B">
              <w:rPr>
                <w:rFonts w:cs="Times New Roman"/>
                <w:sz w:val="24"/>
                <w:szCs w:val="24"/>
              </w:rPr>
              <w:t xml:space="preserve">.  </w:t>
            </w:r>
          </w:p>
          <w:p w:rsidR="00230F81" w:rsidRPr="00F37A3B" w:rsidRDefault="00230F81" w:rsidP="00230F81">
            <w:pPr>
              <w:pStyle w:val="ListParagraph"/>
              <w:numPr>
                <w:ilvl w:val="0"/>
                <w:numId w:val="4"/>
              </w:numPr>
              <w:ind w:left="413"/>
              <w:rPr>
                <w:rFonts w:cs="Times New Roman"/>
                <w:sz w:val="24"/>
                <w:szCs w:val="24"/>
              </w:rPr>
            </w:pPr>
            <w:r w:rsidRPr="00F37A3B">
              <w:rPr>
                <w:rFonts w:cs="Times New Roman"/>
                <w:sz w:val="24"/>
                <w:szCs w:val="24"/>
              </w:rPr>
              <w:t>Investigates, evaluates and responds to all assigned requests for information related to discrepancies/non-conformances.</w:t>
            </w:r>
          </w:p>
          <w:p w:rsidR="00393163" w:rsidRPr="00F37A3B" w:rsidRDefault="00230F81" w:rsidP="00230F81">
            <w:pPr>
              <w:pStyle w:val="ListParagraph"/>
              <w:numPr>
                <w:ilvl w:val="0"/>
                <w:numId w:val="4"/>
              </w:numPr>
              <w:ind w:left="413"/>
              <w:rPr>
                <w:rFonts w:cs="Times New Roman"/>
                <w:sz w:val="24"/>
                <w:szCs w:val="24"/>
              </w:rPr>
            </w:pPr>
            <w:r w:rsidRPr="00F37A3B">
              <w:rPr>
                <w:rFonts w:cs="Times New Roman"/>
                <w:sz w:val="24"/>
                <w:szCs w:val="24"/>
              </w:rPr>
              <w:t>Responsible to execute any and all assigned actions as required by the MRB.</w:t>
            </w:r>
          </w:p>
        </w:tc>
      </w:tr>
      <w:tr w:rsidR="00393163" w:rsidRPr="00F37A3B" w:rsidTr="00CA47D6">
        <w:tc>
          <w:tcPr>
            <w:tcW w:w="3259" w:type="dxa"/>
          </w:tcPr>
          <w:p w:rsidR="00393163" w:rsidRPr="00F37A3B" w:rsidRDefault="00393163" w:rsidP="00CA47D6">
            <w:pPr>
              <w:pStyle w:val="ListParagraph"/>
              <w:ind w:left="0"/>
              <w:rPr>
                <w:rFonts w:cs="Times New Roman"/>
                <w:b/>
                <w:sz w:val="24"/>
                <w:szCs w:val="24"/>
              </w:rPr>
            </w:pPr>
            <w:r w:rsidRPr="00F37A3B">
              <w:rPr>
                <w:rFonts w:cs="Times New Roman"/>
                <w:b/>
                <w:sz w:val="24"/>
                <w:szCs w:val="24"/>
              </w:rPr>
              <w:t>Marketing</w:t>
            </w:r>
          </w:p>
        </w:tc>
        <w:tc>
          <w:tcPr>
            <w:tcW w:w="5759" w:type="dxa"/>
          </w:tcPr>
          <w:p w:rsidR="00230F81" w:rsidRPr="00F37A3B" w:rsidRDefault="00230F81" w:rsidP="00230F81">
            <w:pPr>
              <w:pStyle w:val="ListParagraph"/>
              <w:numPr>
                <w:ilvl w:val="0"/>
                <w:numId w:val="4"/>
              </w:numPr>
              <w:ind w:left="413"/>
              <w:rPr>
                <w:rFonts w:cs="Times New Roman"/>
                <w:sz w:val="24"/>
                <w:szCs w:val="24"/>
              </w:rPr>
            </w:pPr>
            <w:r w:rsidRPr="00F37A3B">
              <w:rPr>
                <w:rFonts w:cs="Times New Roman"/>
                <w:sz w:val="24"/>
                <w:szCs w:val="24"/>
              </w:rPr>
              <w:t xml:space="preserve">Management representative acts as a member of the MRB as required by policy and requested by the MRB </w:t>
            </w:r>
            <w:r w:rsidR="008C1920" w:rsidRPr="00F37A3B">
              <w:rPr>
                <w:rFonts w:cs="Times New Roman"/>
                <w:sz w:val="24"/>
                <w:szCs w:val="24"/>
              </w:rPr>
              <w:t>facilitator</w:t>
            </w:r>
            <w:r w:rsidRPr="00F37A3B">
              <w:rPr>
                <w:rFonts w:cs="Times New Roman"/>
                <w:sz w:val="24"/>
                <w:szCs w:val="24"/>
              </w:rPr>
              <w:t xml:space="preserve">.  </w:t>
            </w:r>
          </w:p>
          <w:p w:rsidR="00230F81" w:rsidRPr="00F37A3B" w:rsidRDefault="00230F81" w:rsidP="00230F81">
            <w:pPr>
              <w:pStyle w:val="ListParagraph"/>
              <w:numPr>
                <w:ilvl w:val="0"/>
                <w:numId w:val="4"/>
              </w:numPr>
              <w:ind w:left="413"/>
              <w:rPr>
                <w:rFonts w:cs="Times New Roman"/>
                <w:sz w:val="24"/>
                <w:szCs w:val="24"/>
              </w:rPr>
            </w:pPr>
            <w:r w:rsidRPr="00F37A3B">
              <w:rPr>
                <w:rFonts w:cs="Times New Roman"/>
                <w:sz w:val="24"/>
                <w:szCs w:val="24"/>
              </w:rPr>
              <w:t>Investigates, evaluates and responds to all assigned requests for information related to discrepancies/non-conformances.</w:t>
            </w:r>
          </w:p>
          <w:p w:rsidR="00393163" w:rsidRPr="00F37A3B" w:rsidRDefault="00230F81" w:rsidP="00230F81">
            <w:pPr>
              <w:pStyle w:val="ListParagraph"/>
              <w:numPr>
                <w:ilvl w:val="0"/>
                <w:numId w:val="4"/>
              </w:numPr>
              <w:ind w:left="413"/>
              <w:rPr>
                <w:rFonts w:cs="Times New Roman"/>
                <w:sz w:val="24"/>
                <w:szCs w:val="24"/>
              </w:rPr>
            </w:pPr>
            <w:r w:rsidRPr="00F37A3B">
              <w:rPr>
                <w:rFonts w:cs="Times New Roman"/>
                <w:sz w:val="24"/>
                <w:szCs w:val="24"/>
              </w:rPr>
              <w:t>Responsible to execute any and all assigned actions as required by the MRB.</w:t>
            </w:r>
          </w:p>
        </w:tc>
      </w:tr>
    </w:tbl>
    <w:p w:rsidR="00393163" w:rsidRPr="00F37A3B" w:rsidRDefault="00393163" w:rsidP="0033346B">
      <w:pPr>
        <w:pStyle w:val="ListParagraph"/>
        <w:rPr>
          <w:rFonts w:cs="Times New Roman"/>
          <w:sz w:val="24"/>
          <w:szCs w:val="24"/>
        </w:rPr>
      </w:pPr>
    </w:p>
    <w:p w:rsidR="00393163" w:rsidRPr="00F37A3B" w:rsidRDefault="00393163" w:rsidP="0033346B">
      <w:pPr>
        <w:pStyle w:val="ListParagraph"/>
        <w:rPr>
          <w:rFonts w:cs="Times New Roman"/>
          <w:sz w:val="24"/>
          <w:szCs w:val="24"/>
        </w:rPr>
      </w:pPr>
    </w:p>
    <w:p w:rsidR="00D9040F" w:rsidRPr="00F37A3B" w:rsidRDefault="00D9040F" w:rsidP="00D9040F">
      <w:pPr>
        <w:pStyle w:val="ListParagraph"/>
        <w:numPr>
          <w:ilvl w:val="0"/>
          <w:numId w:val="5"/>
        </w:numPr>
        <w:rPr>
          <w:rFonts w:cs="Times New Roman"/>
          <w:b/>
          <w:sz w:val="24"/>
          <w:szCs w:val="24"/>
        </w:rPr>
      </w:pPr>
      <w:r w:rsidRPr="00F37A3B">
        <w:rPr>
          <w:rFonts w:cs="Times New Roman"/>
          <w:b/>
          <w:sz w:val="24"/>
          <w:szCs w:val="24"/>
        </w:rPr>
        <w:t>Policy</w:t>
      </w:r>
    </w:p>
    <w:p w:rsidR="0033346B" w:rsidRPr="00F37A3B" w:rsidRDefault="0033346B" w:rsidP="0033346B">
      <w:pPr>
        <w:pStyle w:val="ListParagraph"/>
        <w:rPr>
          <w:rFonts w:cs="Times New Roman"/>
          <w:sz w:val="24"/>
          <w:szCs w:val="24"/>
        </w:rPr>
      </w:pPr>
    </w:p>
    <w:p w:rsidR="00C64B81" w:rsidRPr="00F37A3B" w:rsidRDefault="00230F81" w:rsidP="00C64B81">
      <w:pPr>
        <w:pStyle w:val="ListParagraph"/>
        <w:spacing w:after="0"/>
        <w:rPr>
          <w:rFonts w:cs="Times New Roman"/>
          <w:sz w:val="24"/>
          <w:szCs w:val="24"/>
        </w:rPr>
      </w:pPr>
      <w:r w:rsidRPr="00F37A3B">
        <w:rPr>
          <w:rFonts w:cs="Times New Roman"/>
          <w:sz w:val="24"/>
          <w:szCs w:val="24"/>
        </w:rPr>
        <w:t xml:space="preserve">EPIC establishes and maintains procedures to ensure components, assemblies and finished devices that do not conform to the quality system requirements at any point throughout the process are identified and segregated until disposition and the person(s) responsible notified accordingly.  Records of non-conformances are maintained and reviewed by designated individual(s).  Components, assemblies, and/or finished devices will be </w:t>
      </w:r>
      <w:proofErr w:type="spellStart"/>
      <w:r w:rsidRPr="00F37A3B">
        <w:rPr>
          <w:rFonts w:cs="Times New Roman"/>
          <w:sz w:val="24"/>
          <w:szCs w:val="24"/>
        </w:rPr>
        <w:t>dispositioned</w:t>
      </w:r>
      <w:proofErr w:type="spellEnd"/>
      <w:r w:rsidRPr="00F37A3B">
        <w:rPr>
          <w:rFonts w:cs="Times New Roman"/>
          <w:sz w:val="24"/>
          <w:szCs w:val="24"/>
        </w:rPr>
        <w:t xml:space="preserve"> by the appropriate personnel.  Any proposed rework is performed to established procedures, reevaluated and retested. All non</w:t>
      </w:r>
      <w:r w:rsidR="000103AB" w:rsidRPr="00F37A3B">
        <w:rPr>
          <w:rFonts w:cs="Times New Roman"/>
          <w:sz w:val="24"/>
          <w:szCs w:val="24"/>
        </w:rPr>
        <w:t>-</w:t>
      </w:r>
      <w:r w:rsidRPr="00F37A3B">
        <w:rPr>
          <w:rFonts w:cs="Times New Roman"/>
          <w:sz w:val="24"/>
          <w:szCs w:val="24"/>
        </w:rPr>
        <w:t>conformances related to product will be evaluated for appropriate corrective and preventive action.  These records are a part of the Device History Record.</w:t>
      </w:r>
    </w:p>
    <w:p w:rsidR="00C64B81" w:rsidRPr="00F37A3B" w:rsidRDefault="00C64B81" w:rsidP="00C64B81">
      <w:pPr>
        <w:pStyle w:val="ListParagraph"/>
        <w:spacing w:after="0"/>
        <w:rPr>
          <w:rFonts w:cs="Times New Roman"/>
          <w:sz w:val="24"/>
          <w:szCs w:val="24"/>
        </w:rPr>
      </w:pPr>
    </w:p>
    <w:p w:rsidR="00C64B81" w:rsidRPr="00F37A3B" w:rsidRDefault="00C64B81" w:rsidP="00C64B81">
      <w:pPr>
        <w:pStyle w:val="ListParagraph"/>
        <w:spacing w:after="0"/>
        <w:rPr>
          <w:rFonts w:cs="Times New Roman"/>
          <w:sz w:val="24"/>
          <w:szCs w:val="24"/>
        </w:rPr>
      </w:pPr>
      <w:r w:rsidRPr="00F37A3B">
        <w:rPr>
          <w:rFonts w:cs="Times New Roman"/>
          <w:sz w:val="24"/>
          <w:szCs w:val="24"/>
        </w:rPr>
        <w:t>Materials and devices returned from clinical investigations</w:t>
      </w:r>
      <w:r w:rsidR="00CB03E8" w:rsidRPr="00F37A3B">
        <w:rPr>
          <w:rFonts w:cs="Times New Roman"/>
          <w:sz w:val="24"/>
          <w:szCs w:val="24"/>
        </w:rPr>
        <w:t xml:space="preserve"> must be </w:t>
      </w:r>
      <w:proofErr w:type="spellStart"/>
      <w:r w:rsidR="00CB03E8" w:rsidRPr="00F37A3B">
        <w:rPr>
          <w:rFonts w:cs="Times New Roman"/>
          <w:sz w:val="24"/>
          <w:szCs w:val="24"/>
        </w:rPr>
        <w:t>dispositioned</w:t>
      </w:r>
      <w:proofErr w:type="spellEnd"/>
      <w:r w:rsidR="00CB03E8" w:rsidRPr="00F37A3B">
        <w:rPr>
          <w:rFonts w:cs="Times New Roman"/>
          <w:sz w:val="24"/>
          <w:szCs w:val="24"/>
        </w:rPr>
        <w:t xml:space="preserve"> by the Material Review Board before being used in future clinical investigations.  The Material Review Board is responsible to ensure that the returned materials and/or devices meet the specifications without restrictions for use in future clinical investigations.  This review is not conducted until the product is returned to EPIC’s facility.  Materials and devices may be moved from one clinical site to another within any particular clinical investigation without disposition by the Material Review Board.  </w:t>
      </w:r>
    </w:p>
    <w:p w:rsidR="00230F81" w:rsidRPr="00F37A3B" w:rsidRDefault="00230F81" w:rsidP="00CF7D62">
      <w:pPr>
        <w:pStyle w:val="ListParagraph"/>
        <w:spacing w:after="0"/>
        <w:rPr>
          <w:rFonts w:cs="Times New Roman"/>
          <w:sz w:val="24"/>
          <w:szCs w:val="24"/>
        </w:rPr>
      </w:pPr>
    </w:p>
    <w:p w:rsidR="00D9040F" w:rsidRPr="00F37A3B" w:rsidRDefault="00D9040F" w:rsidP="00D9040F">
      <w:pPr>
        <w:pStyle w:val="ListParagraph"/>
        <w:numPr>
          <w:ilvl w:val="0"/>
          <w:numId w:val="5"/>
        </w:numPr>
        <w:rPr>
          <w:rFonts w:cs="Times New Roman"/>
          <w:b/>
          <w:sz w:val="24"/>
          <w:szCs w:val="24"/>
        </w:rPr>
      </w:pPr>
      <w:r w:rsidRPr="00F37A3B">
        <w:rPr>
          <w:rFonts w:cs="Times New Roman"/>
          <w:b/>
          <w:sz w:val="24"/>
          <w:szCs w:val="24"/>
        </w:rPr>
        <w:t>Procedure</w:t>
      </w:r>
    </w:p>
    <w:p w:rsidR="00230F81" w:rsidRPr="00F37A3B" w:rsidRDefault="00230F81" w:rsidP="00CF7D62">
      <w:pPr>
        <w:pStyle w:val="ListParagraph"/>
        <w:spacing w:after="0"/>
        <w:rPr>
          <w:rFonts w:cs="Times New Roman"/>
          <w:sz w:val="24"/>
          <w:szCs w:val="24"/>
        </w:rPr>
      </w:pPr>
    </w:p>
    <w:p w:rsidR="004473EB" w:rsidRPr="00F37A3B" w:rsidRDefault="004473EB" w:rsidP="00230F81">
      <w:pPr>
        <w:pStyle w:val="ListParagraph"/>
        <w:rPr>
          <w:rFonts w:cs="Times New Roman"/>
          <w:sz w:val="24"/>
          <w:szCs w:val="24"/>
        </w:rPr>
      </w:pPr>
      <w:r w:rsidRPr="00F37A3B">
        <w:rPr>
          <w:rFonts w:cs="Times New Roman"/>
          <w:sz w:val="24"/>
          <w:szCs w:val="24"/>
        </w:rPr>
        <w:t xml:space="preserve">A process flowchart, EPIC’s Non-Conforming Material Process Flowchart, has been created to help facilitate understanding of the non-conforming material process.  </w:t>
      </w:r>
    </w:p>
    <w:p w:rsidR="004473EB" w:rsidRPr="00F37A3B" w:rsidRDefault="004473EB" w:rsidP="00CF7D62">
      <w:pPr>
        <w:pStyle w:val="ListParagraph"/>
        <w:spacing w:after="0"/>
        <w:rPr>
          <w:rFonts w:cs="Times New Roman"/>
          <w:sz w:val="24"/>
          <w:szCs w:val="24"/>
        </w:rPr>
      </w:pPr>
    </w:p>
    <w:p w:rsidR="00230F81" w:rsidRPr="00F37A3B" w:rsidRDefault="00230F81" w:rsidP="00CF7D62">
      <w:pPr>
        <w:pStyle w:val="ListParagraph"/>
        <w:numPr>
          <w:ilvl w:val="1"/>
          <w:numId w:val="5"/>
        </w:numPr>
        <w:spacing w:after="0"/>
        <w:rPr>
          <w:rFonts w:cs="Times New Roman"/>
          <w:sz w:val="24"/>
          <w:szCs w:val="24"/>
        </w:rPr>
      </w:pPr>
      <w:r w:rsidRPr="00F37A3B">
        <w:rPr>
          <w:rFonts w:cs="Times New Roman"/>
          <w:sz w:val="24"/>
          <w:szCs w:val="24"/>
        </w:rPr>
        <w:t>Identification of Process Discrepancies and/or Non-conforming Product</w:t>
      </w:r>
    </w:p>
    <w:p w:rsidR="00230F81" w:rsidRPr="00F37A3B" w:rsidRDefault="00230F81" w:rsidP="00CF7D62">
      <w:pPr>
        <w:pStyle w:val="ListParagraph"/>
        <w:spacing w:after="0"/>
        <w:ind w:left="1440"/>
        <w:rPr>
          <w:rFonts w:cs="Times New Roman"/>
          <w:sz w:val="24"/>
          <w:szCs w:val="24"/>
        </w:rPr>
      </w:pPr>
    </w:p>
    <w:p w:rsidR="00230F81" w:rsidRPr="00F37A3B" w:rsidRDefault="00230F81" w:rsidP="00CF7D62">
      <w:pPr>
        <w:pStyle w:val="ListParagraph"/>
        <w:spacing w:after="0"/>
        <w:ind w:left="1440"/>
        <w:rPr>
          <w:rFonts w:cs="Times New Roman"/>
          <w:sz w:val="24"/>
          <w:szCs w:val="24"/>
        </w:rPr>
      </w:pPr>
      <w:r w:rsidRPr="00F37A3B">
        <w:rPr>
          <w:rFonts w:cs="Times New Roman"/>
          <w:sz w:val="24"/>
          <w:szCs w:val="24"/>
        </w:rPr>
        <w:t xml:space="preserve">For the purposes of this process, discrepancies in the execution of processes associated with </w:t>
      </w:r>
      <w:r w:rsidR="003E3C1C" w:rsidRPr="00F37A3B">
        <w:rPr>
          <w:rFonts w:cs="Times New Roman"/>
          <w:sz w:val="24"/>
          <w:szCs w:val="24"/>
        </w:rPr>
        <w:t xml:space="preserve">materials processing and/or </w:t>
      </w:r>
      <w:r w:rsidRPr="00F37A3B">
        <w:rPr>
          <w:rFonts w:cs="Times New Roman"/>
          <w:sz w:val="24"/>
          <w:szCs w:val="24"/>
        </w:rPr>
        <w:t>product assembly, test, and inspection are considered “non-conform</w:t>
      </w:r>
      <w:r w:rsidR="003E3C1C" w:rsidRPr="00F37A3B">
        <w:rPr>
          <w:rFonts w:cs="Times New Roman"/>
          <w:sz w:val="24"/>
          <w:szCs w:val="24"/>
        </w:rPr>
        <w:t>anc</w:t>
      </w:r>
      <w:r w:rsidR="00E559DE" w:rsidRPr="00F37A3B">
        <w:rPr>
          <w:rFonts w:cs="Times New Roman"/>
          <w:sz w:val="24"/>
          <w:szCs w:val="24"/>
        </w:rPr>
        <w:t>es</w:t>
      </w:r>
      <w:r w:rsidRPr="00F37A3B">
        <w:rPr>
          <w:rFonts w:cs="Times New Roman"/>
          <w:sz w:val="24"/>
          <w:szCs w:val="24"/>
        </w:rPr>
        <w:t xml:space="preserve">” and will be handled as a non-conformance and </w:t>
      </w:r>
      <w:r w:rsidR="003E3C1C" w:rsidRPr="00F37A3B">
        <w:rPr>
          <w:rFonts w:cs="Times New Roman"/>
          <w:sz w:val="24"/>
          <w:szCs w:val="24"/>
        </w:rPr>
        <w:t>materials/</w:t>
      </w:r>
      <w:r w:rsidRPr="00F37A3B">
        <w:rPr>
          <w:rFonts w:cs="Times New Roman"/>
          <w:sz w:val="24"/>
          <w:szCs w:val="24"/>
        </w:rPr>
        <w:t xml:space="preserve">product associated will be processed as non-conforming </w:t>
      </w:r>
      <w:r w:rsidR="003E3C1C" w:rsidRPr="00F37A3B">
        <w:rPr>
          <w:rFonts w:cs="Times New Roman"/>
          <w:sz w:val="24"/>
          <w:szCs w:val="24"/>
        </w:rPr>
        <w:t>materials</w:t>
      </w:r>
      <w:r w:rsidRPr="00F37A3B">
        <w:rPr>
          <w:rFonts w:cs="Times New Roman"/>
          <w:sz w:val="24"/>
          <w:szCs w:val="24"/>
        </w:rPr>
        <w:t>.</w:t>
      </w:r>
    </w:p>
    <w:p w:rsidR="00230F81" w:rsidRPr="00F37A3B" w:rsidRDefault="00230F81" w:rsidP="00CF7D62">
      <w:pPr>
        <w:pStyle w:val="ListParagraph"/>
        <w:spacing w:after="0"/>
        <w:ind w:left="1440"/>
        <w:rPr>
          <w:rFonts w:cs="Times New Roman"/>
          <w:sz w:val="24"/>
          <w:szCs w:val="24"/>
        </w:rPr>
      </w:pPr>
    </w:p>
    <w:p w:rsidR="003E3C1C" w:rsidRPr="00F37A3B" w:rsidRDefault="003E3C1C" w:rsidP="00CF7D62">
      <w:pPr>
        <w:pStyle w:val="ListParagraph"/>
        <w:numPr>
          <w:ilvl w:val="2"/>
          <w:numId w:val="5"/>
        </w:numPr>
        <w:spacing w:after="0"/>
        <w:rPr>
          <w:rFonts w:cs="Times New Roman"/>
          <w:sz w:val="24"/>
          <w:szCs w:val="24"/>
        </w:rPr>
      </w:pPr>
      <w:r w:rsidRPr="00F37A3B">
        <w:rPr>
          <w:rFonts w:cs="Times New Roman"/>
          <w:sz w:val="24"/>
          <w:szCs w:val="24"/>
        </w:rPr>
        <w:t xml:space="preserve">Non-conforming product can be identified by any EPIC employee at any point within the process.  </w:t>
      </w:r>
    </w:p>
    <w:p w:rsidR="00305421" w:rsidRPr="00F37A3B" w:rsidRDefault="00305421" w:rsidP="00CF7D62">
      <w:pPr>
        <w:pStyle w:val="ListParagraph"/>
        <w:spacing w:after="0"/>
        <w:ind w:left="2160"/>
        <w:rPr>
          <w:rFonts w:cs="Times New Roman"/>
          <w:sz w:val="24"/>
          <w:szCs w:val="24"/>
        </w:rPr>
      </w:pPr>
    </w:p>
    <w:p w:rsidR="003E3C1C" w:rsidRPr="00F37A3B" w:rsidRDefault="003E3C1C" w:rsidP="00CF7D62">
      <w:pPr>
        <w:pStyle w:val="ListParagraph"/>
        <w:numPr>
          <w:ilvl w:val="2"/>
          <w:numId w:val="5"/>
        </w:numPr>
        <w:spacing w:after="0"/>
        <w:rPr>
          <w:rFonts w:cs="Times New Roman"/>
          <w:sz w:val="24"/>
          <w:szCs w:val="24"/>
        </w:rPr>
      </w:pPr>
      <w:r w:rsidRPr="00F37A3B">
        <w:rPr>
          <w:rFonts w:cs="Times New Roman"/>
          <w:sz w:val="24"/>
          <w:szCs w:val="24"/>
        </w:rPr>
        <w:t>The materials and/or product affected are immediately removed from the normal process flow.</w:t>
      </w:r>
    </w:p>
    <w:p w:rsidR="00305421" w:rsidRPr="00F37A3B" w:rsidRDefault="00305421" w:rsidP="00CF7D62">
      <w:pPr>
        <w:pStyle w:val="ListParagraph"/>
        <w:spacing w:after="0"/>
        <w:ind w:left="2160"/>
        <w:rPr>
          <w:rFonts w:cs="Times New Roman"/>
          <w:sz w:val="24"/>
          <w:szCs w:val="24"/>
        </w:rPr>
      </w:pPr>
    </w:p>
    <w:p w:rsidR="003E3C1C" w:rsidRPr="00F37A3B" w:rsidRDefault="003E3C1C" w:rsidP="00CF7D62">
      <w:pPr>
        <w:pStyle w:val="ListParagraph"/>
        <w:numPr>
          <w:ilvl w:val="2"/>
          <w:numId w:val="5"/>
        </w:numPr>
        <w:spacing w:after="0"/>
        <w:rPr>
          <w:rFonts w:cs="Times New Roman"/>
          <w:sz w:val="24"/>
          <w:szCs w:val="24"/>
        </w:rPr>
      </w:pPr>
      <w:r w:rsidRPr="00F37A3B">
        <w:rPr>
          <w:rFonts w:cs="Times New Roman"/>
          <w:sz w:val="24"/>
          <w:szCs w:val="24"/>
        </w:rPr>
        <w:t xml:space="preserve">The materials must be identified with a hold tag or label.  The label must clearly </w:t>
      </w:r>
      <w:r w:rsidRPr="00567F3F">
        <w:rPr>
          <w:rFonts w:cs="Times New Roman"/>
          <w:sz w:val="24"/>
          <w:szCs w:val="24"/>
          <w:highlight w:val="yellow"/>
          <w:rPrChange w:id="0" w:author="Andrea Miller" w:date="2013-04-17T08:46:00Z">
            <w:rPr>
              <w:rFonts w:cs="Times New Roman"/>
              <w:sz w:val="24"/>
              <w:szCs w:val="24"/>
            </w:rPr>
          </w:rPrChange>
        </w:rPr>
        <w:t>identify the material as being on hold</w:t>
      </w:r>
      <w:r w:rsidRPr="00F37A3B">
        <w:rPr>
          <w:rFonts w:cs="Times New Roman"/>
          <w:sz w:val="24"/>
          <w:szCs w:val="24"/>
        </w:rPr>
        <w:t xml:space="preserve"> and indicate the part number, quantity, description, reason for the hold, name of the person who detected the problem and the date.  </w:t>
      </w:r>
    </w:p>
    <w:p w:rsidR="00305421" w:rsidRPr="00F37A3B" w:rsidRDefault="00305421" w:rsidP="00CF7D62">
      <w:pPr>
        <w:pStyle w:val="ListParagraph"/>
        <w:spacing w:after="0"/>
        <w:ind w:left="2160"/>
        <w:rPr>
          <w:rFonts w:cs="Times New Roman"/>
          <w:sz w:val="24"/>
          <w:szCs w:val="24"/>
        </w:rPr>
      </w:pPr>
    </w:p>
    <w:p w:rsidR="00230F81" w:rsidRPr="00F37A3B" w:rsidRDefault="003E3C1C" w:rsidP="00CF7D62">
      <w:pPr>
        <w:pStyle w:val="ListParagraph"/>
        <w:numPr>
          <w:ilvl w:val="2"/>
          <w:numId w:val="5"/>
        </w:numPr>
        <w:spacing w:after="0"/>
        <w:rPr>
          <w:rFonts w:cs="Times New Roman"/>
          <w:sz w:val="24"/>
          <w:szCs w:val="24"/>
        </w:rPr>
      </w:pPr>
      <w:r w:rsidRPr="00F37A3B">
        <w:rPr>
          <w:rFonts w:cs="Times New Roman"/>
          <w:sz w:val="24"/>
          <w:szCs w:val="24"/>
        </w:rPr>
        <w:t xml:space="preserve">The individual who identify the non-conformance is required to document the non-conformance on the Non-Conforming Material Record (NCMR). </w:t>
      </w:r>
      <w:r w:rsidR="000103AB" w:rsidRPr="00F37A3B">
        <w:rPr>
          <w:rFonts w:cs="Times New Roman"/>
          <w:sz w:val="24"/>
          <w:szCs w:val="24"/>
        </w:rPr>
        <w:t>Complet</w:t>
      </w:r>
      <w:r w:rsidR="00CA18AC" w:rsidRPr="00F37A3B">
        <w:rPr>
          <w:rFonts w:cs="Times New Roman"/>
          <w:sz w:val="24"/>
          <w:szCs w:val="24"/>
        </w:rPr>
        <w:t>e the NCMR by recording all information in Section 1 of the form.</w:t>
      </w:r>
    </w:p>
    <w:p w:rsidR="00305421" w:rsidRPr="00F37A3B" w:rsidRDefault="00305421" w:rsidP="00CF7D62">
      <w:pPr>
        <w:pStyle w:val="ListParagraph"/>
        <w:spacing w:after="0"/>
        <w:ind w:left="2160"/>
        <w:rPr>
          <w:rFonts w:cs="Times New Roman"/>
          <w:sz w:val="24"/>
          <w:szCs w:val="24"/>
        </w:rPr>
      </w:pPr>
    </w:p>
    <w:p w:rsidR="00CA18AC" w:rsidRPr="00F37A3B" w:rsidRDefault="00927BC4" w:rsidP="00CF7D62">
      <w:pPr>
        <w:pStyle w:val="ListParagraph"/>
        <w:numPr>
          <w:ilvl w:val="2"/>
          <w:numId w:val="5"/>
        </w:numPr>
        <w:spacing w:after="0"/>
        <w:rPr>
          <w:rFonts w:cs="Times New Roman"/>
          <w:sz w:val="24"/>
          <w:szCs w:val="24"/>
        </w:rPr>
      </w:pPr>
      <w:r w:rsidRPr="00F37A3B">
        <w:rPr>
          <w:rFonts w:cs="Times New Roman"/>
          <w:sz w:val="24"/>
          <w:szCs w:val="24"/>
        </w:rPr>
        <w:t xml:space="preserve">A NCMR number is obtained from QA and recorded at the top of the NCMR.  </w:t>
      </w:r>
    </w:p>
    <w:p w:rsidR="00305421" w:rsidRPr="00F37A3B" w:rsidRDefault="00305421" w:rsidP="00CF7D62">
      <w:pPr>
        <w:pStyle w:val="ListParagraph"/>
        <w:spacing w:after="0"/>
        <w:ind w:left="2160"/>
        <w:rPr>
          <w:rFonts w:cs="Times New Roman"/>
          <w:sz w:val="24"/>
          <w:szCs w:val="24"/>
        </w:rPr>
      </w:pPr>
    </w:p>
    <w:p w:rsidR="00305421" w:rsidRPr="00F37A3B" w:rsidRDefault="00305421" w:rsidP="00CF7D62">
      <w:pPr>
        <w:pStyle w:val="ListParagraph"/>
        <w:numPr>
          <w:ilvl w:val="2"/>
          <w:numId w:val="5"/>
        </w:numPr>
        <w:spacing w:after="0"/>
        <w:rPr>
          <w:rFonts w:cs="Times New Roman"/>
          <w:sz w:val="24"/>
          <w:szCs w:val="24"/>
        </w:rPr>
      </w:pPr>
      <w:r w:rsidRPr="00F37A3B">
        <w:rPr>
          <w:rFonts w:cs="Times New Roman"/>
          <w:sz w:val="24"/>
          <w:szCs w:val="24"/>
        </w:rPr>
        <w:t>QA is responsible for maintenance of the Non-Conforming Materials Report Log and issuing new NCMR numbers.  The QA designee is responsible to enter all relevant information into the Non-Conforming Materials Report Log at the time of NCMR number being issued.</w:t>
      </w:r>
    </w:p>
    <w:p w:rsidR="00305421" w:rsidRPr="00F37A3B" w:rsidRDefault="00305421" w:rsidP="00CF7D62">
      <w:pPr>
        <w:pStyle w:val="ListParagraph"/>
        <w:spacing w:after="0"/>
        <w:ind w:left="2160"/>
        <w:rPr>
          <w:rFonts w:cs="Times New Roman"/>
          <w:sz w:val="24"/>
          <w:szCs w:val="24"/>
        </w:rPr>
      </w:pPr>
    </w:p>
    <w:p w:rsidR="00927BC4" w:rsidRPr="00F37A3B" w:rsidRDefault="00927BC4" w:rsidP="00CF7D62">
      <w:pPr>
        <w:pStyle w:val="ListParagraph"/>
        <w:numPr>
          <w:ilvl w:val="2"/>
          <w:numId w:val="5"/>
        </w:numPr>
        <w:spacing w:after="0"/>
        <w:rPr>
          <w:rFonts w:cs="Times New Roman"/>
          <w:sz w:val="24"/>
          <w:szCs w:val="24"/>
        </w:rPr>
      </w:pPr>
      <w:r w:rsidRPr="00F37A3B">
        <w:rPr>
          <w:rFonts w:cs="Times New Roman"/>
          <w:sz w:val="24"/>
          <w:szCs w:val="24"/>
        </w:rPr>
        <w:t xml:space="preserve">The non-conforming material with proper labeling is forwarded to a quarantine location along with the original NCMR and held for the MRB review. </w:t>
      </w:r>
    </w:p>
    <w:p w:rsidR="00230F81" w:rsidRPr="00F37A3B" w:rsidRDefault="00230F81" w:rsidP="00CF7D62">
      <w:pPr>
        <w:pStyle w:val="ListParagraph"/>
        <w:spacing w:after="0"/>
        <w:ind w:left="1440"/>
        <w:rPr>
          <w:rFonts w:cs="Times New Roman"/>
          <w:sz w:val="24"/>
          <w:szCs w:val="24"/>
        </w:rPr>
      </w:pPr>
    </w:p>
    <w:p w:rsidR="00230F81" w:rsidRPr="00F37A3B" w:rsidRDefault="00261587" w:rsidP="00CF7D62">
      <w:pPr>
        <w:pStyle w:val="ListParagraph"/>
        <w:numPr>
          <w:ilvl w:val="1"/>
          <w:numId w:val="5"/>
        </w:numPr>
        <w:spacing w:after="0"/>
        <w:rPr>
          <w:rFonts w:cs="Times New Roman"/>
          <w:sz w:val="24"/>
          <w:szCs w:val="24"/>
        </w:rPr>
      </w:pPr>
      <w:r w:rsidRPr="00F37A3B">
        <w:rPr>
          <w:rFonts w:cs="Times New Roman"/>
          <w:sz w:val="24"/>
          <w:szCs w:val="24"/>
        </w:rPr>
        <w:t>Materials Hold</w:t>
      </w:r>
    </w:p>
    <w:p w:rsidR="00261587" w:rsidRPr="00F37A3B" w:rsidRDefault="00261587" w:rsidP="00CF7D62">
      <w:pPr>
        <w:pStyle w:val="ListParagraph"/>
        <w:spacing w:after="0"/>
        <w:ind w:left="1440"/>
        <w:rPr>
          <w:rFonts w:cs="Times New Roman"/>
          <w:sz w:val="24"/>
          <w:szCs w:val="24"/>
        </w:rPr>
      </w:pPr>
    </w:p>
    <w:p w:rsidR="00261587" w:rsidRPr="00F37A3B" w:rsidRDefault="00261587" w:rsidP="00CF7D62">
      <w:pPr>
        <w:pStyle w:val="ListParagraph"/>
        <w:numPr>
          <w:ilvl w:val="2"/>
          <w:numId w:val="5"/>
        </w:numPr>
        <w:spacing w:after="0"/>
        <w:rPr>
          <w:rFonts w:cs="Times New Roman"/>
          <w:sz w:val="24"/>
          <w:szCs w:val="24"/>
        </w:rPr>
      </w:pPr>
      <w:r w:rsidRPr="00F37A3B">
        <w:rPr>
          <w:rFonts w:cs="Times New Roman"/>
          <w:sz w:val="24"/>
          <w:szCs w:val="24"/>
        </w:rPr>
        <w:t xml:space="preserve">Material on hold must be segregated from accepted product, properly labeled as to the status and prevented from use until MRB disposition.  </w:t>
      </w:r>
    </w:p>
    <w:p w:rsidR="004B7C46" w:rsidRPr="00F37A3B" w:rsidRDefault="004B7C46" w:rsidP="00CF7D62">
      <w:pPr>
        <w:pStyle w:val="ListParagraph"/>
        <w:spacing w:after="0"/>
        <w:ind w:left="2160"/>
        <w:rPr>
          <w:rFonts w:cs="Times New Roman"/>
          <w:sz w:val="24"/>
          <w:szCs w:val="24"/>
        </w:rPr>
      </w:pPr>
    </w:p>
    <w:p w:rsidR="00261587" w:rsidRPr="00F37A3B" w:rsidRDefault="00261587" w:rsidP="00CF7D62">
      <w:pPr>
        <w:pStyle w:val="ListParagraph"/>
        <w:numPr>
          <w:ilvl w:val="2"/>
          <w:numId w:val="5"/>
        </w:numPr>
        <w:spacing w:after="0"/>
        <w:rPr>
          <w:rFonts w:cs="Times New Roman"/>
          <w:sz w:val="24"/>
          <w:szCs w:val="24"/>
        </w:rPr>
      </w:pPr>
      <w:r w:rsidRPr="00F37A3B">
        <w:rPr>
          <w:rFonts w:cs="Times New Roman"/>
          <w:sz w:val="24"/>
          <w:szCs w:val="24"/>
        </w:rPr>
        <w:t>Material on hold cannot be removed from hold without prior authorization through an MRB disposition or process deviation.</w:t>
      </w:r>
    </w:p>
    <w:p w:rsidR="004B7C46" w:rsidRPr="00F37A3B" w:rsidRDefault="004B7C46" w:rsidP="00CF7D62">
      <w:pPr>
        <w:pStyle w:val="ListParagraph"/>
        <w:spacing w:after="0"/>
        <w:ind w:left="2160"/>
        <w:rPr>
          <w:rFonts w:cs="Times New Roman"/>
          <w:sz w:val="24"/>
          <w:szCs w:val="24"/>
        </w:rPr>
      </w:pPr>
    </w:p>
    <w:p w:rsidR="00261587" w:rsidRPr="00F37A3B" w:rsidRDefault="00261587" w:rsidP="00CF7D62">
      <w:pPr>
        <w:pStyle w:val="ListParagraph"/>
        <w:numPr>
          <w:ilvl w:val="2"/>
          <w:numId w:val="5"/>
        </w:numPr>
        <w:spacing w:after="0"/>
        <w:rPr>
          <w:rFonts w:cs="Times New Roman"/>
          <w:sz w:val="24"/>
          <w:szCs w:val="24"/>
        </w:rPr>
      </w:pPr>
      <w:r w:rsidRPr="00F37A3B">
        <w:rPr>
          <w:rFonts w:cs="Times New Roman"/>
          <w:sz w:val="24"/>
          <w:szCs w:val="24"/>
        </w:rPr>
        <w:t>Materials on hold for longer than 30 days should have a written explanation for the delay attached to the original NCMR.</w:t>
      </w:r>
    </w:p>
    <w:p w:rsidR="004B7C46" w:rsidRPr="00F37A3B" w:rsidRDefault="004B7C46" w:rsidP="00CF7D62">
      <w:pPr>
        <w:pStyle w:val="ListParagraph"/>
        <w:spacing w:after="0"/>
        <w:ind w:left="2160"/>
        <w:rPr>
          <w:rFonts w:cs="Times New Roman"/>
          <w:sz w:val="24"/>
          <w:szCs w:val="24"/>
        </w:rPr>
      </w:pPr>
    </w:p>
    <w:p w:rsidR="00261587" w:rsidRPr="00F37A3B" w:rsidRDefault="00261587" w:rsidP="00CF7D62">
      <w:pPr>
        <w:pStyle w:val="ListParagraph"/>
        <w:numPr>
          <w:ilvl w:val="2"/>
          <w:numId w:val="5"/>
        </w:numPr>
        <w:spacing w:after="0"/>
        <w:rPr>
          <w:rFonts w:cs="Times New Roman"/>
          <w:sz w:val="24"/>
          <w:szCs w:val="24"/>
        </w:rPr>
      </w:pPr>
      <w:r w:rsidRPr="00F37A3B">
        <w:rPr>
          <w:rFonts w:cs="Times New Roman"/>
          <w:sz w:val="24"/>
          <w:szCs w:val="24"/>
        </w:rPr>
        <w:t>QA is responsible fo</w:t>
      </w:r>
      <w:r w:rsidR="004B7C46" w:rsidRPr="00F37A3B">
        <w:rPr>
          <w:rFonts w:cs="Times New Roman"/>
          <w:sz w:val="24"/>
          <w:szCs w:val="24"/>
        </w:rPr>
        <w:t>r oversight of the hold materials.</w:t>
      </w:r>
    </w:p>
    <w:p w:rsidR="00261587" w:rsidRPr="00F37A3B" w:rsidRDefault="00261587" w:rsidP="00CF7D62">
      <w:pPr>
        <w:pStyle w:val="ListParagraph"/>
        <w:spacing w:after="0"/>
        <w:ind w:left="1440"/>
        <w:rPr>
          <w:rFonts w:cs="Times New Roman"/>
          <w:sz w:val="24"/>
          <w:szCs w:val="24"/>
        </w:rPr>
      </w:pPr>
    </w:p>
    <w:p w:rsidR="00261587" w:rsidRPr="00F37A3B" w:rsidRDefault="004B7C46" w:rsidP="00CF7D62">
      <w:pPr>
        <w:pStyle w:val="ListParagraph"/>
        <w:numPr>
          <w:ilvl w:val="1"/>
          <w:numId w:val="5"/>
        </w:numPr>
        <w:spacing w:after="0"/>
        <w:rPr>
          <w:rFonts w:cs="Times New Roman"/>
          <w:sz w:val="24"/>
          <w:szCs w:val="24"/>
        </w:rPr>
      </w:pPr>
      <w:r w:rsidRPr="00F37A3B">
        <w:rPr>
          <w:rFonts w:cs="Times New Roman"/>
          <w:sz w:val="24"/>
          <w:szCs w:val="24"/>
        </w:rPr>
        <w:t>Material Review Board (MRB)</w:t>
      </w:r>
    </w:p>
    <w:p w:rsidR="004B7C46" w:rsidRPr="00F37A3B" w:rsidRDefault="004B7C46" w:rsidP="00CF7D62">
      <w:pPr>
        <w:pStyle w:val="ListParagraph"/>
        <w:spacing w:after="0"/>
        <w:ind w:left="1440"/>
        <w:rPr>
          <w:rFonts w:cs="Times New Roman"/>
          <w:sz w:val="24"/>
          <w:szCs w:val="24"/>
        </w:rPr>
      </w:pPr>
    </w:p>
    <w:p w:rsidR="004B7C46" w:rsidRPr="00F37A3B" w:rsidRDefault="004B7C46" w:rsidP="00CF7D62">
      <w:pPr>
        <w:pStyle w:val="ListParagraph"/>
        <w:numPr>
          <w:ilvl w:val="2"/>
          <w:numId w:val="5"/>
        </w:numPr>
        <w:spacing w:after="0"/>
        <w:rPr>
          <w:rFonts w:cs="Times New Roman"/>
          <w:sz w:val="24"/>
          <w:szCs w:val="24"/>
        </w:rPr>
      </w:pPr>
      <w:r w:rsidRPr="00F37A3B">
        <w:rPr>
          <w:rFonts w:cs="Times New Roman"/>
          <w:sz w:val="24"/>
          <w:szCs w:val="24"/>
        </w:rPr>
        <w:t xml:space="preserve">The Material Review Board consists of appropriate representatives from each department with the technical knowledge and experience to disposition product and </w:t>
      </w:r>
      <w:proofErr w:type="gramStart"/>
      <w:r w:rsidR="00782CCE" w:rsidRPr="00F37A3B">
        <w:rPr>
          <w:rFonts w:cs="Times New Roman"/>
          <w:sz w:val="24"/>
          <w:szCs w:val="24"/>
        </w:rPr>
        <w:t>suggest</w:t>
      </w:r>
      <w:bookmarkStart w:id="1" w:name="_GoBack"/>
      <w:bookmarkEnd w:id="1"/>
      <w:proofErr w:type="gramEnd"/>
      <w:r w:rsidRPr="00F37A3B">
        <w:rPr>
          <w:rFonts w:cs="Times New Roman"/>
          <w:sz w:val="24"/>
          <w:szCs w:val="24"/>
        </w:rPr>
        <w:t xml:space="preserve"> corrective and preventive action.  Each department will be responsible to identify one individual who will participate on materials review decisions.</w:t>
      </w:r>
    </w:p>
    <w:p w:rsidR="004B7C46" w:rsidRPr="00F37A3B" w:rsidRDefault="004B7C46" w:rsidP="00CF7D62">
      <w:pPr>
        <w:pStyle w:val="ListParagraph"/>
        <w:spacing w:after="0"/>
        <w:ind w:left="2160"/>
        <w:rPr>
          <w:rFonts w:cs="Times New Roman"/>
          <w:sz w:val="24"/>
          <w:szCs w:val="24"/>
        </w:rPr>
      </w:pPr>
    </w:p>
    <w:p w:rsidR="004B7C46" w:rsidRPr="00F37A3B" w:rsidRDefault="004B7C46" w:rsidP="00CF7D62">
      <w:pPr>
        <w:pStyle w:val="ListParagraph"/>
        <w:numPr>
          <w:ilvl w:val="2"/>
          <w:numId w:val="5"/>
        </w:numPr>
        <w:spacing w:after="0"/>
        <w:rPr>
          <w:rFonts w:cs="Times New Roman"/>
          <w:sz w:val="24"/>
          <w:szCs w:val="24"/>
        </w:rPr>
      </w:pPr>
      <w:r w:rsidRPr="00F37A3B">
        <w:rPr>
          <w:rFonts w:cs="Times New Roman"/>
          <w:sz w:val="24"/>
          <w:szCs w:val="24"/>
        </w:rPr>
        <w:t xml:space="preserve">The QA Manager or designee will </w:t>
      </w:r>
      <w:r w:rsidR="008C1920" w:rsidRPr="00F37A3B">
        <w:rPr>
          <w:rFonts w:cs="Times New Roman"/>
          <w:sz w:val="24"/>
          <w:szCs w:val="24"/>
        </w:rPr>
        <w:t>act as a facilitator for</w:t>
      </w:r>
      <w:r w:rsidRPr="00F37A3B">
        <w:rPr>
          <w:rFonts w:cs="Times New Roman"/>
          <w:sz w:val="24"/>
          <w:szCs w:val="24"/>
        </w:rPr>
        <w:t xml:space="preserve"> the MRB.  The </w:t>
      </w:r>
      <w:r w:rsidR="008C1920" w:rsidRPr="00F37A3B">
        <w:rPr>
          <w:rFonts w:cs="Times New Roman"/>
          <w:sz w:val="24"/>
          <w:szCs w:val="24"/>
        </w:rPr>
        <w:t>facilitator</w:t>
      </w:r>
      <w:r w:rsidRPr="00F37A3B">
        <w:rPr>
          <w:rFonts w:cs="Times New Roman"/>
          <w:sz w:val="24"/>
          <w:szCs w:val="24"/>
        </w:rPr>
        <w:t xml:space="preserve"> of the MRB is responsible to notify MRB representatives when materials require disposition.  The </w:t>
      </w:r>
      <w:r w:rsidR="008C1920" w:rsidRPr="00F37A3B">
        <w:rPr>
          <w:rFonts w:cs="Times New Roman"/>
          <w:sz w:val="24"/>
          <w:szCs w:val="24"/>
        </w:rPr>
        <w:t>facilitator</w:t>
      </w:r>
      <w:r w:rsidRPr="00F37A3B">
        <w:rPr>
          <w:rFonts w:cs="Times New Roman"/>
          <w:sz w:val="24"/>
          <w:szCs w:val="24"/>
        </w:rPr>
        <w:t xml:space="preserve"> of the MRB is also r</w:t>
      </w:r>
      <w:r w:rsidR="008C1920" w:rsidRPr="00F37A3B">
        <w:rPr>
          <w:rFonts w:cs="Times New Roman"/>
          <w:sz w:val="24"/>
          <w:szCs w:val="24"/>
        </w:rPr>
        <w:t>esponsible to oversee the</w:t>
      </w:r>
      <w:r w:rsidRPr="00F37A3B">
        <w:rPr>
          <w:rFonts w:cs="Times New Roman"/>
          <w:sz w:val="24"/>
          <w:szCs w:val="24"/>
        </w:rPr>
        <w:t xml:space="preserve"> documentation on the NCMR, </w:t>
      </w:r>
      <w:r w:rsidR="008C1920" w:rsidRPr="00F37A3B">
        <w:rPr>
          <w:rFonts w:cs="Times New Roman"/>
          <w:sz w:val="24"/>
          <w:szCs w:val="24"/>
        </w:rPr>
        <w:t xml:space="preserve">forward materials and documentation as instructed by the MRB, and </w:t>
      </w:r>
      <w:r w:rsidRPr="00F37A3B">
        <w:rPr>
          <w:rFonts w:cs="Times New Roman"/>
          <w:sz w:val="24"/>
          <w:szCs w:val="24"/>
        </w:rPr>
        <w:t>process the NCMR for tracking and follow-up after actions are assigned by the MRB.</w:t>
      </w:r>
    </w:p>
    <w:p w:rsidR="008C1920" w:rsidRPr="00F37A3B" w:rsidRDefault="008C1920" w:rsidP="00CF7D62">
      <w:pPr>
        <w:pStyle w:val="ListParagraph"/>
        <w:spacing w:after="0"/>
        <w:rPr>
          <w:rFonts w:cs="Times New Roman"/>
          <w:sz w:val="24"/>
          <w:szCs w:val="24"/>
        </w:rPr>
      </w:pPr>
    </w:p>
    <w:p w:rsidR="008C1920" w:rsidRPr="00F37A3B" w:rsidRDefault="008C1920" w:rsidP="00CF7D62">
      <w:pPr>
        <w:pStyle w:val="ListParagraph"/>
        <w:numPr>
          <w:ilvl w:val="2"/>
          <w:numId w:val="5"/>
        </w:numPr>
        <w:spacing w:after="0"/>
        <w:rPr>
          <w:rFonts w:cs="Times New Roman"/>
          <w:sz w:val="24"/>
          <w:szCs w:val="24"/>
        </w:rPr>
      </w:pPr>
      <w:r w:rsidRPr="00F37A3B">
        <w:rPr>
          <w:rFonts w:cs="Times New Roman"/>
          <w:sz w:val="24"/>
          <w:szCs w:val="24"/>
        </w:rPr>
        <w:t xml:space="preserve">MRB representatives are responsible to </w:t>
      </w:r>
      <w:r w:rsidR="00225EF5" w:rsidRPr="00F37A3B">
        <w:rPr>
          <w:rFonts w:cs="Times New Roman"/>
          <w:sz w:val="24"/>
          <w:szCs w:val="24"/>
        </w:rPr>
        <w:t xml:space="preserve">represent the technical expertise of their functional group during MRB determinations.  MRB representatives are also responsible to </w:t>
      </w:r>
      <w:r w:rsidRPr="00F37A3B">
        <w:rPr>
          <w:rFonts w:cs="Times New Roman"/>
          <w:sz w:val="24"/>
          <w:szCs w:val="24"/>
        </w:rPr>
        <w:t>carry out all instructions required by the board within the time frames assigned.</w:t>
      </w:r>
    </w:p>
    <w:p w:rsidR="008C1920" w:rsidRPr="00F37A3B" w:rsidRDefault="008C1920" w:rsidP="00CF7D62">
      <w:pPr>
        <w:pStyle w:val="ListParagraph"/>
        <w:spacing w:after="0"/>
        <w:rPr>
          <w:rFonts w:cs="Times New Roman"/>
          <w:sz w:val="24"/>
          <w:szCs w:val="24"/>
        </w:rPr>
      </w:pPr>
    </w:p>
    <w:p w:rsidR="002A09F0" w:rsidRPr="00F37A3B" w:rsidRDefault="002A09F0" w:rsidP="00CF7D62">
      <w:pPr>
        <w:pStyle w:val="ListParagraph"/>
        <w:numPr>
          <w:ilvl w:val="2"/>
          <w:numId w:val="5"/>
        </w:numPr>
        <w:spacing w:after="0"/>
        <w:rPr>
          <w:rFonts w:cs="Times New Roman"/>
          <w:sz w:val="24"/>
          <w:szCs w:val="24"/>
        </w:rPr>
      </w:pPr>
      <w:r w:rsidRPr="00F37A3B">
        <w:rPr>
          <w:rFonts w:cs="Times New Roman"/>
          <w:sz w:val="24"/>
          <w:szCs w:val="24"/>
        </w:rPr>
        <w:t xml:space="preserve">MRB reviews the non-conformance and identifies any appropriate actions necessary.  Any instruction for </w:t>
      </w:r>
      <w:r w:rsidR="00A36F9E" w:rsidRPr="00F37A3B">
        <w:rPr>
          <w:rFonts w:cs="Times New Roman"/>
          <w:sz w:val="24"/>
          <w:szCs w:val="24"/>
        </w:rPr>
        <w:t xml:space="preserve">use as is, </w:t>
      </w:r>
      <w:r w:rsidRPr="00F37A3B">
        <w:rPr>
          <w:rFonts w:cs="Times New Roman"/>
          <w:sz w:val="24"/>
          <w:szCs w:val="24"/>
        </w:rPr>
        <w:t xml:space="preserve">rework, and/or </w:t>
      </w:r>
      <w:r w:rsidR="00A36F9E" w:rsidRPr="00F37A3B">
        <w:rPr>
          <w:rFonts w:cs="Times New Roman"/>
          <w:sz w:val="24"/>
          <w:szCs w:val="24"/>
        </w:rPr>
        <w:t>rejection/scrap</w:t>
      </w:r>
      <w:r w:rsidRPr="00F37A3B">
        <w:rPr>
          <w:rFonts w:cs="Times New Roman"/>
          <w:sz w:val="24"/>
          <w:szCs w:val="24"/>
        </w:rPr>
        <w:t xml:space="preserve"> will be documented in the Disposition Section.  </w:t>
      </w:r>
      <w:r w:rsidR="003813E6" w:rsidRPr="00F37A3B">
        <w:rPr>
          <w:rFonts w:cs="Times New Roman"/>
          <w:sz w:val="24"/>
          <w:szCs w:val="24"/>
        </w:rPr>
        <w:t xml:space="preserve">The department responsible for implementing the disposition should be indicated in the Disposition Section.  </w:t>
      </w:r>
      <w:r w:rsidRPr="00F37A3B">
        <w:rPr>
          <w:rFonts w:cs="Times New Roman"/>
          <w:sz w:val="24"/>
          <w:szCs w:val="24"/>
        </w:rPr>
        <w:t>An example of possible dispositions include:</w:t>
      </w:r>
    </w:p>
    <w:p w:rsidR="002A09F0" w:rsidRPr="00F37A3B" w:rsidRDefault="002A09F0" w:rsidP="00CF7D62">
      <w:pPr>
        <w:pStyle w:val="ListParagraph"/>
        <w:spacing w:after="0"/>
        <w:ind w:left="3240"/>
        <w:rPr>
          <w:rFonts w:cs="Times New Roman"/>
          <w:sz w:val="24"/>
          <w:szCs w:val="24"/>
        </w:rPr>
      </w:pPr>
    </w:p>
    <w:p w:rsidR="002A09F0" w:rsidRPr="00F37A3B" w:rsidRDefault="002A09F0" w:rsidP="00CF7D62">
      <w:pPr>
        <w:pStyle w:val="ListParagraph"/>
        <w:numPr>
          <w:ilvl w:val="0"/>
          <w:numId w:val="6"/>
        </w:numPr>
        <w:spacing w:after="0"/>
        <w:rPr>
          <w:rFonts w:cs="Times New Roman"/>
          <w:sz w:val="24"/>
          <w:szCs w:val="24"/>
        </w:rPr>
      </w:pPr>
      <w:r w:rsidRPr="00F37A3B">
        <w:rPr>
          <w:rFonts w:cs="Times New Roman"/>
          <w:sz w:val="24"/>
          <w:szCs w:val="24"/>
        </w:rPr>
        <w:t>Use as is- Use of the product/component as is without modification or further inspection.  Use as is dispositions require a written justification of the disposition to be included.</w:t>
      </w:r>
    </w:p>
    <w:p w:rsidR="002A09F0" w:rsidRPr="00F37A3B" w:rsidRDefault="002A09F0" w:rsidP="00CF7D62">
      <w:pPr>
        <w:pStyle w:val="ListParagraph"/>
        <w:spacing w:after="0"/>
        <w:ind w:left="3240"/>
        <w:rPr>
          <w:rFonts w:cs="Times New Roman"/>
          <w:sz w:val="24"/>
          <w:szCs w:val="24"/>
        </w:rPr>
      </w:pPr>
    </w:p>
    <w:p w:rsidR="002A09F0" w:rsidRPr="00F37A3B" w:rsidRDefault="002A09F0" w:rsidP="00CF7D62">
      <w:pPr>
        <w:pStyle w:val="ListParagraph"/>
        <w:numPr>
          <w:ilvl w:val="0"/>
          <w:numId w:val="6"/>
        </w:numPr>
        <w:spacing w:after="0"/>
        <w:rPr>
          <w:rFonts w:cs="Times New Roman"/>
          <w:sz w:val="24"/>
          <w:szCs w:val="24"/>
        </w:rPr>
      </w:pPr>
      <w:r w:rsidRPr="00F37A3B">
        <w:rPr>
          <w:rFonts w:cs="Times New Roman"/>
          <w:sz w:val="24"/>
          <w:szCs w:val="24"/>
        </w:rPr>
        <w:t>Rework- Rework dispositions require the approval of written rework instructions to be included with the NCMR or handled through EPIC’s Deviations procedure.</w:t>
      </w:r>
    </w:p>
    <w:p w:rsidR="002A09F0" w:rsidRPr="00F37A3B" w:rsidRDefault="002A09F0" w:rsidP="00CF7D62">
      <w:pPr>
        <w:pStyle w:val="ListParagraph"/>
        <w:spacing w:after="0"/>
        <w:rPr>
          <w:rFonts w:cs="Times New Roman"/>
          <w:sz w:val="24"/>
          <w:szCs w:val="24"/>
        </w:rPr>
      </w:pPr>
    </w:p>
    <w:p w:rsidR="002A09F0" w:rsidRPr="00F37A3B" w:rsidRDefault="002A09F0" w:rsidP="00CF7D62">
      <w:pPr>
        <w:pStyle w:val="ListParagraph"/>
        <w:numPr>
          <w:ilvl w:val="0"/>
          <w:numId w:val="6"/>
        </w:numPr>
        <w:spacing w:after="0"/>
        <w:rPr>
          <w:rFonts w:cs="Times New Roman"/>
          <w:sz w:val="24"/>
          <w:szCs w:val="24"/>
        </w:rPr>
      </w:pPr>
      <w:r w:rsidRPr="00F37A3B">
        <w:rPr>
          <w:rFonts w:cs="Times New Roman"/>
          <w:sz w:val="24"/>
          <w:szCs w:val="24"/>
        </w:rPr>
        <w:t>Reject- Reject dispositions are reserved for incoming materials which are being rejected back to the supplier due to the non-conformance.</w:t>
      </w:r>
    </w:p>
    <w:p w:rsidR="002A09F0" w:rsidRPr="00F37A3B" w:rsidRDefault="002A09F0" w:rsidP="00CF7D62">
      <w:pPr>
        <w:pStyle w:val="ListParagraph"/>
        <w:spacing w:after="0"/>
        <w:rPr>
          <w:rFonts w:cs="Times New Roman"/>
          <w:sz w:val="24"/>
          <w:szCs w:val="24"/>
        </w:rPr>
      </w:pPr>
    </w:p>
    <w:p w:rsidR="002A09F0" w:rsidRPr="00F37A3B" w:rsidRDefault="002A09F0" w:rsidP="00CF7D62">
      <w:pPr>
        <w:pStyle w:val="ListParagraph"/>
        <w:numPr>
          <w:ilvl w:val="0"/>
          <w:numId w:val="6"/>
        </w:numPr>
        <w:spacing w:after="0"/>
        <w:rPr>
          <w:rFonts w:cs="Times New Roman"/>
          <w:sz w:val="24"/>
          <w:szCs w:val="24"/>
        </w:rPr>
      </w:pPr>
      <w:r w:rsidRPr="00F37A3B">
        <w:rPr>
          <w:rFonts w:cs="Times New Roman"/>
          <w:sz w:val="24"/>
          <w:szCs w:val="24"/>
        </w:rPr>
        <w:t>Scrap- Scrap dispositions require the proper disposal of the product/components in question.  MRB members who make scrap dispositions must include a representative from the department from which the scrapped items will be charged.</w:t>
      </w:r>
    </w:p>
    <w:p w:rsidR="002A09F0" w:rsidRPr="00F37A3B" w:rsidRDefault="002A09F0" w:rsidP="00CF7D62">
      <w:pPr>
        <w:spacing w:after="0"/>
        <w:rPr>
          <w:rFonts w:cs="Times New Roman"/>
          <w:sz w:val="24"/>
          <w:szCs w:val="24"/>
        </w:rPr>
      </w:pPr>
    </w:p>
    <w:p w:rsidR="00CB03E8" w:rsidRPr="00F37A3B" w:rsidRDefault="00CB03E8" w:rsidP="00147E92">
      <w:pPr>
        <w:spacing w:after="0"/>
        <w:ind w:left="2160"/>
        <w:rPr>
          <w:rFonts w:cs="Times New Roman"/>
          <w:sz w:val="24"/>
          <w:szCs w:val="24"/>
        </w:rPr>
      </w:pPr>
      <w:r w:rsidRPr="00F37A3B">
        <w:rPr>
          <w:rFonts w:cs="Times New Roman"/>
          <w:sz w:val="24"/>
          <w:szCs w:val="24"/>
        </w:rPr>
        <w:t xml:space="preserve">NOTE:  Materials and/or devices returned after use in clinical investigations may be </w:t>
      </w:r>
      <w:proofErr w:type="spellStart"/>
      <w:r w:rsidRPr="00F37A3B">
        <w:rPr>
          <w:rFonts w:cs="Times New Roman"/>
          <w:sz w:val="24"/>
          <w:szCs w:val="24"/>
        </w:rPr>
        <w:t>dispositioned</w:t>
      </w:r>
      <w:proofErr w:type="spellEnd"/>
      <w:r w:rsidRPr="00F37A3B">
        <w:rPr>
          <w:rFonts w:cs="Times New Roman"/>
          <w:sz w:val="24"/>
          <w:szCs w:val="24"/>
        </w:rPr>
        <w:t xml:space="preserve"> with a Use </w:t>
      </w:r>
      <w:proofErr w:type="gramStart"/>
      <w:r w:rsidRPr="00F37A3B">
        <w:rPr>
          <w:rFonts w:cs="Times New Roman"/>
          <w:sz w:val="24"/>
          <w:szCs w:val="24"/>
        </w:rPr>
        <w:t>As</w:t>
      </w:r>
      <w:proofErr w:type="gramEnd"/>
      <w:r w:rsidRPr="00F37A3B">
        <w:rPr>
          <w:rFonts w:cs="Times New Roman"/>
          <w:sz w:val="24"/>
          <w:szCs w:val="24"/>
        </w:rPr>
        <w:t xml:space="preserve"> Is disposition with proper written justification.  These items may only be used in clinical investigations and/or product development testing and will be stored separate from productive materials inventory.  Materials returned from clinical investigations with the original labeling and the original packaging unopened may be </w:t>
      </w:r>
      <w:proofErr w:type="spellStart"/>
      <w:r w:rsidRPr="00F37A3B">
        <w:rPr>
          <w:rFonts w:cs="Times New Roman"/>
          <w:sz w:val="24"/>
          <w:szCs w:val="24"/>
        </w:rPr>
        <w:t>dispositioned</w:t>
      </w:r>
      <w:proofErr w:type="spellEnd"/>
      <w:r w:rsidRPr="00F37A3B">
        <w:rPr>
          <w:rFonts w:cs="Times New Roman"/>
          <w:sz w:val="24"/>
          <w:szCs w:val="24"/>
        </w:rPr>
        <w:t xml:space="preserve"> with a Use </w:t>
      </w:r>
      <w:proofErr w:type="gramStart"/>
      <w:r w:rsidRPr="00F37A3B">
        <w:rPr>
          <w:rFonts w:cs="Times New Roman"/>
          <w:sz w:val="24"/>
          <w:szCs w:val="24"/>
        </w:rPr>
        <w:t>As</w:t>
      </w:r>
      <w:proofErr w:type="gramEnd"/>
      <w:r w:rsidRPr="00F37A3B">
        <w:rPr>
          <w:rFonts w:cs="Times New Roman"/>
          <w:sz w:val="24"/>
          <w:szCs w:val="24"/>
        </w:rPr>
        <w:t xml:space="preserve"> Is disposition and returned to productive materials inventory.  </w:t>
      </w:r>
    </w:p>
    <w:p w:rsidR="00CB03E8" w:rsidRPr="00F37A3B" w:rsidRDefault="00CB03E8" w:rsidP="00CF7D62">
      <w:pPr>
        <w:spacing w:after="0"/>
        <w:rPr>
          <w:rFonts w:cs="Times New Roman"/>
          <w:sz w:val="24"/>
          <w:szCs w:val="24"/>
        </w:rPr>
      </w:pPr>
    </w:p>
    <w:p w:rsidR="002A09F0" w:rsidRPr="00F37A3B" w:rsidRDefault="00836CC7" w:rsidP="00CF7D62">
      <w:pPr>
        <w:pStyle w:val="ListParagraph"/>
        <w:numPr>
          <w:ilvl w:val="2"/>
          <w:numId w:val="5"/>
        </w:numPr>
        <w:spacing w:after="0"/>
        <w:rPr>
          <w:rFonts w:cs="Times New Roman"/>
          <w:sz w:val="24"/>
          <w:szCs w:val="24"/>
        </w:rPr>
      </w:pPr>
      <w:r w:rsidRPr="00F37A3B">
        <w:rPr>
          <w:rFonts w:cs="Times New Roman"/>
          <w:sz w:val="24"/>
          <w:szCs w:val="24"/>
        </w:rPr>
        <w:t xml:space="preserve">The </w:t>
      </w:r>
      <w:r w:rsidR="002A09F0" w:rsidRPr="00F37A3B">
        <w:rPr>
          <w:rFonts w:cs="Times New Roman"/>
          <w:sz w:val="24"/>
          <w:szCs w:val="24"/>
        </w:rPr>
        <w:t xml:space="preserve">MRB will also assess any corrective action already taken and determine if further corrective action is necessary.  If further corrective action is necessary, the MRB will assess whether a Corrective and Preventive Action Plan (CPAP) or Supplier Corrective and Preventive Action Plan (SCPAP) will be required.  </w:t>
      </w:r>
      <w:r w:rsidR="003813E6" w:rsidRPr="00F37A3B">
        <w:rPr>
          <w:rFonts w:cs="Times New Roman"/>
          <w:sz w:val="24"/>
          <w:szCs w:val="24"/>
        </w:rPr>
        <w:t xml:space="preserve">Indicate the need to issue a CPAP or SCPAP by checking the box provided.  If further corrective action is not required, a justification for this decision will be recorded in the Corrective Action section of the NCMR.  The department responsible for implementing the corrective action should be indicated in the Corrective Action Section.  </w:t>
      </w:r>
    </w:p>
    <w:p w:rsidR="003813E6" w:rsidRPr="00F37A3B" w:rsidRDefault="003813E6" w:rsidP="00CF7D62">
      <w:pPr>
        <w:pStyle w:val="ListParagraph"/>
        <w:spacing w:after="0"/>
        <w:ind w:left="2160"/>
        <w:rPr>
          <w:rFonts w:cs="Times New Roman"/>
          <w:sz w:val="24"/>
          <w:szCs w:val="24"/>
        </w:rPr>
      </w:pPr>
    </w:p>
    <w:p w:rsidR="003813E6" w:rsidRPr="00F37A3B" w:rsidRDefault="003813E6" w:rsidP="00CF7D62">
      <w:pPr>
        <w:pStyle w:val="ListParagraph"/>
        <w:numPr>
          <w:ilvl w:val="2"/>
          <w:numId w:val="5"/>
        </w:numPr>
        <w:spacing w:after="0"/>
        <w:rPr>
          <w:rFonts w:cs="Times New Roman"/>
          <w:sz w:val="24"/>
          <w:szCs w:val="24"/>
        </w:rPr>
      </w:pPr>
      <w:r w:rsidRPr="00F37A3B">
        <w:rPr>
          <w:rFonts w:cs="Times New Roman"/>
          <w:sz w:val="24"/>
          <w:szCs w:val="24"/>
        </w:rPr>
        <w:t xml:space="preserve">The MRB will also assess the need for preventive action.  If further preventive action is necessary, the MRB may suggest the type/method of preventive action that will be implements.  This suggested preventive action will be recorded in the Preventive Action section of the MRB.  If preventive action is required, a Corrective and Preventive Action Plan (CPAP) or Supplier Corrective and Preventive Action Plan (SCPAP) will be required.  Indicate the need to issue a CPAP or SCPAP by checking the box provided.  If further preventive action is not required, a justification for this decision will be recorded in the Preventive Action section of the NCMR.  The department responsible for implementing the preventive action should be indicated in the Preventive Action Section.  </w:t>
      </w:r>
    </w:p>
    <w:p w:rsidR="003813E6" w:rsidRPr="00F37A3B" w:rsidRDefault="003813E6" w:rsidP="00CF7D62">
      <w:pPr>
        <w:pStyle w:val="ListParagraph"/>
        <w:spacing w:after="0"/>
        <w:rPr>
          <w:rFonts w:cs="Times New Roman"/>
          <w:sz w:val="24"/>
          <w:szCs w:val="24"/>
        </w:rPr>
      </w:pPr>
    </w:p>
    <w:p w:rsidR="008C1920" w:rsidRPr="00F37A3B" w:rsidRDefault="008C1920" w:rsidP="00CF7D62">
      <w:pPr>
        <w:pStyle w:val="ListParagraph"/>
        <w:numPr>
          <w:ilvl w:val="2"/>
          <w:numId w:val="5"/>
        </w:numPr>
        <w:spacing w:after="0"/>
        <w:rPr>
          <w:rFonts w:cs="Times New Roman"/>
          <w:sz w:val="24"/>
          <w:szCs w:val="24"/>
        </w:rPr>
      </w:pPr>
      <w:r w:rsidRPr="00F37A3B">
        <w:rPr>
          <w:rFonts w:cs="Times New Roman"/>
          <w:sz w:val="24"/>
          <w:szCs w:val="24"/>
        </w:rPr>
        <w:t>MRB Review is documented by a signature and date</w:t>
      </w:r>
      <w:r w:rsidR="00225EF5" w:rsidRPr="00F37A3B">
        <w:rPr>
          <w:rFonts w:cs="Times New Roman"/>
          <w:sz w:val="24"/>
          <w:szCs w:val="24"/>
        </w:rPr>
        <w:t xml:space="preserve"> for each required functional group</w:t>
      </w:r>
      <w:r w:rsidRPr="00F37A3B">
        <w:rPr>
          <w:rFonts w:cs="Times New Roman"/>
          <w:sz w:val="24"/>
          <w:szCs w:val="24"/>
        </w:rPr>
        <w:t xml:space="preserve"> in the appropriate location in Section 3 of the NCMR.  </w:t>
      </w:r>
      <w:r w:rsidR="00225EF5" w:rsidRPr="00F37A3B">
        <w:rPr>
          <w:rFonts w:cs="Times New Roman"/>
          <w:sz w:val="24"/>
          <w:szCs w:val="24"/>
        </w:rPr>
        <w:t>MRB can be conducted with a minimum representation of QA and OPS or ENG.  MRB representatives can request additional representatives at any time as needed to ensure that the proper functional expertise is represented on the board.</w:t>
      </w:r>
    </w:p>
    <w:p w:rsidR="004B7C46" w:rsidRPr="00F37A3B" w:rsidRDefault="004B7C46" w:rsidP="00CF7D62">
      <w:pPr>
        <w:pStyle w:val="ListParagraph"/>
        <w:spacing w:after="0"/>
        <w:ind w:left="1440"/>
        <w:rPr>
          <w:rFonts w:cs="Times New Roman"/>
          <w:sz w:val="24"/>
          <w:szCs w:val="24"/>
        </w:rPr>
      </w:pPr>
    </w:p>
    <w:p w:rsidR="004B7C46" w:rsidRPr="00F37A3B" w:rsidRDefault="003813E6" w:rsidP="00CF7D62">
      <w:pPr>
        <w:pStyle w:val="ListParagraph"/>
        <w:numPr>
          <w:ilvl w:val="1"/>
          <w:numId w:val="5"/>
        </w:numPr>
        <w:spacing w:after="0"/>
        <w:rPr>
          <w:rFonts w:cs="Times New Roman"/>
          <w:sz w:val="24"/>
          <w:szCs w:val="24"/>
        </w:rPr>
      </w:pPr>
      <w:r w:rsidRPr="00F37A3B">
        <w:rPr>
          <w:rFonts w:cs="Times New Roman"/>
          <w:sz w:val="24"/>
          <w:szCs w:val="24"/>
        </w:rPr>
        <w:t>Assigned departments are required to implement all disposition instructions, corrective action requirements and preventive action requirements.  Product should be properly labeled at all times throughout the process with labeling that clearly identifies the product as non-conforming until the disposition is determined to allow different labeling.  In the absence of clear delineation, QA will take responsibility for ensure that all MRB decisions are carried out.</w:t>
      </w:r>
      <w:r w:rsidR="00A36F9E" w:rsidRPr="00F37A3B">
        <w:rPr>
          <w:rFonts w:cs="Times New Roman"/>
          <w:sz w:val="24"/>
          <w:szCs w:val="24"/>
        </w:rPr>
        <w:t xml:space="preserve">  The Non-Conforming Material Process Flowchart can be used as a reference for proper process flow.</w:t>
      </w:r>
    </w:p>
    <w:p w:rsidR="003813E6" w:rsidRPr="00F37A3B" w:rsidRDefault="003813E6" w:rsidP="00CF7D62">
      <w:pPr>
        <w:pStyle w:val="ListParagraph"/>
        <w:spacing w:after="0"/>
        <w:ind w:left="1440"/>
        <w:rPr>
          <w:rFonts w:cs="Times New Roman"/>
          <w:sz w:val="24"/>
          <w:szCs w:val="24"/>
        </w:rPr>
      </w:pPr>
    </w:p>
    <w:p w:rsidR="00A55941" w:rsidRPr="00F37A3B" w:rsidRDefault="00A55941" w:rsidP="00CF7D62">
      <w:pPr>
        <w:pStyle w:val="ListParagraph"/>
        <w:numPr>
          <w:ilvl w:val="1"/>
          <w:numId w:val="5"/>
        </w:numPr>
        <w:spacing w:after="0"/>
        <w:rPr>
          <w:rFonts w:cs="Times New Roman"/>
          <w:sz w:val="24"/>
          <w:szCs w:val="24"/>
        </w:rPr>
      </w:pPr>
      <w:r w:rsidRPr="00F37A3B">
        <w:rPr>
          <w:rFonts w:cs="Times New Roman"/>
          <w:sz w:val="24"/>
          <w:szCs w:val="24"/>
        </w:rPr>
        <w:t>NCMR Final Review</w:t>
      </w:r>
    </w:p>
    <w:p w:rsidR="00A36F9E" w:rsidRPr="00F37A3B" w:rsidRDefault="00A36F9E" w:rsidP="00CF7D62">
      <w:pPr>
        <w:pStyle w:val="ListParagraph"/>
        <w:spacing w:after="0"/>
        <w:rPr>
          <w:rFonts w:cs="Times New Roman"/>
          <w:sz w:val="24"/>
          <w:szCs w:val="24"/>
        </w:rPr>
      </w:pPr>
    </w:p>
    <w:p w:rsidR="00A36F9E" w:rsidRPr="00F37A3B" w:rsidRDefault="00A36F9E" w:rsidP="00CF7D62">
      <w:pPr>
        <w:pStyle w:val="ListParagraph"/>
        <w:spacing w:after="0"/>
        <w:ind w:left="1440"/>
        <w:rPr>
          <w:rFonts w:cs="Times New Roman"/>
          <w:sz w:val="24"/>
          <w:szCs w:val="24"/>
        </w:rPr>
      </w:pPr>
      <w:r w:rsidRPr="00F37A3B">
        <w:rPr>
          <w:rFonts w:cs="Times New Roman"/>
          <w:sz w:val="24"/>
          <w:szCs w:val="24"/>
        </w:rPr>
        <w:t>Upon completion of all disposition activities, the original NCMR is forwarded to QA for Final Review and filing.  The final review will include the following steps:</w:t>
      </w:r>
    </w:p>
    <w:p w:rsidR="00A36F9E" w:rsidRPr="00F37A3B" w:rsidRDefault="00A36F9E" w:rsidP="00CF7D62">
      <w:pPr>
        <w:pStyle w:val="ListParagraph"/>
        <w:spacing w:after="0"/>
        <w:rPr>
          <w:rFonts w:cs="Times New Roman"/>
          <w:sz w:val="24"/>
          <w:szCs w:val="24"/>
        </w:rPr>
      </w:pPr>
    </w:p>
    <w:p w:rsidR="00A36F9E" w:rsidRPr="00F37A3B" w:rsidRDefault="00A36F9E" w:rsidP="00CF7D62">
      <w:pPr>
        <w:pStyle w:val="ListParagraph"/>
        <w:numPr>
          <w:ilvl w:val="2"/>
          <w:numId w:val="5"/>
        </w:numPr>
        <w:spacing w:after="0"/>
        <w:rPr>
          <w:rFonts w:cs="Times New Roman"/>
          <w:sz w:val="24"/>
          <w:szCs w:val="24"/>
        </w:rPr>
      </w:pPr>
      <w:r w:rsidRPr="00F37A3B">
        <w:rPr>
          <w:rFonts w:cs="Times New Roman"/>
          <w:sz w:val="24"/>
          <w:szCs w:val="24"/>
        </w:rPr>
        <w:t>Review for Completion- The document and any attachments will be reviewed to ensure that all required documentation is completed.  Additionally, the review will ensure that all corrections and additions were made appropriately and attachments are referenced clearly on all documentation.</w:t>
      </w:r>
    </w:p>
    <w:p w:rsidR="00A36F9E" w:rsidRPr="00F37A3B" w:rsidRDefault="00A36F9E" w:rsidP="00CF7D62">
      <w:pPr>
        <w:pStyle w:val="ListParagraph"/>
        <w:spacing w:after="0"/>
        <w:ind w:left="2160"/>
        <w:rPr>
          <w:rFonts w:cs="Times New Roman"/>
          <w:sz w:val="24"/>
          <w:szCs w:val="24"/>
        </w:rPr>
      </w:pPr>
    </w:p>
    <w:p w:rsidR="00A36F9E" w:rsidRPr="00F37A3B" w:rsidRDefault="00A36F9E" w:rsidP="00CF7D62">
      <w:pPr>
        <w:pStyle w:val="ListParagraph"/>
        <w:numPr>
          <w:ilvl w:val="2"/>
          <w:numId w:val="5"/>
        </w:numPr>
        <w:spacing w:after="0"/>
        <w:rPr>
          <w:rFonts w:cs="Times New Roman"/>
          <w:sz w:val="24"/>
          <w:szCs w:val="24"/>
        </w:rPr>
      </w:pPr>
      <w:r w:rsidRPr="00F37A3B">
        <w:rPr>
          <w:rFonts w:cs="Times New Roman"/>
          <w:sz w:val="24"/>
          <w:szCs w:val="24"/>
        </w:rPr>
        <w:t xml:space="preserve">Process Tracking- All required information will be entered into the Non-Conforming Materials Report Log Excel spreadsheet.  The information in the spreadsheet will be used to report on process </w:t>
      </w:r>
      <w:r w:rsidR="00D172D8" w:rsidRPr="00F37A3B">
        <w:rPr>
          <w:rFonts w:cs="Times New Roman"/>
          <w:sz w:val="24"/>
          <w:szCs w:val="24"/>
        </w:rPr>
        <w:t>data relevant to understanding supplier performance and quality system performance.  This information will be reviewed periodically with QA management and executive management.</w:t>
      </w:r>
    </w:p>
    <w:p w:rsidR="00D172D8" w:rsidRPr="00F37A3B" w:rsidRDefault="00D172D8" w:rsidP="00CF7D62">
      <w:pPr>
        <w:pStyle w:val="ListParagraph"/>
        <w:spacing w:after="0"/>
        <w:rPr>
          <w:rFonts w:cs="Times New Roman"/>
          <w:sz w:val="24"/>
          <w:szCs w:val="24"/>
        </w:rPr>
      </w:pPr>
    </w:p>
    <w:p w:rsidR="00D172D8" w:rsidRPr="00F37A3B" w:rsidRDefault="00D172D8" w:rsidP="00CF7D62">
      <w:pPr>
        <w:pStyle w:val="ListParagraph"/>
        <w:numPr>
          <w:ilvl w:val="2"/>
          <w:numId w:val="5"/>
        </w:numPr>
        <w:spacing w:after="0"/>
        <w:rPr>
          <w:rFonts w:cs="Times New Roman"/>
          <w:sz w:val="24"/>
          <w:szCs w:val="24"/>
        </w:rPr>
      </w:pPr>
      <w:r w:rsidRPr="00F37A3B">
        <w:rPr>
          <w:rFonts w:cs="Times New Roman"/>
          <w:sz w:val="24"/>
          <w:szCs w:val="24"/>
        </w:rPr>
        <w:t>Corrective and Preventive Action Plans- QA will issue all necessary CPAP or SCPAP according to the requirements specified in the Corrective and Preventive Action Plans procedure.</w:t>
      </w:r>
    </w:p>
    <w:p w:rsidR="00D172D8" w:rsidRPr="00F37A3B" w:rsidRDefault="00D172D8" w:rsidP="00CF7D62">
      <w:pPr>
        <w:pStyle w:val="ListParagraph"/>
        <w:spacing w:after="0"/>
        <w:rPr>
          <w:rFonts w:cs="Times New Roman"/>
          <w:sz w:val="24"/>
          <w:szCs w:val="24"/>
        </w:rPr>
      </w:pPr>
    </w:p>
    <w:p w:rsidR="00D172D8" w:rsidRPr="00F37A3B" w:rsidRDefault="00D172D8" w:rsidP="00CF7D62">
      <w:pPr>
        <w:pStyle w:val="ListParagraph"/>
        <w:numPr>
          <w:ilvl w:val="2"/>
          <w:numId w:val="5"/>
        </w:numPr>
        <w:spacing w:after="0"/>
        <w:rPr>
          <w:rFonts w:cs="Times New Roman"/>
          <w:sz w:val="24"/>
          <w:szCs w:val="24"/>
        </w:rPr>
      </w:pPr>
      <w:r w:rsidRPr="00F37A3B">
        <w:rPr>
          <w:rFonts w:cs="Times New Roman"/>
          <w:sz w:val="24"/>
          <w:szCs w:val="24"/>
        </w:rPr>
        <w:t xml:space="preserve">Filing- NCMRs are filed </w:t>
      </w:r>
      <w:r w:rsidR="00CF7D62" w:rsidRPr="00F37A3B">
        <w:rPr>
          <w:rFonts w:cs="Times New Roman"/>
          <w:sz w:val="24"/>
          <w:szCs w:val="24"/>
        </w:rPr>
        <w:t xml:space="preserve">by NCMR number </w:t>
      </w:r>
      <w:r w:rsidRPr="00F37A3B">
        <w:rPr>
          <w:rFonts w:cs="Times New Roman"/>
          <w:sz w:val="24"/>
          <w:szCs w:val="24"/>
        </w:rPr>
        <w:t>in a controlled location by QA personnel for easy reference.</w:t>
      </w:r>
    </w:p>
    <w:p w:rsidR="0033346B" w:rsidRPr="00F37A3B" w:rsidRDefault="0033346B" w:rsidP="00CF7D62">
      <w:pPr>
        <w:pStyle w:val="ListParagraph"/>
        <w:spacing w:after="0"/>
        <w:rPr>
          <w:rFonts w:cs="Times New Roman"/>
          <w:sz w:val="24"/>
          <w:szCs w:val="24"/>
        </w:rPr>
      </w:pPr>
    </w:p>
    <w:p w:rsidR="00D9040F" w:rsidRPr="00F37A3B" w:rsidRDefault="00D9040F" w:rsidP="00D9040F">
      <w:pPr>
        <w:pStyle w:val="ListParagraph"/>
        <w:numPr>
          <w:ilvl w:val="0"/>
          <w:numId w:val="5"/>
        </w:numPr>
        <w:rPr>
          <w:rFonts w:cs="Times New Roman"/>
          <w:b/>
          <w:sz w:val="24"/>
          <w:szCs w:val="24"/>
        </w:rPr>
      </w:pPr>
      <w:r w:rsidRPr="00F37A3B">
        <w:rPr>
          <w:rFonts w:cs="Times New Roman"/>
          <w:b/>
          <w:sz w:val="24"/>
          <w:szCs w:val="24"/>
        </w:rPr>
        <w:t>Reference</w:t>
      </w:r>
    </w:p>
    <w:p w:rsidR="000103AB" w:rsidRPr="00F37A3B" w:rsidRDefault="000103AB" w:rsidP="0033346B">
      <w:pPr>
        <w:pStyle w:val="ListParagraph"/>
        <w:rPr>
          <w:rFonts w:cs="Times New Roman"/>
          <w:sz w:val="24"/>
          <w:szCs w:val="24"/>
        </w:rPr>
      </w:pPr>
    </w:p>
    <w:p w:rsidR="00261587" w:rsidRPr="00F37A3B" w:rsidRDefault="00261587" w:rsidP="00261587">
      <w:pPr>
        <w:pStyle w:val="ListParagraph"/>
        <w:rPr>
          <w:rFonts w:cs="Times New Roman"/>
          <w:sz w:val="24"/>
          <w:szCs w:val="24"/>
        </w:rPr>
      </w:pPr>
      <w:r w:rsidRPr="00F37A3B">
        <w:rPr>
          <w:rFonts w:cs="Times New Roman"/>
          <w:sz w:val="24"/>
          <w:szCs w:val="24"/>
        </w:rPr>
        <w:t>QA-004, Deviations</w:t>
      </w:r>
    </w:p>
    <w:p w:rsidR="00261587" w:rsidRPr="00F37A3B" w:rsidRDefault="002046CC" w:rsidP="00261587">
      <w:pPr>
        <w:pStyle w:val="ListParagraph"/>
        <w:rPr>
          <w:rFonts w:cs="Times New Roman"/>
          <w:sz w:val="24"/>
          <w:szCs w:val="24"/>
        </w:rPr>
      </w:pPr>
      <w:r w:rsidRPr="00F37A3B">
        <w:rPr>
          <w:rFonts w:cs="Times New Roman"/>
          <w:sz w:val="24"/>
          <w:szCs w:val="24"/>
        </w:rPr>
        <w:t>QA-018, C</w:t>
      </w:r>
      <w:r w:rsidR="00261587" w:rsidRPr="00F37A3B">
        <w:rPr>
          <w:rFonts w:cs="Times New Roman"/>
          <w:sz w:val="24"/>
          <w:szCs w:val="24"/>
        </w:rPr>
        <w:t>orrective and Preventive Action Plans</w:t>
      </w:r>
    </w:p>
    <w:p w:rsidR="00261587" w:rsidRPr="00F37A3B" w:rsidRDefault="00261587" w:rsidP="00261587">
      <w:pPr>
        <w:pStyle w:val="ListParagraph"/>
        <w:rPr>
          <w:rFonts w:cs="Times New Roman"/>
          <w:sz w:val="24"/>
          <w:szCs w:val="24"/>
        </w:rPr>
      </w:pPr>
      <w:r w:rsidRPr="00F37A3B">
        <w:rPr>
          <w:rFonts w:cs="Times New Roman"/>
          <w:sz w:val="24"/>
          <w:szCs w:val="24"/>
        </w:rPr>
        <w:t>QA-026, Non-Conforming Material Process Flowchart</w:t>
      </w:r>
    </w:p>
    <w:p w:rsidR="0033346B" w:rsidRPr="00F37A3B" w:rsidRDefault="00CA18AC" w:rsidP="0033346B">
      <w:pPr>
        <w:pStyle w:val="ListParagraph"/>
        <w:rPr>
          <w:rFonts w:cs="Times New Roman"/>
          <w:sz w:val="24"/>
          <w:szCs w:val="24"/>
        </w:rPr>
      </w:pPr>
      <w:r w:rsidRPr="00F37A3B">
        <w:rPr>
          <w:rFonts w:cs="Times New Roman"/>
          <w:sz w:val="24"/>
          <w:szCs w:val="24"/>
        </w:rPr>
        <w:t>QAF-005</w:t>
      </w:r>
      <w:r w:rsidR="000103AB" w:rsidRPr="00F37A3B">
        <w:rPr>
          <w:rFonts w:cs="Times New Roman"/>
          <w:sz w:val="24"/>
          <w:szCs w:val="24"/>
        </w:rPr>
        <w:t>, Non-Conforming Material Record (NCMR)</w:t>
      </w:r>
    </w:p>
    <w:p w:rsidR="00261587" w:rsidRPr="00F37A3B" w:rsidRDefault="00261587" w:rsidP="0033346B">
      <w:pPr>
        <w:pStyle w:val="ListParagraph"/>
        <w:rPr>
          <w:rFonts w:cs="Times New Roman"/>
          <w:sz w:val="24"/>
          <w:szCs w:val="24"/>
        </w:rPr>
      </w:pPr>
    </w:p>
    <w:p w:rsidR="00D9040F" w:rsidRPr="00F37A3B" w:rsidRDefault="00D9040F" w:rsidP="00D9040F">
      <w:pPr>
        <w:pStyle w:val="ListParagraph"/>
        <w:numPr>
          <w:ilvl w:val="0"/>
          <w:numId w:val="5"/>
        </w:numPr>
        <w:rPr>
          <w:rFonts w:cs="Times New Roman"/>
          <w:b/>
          <w:sz w:val="24"/>
          <w:szCs w:val="24"/>
        </w:rPr>
      </w:pPr>
      <w:r w:rsidRPr="00F37A3B">
        <w:rPr>
          <w:rFonts w:cs="Times New Roman"/>
          <w:b/>
          <w:sz w:val="24"/>
          <w:szCs w:val="24"/>
        </w:rPr>
        <w:t>Attachments</w:t>
      </w:r>
    </w:p>
    <w:p w:rsidR="00D9569B" w:rsidRPr="00F37A3B" w:rsidRDefault="00CF7D62" w:rsidP="00D9569B">
      <w:pPr>
        <w:pStyle w:val="ListParagraph"/>
        <w:rPr>
          <w:rFonts w:cs="Times New Roman"/>
          <w:sz w:val="24"/>
          <w:szCs w:val="24"/>
        </w:rPr>
      </w:pPr>
      <w:r w:rsidRPr="00F37A3B">
        <w:rPr>
          <w:rFonts w:cs="Times New Roman"/>
          <w:sz w:val="24"/>
          <w:szCs w:val="24"/>
        </w:rPr>
        <w:t>N/A</w:t>
      </w:r>
    </w:p>
    <w:p w:rsidR="00CF7D62" w:rsidRDefault="00CF7D62">
      <w:pPr>
        <w:rPr>
          <w:rFonts w:ascii="Times New Roman" w:hAnsi="Times New Roman"/>
          <w:b/>
          <w:sz w:val="28"/>
          <w:szCs w:val="28"/>
          <w:lang w:val="fr-FR"/>
        </w:rPr>
      </w:pPr>
      <w:r>
        <w:rPr>
          <w:rFonts w:ascii="Times New Roman" w:hAnsi="Times New Roman"/>
          <w:b/>
          <w:sz w:val="28"/>
          <w:szCs w:val="28"/>
          <w:lang w:val="fr-FR"/>
        </w:rPr>
        <w:br w:type="page"/>
      </w:r>
    </w:p>
    <w:p w:rsidR="00D9569B" w:rsidRPr="00147E92" w:rsidRDefault="00D9569B" w:rsidP="00CF7D62">
      <w:pPr>
        <w:jc w:val="center"/>
        <w:rPr>
          <w:b/>
          <w:sz w:val="28"/>
          <w:szCs w:val="28"/>
          <w:lang w:val="fr-FR"/>
        </w:rPr>
      </w:pPr>
      <w:r w:rsidRPr="00147E92">
        <w:rPr>
          <w:b/>
          <w:sz w:val="28"/>
          <w:szCs w:val="28"/>
          <w:lang w:val="fr-FR"/>
        </w:rPr>
        <w:t xml:space="preserve">Document </w:t>
      </w:r>
      <w:r w:rsidRPr="00147E92">
        <w:rPr>
          <w:b/>
          <w:sz w:val="28"/>
          <w:szCs w:val="28"/>
        </w:rPr>
        <w:t>Revision</w:t>
      </w:r>
      <w:r w:rsidRPr="00147E92">
        <w:rPr>
          <w:b/>
          <w:sz w:val="28"/>
          <w:szCs w:val="28"/>
          <w:lang w:val="fr-FR"/>
        </w:rPr>
        <w:t xml:space="preserve"> </w:t>
      </w:r>
      <w:r w:rsidRPr="00147E92">
        <w:rPr>
          <w:b/>
          <w:sz w:val="28"/>
          <w:szCs w:val="28"/>
        </w:rPr>
        <w:t>History</w:t>
      </w:r>
    </w:p>
    <w:tbl>
      <w:tblPr>
        <w:tblW w:w="0" w:type="auto"/>
        <w:tblLayout w:type="fixed"/>
        <w:tblLook w:val="04A0" w:firstRow="1" w:lastRow="0" w:firstColumn="1" w:lastColumn="0" w:noHBand="0" w:noVBand="1"/>
      </w:tblPr>
      <w:tblGrid>
        <w:gridCol w:w="1728"/>
        <w:gridCol w:w="1260"/>
        <w:gridCol w:w="3752"/>
        <w:gridCol w:w="1417"/>
        <w:gridCol w:w="1417"/>
      </w:tblGrid>
      <w:tr w:rsidR="00D9569B" w:rsidRPr="00F37A3B" w:rsidTr="00147E92">
        <w:trPr>
          <w:trHeight w:val="552"/>
        </w:trPr>
        <w:tc>
          <w:tcPr>
            <w:tcW w:w="1728" w:type="dxa"/>
            <w:tcBorders>
              <w:top w:val="single" w:sz="6" w:space="0" w:color="auto"/>
              <w:left w:val="single" w:sz="6" w:space="0" w:color="auto"/>
              <w:bottom w:val="single" w:sz="6" w:space="0" w:color="auto"/>
              <w:right w:val="nil"/>
            </w:tcBorders>
            <w:hideMark/>
          </w:tcPr>
          <w:p w:rsidR="00D9569B" w:rsidRPr="00147E92" w:rsidRDefault="00D9569B" w:rsidP="004C1D0A">
            <w:pPr>
              <w:spacing w:after="0"/>
              <w:jc w:val="center"/>
            </w:pPr>
            <w:r w:rsidRPr="00147E92">
              <w:t>Change Order Number:</w:t>
            </w:r>
          </w:p>
        </w:tc>
        <w:tc>
          <w:tcPr>
            <w:tcW w:w="1260" w:type="dxa"/>
            <w:tcBorders>
              <w:top w:val="single" w:sz="6" w:space="0" w:color="auto"/>
              <w:left w:val="single" w:sz="6" w:space="0" w:color="auto"/>
              <w:bottom w:val="single" w:sz="6" w:space="0" w:color="auto"/>
              <w:right w:val="nil"/>
            </w:tcBorders>
            <w:hideMark/>
          </w:tcPr>
          <w:p w:rsidR="00D9569B" w:rsidRPr="00147E92" w:rsidRDefault="00D9569B" w:rsidP="004C1D0A">
            <w:pPr>
              <w:spacing w:after="0"/>
              <w:jc w:val="center"/>
            </w:pPr>
            <w:r w:rsidRPr="00147E92">
              <w:t>Version Number:</w:t>
            </w:r>
          </w:p>
        </w:tc>
        <w:tc>
          <w:tcPr>
            <w:tcW w:w="3752" w:type="dxa"/>
            <w:tcBorders>
              <w:top w:val="single" w:sz="6" w:space="0" w:color="auto"/>
              <w:left w:val="single" w:sz="6" w:space="0" w:color="auto"/>
              <w:bottom w:val="single" w:sz="6" w:space="0" w:color="auto"/>
              <w:right w:val="nil"/>
            </w:tcBorders>
          </w:tcPr>
          <w:p w:rsidR="00D9569B" w:rsidRPr="00147E92" w:rsidRDefault="00D9569B" w:rsidP="004C1D0A">
            <w:pPr>
              <w:spacing w:after="0"/>
            </w:pPr>
            <w:r w:rsidRPr="00147E92">
              <w:t>Description of Change:</w:t>
            </w:r>
          </w:p>
        </w:tc>
        <w:tc>
          <w:tcPr>
            <w:tcW w:w="1417" w:type="dxa"/>
            <w:tcBorders>
              <w:top w:val="single" w:sz="6" w:space="0" w:color="auto"/>
              <w:left w:val="single" w:sz="6" w:space="0" w:color="auto"/>
              <w:bottom w:val="single" w:sz="6" w:space="0" w:color="auto"/>
              <w:right w:val="nil"/>
            </w:tcBorders>
            <w:hideMark/>
          </w:tcPr>
          <w:p w:rsidR="00D9569B" w:rsidRPr="00147E92" w:rsidRDefault="00D9569B" w:rsidP="004C1D0A">
            <w:pPr>
              <w:spacing w:after="0"/>
            </w:pPr>
            <w:r w:rsidRPr="00147E92">
              <w:t>Date:</w:t>
            </w:r>
          </w:p>
        </w:tc>
        <w:tc>
          <w:tcPr>
            <w:tcW w:w="1417" w:type="dxa"/>
            <w:tcBorders>
              <w:top w:val="single" w:sz="6" w:space="0" w:color="auto"/>
              <w:left w:val="single" w:sz="6" w:space="0" w:color="auto"/>
              <w:bottom w:val="single" w:sz="6" w:space="0" w:color="auto"/>
              <w:right w:val="single" w:sz="6" w:space="0" w:color="auto"/>
            </w:tcBorders>
            <w:hideMark/>
          </w:tcPr>
          <w:p w:rsidR="00D9569B" w:rsidRPr="00147E92" w:rsidRDefault="00D9569B" w:rsidP="004C1D0A">
            <w:pPr>
              <w:spacing w:after="0"/>
            </w:pPr>
            <w:r w:rsidRPr="00147E92">
              <w:t>Updated by:</w:t>
            </w:r>
          </w:p>
        </w:tc>
      </w:tr>
      <w:tr w:rsidR="00D9569B" w:rsidRPr="00F37A3B" w:rsidTr="00147E92">
        <w:trPr>
          <w:tblHeader/>
        </w:trPr>
        <w:tc>
          <w:tcPr>
            <w:tcW w:w="1728" w:type="dxa"/>
            <w:tcBorders>
              <w:top w:val="single" w:sz="6" w:space="0" w:color="auto"/>
              <w:left w:val="single" w:sz="6" w:space="0" w:color="auto"/>
              <w:bottom w:val="single" w:sz="6" w:space="0" w:color="auto"/>
              <w:right w:val="nil"/>
            </w:tcBorders>
          </w:tcPr>
          <w:p w:rsidR="00D9569B" w:rsidRPr="00147E92" w:rsidRDefault="00A00BE0">
            <w:pPr>
              <w:jc w:val="center"/>
            </w:pPr>
            <w:r w:rsidRPr="00147E92">
              <w:t>CC-100526-01</w:t>
            </w:r>
          </w:p>
        </w:tc>
        <w:tc>
          <w:tcPr>
            <w:tcW w:w="1260" w:type="dxa"/>
            <w:tcBorders>
              <w:top w:val="single" w:sz="6" w:space="0" w:color="auto"/>
              <w:left w:val="single" w:sz="6" w:space="0" w:color="auto"/>
              <w:bottom w:val="single" w:sz="6" w:space="0" w:color="auto"/>
              <w:right w:val="nil"/>
            </w:tcBorders>
            <w:hideMark/>
          </w:tcPr>
          <w:p w:rsidR="00D9569B" w:rsidRPr="00147E92" w:rsidRDefault="00D9569B">
            <w:pPr>
              <w:jc w:val="center"/>
            </w:pPr>
            <w:r w:rsidRPr="00147E92">
              <w:t>000</w:t>
            </w:r>
          </w:p>
        </w:tc>
        <w:tc>
          <w:tcPr>
            <w:tcW w:w="3752" w:type="dxa"/>
            <w:tcBorders>
              <w:top w:val="single" w:sz="6" w:space="0" w:color="auto"/>
              <w:left w:val="single" w:sz="6" w:space="0" w:color="auto"/>
              <w:bottom w:val="single" w:sz="6" w:space="0" w:color="auto"/>
              <w:right w:val="nil"/>
            </w:tcBorders>
            <w:hideMark/>
          </w:tcPr>
          <w:p w:rsidR="00D9569B" w:rsidRPr="00147E92" w:rsidRDefault="00D9569B">
            <w:r w:rsidRPr="00147E92">
              <w:t>New Document</w:t>
            </w:r>
          </w:p>
        </w:tc>
        <w:tc>
          <w:tcPr>
            <w:tcW w:w="1417" w:type="dxa"/>
            <w:tcBorders>
              <w:top w:val="single" w:sz="6" w:space="0" w:color="auto"/>
              <w:left w:val="single" w:sz="6" w:space="0" w:color="auto"/>
              <w:bottom w:val="single" w:sz="6" w:space="0" w:color="auto"/>
              <w:right w:val="nil"/>
            </w:tcBorders>
          </w:tcPr>
          <w:p w:rsidR="00D9569B" w:rsidRPr="00147E92" w:rsidRDefault="00A00BE0">
            <w:pPr>
              <w:jc w:val="center"/>
            </w:pPr>
            <w:r w:rsidRPr="00147E92">
              <w:t>05/28/10</w:t>
            </w:r>
          </w:p>
        </w:tc>
        <w:tc>
          <w:tcPr>
            <w:tcW w:w="1417" w:type="dxa"/>
            <w:tcBorders>
              <w:top w:val="single" w:sz="6" w:space="0" w:color="auto"/>
              <w:left w:val="single" w:sz="6" w:space="0" w:color="auto"/>
              <w:bottom w:val="single" w:sz="6" w:space="0" w:color="auto"/>
              <w:right w:val="single" w:sz="6" w:space="0" w:color="auto"/>
            </w:tcBorders>
          </w:tcPr>
          <w:p w:rsidR="00D9569B" w:rsidRPr="00147E92" w:rsidRDefault="00A00BE0" w:rsidP="00A00BE0">
            <w:pPr>
              <w:jc w:val="center"/>
            </w:pPr>
            <w:r w:rsidRPr="00147E92">
              <w:t>A.M.M.</w:t>
            </w:r>
          </w:p>
        </w:tc>
      </w:tr>
      <w:tr w:rsidR="00D9569B" w:rsidRPr="00F37A3B" w:rsidTr="00147E92">
        <w:trPr>
          <w:tblHeader/>
        </w:trPr>
        <w:tc>
          <w:tcPr>
            <w:tcW w:w="1728" w:type="dxa"/>
            <w:tcBorders>
              <w:top w:val="single" w:sz="6" w:space="0" w:color="auto"/>
              <w:left w:val="single" w:sz="6" w:space="0" w:color="auto"/>
              <w:bottom w:val="single" w:sz="6" w:space="0" w:color="auto"/>
              <w:right w:val="nil"/>
            </w:tcBorders>
          </w:tcPr>
          <w:p w:rsidR="00D9569B" w:rsidRPr="00147E92" w:rsidRDefault="00147E92">
            <w:pPr>
              <w:jc w:val="center"/>
            </w:pPr>
            <w:r>
              <w:t>CC-130225-01</w:t>
            </w:r>
          </w:p>
        </w:tc>
        <w:tc>
          <w:tcPr>
            <w:tcW w:w="1260" w:type="dxa"/>
            <w:tcBorders>
              <w:top w:val="single" w:sz="6" w:space="0" w:color="auto"/>
              <w:left w:val="single" w:sz="6" w:space="0" w:color="auto"/>
              <w:bottom w:val="single" w:sz="6" w:space="0" w:color="auto"/>
              <w:right w:val="nil"/>
            </w:tcBorders>
          </w:tcPr>
          <w:p w:rsidR="00D9569B" w:rsidRPr="00147E92" w:rsidRDefault="00F37A3B">
            <w:pPr>
              <w:jc w:val="center"/>
            </w:pPr>
            <w:r>
              <w:t>001</w:t>
            </w:r>
          </w:p>
        </w:tc>
        <w:tc>
          <w:tcPr>
            <w:tcW w:w="3752" w:type="dxa"/>
            <w:tcBorders>
              <w:top w:val="single" w:sz="6" w:space="0" w:color="auto"/>
              <w:left w:val="single" w:sz="6" w:space="0" w:color="auto"/>
              <w:bottom w:val="single" w:sz="6" w:space="0" w:color="auto"/>
              <w:right w:val="nil"/>
            </w:tcBorders>
          </w:tcPr>
          <w:p w:rsidR="00D9569B" w:rsidRPr="00147E92" w:rsidRDefault="00F37A3B">
            <w:r>
              <w:t>Update section 6.3.4 to provide instructions for the disposition of returned clinical product.</w:t>
            </w:r>
          </w:p>
        </w:tc>
        <w:tc>
          <w:tcPr>
            <w:tcW w:w="1417" w:type="dxa"/>
            <w:tcBorders>
              <w:top w:val="single" w:sz="6" w:space="0" w:color="auto"/>
              <w:left w:val="single" w:sz="6" w:space="0" w:color="auto"/>
              <w:bottom w:val="single" w:sz="6" w:space="0" w:color="auto"/>
              <w:right w:val="nil"/>
            </w:tcBorders>
          </w:tcPr>
          <w:p w:rsidR="00D9569B" w:rsidRPr="00147E92" w:rsidRDefault="00147E92">
            <w:pPr>
              <w:jc w:val="center"/>
              <w:rPr>
                <w:lang w:val="fr-FR"/>
              </w:rPr>
            </w:pPr>
            <w:r>
              <w:rPr>
                <w:lang w:val="fr-FR"/>
              </w:rPr>
              <w:t>2/25/13</w:t>
            </w:r>
          </w:p>
        </w:tc>
        <w:tc>
          <w:tcPr>
            <w:tcW w:w="1417" w:type="dxa"/>
            <w:tcBorders>
              <w:top w:val="single" w:sz="6" w:space="0" w:color="auto"/>
              <w:left w:val="single" w:sz="6" w:space="0" w:color="auto"/>
              <w:bottom w:val="single" w:sz="6" w:space="0" w:color="auto"/>
              <w:right w:val="single" w:sz="6" w:space="0" w:color="auto"/>
            </w:tcBorders>
          </w:tcPr>
          <w:p w:rsidR="00D9569B" w:rsidRPr="00147E92" w:rsidRDefault="00F37A3B" w:rsidP="00A00BE0">
            <w:pPr>
              <w:jc w:val="center"/>
              <w:rPr>
                <w:lang w:val="fr-FR"/>
              </w:rPr>
            </w:pPr>
            <w:r>
              <w:rPr>
                <w:lang w:val="fr-FR"/>
              </w:rPr>
              <w:t>A. Miller</w:t>
            </w:r>
          </w:p>
        </w:tc>
      </w:tr>
      <w:tr w:rsidR="00D9569B" w:rsidRPr="00F37A3B" w:rsidTr="00147E92">
        <w:trPr>
          <w:tblHeader/>
        </w:trPr>
        <w:tc>
          <w:tcPr>
            <w:tcW w:w="1728"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1260"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3752" w:type="dxa"/>
            <w:tcBorders>
              <w:top w:val="single" w:sz="6" w:space="0" w:color="auto"/>
              <w:left w:val="single" w:sz="6" w:space="0" w:color="auto"/>
              <w:bottom w:val="single" w:sz="6" w:space="0" w:color="auto"/>
              <w:right w:val="nil"/>
            </w:tcBorders>
          </w:tcPr>
          <w:p w:rsidR="00D9569B" w:rsidRPr="00147E92" w:rsidRDefault="00F11C45">
            <w:r>
              <w:t xml:space="preserve"> </w:t>
            </w:r>
          </w:p>
        </w:tc>
        <w:tc>
          <w:tcPr>
            <w:tcW w:w="1417"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1417" w:type="dxa"/>
            <w:tcBorders>
              <w:top w:val="single" w:sz="6" w:space="0" w:color="auto"/>
              <w:left w:val="single" w:sz="6" w:space="0" w:color="auto"/>
              <w:bottom w:val="single" w:sz="6" w:space="0" w:color="auto"/>
              <w:right w:val="single" w:sz="6" w:space="0" w:color="auto"/>
            </w:tcBorders>
          </w:tcPr>
          <w:p w:rsidR="00D9569B" w:rsidRPr="00147E92" w:rsidRDefault="00D9569B" w:rsidP="00A00BE0">
            <w:pPr>
              <w:jc w:val="center"/>
            </w:pPr>
          </w:p>
        </w:tc>
      </w:tr>
      <w:tr w:rsidR="00D9569B" w:rsidRPr="00F37A3B" w:rsidTr="00147E92">
        <w:trPr>
          <w:tblHeader/>
        </w:trPr>
        <w:tc>
          <w:tcPr>
            <w:tcW w:w="1728"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1260"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3752"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single" w:sz="6" w:space="0" w:color="auto"/>
            </w:tcBorders>
          </w:tcPr>
          <w:p w:rsidR="00D9569B" w:rsidRPr="00147E92" w:rsidRDefault="00D9569B" w:rsidP="00A00BE0">
            <w:pPr>
              <w:jc w:val="center"/>
            </w:pPr>
          </w:p>
        </w:tc>
      </w:tr>
      <w:tr w:rsidR="00D9569B" w:rsidRPr="00F37A3B" w:rsidTr="00147E92">
        <w:trPr>
          <w:tblHeader/>
        </w:trPr>
        <w:tc>
          <w:tcPr>
            <w:tcW w:w="1728"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1260"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3752"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single" w:sz="6" w:space="0" w:color="auto"/>
            </w:tcBorders>
          </w:tcPr>
          <w:p w:rsidR="00D9569B" w:rsidRPr="00147E92" w:rsidRDefault="00D9569B" w:rsidP="00A00BE0">
            <w:pPr>
              <w:jc w:val="center"/>
            </w:pPr>
          </w:p>
        </w:tc>
      </w:tr>
      <w:tr w:rsidR="00D9569B" w:rsidRPr="00F37A3B" w:rsidTr="00147E92">
        <w:trPr>
          <w:tblHeader/>
        </w:trPr>
        <w:tc>
          <w:tcPr>
            <w:tcW w:w="1728"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1260"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3752"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single" w:sz="6" w:space="0" w:color="auto"/>
            </w:tcBorders>
          </w:tcPr>
          <w:p w:rsidR="00D9569B" w:rsidRPr="00147E92" w:rsidRDefault="00D9569B" w:rsidP="00A00BE0">
            <w:pPr>
              <w:jc w:val="center"/>
            </w:pPr>
          </w:p>
        </w:tc>
      </w:tr>
      <w:tr w:rsidR="00D9569B" w:rsidRPr="00F37A3B" w:rsidTr="00147E92">
        <w:trPr>
          <w:tblHeader/>
        </w:trPr>
        <w:tc>
          <w:tcPr>
            <w:tcW w:w="1728"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1260"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3752"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single" w:sz="6" w:space="0" w:color="auto"/>
            </w:tcBorders>
          </w:tcPr>
          <w:p w:rsidR="00D9569B" w:rsidRPr="00147E92" w:rsidRDefault="00D9569B" w:rsidP="00A00BE0">
            <w:pPr>
              <w:jc w:val="center"/>
            </w:pPr>
          </w:p>
        </w:tc>
      </w:tr>
      <w:tr w:rsidR="00D9569B" w:rsidRPr="00F37A3B" w:rsidTr="00147E92">
        <w:trPr>
          <w:tblHeader/>
        </w:trPr>
        <w:tc>
          <w:tcPr>
            <w:tcW w:w="1728"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1260"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3752"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single" w:sz="6" w:space="0" w:color="auto"/>
            </w:tcBorders>
          </w:tcPr>
          <w:p w:rsidR="00D9569B" w:rsidRPr="00147E92" w:rsidRDefault="00D9569B" w:rsidP="00A00BE0">
            <w:pPr>
              <w:jc w:val="center"/>
            </w:pPr>
          </w:p>
        </w:tc>
      </w:tr>
      <w:tr w:rsidR="00D9569B" w:rsidRPr="00F37A3B" w:rsidTr="00147E92">
        <w:trPr>
          <w:tblHeader/>
        </w:trPr>
        <w:tc>
          <w:tcPr>
            <w:tcW w:w="1728"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1260"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3752"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single" w:sz="6" w:space="0" w:color="auto"/>
            </w:tcBorders>
          </w:tcPr>
          <w:p w:rsidR="00D9569B" w:rsidRPr="00147E92" w:rsidRDefault="00D9569B" w:rsidP="00A00BE0">
            <w:pPr>
              <w:jc w:val="center"/>
            </w:pPr>
          </w:p>
        </w:tc>
      </w:tr>
      <w:tr w:rsidR="00D9569B" w:rsidRPr="00F37A3B" w:rsidTr="00147E92">
        <w:trPr>
          <w:tblHeader/>
        </w:trPr>
        <w:tc>
          <w:tcPr>
            <w:tcW w:w="1728"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1260"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3752"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single" w:sz="6" w:space="0" w:color="auto"/>
            </w:tcBorders>
          </w:tcPr>
          <w:p w:rsidR="00D9569B" w:rsidRPr="00147E92" w:rsidRDefault="00D9569B" w:rsidP="00A00BE0">
            <w:pPr>
              <w:jc w:val="center"/>
            </w:pPr>
          </w:p>
        </w:tc>
      </w:tr>
      <w:tr w:rsidR="00D9569B" w:rsidRPr="00F37A3B" w:rsidTr="00147E92">
        <w:trPr>
          <w:tblHeader/>
        </w:trPr>
        <w:tc>
          <w:tcPr>
            <w:tcW w:w="1728"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1260"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3752"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single" w:sz="6" w:space="0" w:color="auto"/>
            </w:tcBorders>
          </w:tcPr>
          <w:p w:rsidR="00D9569B" w:rsidRPr="00147E92" w:rsidRDefault="00D9569B" w:rsidP="00A00BE0">
            <w:pPr>
              <w:jc w:val="center"/>
            </w:pPr>
          </w:p>
        </w:tc>
      </w:tr>
      <w:tr w:rsidR="00D9569B" w:rsidRPr="00F37A3B" w:rsidTr="00147E92">
        <w:trPr>
          <w:tblHeader/>
        </w:trPr>
        <w:tc>
          <w:tcPr>
            <w:tcW w:w="1728"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1260"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3752"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single" w:sz="6" w:space="0" w:color="auto"/>
            </w:tcBorders>
          </w:tcPr>
          <w:p w:rsidR="00D9569B" w:rsidRPr="00147E92" w:rsidRDefault="00D9569B" w:rsidP="00A00BE0">
            <w:pPr>
              <w:jc w:val="center"/>
            </w:pPr>
          </w:p>
        </w:tc>
      </w:tr>
      <w:tr w:rsidR="00D9569B" w:rsidRPr="00F37A3B" w:rsidTr="00147E92">
        <w:trPr>
          <w:tblHeader/>
        </w:trPr>
        <w:tc>
          <w:tcPr>
            <w:tcW w:w="1728"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1260"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3752"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single" w:sz="6" w:space="0" w:color="auto"/>
            </w:tcBorders>
          </w:tcPr>
          <w:p w:rsidR="00D9569B" w:rsidRPr="00147E92" w:rsidRDefault="00D9569B" w:rsidP="00A00BE0">
            <w:pPr>
              <w:jc w:val="center"/>
            </w:pPr>
          </w:p>
        </w:tc>
      </w:tr>
      <w:tr w:rsidR="00D9569B" w:rsidRPr="00F37A3B" w:rsidTr="00147E92">
        <w:trPr>
          <w:tblHeader/>
        </w:trPr>
        <w:tc>
          <w:tcPr>
            <w:tcW w:w="1728"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1260"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3752"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single" w:sz="6" w:space="0" w:color="auto"/>
            </w:tcBorders>
          </w:tcPr>
          <w:p w:rsidR="00D9569B" w:rsidRPr="00147E92" w:rsidRDefault="00D9569B" w:rsidP="00A00BE0">
            <w:pPr>
              <w:jc w:val="center"/>
            </w:pPr>
          </w:p>
        </w:tc>
      </w:tr>
      <w:tr w:rsidR="000E0756" w:rsidRPr="00F37A3B" w:rsidTr="00147E92">
        <w:trPr>
          <w:tblHeader/>
        </w:trPr>
        <w:tc>
          <w:tcPr>
            <w:tcW w:w="1728" w:type="dxa"/>
            <w:tcBorders>
              <w:top w:val="single" w:sz="6" w:space="0" w:color="auto"/>
              <w:left w:val="single" w:sz="6" w:space="0" w:color="auto"/>
              <w:bottom w:val="single" w:sz="6" w:space="0" w:color="auto"/>
              <w:right w:val="nil"/>
            </w:tcBorders>
          </w:tcPr>
          <w:p w:rsidR="000E0756" w:rsidRPr="00147E92" w:rsidRDefault="000E0756">
            <w:pPr>
              <w:jc w:val="center"/>
            </w:pPr>
          </w:p>
        </w:tc>
        <w:tc>
          <w:tcPr>
            <w:tcW w:w="1260" w:type="dxa"/>
            <w:tcBorders>
              <w:top w:val="single" w:sz="6" w:space="0" w:color="auto"/>
              <w:left w:val="single" w:sz="6" w:space="0" w:color="auto"/>
              <w:bottom w:val="single" w:sz="6" w:space="0" w:color="auto"/>
              <w:right w:val="nil"/>
            </w:tcBorders>
          </w:tcPr>
          <w:p w:rsidR="000E0756" w:rsidRPr="00147E92" w:rsidRDefault="000E0756">
            <w:pPr>
              <w:jc w:val="center"/>
            </w:pPr>
          </w:p>
        </w:tc>
        <w:tc>
          <w:tcPr>
            <w:tcW w:w="3752" w:type="dxa"/>
            <w:tcBorders>
              <w:top w:val="single" w:sz="6" w:space="0" w:color="auto"/>
              <w:left w:val="single" w:sz="6" w:space="0" w:color="auto"/>
              <w:bottom w:val="single" w:sz="6" w:space="0" w:color="auto"/>
              <w:right w:val="nil"/>
            </w:tcBorders>
          </w:tcPr>
          <w:p w:rsidR="000E0756" w:rsidRPr="00147E92" w:rsidRDefault="000E0756"/>
        </w:tc>
        <w:tc>
          <w:tcPr>
            <w:tcW w:w="1417" w:type="dxa"/>
            <w:tcBorders>
              <w:top w:val="single" w:sz="6" w:space="0" w:color="auto"/>
              <w:left w:val="single" w:sz="6" w:space="0" w:color="auto"/>
              <w:bottom w:val="single" w:sz="6" w:space="0" w:color="auto"/>
              <w:right w:val="nil"/>
            </w:tcBorders>
          </w:tcPr>
          <w:p w:rsidR="000E0756" w:rsidRPr="00147E92" w:rsidRDefault="000E0756"/>
        </w:tc>
        <w:tc>
          <w:tcPr>
            <w:tcW w:w="1417" w:type="dxa"/>
            <w:tcBorders>
              <w:top w:val="single" w:sz="6" w:space="0" w:color="auto"/>
              <w:left w:val="single" w:sz="6" w:space="0" w:color="auto"/>
              <w:bottom w:val="single" w:sz="6" w:space="0" w:color="auto"/>
              <w:right w:val="single" w:sz="6" w:space="0" w:color="auto"/>
            </w:tcBorders>
          </w:tcPr>
          <w:p w:rsidR="000E0756" w:rsidRPr="00147E92" w:rsidRDefault="000E0756" w:rsidP="00A00BE0">
            <w:pPr>
              <w:jc w:val="center"/>
            </w:pPr>
          </w:p>
        </w:tc>
      </w:tr>
      <w:tr w:rsidR="000E0756" w:rsidRPr="00F37A3B" w:rsidTr="00147E92">
        <w:trPr>
          <w:tblHeader/>
        </w:trPr>
        <w:tc>
          <w:tcPr>
            <w:tcW w:w="1728" w:type="dxa"/>
            <w:tcBorders>
              <w:top w:val="single" w:sz="6" w:space="0" w:color="auto"/>
              <w:left w:val="single" w:sz="6" w:space="0" w:color="auto"/>
              <w:bottom w:val="single" w:sz="6" w:space="0" w:color="auto"/>
              <w:right w:val="nil"/>
            </w:tcBorders>
          </w:tcPr>
          <w:p w:rsidR="000E0756" w:rsidRPr="00147E92" w:rsidRDefault="000E0756">
            <w:pPr>
              <w:jc w:val="center"/>
            </w:pPr>
          </w:p>
        </w:tc>
        <w:tc>
          <w:tcPr>
            <w:tcW w:w="1260" w:type="dxa"/>
            <w:tcBorders>
              <w:top w:val="single" w:sz="6" w:space="0" w:color="auto"/>
              <w:left w:val="single" w:sz="6" w:space="0" w:color="auto"/>
              <w:bottom w:val="single" w:sz="6" w:space="0" w:color="auto"/>
              <w:right w:val="nil"/>
            </w:tcBorders>
          </w:tcPr>
          <w:p w:rsidR="000E0756" w:rsidRPr="00147E92" w:rsidRDefault="000E0756">
            <w:pPr>
              <w:jc w:val="center"/>
            </w:pPr>
          </w:p>
        </w:tc>
        <w:tc>
          <w:tcPr>
            <w:tcW w:w="3752" w:type="dxa"/>
            <w:tcBorders>
              <w:top w:val="single" w:sz="6" w:space="0" w:color="auto"/>
              <w:left w:val="single" w:sz="6" w:space="0" w:color="auto"/>
              <w:bottom w:val="single" w:sz="6" w:space="0" w:color="auto"/>
              <w:right w:val="nil"/>
            </w:tcBorders>
          </w:tcPr>
          <w:p w:rsidR="000E0756" w:rsidRPr="00147E92" w:rsidRDefault="000E0756"/>
        </w:tc>
        <w:tc>
          <w:tcPr>
            <w:tcW w:w="1417" w:type="dxa"/>
            <w:tcBorders>
              <w:top w:val="single" w:sz="6" w:space="0" w:color="auto"/>
              <w:left w:val="single" w:sz="6" w:space="0" w:color="auto"/>
              <w:bottom w:val="single" w:sz="6" w:space="0" w:color="auto"/>
              <w:right w:val="nil"/>
            </w:tcBorders>
          </w:tcPr>
          <w:p w:rsidR="000E0756" w:rsidRPr="00147E92" w:rsidRDefault="000E0756"/>
        </w:tc>
        <w:tc>
          <w:tcPr>
            <w:tcW w:w="1417" w:type="dxa"/>
            <w:tcBorders>
              <w:top w:val="single" w:sz="6" w:space="0" w:color="auto"/>
              <w:left w:val="single" w:sz="6" w:space="0" w:color="auto"/>
              <w:bottom w:val="single" w:sz="6" w:space="0" w:color="auto"/>
              <w:right w:val="single" w:sz="6" w:space="0" w:color="auto"/>
            </w:tcBorders>
          </w:tcPr>
          <w:p w:rsidR="000E0756" w:rsidRPr="00147E92" w:rsidRDefault="000E0756" w:rsidP="00A00BE0">
            <w:pPr>
              <w:jc w:val="center"/>
            </w:pPr>
          </w:p>
        </w:tc>
      </w:tr>
      <w:tr w:rsidR="000E0756" w:rsidRPr="00F37A3B" w:rsidTr="00147E92">
        <w:trPr>
          <w:tblHeader/>
        </w:trPr>
        <w:tc>
          <w:tcPr>
            <w:tcW w:w="1728" w:type="dxa"/>
            <w:tcBorders>
              <w:top w:val="single" w:sz="6" w:space="0" w:color="auto"/>
              <w:left w:val="single" w:sz="6" w:space="0" w:color="auto"/>
              <w:bottom w:val="single" w:sz="6" w:space="0" w:color="auto"/>
              <w:right w:val="nil"/>
            </w:tcBorders>
          </w:tcPr>
          <w:p w:rsidR="000E0756" w:rsidRPr="00147E92" w:rsidRDefault="000E0756">
            <w:pPr>
              <w:jc w:val="center"/>
            </w:pPr>
          </w:p>
        </w:tc>
        <w:tc>
          <w:tcPr>
            <w:tcW w:w="1260" w:type="dxa"/>
            <w:tcBorders>
              <w:top w:val="single" w:sz="6" w:space="0" w:color="auto"/>
              <w:left w:val="single" w:sz="6" w:space="0" w:color="auto"/>
              <w:bottom w:val="single" w:sz="6" w:space="0" w:color="auto"/>
              <w:right w:val="nil"/>
            </w:tcBorders>
          </w:tcPr>
          <w:p w:rsidR="000E0756" w:rsidRPr="00147E92" w:rsidRDefault="000E0756">
            <w:pPr>
              <w:jc w:val="center"/>
            </w:pPr>
          </w:p>
        </w:tc>
        <w:tc>
          <w:tcPr>
            <w:tcW w:w="3752" w:type="dxa"/>
            <w:tcBorders>
              <w:top w:val="single" w:sz="6" w:space="0" w:color="auto"/>
              <w:left w:val="single" w:sz="6" w:space="0" w:color="auto"/>
              <w:bottom w:val="single" w:sz="6" w:space="0" w:color="auto"/>
              <w:right w:val="nil"/>
            </w:tcBorders>
          </w:tcPr>
          <w:p w:rsidR="000E0756" w:rsidRPr="00147E92" w:rsidRDefault="000E0756"/>
        </w:tc>
        <w:tc>
          <w:tcPr>
            <w:tcW w:w="1417" w:type="dxa"/>
            <w:tcBorders>
              <w:top w:val="single" w:sz="6" w:space="0" w:color="auto"/>
              <w:left w:val="single" w:sz="6" w:space="0" w:color="auto"/>
              <w:bottom w:val="single" w:sz="6" w:space="0" w:color="auto"/>
              <w:right w:val="nil"/>
            </w:tcBorders>
          </w:tcPr>
          <w:p w:rsidR="000E0756" w:rsidRPr="00147E92" w:rsidRDefault="000E0756"/>
        </w:tc>
        <w:tc>
          <w:tcPr>
            <w:tcW w:w="1417" w:type="dxa"/>
            <w:tcBorders>
              <w:top w:val="single" w:sz="6" w:space="0" w:color="auto"/>
              <w:left w:val="single" w:sz="6" w:space="0" w:color="auto"/>
              <w:bottom w:val="single" w:sz="6" w:space="0" w:color="auto"/>
              <w:right w:val="single" w:sz="6" w:space="0" w:color="auto"/>
            </w:tcBorders>
          </w:tcPr>
          <w:p w:rsidR="000E0756" w:rsidRPr="00147E92" w:rsidRDefault="000E0756" w:rsidP="00A00BE0">
            <w:pPr>
              <w:jc w:val="center"/>
            </w:pPr>
          </w:p>
        </w:tc>
      </w:tr>
      <w:tr w:rsidR="000E0756" w:rsidRPr="00F37A3B" w:rsidTr="00147E92">
        <w:trPr>
          <w:tblHeader/>
        </w:trPr>
        <w:tc>
          <w:tcPr>
            <w:tcW w:w="1728" w:type="dxa"/>
            <w:tcBorders>
              <w:top w:val="single" w:sz="6" w:space="0" w:color="auto"/>
              <w:left w:val="single" w:sz="6" w:space="0" w:color="auto"/>
              <w:bottom w:val="single" w:sz="6" w:space="0" w:color="auto"/>
              <w:right w:val="nil"/>
            </w:tcBorders>
          </w:tcPr>
          <w:p w:rsidR="000E0756" w:rsidRPr="00147E92" w:rsidRDefault="000E0756">
            <w:pPr>
              <w:jc w:val="center"/>
            </w:pPr>
          </w:p>
        </w:tc>
        <w:tc>
          <w:tcPr>
            <w:tcW w:w="1260" w:type="dxa"/>
            <w:tcBorders>
              <w:top w:val="single" w:sz="6" w:space="0" w:color="auto"/>
              <w:left w:val="single" w:sz="6" w:space="0" w:color="auto"/>
              <w:bottom w:val="single" w:sz="6" w:space="0" w:color="auto"/>
              <w:right w:val="nil"/>
            </w:tcBorders>
          </w:tcPr>
          <w:p w:rsidR="000E0756" w:rsidRPr="00147E92" w:rsidRDefault="000E0756">
            <w:pPr>
              <w:jc w:val="center"/>
            </w:pPr>
          </w:p>
        </w:tc>
        <w:tc>
          <w:tcPr>
            <w:tcW w:w="3752" w:type="dxa"/>
            <w:tcBorders>
              <w:top w:val="single" w:sz="6" w:space="0" w:color="auto"/>
              <w:left w:val="single" w:sz="6" w:space="0" w:color="auto"/>
              <w:bottom w:val="single" w:sz="6" w:space="0" w:color="auto"/>
              <w:right w:val="nil"/>
            </w:tcBorders>
          </w:tcPr>
          <w:p w:rsidR="000E0756" w:rsidRPr="00147E92" w:rsidRDefault="000E0756"/>
        </w:tc>
        <w:tc>
          <w:tcPr>
            <w:tcW w:w="1417" w:type="dxa"/>
            <w:tcBorders>
              <w:top w:val="single" w:sz="6" w:space="0" w:color="auto"/>
              <w:left w:val="single" w:sz="6" w:space="0" w:color="auto"/>
              <w:bottom w:val="single" w:sz="6" w:space="0" w:color="auto"/>
              <w:right w:val="nil"/>
            </w:tcBorders>
          </w:tcPr>
          <w:p w:rsidR="000E0756" w:rsidRPr="00147E92" w:rsidRDefault="000E0756"/>
        </w:tc>
        <w:tc>
          <w:tcPr>
            <w:tcW w:w="1417" w:type="dxa"/>
            <w:tcBorders>
              <w:top w:val="single" w:sz="6" w:space="0" w:color="auto"/>
              <w:left w:val="single" w:sz="6" w:space="0" w:color="auto"/>
              <w:bottom w:val="single" w:sz="6" w:space="0" w:color="auto"/>
              <w:right w:val="single" w:sz="6" w:space="0" w:color="auto"/>
            </w:tcBorders>
          </w:tcPr>
          <w:p w:rsidR="000E0756" w:rsidRPr="00147E92" w:rsidRDefault="000E0756" w:rsidP="00A00BE0">
            <w:pPr>
              <w:jc w:val="center"/>
            </w:pPr>
          </w:p>
        </w:tc>
      </w:tr>
      <w:tr w:rsidR="000E0756" w:rsidRPr="00F37A3B" w:rsidTr="00147E92">
        <w:trPr>
          <w:tblHeader/>
        </w:trPr>
        <w:tc>
          <w:tcPr>
            <w:tcW w:w="1728" w:type="dxa"/>
            <w:tcBorders>
              <w:top w:val="single" w:sz="6" w:space="0" w:color="auto"/>
              <w:left w:val="single" w:sz="6" w:space="0" w:color="auto"/>
              <w:bottom w:val="single" w:sz="6" w:space="0" w:color="auto"/>
              <w:right w:val="nil"/>
            </w:tcBorders>
          </w:tcPr>
          <w:p w:rsidR="000E0756" w:rsidRPr="00147E92" w:rsidRDefault="000E0756">
            <w:pPr>
              <w:jc w:val="center"/>
            </w:pPr>
          </w:p>
        </w:tc>
        <w:tc>
          <w:tcPr>
            <w:tcW w:w="1260" w:type="dxa"/>
            <w:tcBorders>
              <w:top w:val="single" w:sz="6" w:space="0" w:color="auto"/>
              <w:left w:val="single" w:sz="6" w:space="0" w:color="auto"/>
              <w:bottom w:val="single" w:sz="6" w:space="0" w:color="auto"/>
              <w:right w:val="nil"/>
            </w:tcBorders>
          </w:tcPr>
          <w:p w:rsidR="000E0756" w:rsidRPr="00147E92" w:rsidRDefault="000E0756">
            <w:pPr>
              <w:jc w:val="center"/>
            </w:pPr>
          </w:p>
        </w:tc>
        <w:tc>
          <w:tcPr>
            <w:tcW w:w="3752" w:type="dxa"/>
            <w:tcBorders>
              <w:top w:val="single" w:sz="6" w:space="0" w:color="auto"/>
              <w:left w:val="single" w:sz="6" w:space="0" w:color="auto"/>
              <w:bottom w:val="single" w:sz="6" w:space="0" w:color="auto"/>
              <w:right w:val="nil"/>
            </w:tcBorders>
          </w:tcPr>
          <w:p w:rsidR="000E0756" w:rsidRPr="00147E92" w:rsidRDefault="000E0756"/>
        </w:tc>
        <w:tc>
          <w:tcPr>
            <w:tcW w:w="1417" w:type="dxa"/>
            <w:tcBorders>
              <w:top w:val="single" w:sz="6" w:space="0" w:color="auto"/>
              <w:left w:val="single" w:sz="6" w:space="0" w:color="auto"/>
              <w:bottom w:val="single" w:sz="6" w:space="0" w:color="auto"/>
              <w:right w:val="nil"/>
            </w:tcBorders>
          </w:tcPr>
          <w:p w:rsidR="000E0756" w:rsidRPr="00147E92" w:rsidRDefault="000E0756"/>
        </w:tc>
        <w:tc>
          <w:tcPr>
            <w:tcW w:w="1417" w:type="dxa"/>
            <w:tcBorders>
              <w:top w:val="single" w:sz="6" w:space="0" w:color="auto"/>
              <w:left w:val="single" w:sz="6" w:space="0" w:color="auto"/>
              <w:bottom w:val="single" w:sz="6" w:space="0" w:color="auto"/>
              <w:right w:val="single" w:sz="6" w:space="0" w:color="auto"/>
            </w:tcBorders>
          </w:tcPr>
          <w:p w:rsidR="000E0756" w:rsidRPr="00147E92" w:rsidRDefault="000E0756" w:rsidP="00A00BE0">
            <w:pPr>
              <w:jc w:val="center"/>
            </w:pPr>
          </w:p>
        </w:tc>
      </w:tr>
    </w:tbl>
    <w:p w:rsidR="00D9569B" w:rsidRPr="00D9040F" w:rsidRDefault="00D9569B" w:rsidP="00147E92">
      <w:pPr>
        <w:pStyle w:val="ListParagraph"/>
        <w:rPr>
          <w:rFonts w:ascii="Times New Roman" w:hAnsi="Times New Roman" w:cs="Times New Roman"/>
          <w:b/>
          <w:sz w:val="24"/>
          <w:szCs w:val="24"/>
        </w:rPr>
      </w:pPr>
    </w:p>
    <w:sectPr w:rsidR="00D9569B" w:rsidRPr="00D9040F" w:rsidSect="0065054B">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3B7E" w:rsidRDefault="00F93B7E" w:rsidP="00237642">
      <w:pPr>
        <w:spacing w:after="0" w:line="240" w:lineRule="auto"/>
      </w:pPr>
      <w:r>
        <w:separator/>
      </w:r>
    </w:p>
  </w:endnote>
  <w:endnote w:type="continuationSeparator" w:id="0">
    <w:p w:rsidR="00F93B7E" w:rsidRDefault="00F93B7E"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18"/>
        <w:szCs w:val="18"/>
      </w:rPr>
      <w:id w:val="15291777"/>
      <w:docPartObj>
        <w:docPartGallery w:val="Page Numbers (Bottom of Page)"/>
        <w:docPartUnique/>
      </w:docPartObj>
    </w:sdtPr>
    <w:sdtEndPr/>
    <w:sdtContent>
      <w:p w:rsidR="00A36F9E" w:rsidRPr="00F37A3B" w:rsidRDefault="00A36F9E" w:rsidP="00237642">
        <w:pPr>
          <w:pStyle w:val="Footer"/>
          <w:rPr>
            <w:rFonts w:cs="Times New Roman"/>
            <w:sz w:val="18"/>
            <w:szCs w:val="18"/>
          </w:rPr>
        </w:pPr>
        <w:r w:rsidRPr="00F37A3B">
          <w:rPr>
            <w:rFonts w:cs="Times New Roman"/>
            <w:sz w:val="18"/>
            <w:szCs w:val="18"/>
          </w:rPr>
          <w:t>Non-Conforming Material</w:t>
        </w:r>
        <w:r w:rsidRPr="00F37A3B">
          <w:rPr>
            <w:rFonts w:cs="Times New Roman"/>
            <w:sz w:val="18"/>
            <w:szCs w:val="18"/>
          </w:rPr>
          <w:tab/>
        </w:r>
        <w:r w:rsidRPr="00F37A3B">
          <w:rPr>
            <w:rFonts w:cs="Times New Roman"/>
            <w:sz w:val="18"/>
            <w:szCs w:val="18"/>
          </w:rPr>
          <w:tab/>
          <w:t>Confidential &amp; Proprietary</w:t>
        </w:r>
        <w:r w:rsidRPr="00F37A3B">
          <w:rPr>
            <w:rFonts w:cs="Times New Roman"/>
            <w:sz w:val="18"/>
            <w:szCs w:val="18"/>
          </w:rPr>
          <w:tab/>
          <w:t xml:space="preserve">  </w:t>
        </w:r>
      </w:p>
      <w:p w:rsidR="00A36F9E" w:rsidRPr="00F37A3B" w:rsidRDefault="00A36F9E" w:rsidP="00147E92">
        <w:pPr>
          <w:pStyle w:val="Footer"/>
          <w:tabs>
            <w:tab w:val="left" w:pos="8100"/>
          </w:tabs>
          <w:rPr>
            <w:rFonts w:cs="Times New Roman"/>
            <w:sz w:val="18"/>
            <w:szCs w:val="18"/>
          </w:rPr>
        </w:pPr>
        <w:r w:rsidRPr="00F37A3B">
          <w:rPr>
            <w:rFonts w:cs="Times New Roman"/>
            <w:sz w:val="18"/>
            <w:szCs w:val="18"/>
          </w:rPr>
          <w:t>Document Number: QA-017</w:t>
        </w:r>
        <w:r w:rsidRPr="00F37A3B">
          <w:rPr>
            <w:rFonts w:cs="Times New Roman"/>
            <w:sz w:val="18"/>
            <w:szCs w:val="18"/>
          </w:rPr>
          <w:tab/>
        </w:r>
        <w:r w:rsidRPr="00F37A3B">
          <w:rPr>
            <w:rFonts w:cs="Times New Roman"/>
            <w:sz w:val="18"/>
            <w:szCs w:val="18"/>
          </w:rPr>
          <w:tab/>
          <w:t xml:space="preserve">       </w:t>
        </w:r>
        <w:r w:rsidR="00147E92">
          <w:rPr>
            <w:rFonts w:cs="Times New Roman"/>
            <w:sz w:val="18"/>
            <w:szCs w:val="18"/>
          </w:rPr>
          <w:tab/>
        </w:r>
        <w:r w:rsidRPr="00F37A3B">
          <w:rPr>
            <w:rFonts w:cs="Times New Roman"/>
            <w:sz w:val="18"/>
            <w:szCs w:val="18"/>
          </w:rPr>
          <w:t xml:space="preserve">Page </w:t>
        </w:r>
        <w:r w:rsidR="008D113E" w:rsidRPr="00F37A3B">
          <w:rPr>
            <w:rFonts w:cs="Times New Roman"/>
            <w:sz w:val="18"/>
            <w:szCs w:val="18"/>
          </w:rPr>
          <w:fldChar w:fldCharType="begin"/>
        </w:r>
        <w:r w:rsidRPr="00F37A3B">
          <w:rPr>
            <w:rFonts w:cs="Times New Roman"/>
            <w:sz w:val="18"/>
            <w:szCs w:val="18"/>
          </w:rPr>
          <w:instrText xml:space="preserve"> PAGE   \* MERGEFORMAT </w:instrText>
        </w:r>
        <w:r w:rsidR="008D113E" w:rsidRPr="00F37A3B">
          <w:rPr>
            <w:rFonts w:cs="Times New Roman"/>
            <w:sz w:val="18"/>
            <w:szCs w:val="18"/>
          </w:rPr>
          <w:fldChar w:fldCharType="separate"/>
        </w:r>
        <w:r w:rsidR="009068A2">
          <w:rPr>
            <w:rFonts w:cs="Times New Roman"/>
            <w:noProof/>
            <w:sz w:val="18"/>
            <w:szCs w:val="18"/>
          </w:rPr>
          <w:t>9</w:t>
        </w:r>
        <w:r w:rsidR="008D113E" w:rsidRPr="00F37A3B">
          <w:rPr>
            <w:rFonts w:cs="Times New Roman"/>
            <w:sz w:val="18"/>
            <w:szCs w:val="18"/>
          </w:rPr>
          <w:fldChar w:fldCharType="end"/>
        </w:r>
        <w:r w:rsidRPr="00F37A3B">
          <w:rPr>
            <w:rFonts w:cs="Times New Roman"/>
            <w:sz w:val="18"/>
            <w:szCs w:val="18"/>
          </w:rPr>
          <w:t xml:space="preserve"> of </w:t>
        </w:r>
        <w:r w:rsidR="00F93B7E" w:rsidRPr="00F37A3B">
          <w:rPr>
            <w:sz w:val="18"/>
            <w:szCs w:val="18"/>
          </w:rPr>
          <w:fldChar w:fldCharType="begin"/>
        </w:r>
        <w:r w:rsidR="00F93B7E" w:rsidRPr="00F37A3B">
          <w:rPr>
            <w:sz w:val="18"/>
            <w:szCs w:val="18"/>
          </w:rPr>
          <w:instrText xml:space="preserve"> NUMPAGES   \* MERGEFORMAT </w:instrText>
        </w:r>
        <w:r w:rsidR="00F93B7E" w:rsidRPr="00F37A3B">
          <w:rPr>
            <w:sz w:val="18"/>
            <w:szCs w:val="18"/>
          </w:rPr>
          <w:fldChar w:fldCharType="separate"/>
        </w:r>
        <w:r w:rsidR="009068A2">
          <w:rPr>
            <w:rFonts w:cs="Times New Roman"/>
            <w:noProof/>
            <w:sz w:val="18"/>
            <w:szCs w:val="18"/>
          </w:rPr>
          <w:t>9</w:t>
        </w:r>
        <w:r w:rsidR="00F93B7E" w:rsidRPr="00F37A3B">
          <w:rPr>
            <w:rFonts w:cs="Times New Roman"/>
            <w:noProof/>
            <w:sz w:val="18"/>
            <w:szCs w:val="18"/>
          </w:rPr>
          <w:fldChar w:fldCharType="end"/>
        </w:r>
      </w:p>
      <w:p w:rsidR="00A36F9E" w:rsidRPr="00F37A3B" w:rsidRDefault="00A36F9E" w:rsidP="00F37A3B">
        <w:pPr>
          <w:pStyle w:val="Footer"/>
          <w:rPr>
            <w:sz w:val="18"/>
            <w:szCs w:val="18"/>
          </w:rPr>
        </w:pPr>
        <w:r w:rsidRPr="00F37A3B">
          <w:rPr>
            <w:rFonts w:cs="Times New Roman"/>
            <w:sz w:val="18"/>
            <w:szCs w:val="18"/>
          </w:rPr>
          <w:t>Version Number:  00</w:t>
        </w:r>
        <w:ins w:id="2" w:author="Andrea Miller" w:date="2013-04-17T08:44:00Z">
          <w:r w:rsidR="00567F3F">
            <w:rPr>
              <w:rFonts w:cs="Times New Roman"/>
              <w:sz w:val="18"/>
              <w:szCs w:val="18"/>
            </w:rPr>
            <w:t>2</w:t>
          </w:r>
        </w:ins>
        <w:del w:id="3" w:author="Andrea Miller" w:date="2013-04-17T08:44:00Z">
          <w:r w:rsidR="00F37A3B" w:rsidDel="00567F3F">
            <w:rPr>
              <w:rFonts w:cs="Times New Roman"/>
              <w:sz w:val="18"/>
              <w:szCs w:val="18"/>
            </w:rPr>
            <w:delText>1</w:delText>
          </w:r>
        </w:del>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3B7E" w:rsidRDefault="00F93B7E" w:rsidP="00237642">
      <w:pPr>
        <w:spacing w:after="0" w:line="240" w:lineRule="auto"/>
      </w:pPr>
      <w:r>
        <w:separator/>
      </w:r>
    </w:p>
  </w:footnote>
  <w:footnote w:type="continuationSeparator" w:id="0">
    <w:p w:rsidR="00F93B7E" w:rsidRDefault="00F93B7E"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A36F9E" w:rsidTr="00F37A3B">
      <w:trPr>
        <w:trHeight w:val="980"/>
      </w:trPr>
      <w:tc>
        <w:tcPr>
          <w:tcW w:w="3798" w:type="dxa"/>
          <w:vAlign w:val="center"/>
        </w:tcPr>
        <w:p w:rsidR="00A36F9E" w:rsidRDefault="0045030E" w:rsidP="0045030E">
          <w:pPr>
            <w:pStyle w:val="Header"/>
            <w:jc w:val="center"/>
          </w:pPr>
          <w:r>
            <w:rPr>
              <w:noProof/>
            </w:rPr>
            <w:drawing>
              <wp:inline distT="0" distB="0" distL="0" distR="0" wp14:anchorId="556B8FF5" wp14:editId="1A7E9DC5">
                <wp:extent cx="1885950"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A36F9E" w:rsidRPr="00F37A3B" w:rsidRDefault="00A36F9E" w:rsidP="0045030E">
          <w:pPr>
            <w:pStyle w:val="Header"/>
            <w:jc w:val="center"/>
            <w:rPr>
              <w:rFonts w:cs="Times New Roman"/>
              <w:b/>
              <w:sz w:val="28"/>
              <w:szCs w:val="28"/>
            </w:rPr>
          </w:pPr>
          <w:r w:rsidRPr="00F37A3B">
            <w:rPr>
              <w:rFonts w:cs="Times New Roman"/>
              <w:b/>
              <w:sz w:val="36"/>
              <w:szCs w:val="28"/>
            </w:rPr>
            <w:t>Non-Conforming Material</w:t>
          </w:r>
        </w:p>
      </w:tc>
    </w:tr>
  </w:tbl>
  <w:p w:rsidR="00A36F9E" w:rsidRDefault="00A36F9E"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416927DA"/>
    <w:multiLevelType w:val="hybridMultilevel"/>
    <w:tmpl w:val="39EEAF2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5"/>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trackRevisions/>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103AB"/>
    <w:rsid w:val="00021DD2"/>
    <w:rsid w:val="00025261"/>
    <w:rsid w:val="00026811"/>
    <w:rsid w:val="00062CC8"/>
    <w:rsid w:val="00080866"/>
    <w:rsid w:val="000A7329"/>
    <w:rsid w:val="000B01F5"/>
    <w:rsid w:val="000E0756"/>
    <w:rsid w:val="000E2C3E"/>
    <w:rsid w:val="00147E92"/>
    <w:rsid w:val="001E0372"/>
    <w:rsid w:val="002046CC"/>
    <w:rsid w:val="00225EF5"/>
    <w:rsid w:val="00230F81"/>
    <w:rsid w:val="00237642"/>
    <w:rsid w:val="00256E3C"/>
    <w:rsid w:val="00260223"/>
    <w:rsid w:val="00261587"/>
    <w:rsid w:val="00263B6C"/>
    <w:rsid w:val="002A09F0"/>
    <w:rsid w:val="002B48FB"/>
    <w:rsid w:val="002B5884"/>
    <w:rsid w:val="002D425C"/>
    <w:rsid w:val="00305421"/>
    <w:rsid w:val="00326FA7"/>
    <w:rsid w:val="0033346B"/>
    <w:rsid w:val="003739A2"/>
    <w:rsid w:val="003813E6"/>
    <w:rsid w:val="00393163"/>
    <w:rsid w:val="003A1B14"/>
    <w:rsid w:val="003D050D"/>
    <w:rsid w:val="003E3C1C"/>
    <w:rsid w:val="00436103"/>
    <w:rsid w:val="004473EB"/>
    <w:rsid w:val="0045030E"/>
    <w:rsid w:val="004B7C46"/>
    <w:rsid w:val="004C1D0A"/>
    <w:rsid w:val="004C65C6"/>
    <w:rsid w:val="0053047B"/>
    <w:rsid w:val="0054671C"/>
    <w:rsid w:val="005652DF"/>
    <w:rsid w:val="00567F3F"/>
    <w:rsid w:val="005A523E"/>
    <w:rsid w:val="005D6ECD"/>
    <w:rsid w:val="005F0F3F"/>
    <w:rsid w:val="00616C77"/>
    <w:rsid w:val="0065054B"/>
    <w:rsid w:val="006723EC"/>
    <w:rsid w:val="00677F1E"/>
    <w:rsid w:val="006F223F"/>
    <w:rsid w:val="00782CCE"/>
    <w:rsid w:val="0079736A"/>
    <w:rsid w:val="00836CC7"/>
    <w:rsid w:val="0087595C"/>
    <w:rsid w:val="00887D51"/>
    <w:rsid w:val="008C1920"/>
    <w:rsid w:val="008C749D"/>
    <w:rsid w:val="008D113E"/>
    <w:rsid w:val="0090462C"/>
    <w:rsid w:val="009068A2"/>
    <w:rsid w:val="00927BC4"/>
    <w:rsid w:val="00A004B4"/>
    <w:rsid w:val="00A00BE0"/>
    <w:rsid w:val="00A272B9"/>
    <w:rsid w:val="00A36F9E"/>
    <w:rsid w:val="00A55941"/>
    <w:rsid w:val="00A74405"/>
    <w:rsid w:val="00A82EF0"/>
    <w:rsid w:val="00AC213E"/>
    <w:rsid w:val="00B203FC"/>
    <w:rsid w:val="00B5256D"/>
    <w:rsid w:val="00BA353A"/>
    <w:rsid w:val="00BE118B"/>
    <w:rsid w:val="00C64B81"/>
    <w:rsid w:val="00CA18AC"/>
    <w:rsid w:val="00CA2441"/>
    <w:rsid w:val="00CA47D6"/>
    <w:rsid w:val="00CB03E8"/>
    <w:rsid w:val="00CC6770"/>
    <w:rsid w:val="00CE21AD"/>
    <w:rsid w:val="00CF7D62"/>
    <w:rsid w:val="00D16FAD"/>
    <w:rsid w:val="00D172D8"/>
    <w:rsid w:val="00D3230C"/>
    <w:rsid w:val="00D5491F"/>
    <w:rsid w:val="00D607F8"/>
    <w:rsid w:val="00D9040F"/>
    <w:rsid w:val="00D9569B"/>
    <w:rsid w:val="00E07A4C"/>
    <w:rsid w:val="00E21475"/>
    <w:rsid w:val="00E51F4B"/>
    <w:rsid w:val="00E559DE"/>
    <w:rsid w:val="00E90C22"/>
    <w:rsid w:val="00EC4C2F"/>
    <w:rsid w:val="00ED020E"/>
    <w:rsid w:val="00EF345E"/>
    <w:rsid w:val="00EF52C0"/>
    <w:rsid w:val="00F0139F"/>
    <w:rsid w:val="00F11C45"/>
    <w:rsid w:val="00F26926"/>
    <w:rsid w:val="00F37A3B"/>
    <w:rsid w:val="00F632C9"/>
    <w:rsid w:val="00F93B7E"/>
    <w:rsid w:val="00F96552"/>
    <w:rsid w:val="00FC52D4"/>
    <w:rsid w:val="00FE0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38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~WRL1435.tmp</Template>
  <TotalTime>7</TotalTime>
  <Pages>9</Pages>
  <Words>2002</Words>
  <Characters>11414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Andrea Miller</cp:lastModifiedBy>
  <cp:revision>3</cp:revision>
  <cp:lastPrinted>2013-02-25T17:19:00Z</cp:lastPrinted>
  <dcterms:created xsi:type="dcterms:W3CDTF">2013-04-17T15:44:00Z</dcterms:created>
  <dcterms:modified xsi:type="dcterms:W3CDTF">2013-04-17T18:00:00Z</dcterms:modified>
</cp:coreProperties>
</file>