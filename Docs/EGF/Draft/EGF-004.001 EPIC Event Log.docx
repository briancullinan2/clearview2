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7609" w:rsidRPr="00187609" w:rsidRDefault="00187609" w:rsidP="00187609">
      <w:pPr>
        <w:rPr>
          <w:b/>
          <w:sz w:val="20"/>
          <w:szCs w:val="20"/>
        </w:rPr>
      </w:pPr>
      <w:r w:rsidRPr="00187609">
        <w:rPr>
          <w:b/>
          <w:sz w:val="20"/>
          <w:szCs w:val="20"/>
        </w:rPr>
        <w:t>This log is intended to be used to document activities performed on EPIC equipment and test devices.  A lo</w:t>
      </w:r>
      <w:r w:rsidR="00885843">
        <w:rPr>
          <w:b/>
          <w:sz w:val="20"/>
          <w:szCs w:val="20"/>
        </w:rPr>
        <w:t xml:space="preserve">g </w:t>
      </w:r>
      <w:r w:rsidRPr="00187609">
        <w:rPr>
          <w:b/>
          <w:sz w:val="20"/>
          <w:szCs w:val="20"/>
        </w:rPr>
        <w:t>should be kept at each piece of equipment and/or device where significant activities (e.g., test verification/validation, qualification, and or other recorded uses) are performed.</w:t>
      </w:r>
    </w:p>
    <w:p w:rsidR="00495202" w:rsidRDefault="00495202" w:rsidP="00495202"/>
    <w:tbl>
      <w:tblPr>
        <w:tblStyle w:val="TableGrid"/>
        <w:tblW w:w="0" w:type="auto"/>
        <w:tblLayout w:type="fixed"/>
        <w:tblLook w:val="04A0"/>
        <w:tblPrChange w:id="0" w:author="Andie Miller" w:date="2009-12-10T16:33:00Z">
          <w:tblPr>
            <w:tblStyle w:val="TableGrid"/>
            <w:tblW w:w="0" w:type="auto"/>
            <w:tblLayout w:type="fixed"/>
            <w:tblLook w:val="04A0"/>
          </w:tblPr>
        </w:tblPrChange>
      </w:tblPr>
      <w:tblGrid>
        <w:gridCol w:w="468"/>
        <w:gridCol w:w="1170"/>
        <w:gridCol w:w="810"/>
        <w:gridCol w:w="2430"/>
        <w:gridCol w:w="2584"/>
        <w:gridCol w:w="5246"/>
        <w:gridCol w:w="1890"/>
        <w:tblGridChange w:id="1">
          <w:tblGrid>
            <w:gridCol w:w="436"/>
            <w:gridCol w:w="380"/>
            <w:gridCol w:w="56"/>
            <w:gridCol w:w="760"/>
            <w:gridCol w:w="108"/>
            <w:gridCol w:w="708"/>
            <w:gridCol w:w="1709"/>
            <w:gridCol w:w="721"/>
            <w:gridCol w:w="2584"/>
            <w:gridCol w:w="5246"/>
            <w:gridCol w:w="1890"/>
          </w:tblGrid>
        </w:tblGridChange>
      </w:tblGrid>
      <w:tr w:rsidR="00BD416F" w:rsidRPr="00495202" w:rsidTr="00BD416F">
        <w:trPr>
          <w:trHeight w:val="674"/>
          <w:trPrChange w:id="2" w:author="Andie Miller" w:date="2009-12-10T16:33:00Z">
            <w:trPr>
              <w:trHeight w:val="674"/>
            </w:trPr>
          </w:trPrChange>
        </w:trPr>
        <w:tc>
          <w:tcPr>
            <w:tcW w:w="468" w:type="dxa"/>
            <w:tcPrChange w:id="3" w:author="Andie Miller" w:date="2009-12-10T16:33:00Z">
              <w:tcPr>
                <w:tcW w:w="436" w:type="dxa"/>
              </w:tcPr>
            </w:tcPrChange>
          </w:tcPr>
          <w:p w:rsidR="00BD416F" w:rsidRPr="00495202" w:rsidRDefault="00BD416F" w:rsidP="00495202">
            <w:pPr>
              <w:rPr>
                <w:b/>
              </w:rPr>
            </w:pPr>
            <w:del w:id="4" w:author="Andie Miller" w:date="2009-12-10T16:30:00Z">
              <w:r w:rsidRPr="00495202" w:rsidDel="00BD416F">
                <w:rPr>
                  <w:b/>
                </w:rPr>
                <w:delText>Date</w:delText>
              </w:r>
            </w:del>
            <w:ins w:id="5" w:author="Andie Miller" w:date="2009-12-10T16:30:00Z">
              <w:r>
                <w:rPr>
                  <w:b/>
                </w:rPr>
                <w:t>No.</w:t>
              </w:r>
            </w:ins>
          </w:p>
        </w:tc>
        <w:tc>
          <w:tcPr>
            <w:tcW w:w="1170" w:type="dxa"/>
            <w:tcPrChange w:id="6" w:author="Andie Miller" w:date="2009-12-10T16:33:00Z">
              <w:tcPr>
                <w:tcW w:w="436" w:type="dxa"/>
                <w:gridSpan w:val="2"/>
              </w:tcPr>
            </w:tcPrChange>
          </w:tcPr>
          <w:p w:rsidR="00BD416F" w:rsidRPr="00495202" w:rsidRDefault="00BD416F" w:rsidP="00495202">
            <w:pPr>
              <w:rPr>
                <w:b/>
              </w:rPr>
            </w:pPr>
            <w:ins w:id="7" w:author="Andie Miller" w:date="2009-12-10T16:30:00Z">
              <w:r w:rsidRPr="00495202">
                <w:rPr>
                  <w:b/>
                </w:rPr>
                <w:t>Date</w:t>
              </w:r>
            </w:ins>
          </w:p>
        </w:tc>
        <w:tc>
          <w:tcPr>
            <w:tcW w:w="810" w:type="dxa"/>
            <w:tcPrChange w:id="8" w:author="Andie Miller" w:date="2009-12-10T16:33:00Z">
              <w:tcPr>
                <w:tcW w:w="868" w:type="dxa"/>
                <w:gridSpan w:val="2"/>
              </w:tcPr>
            </w:tcPrChange>
          </w:tcPr>
          <w:p w:rsidR="00BD416F" w:rsidRPr="00495202" w:rsidRDefault="00BD416F" w:rsidP="00495202">
            <w:pPr>
              <w:rPr>
                <w:b/>
              </w:rPr>
            </w:pPr>
            <w:r w:rsidRPr="00495202">
              <w:rPr>
                <w:b/>
              </w:rPr>
              <w:t>Time</w:t>
            </w:r>
          </w:p>
        </w:tc>
        <w:tc>
          <w:tcPr>
            <w:tcW w:w="2430" w:type="dxa"/>
            <w:tcPrChange w:id="9" w:author="Andie Miller" w:date="2009-12-10T16:33:00Z">
              <w:tcPr>
                <w:tcW w:w="2417" w:type="dxa"/>
                <w:gridSpan w:val="2"/>
              </w:tcPr>
            </w:tcPrChange>
          </w:tcPr>
          <w:p w:rsidR="00BD416F" w:rsidRDefault="00BD416F" w:rsidP="00495202">
            <w:pPr>
              <w:rPr>
                <w:b/>
              </w:rPr>
            </w:pPr>
            <w:del w:id="10" w:author="Andie Miller" w:date="2009-12-10T16:29:00Z">
              <w:r w:rsidRPr="00495202" w:rsidDel="00BD416F">
                <w:rPr>
                  <w:b/>
                </w:rPr>
                <w:delText>Event</w:delText>
              </w:r>
            </w:del>
            <w:ins w:id="11" w:author="Andie Miller" w:date="2009-12-10T16:30:00Z">
              <w:r>
                <w:rPr>
                  <w:b/>
                </w:rPr>
                <w:t>Subject/</w:t>
              </w:r>
            </w:ins>
            <w:ins w:id="12" w:author="Andie Miller" w:date="2009-12-10T16:29:00Z">
              <w:r>
                <w:rPr>
                  <w:b/>
                </w:rPr>
                <w:t>Purpose</w:t>
              </w:r>
            </w:ins>
          </w:p>
          <w:p w:rsidR="00BD416F" w:rsidRPr="0032161B" w:rsidRDefault="00BD416F" w:rsidP="00BD416F">
            <w:pPr>
              <w:tabs>
                <w:tab w:val="center" w:pos="4680"/>
                <w:tab w:val="right" w:pos="9360"/>
              </w:tabs>
              <w:rPr>
                <w:b/>
                <w:sz w:val="16"/>
                <w:szCs w:val="16"/>
              </w:rPr>
            </w:pPr>
            <w:r w:rsidRPr="00187609">
              <w:rPr>
                <w:b/>
                <w:sz w:val="16"/>
                <w:szCs w:val="16"/>
              </w:rPr>
              <w:t xml:space="preserve">(Include # of Images and describe the </w:t>
            </w:r>
            <w:del w:id="13" w:author="Andie Miller" w:date="2009-12-10T16:30:00Z">
              <w:r w:rsidRPr="00187609" w:rsidDel="00BD416F">
                <w:rPr>
                  <w:b/>
                  <w:sz w:val="16"/>
                  <w:szCs w:val="16"/>
                </w:rPr>
                <w:delText>purpose</w:delText>
              </w:r>
            </w:del>
            <w:ins w:id="14" w:author="Andie Miller" w:date="2009-12-10T16:30:00Z">
              <w:r>
                <w:rPr>
                  <w:b/>
                  <w:sz w:val="16"/>
                  <w:szCs w:val="16"/>
                </w:rPr>
                <w:t>reason for image capture</w:t>
              </w:r>
            </w:ins>
            <w:r w:rsidRPr="00187609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2584" w:type="dxa"/>
            <w:tcPrChange w:id="15" w:author="Andie Miller" w:date="2009-12-10T16:33:00Z">
              <w:tcPr>
                <w:tcW w:w="3305" w:type="dxa"/>
                <w:gridSpan w:val="2"/>
              </w:tcPr>
            </w:tcPrChange>
          </w:tcPr>
          <w:p w:rsidR="00BD416F" w:rsidRDefault="00BD416F" w:rsidP="00495202">
            <w:pPr>
              <w:rPr>
                <w:b/>
              </w:rPr>
            </w:pPr>
            <w:r>
              <w:rPr>
                <w:b/>
              </w:rPr>
              <w:t>Problems?</w:t>
            </w:r>
          </w:p>
          <w:p w:rsidR="00BD416F" w:rsidRPr="0032161B" w:rsidRDefault="00BD416F" w:rsidP="00495202">
            <w:pPr>
              <w:tabs>
                <w:tab w:val="center" w:pos="4680"/>
                <w:tab w:val="right" w:pos="9360"/>
              </w:tabs>
              <w:rPr>
                <w:b/>
                <w:sz w:val="16"/>
                <w:szCs w:val="16"/>
              </w:rPr>
            </w:pPr>
            <w:r w:rsidRPr="00187609">
              <w:rPr>
                <w:b/>
                <w:sz w:val="16"/>
                <w:szCs w:val="16"/>
              </w:rPr>
              <w:t>(Describe the Problem)</w:t>
            </w:r>
          </w:p>
        </w:tc>
        <w:tc>
          <w:tcPr>
            <w:tcW w:w="5246" w:type="dxa"/>
            <w:tcPrChange w:id="16" w:author="Andie Miller" w:date="2009-12-10T16:33:00Z">
              <w:tcPr>
                <w:tcW w:w="5246" w:type="dxa"/>
              </w:tcPr>
            </w:tcPrChange>
          </w:tcPr>
          <w:p w:rsidR="00BD416F" w:rsidRDefault="00BD416F" w:rsidP="00495202">
            <w:pPr>
              <w:rPr>
                <w:b/>
              </w:rPr>
            </w:pPr>
            <w:r w:rsidRPr="00495202">
              <w:rPr>
                <w:b/>
              </w:rPr>
              <w:t>Resolution</w:t>
            </w:r>
          </w:p>
          <w:p w:rsidR="00BD416F" w:rsidRPr="0032161B" w:rsidRDefault="00BD416F" w:rsidP="00495202">
            <w:pPr>
              <w:tabs>
                <w:tab w:val="center" w:pos="4680"/>
                <w:tab w:val="right" w:pos="9360"/>
              </w:tabs>
              <w:rPr>
                <w:b/>
                <w:sz w:val="16"/>
                <w:szCs w:val="16"/>
              </w:rPr>
            </w:pPr>
            <w:r w:rsidRPr="00187609">
              <w:rPr>
                <w:b/>
                <w:sz w:val="16"/>
                <w:szCs w:val="16"/>
              </w:rPr>
              <w:t>(Record actions taken to resolve the problem)</w:t>
            </w:r>
          </w:p>
        </w:tc>
        <w:tc>
          <w:tcPr>
            <w:tcW w:w="1890" w:type="dxa"/>
            <w:tcPrChange w:id="17" w:author="Andie Miller" w:date="2009-12-10T16:33:00Z">
              <w:tcPr>
                <w:tcW w:w="1890" w:type="dxa"/>
              </w:tcPr>
            </w:tcPrChange>
          </w:tcPr>
          <w:p w:rsidR="00BD416F" w:rsidRPr="00495202" w:rsidRDefault="00BD416F" w:rsidP="00495202">
            <w:pPr>
              <w:rPr>
                <w:b/>
              </w:rPr>
            </w:pPr>
            <w:del w:id="18" w:author="Andie Miller" w:date="2009-12-10T16:28:00Z">
              <w:r w:rsidDel="00BD416F">
                <w:rPr>
                  <w:b/>
                </w:rPr>
                <w:delText>Initials</w:delText>
              </w:r>
            </w:del>
            <w:ins w:id="19" w:author="Andie Miller" w:date="2009-12-10T16:28:00Z">
              <w:r>
                <w:rPr>
                  <w:b/>
                </w:rPr>
                <w:t>Technician</w:t>
              </w:r>
            </w:ins>
          </w:p>
        </w:tc>
      </w:tr>
      <w:tr w:rsidR="00BD416F" w:rsidRPr="00B42AA9" w:rsidTr="00BD416F">
        <w:tc>
          <w:tcPr>
            <w:tcW w:w="468" w:type="dxa"/>
            <w:vAlign w:val="center"/>
            <w:tcPrChange w:id="20" w:author="Andie Miller" w:date="2009-12-10T16:33:00Z">
              <w:tcPr>
                <w:tcW w:w="436" w:type="dxa"/>
              </w:tcPr>
            </w:tcPrChange>
          </w:tcPr>
          <w:p w:rsidR="00BD416F" w:rsidRPr="00BD416F" w:rsidRDefault="00BD416F" w:rsidP="00BD416F">
            <w:pPr>
              <w:jc w:val="center"/>
              <w:rPr>
                <w:sz w:val="32"/>
                <w:szCs w:val="32"/>
                <w:rPrChange w:id="21" w:author="Andie Miller" w:date="2009-12-10T16:31:00Z">
                  <w:rPr>
                    <w:sz w:val="48"/>
                    <w:szCs w:val="48"/>
                  </w:rPr>
                </w:rPrChange>
              </w:rPr>
              <w:pPrChange w:id="22" w:author="Andie Miller" w:date="2009-12-10T16:31:00Z">
                <w:pPr/>
              </w:pPrChange>
            </w:pPr>
            <w:ins w:id="23" w:author="Andie Miller" w:date="2009-12-10T16:31:00Z">
              <w:r w:rsidRPr="00BD416F">
                <w:rPr>
                  <w:sz w:val="32"/>
                  <w:szCs w:val="32"/>
                </w:rPr>
                <w:t>1</w:t>
              </w:r>
            </w:ins>
          </w:p>
        </w:tc>
        <w:tc>
          <w:tcPr>
            <w:tcW w:w="1170" w:type="dxa"/>
            <w:tcPrChange w:id="24" w:author="Andie Miller" w:date="2009-12-10T16:33:00Z">
              <w:tcPr>
                <w:tcW w:w="436" w:type="dxa"/>
                <w:gridSpan w:val="2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  <w:tc>
          <w:tcPr>
            <w:tcW w:w="810" w:type="dxa"/>
            <w:tcPrChange w:id="25" w:author="Andie Miller" w:date="2009-12-10T16:33:00Z">
              <w:tcPr>
                <w:tcW w:w="868" w:type="dxa"/>
                <w:gridSpan w:val="2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  <w:tc>
          <w:tcPr>
            <w:tcW w:w="2430" w:type="dxa"/>
            <w:tcPrChange w:id="26" w:author="Andie Miller" w:date="2009-12-10T16:33:00Z">
              <w:tcPr>
                <w:tcW w:w="2417" w:type="dxa"/>
                <w:gridSpan w:val="2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  <w:tc>
          <w:tcPr>
            <w:tcW w:w="2584" w:type="dxa"/>
            <w:tcPrChange w:id="27" w:author="Andie Miller" w:date="2009-12-10T16:33:00Z">
              <w:tcPr>
                <w:tcW w:w="3305" w:type="dxa"/>
                <w:gridSpan w:val="2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  <w:tc>
          <w:tcPr>
            <w:tcW w:w="5246" w:type="dxa"/>
            <w:tcPrChange w:id="28" w:author="Andie Miller" w:date="2009-12-10T16:33:00Z">
              <w:tcPr>
                <w:tcW w:w="5246" w:type="dxa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  <w:tc>
          <w:tcPr>
            <w:tcW w:w="1890" w:type="dxa"/>
            <w:tcPrChange w:id="29" w:author="Andie Miller" w:date="2009-12-10T16:33:00Z">
              <w:tcPr>
                <w:tcW w:w="1890" w:type="dxa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</w:tr>
      <w:tr w:rsidR="00BD416F" w:rsidRPr="00B42AA9" w:rsidTr="00BD416F">
        <w:tc>
          <w:tcPr>
            <w:tcW w:w="468" w:type="dxa"/>
            <w:vAlign w:val="center"/>
            <w:tcPrChange w:id="30" w:author="Andie Miller" w:date="2009-12-10T16:33:00Z">
              <w:tcPr>
                <w:tcW w:w="436" w:type="dxa"/>
              </w:tcPr>
            </w:tcPrChange>
          </w:tcPr>
          <w:p w:rsidR="00BD416F" w:rsidRPr="00BD416F" w:rsidRDefault="00BD416F" w:rsidP="00BD416F">
            <w:pPr>
              <w:jc w:val="center"/>
              <w:rPr>
                <w:sz w:val="32"/>
                <w:szCs w:val="32"/>
                <w:rPrChange w:id="31" w:author="Andie Miller" w:date="2009-12-10T16:31:00Z">
                  <w:rPr>
                    <w:sz w:val="48"/>
                    <w:szCs w:val="48"/>
                  </w:rPr>
                </w:rPrChange>
              </w:rPr>
              <w:pPrChange w:id="32" w:author="Andie Miller" w:date="2009-12-10T16:31:00Z">
                <w:pPr/>
              </w:pPrChange>
            </w:pPr>
            <w:ins w:id="33" w:author="Andie Miller" w:date="2009-12-10T16:31:00Z">
              <w:r w:rsidRPr="00BD416F">
                <w:rPr>
                  <w:sz w:val="32"/>
                  <w:szCs w:val="32"/>
                  <w:rPrChange w:id="34" w:author="Andie Miller" w:date="2009-12-10T16:31:00Z">
                    <w:rPr>
                      <w:sz w:val="48"/>
                      <w:szCs w:val="48"/>
                    </w:rPr>
                  </w:rPrChange>
                </w:rPr>
                <w:t>2</w:t>
              </w:r>
            </w:ins>
          </w:p>
        </w:tc>
        <w:tc>
          <w:tcPr>
            <w:tcW w:w="1170" w:type="dxa"/>
            <w:tcPrChange w:id="35" w:author="Andie Miller" w:date="2009-12-10T16:33:00Z">
              <w:tcPr>
                <w:tcW w:w="436" w:type="dxa"/>
                <w:gridSpan w:val="2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  <w:tc>
          <w:tcPr>
            <w:tcW w:w="810" w:type="dxa"/>
            <w:tcPrChange w:id="36" w:author="Andie Miller" w:date="2009-12-10T16:33:00Z">
              <w:tcPr>
                <w:tcW w:w="868" w:type="dxa"/>
                <w:gridSpan w:val="2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  <w:tc>
          <w:tcPr>
            <w:tcW w:w="2430" w:type="dxa"/>
            <w:tcPrChange w:id="37" w:author="Andie Miller" w:date="2009-12-10T16:33:00Z">
              <w:tcPr>
                <w:tcW w:w="2417" w:type="dxa"/>
                <w:gridSpan w:val="2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  <w:tc>
          <w:tcPr>
            <w:tcW w:w="2584" w:type="dxa"/>
            <w:tcPrChange w:id="38" w:author="Andie Miller" w:date="2009-12-10T16:33:00Z">
              <w:tcPr>
                <w:tcW w:w="3305" w:type="dxa"/>
                <w:gridSpan w:val="2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  <w:tc>
          <w:tcPr>
            <w:tcW w:w="5246" w:type="dxa"/>
            <w:tcPrChange w:id="39" w:author="Andie Miller" w:date="2009-12-10T16:33:00Z">
              <w:tcPr>
                <w:tcW w:w="5246" w:type="dxa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  <w:tc>
          <w:tcPr>
            <w:tcW w:w="1890" w:type="dxa"/>
            <w:tcPrChange w:id="40" w:author="Andie Miller" w:date="2009-12-10T16:33:00Z">
              <w:tcPr>
                <w:tcW w:w="1890" w:type="dxa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</w:tr>
      <w:tr w:rsidR="00BD416F" w:rsidRPr="00B42AA9" w:rsidTr="00BD416F">
        <w:tc>
          <w:tcPr>
            <w:tcW w:w="468" w:type="dxa"/>
            <w:vAlign w:val="center"/>
            <w:tcPrChange w:id="41" w:author="Andie Miller" w:date="2009-12-10T16:33:00Z">
              <w:tcPr>
                <w:tcW w:w="436" w:type="dxa"/>
              </w:tcPr>
            </w:tcPrChange>
          </w:tcPr>
          <w:p w:rsidR="00BD416F" w:rsidRPr="00BD416F" w:rsidRDefault="00BD416F" w:rsidP="00BD416F">
            <w:pPr>
              <w:jc w:val="center"/>
              <w:rPr>
                <w:sz w:val="32"/>
                <w:szCs w:val="32"/>
                <w:rPrChange w:id="42" w:author="Andie Miller" w:date="2009-12-10T16:31:00Z">
                  <w:rPr>
                    <w:sz w:val="48"/>
                    <w:szCs w:val="48"/>
                  </w:rPr>
                </w:rPrChange>
              </w:rPr>
              <w:pPrChange w:id="43" w:author="Andie Miller" w:date="2009-12-10T16:31:00Z">
                <w:pPr/>
              </w:pPrChange>
            </w:pPr>
            <w:ins w:id="44" w:author="Andie Miller" w:date="2009-12-10T16:32:00Z">
              <w:r>
                <w:rPr>
                  <w:sz w:val="32"/>
                  <w:szCs w:val="32"/>
                </w:rPr>
                <w:t>3</w:t>
              </w:r>
            </w:ins>
          </w:p>
        </w:tc>
        <w:tc>
          <w:tcPr>
            <w:tcW w:w="1170" w:type="dxa"/>
            <w:tcPrChange w:id="45" w:author="Andie Miller" w:date="2009-12-10T16:33:00Z">
              <w:tcPr>
                <w:tcW w:w="436" w:type="dxa"/>
                <w:gridSpan w:val="2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  <w:tc>
          <w:tcPr>
            <w:tcW w:w="810" w:type="dxa"/>
            <w:tcPrChange w:id="46" w:author="Andie Miller" w:date="2009-12-10T16:33:00Z">
              <w:tcPr>
                <w:tcW w:w="868" w:type="dxa"/>
                <w:gridSpan w:val="2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  <w:tc>
          <w:tcPr>
            <w:tcW w:w="2430" w:type="dxa"/>
            <w:tcPrChange w:id="47" w:author="Andie Miller" w:date="2009-12-10T16:33:00Z">
              <w:tcPr>
                <w:tcW w:w="2417" w:type="dxa"/>
                <w:gridSpan w:val="2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  <w:tc>
          <w:tcPr>
            <w:tcW w:w="2584" w:type="dxa"/>
            <w:tcPrChange w:id="48" w:author="Andie Miller" w:date="2009-12-10T16:33:00Z">
              <w:tcPr>
                <w:tcW w:w="3305" w:type="dxa"/>
                <w:gridSpan w:val="2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  <w:tc>
          <w:tcPr>
            <w:tcW w:w="5246" w:type="dxa"/>
            <w:tcPrChange w:id="49" w:author="Andie Miller" w:date="2009-12-10T16:33:00Z">
              <w:tcPr>
                <w:tcW w:w="5246" w:type="dxa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  <w:tc>
          <w:tcPr>
            <w:tcW w:w="1890" w:type="dxa"/>
            <w:tcPrChange w:id="50" w:author="Andie Miller" w:date="2009-12-10T16:33:00Z">
              <w:tcPr>
                <w:tcW w:w="1890" w:type="dxa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</w:tr>
      <w:tr w:rsidR="00BD416F" w:rsidRPr="00B42AA9" w:rsidTr="00BD416F">
        <w:tc>
          <w:tcPr>
            <w:tcW w:w="468" w:type="dxa"/>
            <w:vAlign w:val="center"/>
            <w:tcPrChange w:id="51" w:author="Andie Miller" w:date="2009-12-10T16:33:00Z">
              <w:tcPr>
                <w:tcW w:w="436" w:type="dxa"/>
              </w:tcPr>
            </w:tcPrChange>
          </w:tcPr>
          <w:p w:rsidR="00BD416F" w:rsidRPr="00BD416F" w:rsidRDefault="00BD416F" w:rsidP="00BD416F">
            <w:pPr>
              <w:jc w:val="center"/>
              <w:rPr>
                <w:sz w:val="32"/>
                <w:szCs w:val="32"/>
                <w:rPrChange w:id="52" w:author="Andie Miller" w:date="2009-12-10T16:31:00Z">
                  <w:rPr>
                    <w:sz w:val="48"/>
                    <w:szCs w:val="48"/>
                  </w:rPr>
                </w:rPrChange>
              </w:rPr>
              <w:pPrChange w:id="53" w:author="Andie Miller" w:date="2009-12-10T16:31:00Z">
                <w:pPr/>
              </w:pPrChange>
            </w:pPr>
            <w:ins w:id="54" w:author="Andie Miller" w:date="2009-12-10T16:32:00Z">
              <w:r>
                <w:rPr>
                  <w:sz w:val="32"/>
                  <w:szCs w:val="32"/>
                </w:rPr>
                <w:t>4</w:t>
              </w:r>
            </w:ins>
          </w:p>
        </w:tc>
        <w:tc>
          <w:tcPr>
            <w:tcW w:w="1170" w:type="dxa"/>
            <w:tcPrChange w:id="55" w:author="Andie Miller" w:date="2009-12-10T16:33:00Z">
              <w:tcPr>
                <w:tcW w:w="436" w:type="dxa"/>
                <w:gridSpan w:val="2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  <w:tc>
          <w:tcPr>
            <w:tcW w:w="810" w:type="dxa"/>
            <w:tcPrChange w:id="56" w:author="Andie Miller" w:date="2009-12-10T16:33:00Z">
              <w:tcPr>
                <w:tcW w:w="868" w:type="dxa"/>
                <w:gridSpan w:val="2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  <w:tc>
          <w:tcPr>
            <w:tcW w:w="2430" w:type="dxa"/>
            <w:tcPrChange w:id="57" w:author="Andie Miller" w:date="2009-12-10T16:33:00Z">
              <w:tcPr>
                <w:tcW w:w="2417" w:type="dxa"/>
                <w:gridSpan w:val="2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  <w:tc>
          <w:tcPr>
            <w:tcW w:w="2584" w:type="dxa"/>
            <w:tcPrChange w:id="58" w:author="Andie Miller" w:date="2009-12-10T16:33:00Z">
              <w:tcPr>
                <w:tcW w:w="3305" w:type="dxa"/>
                <w:gridSpan w:val="2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  <w:tc>
          <w:tcPr>
            <w:tcW w:w="5246" w:type="dxa"/>
            <w:tcPrChange w:id="59" w:author="Andie Miller" w:date="2009-12-10T16:33:00Z">
              <w:tcPr>
                <w:tcW w:w="5246" w:type="dxa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  <w:tc>
          <w:tcPr>
            <w:tcW w:w="1890" w:type="dxa"/>
            <w:tcPrChange w:id="60" w:author="Andie Miller" w:date="2009-12-10T16:33:00Z">
              <w:tcPr>
                <w:tcW w:w="1890" w:type="dxa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</w:tr>
      <w:tr w:rsidR="00BD416F" w:rsidRPr="00B42AA9" w:rsidTr="00BD416F">
        <w:tc>
          <w:tcPr>
            <w:tcW w:w="468" w:type="dxa"/>
            <w:vAlign w:val="center"/>
            <w:tcPrChange w:id="61" w:author="Andie Miller" w:date="2009-12-10T16:33:00Z">
              <w:tcPr>
                <w:tcW w:w="436" w:type="dxa"/>
              </w:tcPr>
            </w:tcPrChange>
          </w:tcPr>
          <w:p w:rsidR="00BD416F" w:rsidRPr="00BD416F" w:rsidRDefault="00BD416F" w:rsidP="00BD416F">
            <w:pPr>
              <w:jc w:val="center"/>
              <w:rPr>
                <w:sz w:val="32"/>
                <w:szCs w:val="32"/>
                <w:rPrChange w:id="62" w:author="Andie Miller" w:date="2009-12-10T16:31:00Z">
                  <w:rPr>
                    <w:sz w:val="48"/>
                    <w:szCs w:val="48"/>
                  </w:rPr>
                </w:rPrChange>
              </w:rPr>
              <w:pPrChange w:id="63" w:author="Andie Miller" w:date="2009-12-10T16:31:00Z">
                <w:pPr/>
              </w:pPrChange>
            </w:pPr>
            <w:ins w:id="64" w:author="Andie Miller" w:date="2009-12-10T16:32:00Z">
              <w:r>
                <w:rPr>
                  <w:sz w:val="32"/>
                  <w:szCs w:val="32"/>
                </w:rPr>
                <w:t>5</w:t>
              </w:r>
            </w:ins>
          </w:p>
        </w:tc>
        <w:tc>
          <w:tcPr>
            <w:tcW w:w="1170" w:type="dxa"/>
            <w:tcPrChange w:id="65" w:author="Andie Miller" w:date="2009-12-10T16:33:00Z">
              <w:tcPr>
                <w:tcW w:w="436" w:type="dxa"/>
                <w:gridSpan w:val="2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  <w:tc>
          <w:tcPr>
            <w:tcW w:w="810" w:type="dxa"/>
            <w:tcPrChange w:id="66" w:author="Andie Miller" w:date="2009-12-10T16:33:00Z">
              <w:tcPr>
                <w:tcW w:w="868" w:type="dxa"/>
                <w:gridSpan w:val="2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  <w:tc>
          <w:tcPr>
            <w:tcW w:w="2430" w:type="dxa"/>
            <w:tcPrChange w:id="67" w:author="Andie Miller" w:date="2009-12-10T16:33:00Z">
              <w:tcPr>
                <w:tcW w:w="2417" w:type="dxa"/>
                <w:gridSpan w:val="2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  <w:tc>
          <w:tcPr>
            <w:tcW w:w="2584" w:type="dxa"/>
            <w:tcPrChange w:id="68" w:author="Andie Miller" w:date="2009-12-10T16:33:00Z">
              <w:tcPr>
                <w:tcW w:w="3305" w:type="dxa"/>
                <w:gridSpan w:val="2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  <w:tc>
          <w:tcPr>
            <w:tcW w:w="5246" w:type="dxa"/>
            <w:tcPrChange w:id="69" w:author="Andie Miller" w:date="2009-12-10T16:33:00Z">
              <w:tcPr>
                <w:tcW w:w="5246" w:type="dxa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  <w:tc>
          <w:tcPr>
            <w:tcW w:w="1890" w:type="dxa"/>
            <w:tcPrChange w:id="70" w:author="Andie Miller" w:date="2009-12-10T16:33:00Z">
              <w:tcPr>
                <w:tcW w:w="1890" w:type="dxa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</w:tr>
      <w:tr w:rsidR="00BD416F" w:rsidRPr="00B42AA9" w:rsidTr="00BD416F">
        <w:tc>
          <w:tcPr>
            <w:tcW w:w="468" w:type="dxa"/>
            <w:vAlign w:val="center"/>
            <w:tcPrChange w:id="71" w:author="Andie Miller" w:date="2009-12-10T16:33:00Z">
              <w:tcPr>
                <w:tcW w:w="436" w:type="dxa"/>
              </w:tcPr>
            </w:tcPrChange>
          </w:tcPr>
          <w:p w:rsidR="00BD416F" w:rsidRPr="00BD416F" w:rsidRDefault="00BD416F" w:rsidP="00BD416F">
            <w:pPr>
              <w:jc w:val="center"/>
              <w:rPr>
                <w:sz w:val="32"/>
                <w:szCs w:val="32"/>
                <w:rPrChange w:id="72" w:author="Andie Miller" w:date="2009-12-10T16:31:00Z">
                  <w:rPr>
                    <w:sz w:val="48"/>
                    <w:szCs w:val="48"/>
                  </w:rPr>
                </w:rPrChange>
              </w:rPr>
              <w:pPrChange w:id="73" w:author="Andie Miller" w:date="2009-12-10T16:31:00Z">
                <w:pPr/>
              </w:pPrChange>
            </w:pPr>
            <w:ins w:id="74" w:author="Andie Miller" w:date="2009-12-10T16:32:00Z">
              <w:r>
                <w:rPr>
                  <w:sz w:val="32"/>
                  <w:szCs w:val="32"/>
                </w:rPr>
                <w:t>6</w:t>
              </w:r>
            </w:ins>
          </w:p>
        </w:tc>
        <w:tc>
          <w:tcPr>
            <w:tcW w:w="1170" w:type="dxa"/>
            <w:tcPrChange w:id="75" w:author="Andie Miller" w:date="2009-12-10T16:33:00Z">
              <w:tcPr>
                <w:tcW w:w="436" w:type="dxa"/>
                <w:gridSpan w:val="2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  <w:tc>
          <w:tcPr>
            <w:tcW w:w="810" w:type="dxa"/>
            <w:tcPrChange w:id="76" w:author="Andie Miller" w:date="2009-12-10T16:33:00Z">
              <w:tcPr>
                <w:tcW w:w="868" w:type="dxa"/>
                <w:gridSpan w:val="2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  <w:tc>
          <w:tcPr>
            <w:tcW w:w="2430" w:type="dxa"/>
            <w:tcPrChange w:id="77" w:author="Andie Miller" w:date="2009-12-10T16:33:00Z">
              <w:tcPr>
                <w:tcW w:w="2417" w:type="dxa"/>
                <w:gridSpan w:val="2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  <w:tc>
          <w:tcPr>
            <w:tcW w:w="2584" w:type="dxa"/>
            <w:tcPrChange w:id="78" w:author="Andie Miller" w:date="2009-12-10T16:33:00Z">
              <w:tcPr>
                <w:tcW w:w="3305" w:type="dxa"/>
                <w:gridSpan w:val="2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  <w:tc>
          <w:tcPr>
            <w:tcW w:w="5246" w:type="dxa"/>
            <w:tcPrChange w:id="79" w:author="Andie Miller" w:date="2009-12-10T16:33:00Z">
              <w:tcPr>
                <w:tcW w:w="5246" w:type="dxa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  <w:tc>
          <w:tcPr>
            <w:tcW w:w="1890" w:type="dxa"/>
            <w:tcPrChange w:id="80" w:author="Andie Miller" w:date="2009-12-10T16:33:00Z">
              <w:tcPr>
                <w:tcW w:w="1890" w:type="dxa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</w:tr>
      <w:tr w:rsidR="00BD416F" w:rsidRPr="00B42AA9" w:rsidTr="00BD416F">
        <w:tc>
          <w:tcPr>
            <w:tcW w:w="468" w:type="dxa"/>
            <w:vAlign w:val="center"/>
            <w:tcPrChange w:id="81" w:author="Andie Miller" w:date="2009-12-10T16:33:00Z">
              <w:tcPr>
                <w:tcW w:w="436" w:type="dxa"/>
              </w:tcPr>
            </w:tcPrChange>
          </w:tcPr>
          <w:p w:rsidR="00BD416F" w:rsidRPr="00BD416F" w:rsidRDefault="00BD416F" w:rsidP="00BD416F">
            <w:pPr>
              <w:jc w:val="center"/>
              <w:rPr>
                <w:sz w:val="32"/>
                <w:szCs w:val="32"/>
                <w:rPrChange w:id="82" w:author="Andie Miller" w:date="2009-12-10T16:31:00Z">
                  <w:rPr>
                    <w:sz w:val="48"/>
                    <w:szCs w:val="48"/>
                  </w:rPr>
                </w:rPrChange>
              </w:rPr>
              <w:pPrChange w:id="83" w:author="Andie Miller" w:date="2009-12-10T16:31:00Z">
                <w:pPr/>
              </w:pPrChange>
            </w:pPr>
            <w:ins w:id="84" w:author="Andie Miller" w:date="2009-12-10T16:32:00Z">
              <w:r>
                <w:rPr>
                  <w:sz w:val="32"/>
                  <w:szCs w:val="32"/>
                </w:rPr>
                <w:t>7</w:t>
              </w:r>
            </w:ins>
          </w:p>
        </w:tc>
        <w:tc>
          <w:tcPr>
            <w:tcW w:w="1170" w:type="dxa"/>
            <w:tcPrChange w:id="85" w:author="Andie Miller" w:date="2009-12-10T16:33:00Z">
              <w:tcPr>
                <w:tcW w:w="436" w:type="dxa"/>
                <w:gridSpan w:val="2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  <w:tc>
          <w:tcPr>
            <w:tcW w:w="810" w:type="dxa"/>
            <w:tcPrChange w:id="86" w:author="Andie Miller" w:date="2009-12-10T16:33:00Z">
              <w:tcPr>
                <w:tcW w:w="868" w:type="dxa"/>
                <w:gridSpan w:val="2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  <w:tc>
          <w:tcPr>
            <w:tcW w:w="2430" w:type="dxa"/>
            <w:tcPrChange w:id="87" w:author="Andie Miller" w:date="2009-12-10T16:33:00Z">
              <w:tcPr>
                <w:tcW w:w="2417" w:type="dxa"/>
                <w:gridSpan w:val="2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  <w:tc>
          <w:tcPr>
            <w:tcW w:w="2584" w:type="dxa"/>
            <w:tcPrChange w:id="88" w:author="Andie Miller" w:date="2009-12-10T16:33:00Z">
              <w:tcPr>
                <w:tcW w:w="3305" w:type="dxa"/>
                <w:gridSpan w:val="2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  <w:tc>
          <w:tcPr>
            <w:tcW w:w="5246" w:type="dxa"/>
            <w:tcPrChange w:id="89" w:author="Andie Miller" w:date="2009-12-10T16:33:00Z">
              <w:tcPr>
                <w:tcW w:w="5246" w:type="dxa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  <w:tc>
          <w:tcPr>
            <w:tcW w:w="1890" w:type="dxa"/>
            <w:tcPrChange w:id="90" w:author="Andie Miller" w:date="2009-12-10T16:33:00Z">
              <w:tcPr>
                <w:tcW w:w="1890" w:type="dxa"/>
              </w:tcPr>
            </w:tcPrChange>
          </w:tcPr>
          <w:p w:rsidR="00BD416F" w:rsidRPr="00B42AA9" w:rsidRDefault="00BD416F" w:rsidP="00796DCA">
            <w:pPr>
              <w:rPr>
                <w:sz w:val="48"/>
                <w:szCs w:val="48"/>
              </w:rPr>
            </w:pPr>
          </w:p>
        </w:tc>
      </w:tr>
      <w:tr w:rsidR="00BD416F" w:rsidRPr="00B42AA9" w:rsidTr="00BD416F">
        <w:trPr>
          <w:ins w:id="91" w:author="Andie Miller" w:date="2009-12-10T16:32:00Z"/>
        </w:trPr>
        <w:tc>
          <w:tcPr>
            <w:tcW w:w="468" w:type="dxa"/>
            <w:vAlign w:val="center"/>
            <w:tcPrChange w:id="92" w:author="Andie Miller" w:date="2009-12-10T16:33:00Z">
              <w:tcPr>
                <w:tcW w:w="816" w:type="dxa"/>
                <w:gridSpan w:val="2"/>
                <w:vAlign w:val="center"/>
              </w:tcPr>
            </w:tcPrChange>
          </w:tcPr>
          <w:p w:rsidR="00BD416F" w:rsidRDefault="00BD416F" w:rsidP="00BD416F">
            <w:pPr>
              <w:jc w:val="center"/>
              <w:rPr>
                <w:ins w:id="93" w:author="Andie Miller" w:date="2009-12-10T16:32:00Z"/>
                <w:sz w:val="32"/>
                <w:szCs w:val="32"/>
              </w:rPr>
            </w:pPr>
            <w:ins w:id="94" w:author="Andie Miller" w:date="2009-12-10T16:32:00Z">
              <w:r>
                <w:rPr>
                  <w:sz w:val="32"/>
                  <w:szCs w:val="32"/>
                </w:rPr>
                <w:t>8</w:t>
              </w:r>
            </w:ins>
          </w:p>
        </w:tc>
        <w:tc>
          <w:tcPr>
            <w:tcW w:w="1170" w:type="dxa"/>
            <w:tcPrChange w:id="95" w:author="Andie Miller" w:date="2009-12-10T16:33:00Z">
              <w:tcPr>
                <w:tcW w:w="816" w:type="dxa"/>
                <w:gridSpan w:val="2"/>
              </w:tcPr>
            </w:tcPrChange>
          </w:tcPr>
          <w:p w:rsidR="00BD416F" w:rsidRPr="00B42AA9" w:rsidRDefault="00BD416F" w:rsidP="00796DCA">
            <w:pPr>
              <w:rPr>
                <w:ins w:id="96" w:author="Andie Miller" w:date="2009-12-10T16:32:00Z"/>
                <w:sz w:val="48"/>
                <w:szCs w:val="48"/>
              </w:rPr>
            </w:pPr>
          </w:p>
        </w:tc>
        <w:tc>
          <w:tcPr>
            <w:tcW w:w="810" w:type="dxa"/>
            <w:tcPrChange w:id="97" w:author="Andie Miller" w:date="2009-12-10T16:33:00Z">
              <w:tcPr>
                <w:tcW w:w="816" w:type="dxa"/>
                <w:gridSpan w:val="2"/>
              </w:tcPr>
            </w:tcPrChange>
          </w:tcPr>
          <w:p w:rsidR="00BD416F" w:rsidRPr="00B42AA9" w:rsidRDefault="00BD416F" w:rsidP="00796DCA">
            <w:pPr>
              <w:rPr>
                <w:ins w:id="98" w:author="Andie Miller" w:date="2009-12-10T16:32:00Z"/>
                <w:sz w:val="48"/>
                <w:szCs w:val="48"/>
              </w:rPr>
            </w:pPr>
          </w:p>
        </w:tc>
        <w:tc>
          <w:tcPr>
            <w:tcW w:w="2430" w:type="dxa"/>
            <w:tcPrChange w:id="99" w:author="Andie Miller" w:date="2009-12-10T16:33:00Z">
              <w:tcPr>
                <w:tcW w:w="2430" w:type="dxa"/>
                <w:gridSpan w:val="2"/>
              </w:tcPr>
            </w:tcPrChange>
          </w:tcPr>
          <w:p w:rsidR="00BD416F" w:rsidRPr="00B42AA9" w:rsidRDefault="00BD416F" w:rsidP="00796DCA">
            <w:pPr>
              <w:rPr>
                <w:ins w:id="100" w:author="Andie Miller" w:date="2009-12-10T16:32:00Z"/>
                <w:sz w:val="48"/>
                <w:szCs w:val="48"/>
              </w:rPr>
            </w:pPr>
          </w:p>
        </w:tc>
        <w:tc>
          <w:tcPr>
            <w:tcW w:w="2584" w:type="dxa"/>
            <w:tcPrChange w:id="101" w:author="Andie Miller" w:date="2009-12-10T16:33:00Z">
              <w:tcPr>
                <w:tcW w:w="2584" w:type="dxa"/>
              </w:tcPr>
            </w:tcPrChange>
          </w:tcPr>
          <w:p w:rsidR="00BD416F" w:rsidRPr="00B42AA9" w:rsidRDefault="00BD416F" w:rsidP="00796DCA">
            <w:pPr>
              <w:rPr>
                <w:ins w:id="102" w:author="Andie Miller" w:date="2009-12-10T16:32:00Z"/>
                <w:sz w:val="48"/>
                <w:szCs w:val="48"/>
              </w:rPr>
            </w:pPr>
          </w:p>
        </w:tc>
        <w:tc>
          <w:tcPr>
            <w:tcW w:w="5246" w:type="dxa"/>
            <w:tcPrChange w:id="103" w:author="Andie Miller" w:date="2009-12-10T16:33:00Z">
              <w:tcPr>
                <w:tcW w:w="5246" w:type="dxa"/>
              </w:tcPr>
            </w:tcPrChange>
          </w:tcPr>
          <w:p w:rsidR="00BD416F" w:rsidRPr="00B42AA9" w:rsidRDefault="00BD416F" w:rsidP="00796DCA">
            <w:pPr>
              <w:rPr>
                <w:ins w:id="104" w:author="Andie Miller" w:date="2009-12-10T16:32:00Z"/>
                <w:sz w:val="48"/>
                <w:szCs w:val="48"/>
              </w:rPr>
            </w:pPr>
          </w:p>
        </w:tc>
        <w:tc>
          <w:tcPr>
            <w:tcW w:w="1890" w:type="dxa"/>
            <w:tcPrChange w:id="105" w:author="Andie Miller" w:date="2009-12-10T16:33:00Z">
              <w:tcPr>
                <w:tcW w:w="1890" w:type="dxa"/>
              </w:tcPr>
            </w:tcPrChange>
          </w:tcPr>
          <w:p w:rsidR="00BD416F" w:rsidRPr="00B42AA9" w:rsidRDefault="00BD416F" w:rsidP="00796DCA">
            <w:pPr>
              <w:rPr>
                <w:ins w:id="106" w:author="Andie Miller" w:date="2009-12-10T16:32:00Z"/>
                <w:sz w:val="48"/>
                <w:szCs w:val="48"/>
              </w:rPr>
            </w:pPr>
          </w:p>
        </w:tc>
      </w:tr>
      <w:tr w:rsidR="00BD416F" w:rsidRPr="00B42AA9" w:rsidTr="00BD416F">
        <w:trPr>
          <w:ins w:id="107" w:author="Andie Miller" w:date="2009-12-10T16:32:00Z"/>
        </w:trPr>
        <w:tc>
          <w:tcPr>
            <w:tcW w:w="468" w:type="dxa"/>
            <w:vAlign w:val="center"/>
            <w:tcPrChange w:id="108" w:author="Andie Miller" w:date="2009-12-10T16:33:00Z">
              <w:tcPr>
                <w:tcW w:w="816" w:type="dxa"/>
                <w:gridSpan w:val="2"/>
                <w:vAlign w:val="center"/>
              </w:tcPr>
            </w:tcPrChange>
          </w:tcPr>
          <w:p w:rsidR="00BD416F" w:rsidRDefault="00BD416F" w:rsidP="00BD416F">
            <w:pPr>
              <w:jc w:val="center"/>
              <w:rPr>
                <w:ins w:id="109" w:author="Andie Miller" w:date="2009-12-10T16:32:00Z"/>
                <w:sz w:val="32"/>
                <w:szCs w:val="32"/>
              </w:rPr>
            </w:pPr>
            <w:ins w:id="110" w:author="Andie Miller" w:date="2009-12-10T16:32:00Z">
              <w:r>
                <w:rPr>
                  <w:sz w:val="32"/>
                  <w:szCs w:val="32"/>
                </w:rPr>
                <w:t>9</w:t>
              </w:r>
            </w:ins>
          </w:p>
        </w:tc>
        <w:tc>
          <w:tcPr>
            <w:tcW w:w="1170" w:type="dxa"/>
            <w:tcPrChange w:id="111" w:author="Andie Miller" w:date="2009-12-10T16:33:00Z">
              <w:tcPr>
                <w:tcW w:w="816" w:type="dxa"/>
                <w:gridSpan w:val="2"/>
              </w:tcPr>
            </w:tcPrChange>
          </w:tcPr>
          <w:p w:rsidR="00BD416F" w:rsidRPr="00B42AA9" w:rsidRDefault="00BD416F" w:rsidP="00796DCA">
            <w:pPr>
              <w:rPr>
                <w:ins w:id="112" w:author="Andie Miller" w:date="2009-12-10T16:32:00Z"/>
                <w:sz w:val="48"/>
                <w:szCs w:val="48"/>
              </w:rPr>
            </w:pPr>
          </w:p>
        </w:tc>
        <w:tc>
          <w:tcPr>
            <w:tcW w:w="810" w:type="dxa"/>
            <w:tcPrChange w:id="113" w:author="Andie Miller" w:date="2009-12-10T16:33:00Z">
              <w:tcPr>
                <w:tcW w:w="816" w:type="dxa"/>
                <w:gridSpan w:val="2"/>
              </w:tcPr>
            </w:tcPrChange>
          </w:tcPr>
          <w:p w:rsidR="00BD416F" w:rsidRPr="00B42AA9" w:rsidRDefault="00BD416F" w:rsidP="00796DCA">
            <w:pPr>
              <w:rPr>
                <w:ins w:id="114" w:author="Andie Miller" w:date="2009-12-10T16:32:00Z"/>
                <w:sz w:val="48"/>
                <w:szCs w:val="48"/>
              </w:rPr>
            </w:pPr>
          </w:p>
        </w:tc>
        <w:tc>
          <w:tcPr>
            <w:tcW w:w="2430" w:type="dxa"/>
            <w:tcPrChange w:id="115" w:author="Andie Miller" w:date="2009-12-10T16:33:00Z">
              <w:tcPr>
                <w:tcW w:w="2430" w:type="dxa"/>
                <w:gridSpan w:val="2"/>
              </w:tcPr>
            </w:tcPrChange>
          </w:tcPr>
          <w:p w:rsidR="00BD416F" w:rsidRPr="00B42AA9" w:rsidRDefault="00BD416F" w:rsidP="00796DCA">
            <w:pPr>
              <w:rPr>
                <w:ins w:id="116" w:author="Andie Miller" w:date="2009-12-10T16:32:00Z"/>
                <w:sz w:val="48"/>
                <w:szCs w:val="48"/>
              </w:rPr>
            </w:pPr>
          </w:p>
        </w:tc>
        <w:tc>
          <w:tcPr>
            <w:tcW w:w="2584" w:type="dxa"/>
            <w:tcPrChange w:id="117" w:author="Andie Miller" w:date="2009-12-10T16:33:00Z">
              <w:tcPr>
                <w:tcW w:w="2584" w:type="dxa"/>
              </w:tcPr>
            </w:tcPrChange>
          </w:tcPr>
          <w:p w:rsidR="00BD416F" w:rsidRPr="00B42AA9" w:rsidRDefault="00BD416F" w:rsidP="00796DCA">
            <w:pPr>
              <w:rPr>
                <w:ins w:id="118" w:author="Andie Miller" w:date="2009-12-10T16:32:00Z"/>
                <w:sz w:val="48"/>
                <w:szCs w:val="48"/>
              </w:rPr>
            </w:pPr>
          </w:p>
        </w:tc>
        <w:tc>
          <w:tcPr>
            <w:tcW w:w="5246" w:type="dxa"/>
            <w:tcPrChange w:id="119" w:author="Andie Miller" w:date="2009-12-10T16:33:00Z">
              <w:tcPr>
                <w:tcW w:w="5246" w:type="dxa"/>
              </w:tcPr>
            </w:tcPrChange>
          </w:tcPr>
          <w:p w:rsidR="00BD416F" w:rsidRPr="00B42AA9" w:rsidRDefault="00BD416F" w:rsidP="00796DCA">
            <w:pPr>
              <w:rPr>
                <w:ins w:id="120" w:author="Andie Miller" w:date="2009-12-10T16:32:00Z"/>
                <w:sz w:val="48"/>
                <w:szCs w:val="48"/>
              </w:rPr>
            </w:pPr>
          </w:p>
        </w:tc>
        <w:tc>
          <w:tcPr>
            <w:tcW w:w="1890" w:type="dxa"/>
            <w:tcPrChange w:id="121" w:author="Andie Miller" w:date="2009-12-10T16:33:00Z">
              <w:tcPr>
                <w:tcW w:w="1890" w:type="dxa"/>
              </w:tcPr>
            </w:tcPrChange>
          </w:tcPr>
          <w:p w:rsidR="00BD416F" w:rsidRPr="00B42AA9" w:rsidRDefault="00BD416F" w:rsidP="00796DCA">
            <w:pPr>
              <w:rPr>
                <w:ins w:id="122" w:author="Andie Miller" w:date="2009-12-10T16:32:00Z"/>
                <w:sz w:val="48"/>
                <w:szCs w:val="48"/>
              </w:rPr>
            </w:pPr>
          </w:p>
        </w:tc>
      </w:tr>
    </w:tbl>
    <w:p w:rsidR="00B42AA9" w:rsidRDefault="00B42AA9" w:rsidP="00495202"/>
    <w:p w:rsidR="00897CEB" w:rsidRDefault="0032161B">
      <w:pPr>
        <w:jc w:val="right"/>
        <w:rPr>
          <w:u w:val="single"/>
        </w:rPr>
      </w:pPr>
      <w:r>
        <w:t xml:space="preserve">Log Page </w:t>
      </w:r>
      <w:r>
        <w:rPr>
          <w:u w:val="single"/>
        </w:rPr>
        <w:tab/>
      </w:r>
      <w:r>
        <w:t xml:space="preserve"> of </w:t>
      </w:r>
      <w:r>
        <w:rPr>
          <w:u w:val="single"/>
        </w:rPr>
        <w:tab/>
      </w:r>
    </w:p>
    <w:sectPr w:rsidR="00897CEB" w:rsidSect="00BD416F">
      <w:headerReference w:type="default" r:id="rId6"/>
      <w:footerReference w:type="default" r:id="rId7"/>
      <w:pgSz w:w="15840" w:h="12240" w:orient="landscape"/>
      <w:pgMar w:top="720" w:right="720" w:bottom="720" w:left="720" w:header="720" w:footer="720" w:gutter="0"/>
      <w:cols w:space="720"/>
      <w:docGrid w:linePitch="360"/>
      <w:sectPrChange w:id="131" w:author="Andie Miller" w:date="2009-12-10T16:27:00Z">
        <w:sectPr w:rsidR="00897CEB" w:rsidSect="00BD416F">
          <w:pgSz w:w="12240" w:h="15840" w:orient="portrait"/>
          <w:pgMar w:top="1440" w:right="1440" w:bottom="1440" w:left="1440"/>
        </w:sectPr>
      </w:sectPrChange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57F66" w:rsidRDefault="00C57F66" w:rsidP="001C3429">
      <w:r>
        <w:separator/>
      </w:r>
    </w:p>
  </w:endnote>
  <w:endnote w:type="continuationSeparator" w:id="0">
    <w:p w:rsidR="00C57F66" w:rsidRDefault="00C57F66" w:rsidP="001C342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291777"/>
      <w:docPartObj>
        <w:docPartGallery w:val="Page Numbers (Bottom of Page)"/>
        <w:docPartUnique/>
      </w:docPartObj>
    </w:sdtPr>
    <w:sdtContent>
      <w:p w:rsidR="001C3429" w:rsidRDefault="001C3429" w:rsidP="001C3429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EPIC Equipment Event Log</w:t>
        </w:r>
        <w:r w:rsidRPr="002D349E"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</w:r>
        <w:ins w:id="129" w:author="Andie Miller" w:date="2009-12-10T16:27:00Z">
          <w:r w:rsidR="00BD416F">
            <w:rPr>
              <w:rFonts w:ascii="Times New Roman" w:hAnsi="Times New Roman" w:cs="Times New Roman"/>
              <w:sz w:val="20"/>
              <w:szCs w:val="20"/>
            </w:rPr>
            <w:tab/>
          </w:r>
          <w:r w:rsidR="00BD416F">
            <w:rPr>
              <w:rFonts w:ascii="Times New Roman" w:hAnsi="Times New Roman" w:cs="Times New Roman"/>
              <w:sz w:val="20"/>
              <w:szCs w:val="20"/>
            </w:rPr>
            <w:tab/>
          </w:r>
          <w:r w:rsidR="00BD416F">
            <w:rPr>
              <w:rFonts w:ascii="Times New Roman" w:hAnsi="Times New Roman" w:cs="Times New Roman"/>
              <w:sz w:val="20"/>
              <w:szCs w:val="20"/>
            </w:rPr>
            <w:tab/>
          </w:r>
          <w:r w:rsidR="00BD416F">
            <w:rPr>
              <w:rFonts w:ascii="Times New Roman" w:hAnsi="Times New Roman" w:cs="Times New Roman"/>
              <w:sz w:val="20"/>
              <w:szCs w:val="20"/>
            </w:rPr>
            <w:tab/>
          </w:r>
        </w:ins>
        <w:r>
          <w:rPr>
            <w:rFonts w:ascii="Times New Roman" w:hAnsi="Times New Roman" w:cs="Times New Roman"/>
            <w:sz w:val="20"/>
            <w:szCs w:val="20"/>
          </w:rPr>
          <w:t>Confidential &amp; Proprietary</w:t>
        </w:r>
        <w:r w:rsidRPr="002D349E">
          <w:rPr>
            <w:rFonts w:ascii="Times New Roman" w:hAnsi="Times New Roman" w:cs="Times New Roman"/>
            <w:sz w:val="20"/>
            <w:szCs w:val="20"/>
          </w:rPr>
          <w:tab/>
          <w:t xml:space="preserve">  </w:t>
        </w:r>
      </w:p>
      <w:p w:rsidR="001C3429" w:rsidRDefault="001C3429" w:rsidP="001C3429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Document Number:  EGF-004</w:t>
        </w:r>
        <w:r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</w:r>
        <w:ins w:id="130" w:author="Andie Miller" w:date="2009-12-10T16:27:00Z">
          <w:r w:rsidR="00BD416F">
            <w:rPr>
              <w:rFonts w:ascii="Times New Roman" w:hAnsi="Times New Roman" w:cs="Times New Roman"/>
              <w:sz w:val="20"/>
              <w:szCs w:val="20"/>
            </w:rPr>
            <w:tab/>
          </w:r>
          <w:r w:rsidR="00BD416F">
            <w:rPr>
              <w:rFonts w:ascii="Times New Roman" w:hAnsi="Times New Roman" w:cs="Times New Roman"/>
              <w:sz w:val="20"/>
              <w:szCs w:val="20"/>
            </w:rPr>
            <w:tab/>
          </w:r>
          <w:r w:rsidR="00BD416F">
            <w:rPr>
              <w:rFonts w:ascii="Times New Roman" w:hAnsi="Times New Roman" w:cs="Times New Roman"/>
              <w:sz w:val="20"/>
              <w:szCs w:val="20"/>
            </w:rPr>
            <w:tab/>
          </w:r>
          <w:r w:rsidR="00BD416F">
            <w:rPr>
              <w:rFonts w:ascii="Times New Roman" w:hAnsi="Times New Roman" w:cs="Times New Roman"/>
              <w:sz w:val="20"/>
              <w:szCs w:val="20"/>
            </w:rPr>
            <w:tab/>
          </w:r>
          <w:r w:rsidR="00BD416F">
            <w:rPr>
              <w:rFonts w:ascii="Times New Roman" w:hAnsi="Times New Roman" w:cs="Times New Roman"/>
              <w:sz w:val="20"/>
              <w:szCs w:val="20"/>
            </w:rPr>
            <w:tab/>
          </w:r>
          <w:r w:rsidR="00BD416F">
            <w:rPr>
              <w:rFonts w:ascii="Times New Roman" w:hAnsi="Times New Roman" w:cs="Times New Roman"/>
              <w:sz w:val="20"/>
              <w:szCs w:val="20"/>
            </w:rPr>
            <w:tab/>
            <w:t xml:space="preserve">   </w:t>
          </w:r>
        </w:ins>
        <w:r w:rsidRPr="002D349E">
          <w:rPr>
            <w:rFonts w:ascii="Times New Roman" w:hAnsi="Times New Roman" w:cs="Times New Roman"/>
            <w:sz w:val="20"/>
            <w:szCs w:val="20"/>
          </w:rPr>
          <w:t xml:space="preserve">Page </w:t>
        </w:r>
        <w:r w:rsidR="006B0175" w:rsidRPr="002D349E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2D349E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="006B0175" w:rsidRPr="002D349E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0E4F6F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="006B0175" w:rsidRPr="002D349E">
          <w:rPr>
            <w:rFonts w:ascii="Times New Roman" w:hAnsi="Times New Roman" w:cs="Times New Roman"/>
            <w:sz w:val="20"/>
            <w:szCs w:val="20"/>
          </w:rPr>
          <w:fldChar w:fldCharType="end"/>
        </w:r>
      </w:p>
      <w:p w:rsidR="001C3429" w:rsidRPr="002D349E" w:rsidRDefault="001C3429" w:rsidP="001C3429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Version Number:  000</w:t>
        </w:r>
      </w:p>
      <w:p w:rsidR="001C3429" w:rsidRDefault="006B0175" w:rsidP="001C3429">
        <w:pPr>
          <w:pStyle w:val="Footer"/>
          <w:jc w:val="center"/>
        </w:pPr>
      </w:p>
    </w:sdtContent>
  </w:sdt>
  <w:p w:rsidR="001C3429" w:rsidRDefault="001C342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57F66" w:rsidRDefault="00C57F66" w:rsidP="001C3429">
      <w:r>
        <w:separator/>
      </w:r>
    </w:p>
  </w:footnote>
  <w:footnote w:type="continuationSeparator" w:id="0">
    <w:p w:rsidR="00C57F66" w:rsidRDefault="00C57F66" w:rsidP="001C342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Look w:val="04A0"/>
      <w:tblPrChange w:id="123" w:author="Andie Miller" w:date="2009-12-10T16:27:00Z">
        <w:tblPr>
          <w:tblStyle w:val="TableGrid"/>
          <w:tblW w:w="0" w:type="auto"/>
          <w:tblLook w:val="04A0"/>
        </w:tblPr>
      </w:tblPrChange>
    </w:tblPr>
    <w:tblGrid>
      <w:gridCol w:w="3798"/>
      <w:gridCol w:w="10800"/>
      <w:tblGridChange w:id="124">
        <w:tblGrid>
          <w:gridCol w:w="3798"/>
          <w:gridCol w:w="5778"/>
        </w:tblGrid>
      </w:tblGridChange>
    </w:tblGrid>
    <w:tr w:rsidR="001C3429" w:rsidTr="00BD416F">
      <w:tc>
        <w:tcPr>
          <w:tcW w:w="3798" w:type="dxa"/>
          <w:tcPrChange w:id="125" w:author="Andie Miller" w:date="2009-12-10T16:27:00Z">
            <w:tcPr>
              <w:tcW w:w="3798" w:type="dxa"/>
            </w:tcPr>
          </w:tcPrChange>
        </w:tcPr>
        <w:p w:rsidR="001C3429" w:rsidRDefault="00897CEB" w:rsidP="002D650A">
          <w:pPr>
            <w:pStyle w:val="Header"/>
          </w:pPr>
          <w:r>
            <w:rPr>
              <w:noProof/>
            </w:rPr>
            <w:drawing>
              <wp:inline distT="0" distB="0" distL="0" distR="0">
                <wp:extent cx="1048550" cy="795528"/>
                <wp:effectExtent l="19050" t="0" r="0" b="0"/>
                <wp:docPr id="3" name="Picture 2" descr="EPIC LOGO final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 LOGO final.jpg"/>
                        <pic:cNvPicPr/>
                      </pic:nvPicPr>
                      <pic:blipFill>
                        <a:blip r:embed="rId1" cstate="print"/>
                        <a:srcRect r="4061" b="4444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8550" cy="7955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>
                <wp:extent cx="1185005" cy="795528"/>
                <wp:effectExtent l="19050" t="0" r="0" b="0"/>
                <wp:docPr id="4" name="Picture 0" descr="EPIC LOGO final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 LOGO final.jpg"/>
                        <pic:cNvPicPr/>
                      </pic:nvPicPr>
                      <pic:blipFill>
                        <a:blip r:embed="rId2" cstate="print"/>
                        <a:srcRect l="7611" t="5509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5005" cy="7955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800" w:type="dxa"/>
          <w:tcPrChange w:id="126" w:author="Andie Miller" w:date="2009-12-10T16:27:00Z">
            <w:tcPr>
              <w:tcW w:w="5778" w:type="dxa"/>
            </w:tcPr>
          </w:tcPrChange>
        </w:tcPr>
        <w:p w:rsidR="001C3429" w:rsidRDefault="001C3429" w:rsidP="002D650A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  <w:p w:rsidR="001C3429" w:rsidRDefault="001C3429" w:rsidP="00BD416F">
          <w:pPr>
            <w:pStyle w:val="Header"/>
            <w:jc w:val="right"/>
            <w:rPr>
              <w:rFonts w:ascii="Times New Roman" w:hAnsi="Times New Roman" w:cs="Times New Roman"/>
              <w:b/>
              <w:sz w:val="32"/>
              <w:szCs w:val="32"/>
            </w:rPr>
            <w:pPrChange w:id="127" w:author="Andie Miller" w:date="2009-12-10T16:27:00Z">
              <w:pPr>
                <w:pStyle w:val="Header"/>
                <w:jc w:val="center"/>
              </w:pPr>
            </w:pPrChange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EPIC Event Log</w:t>
          </w:r>
        </w:p>
        <w:p w:rsidR="001C3429" w:rsidRPr="001C3429" w:rsidRDefault="001C3429" w:rsidP="00BD416F">
          <w:pPr>
            <w:pStyle w:val="Header"/>
            <w:jc w:val="right"/>
            <w:rPr>
              <w:rFonts w:ascii="Times New Roman" w:hAnsi="Times New Roman" w:cs="Times New Roman"/>
              <w:b/>
              <w:sz w:val="32"/>
              <w:szCs w:val="32"/>
              <w:u w:val="single"/>
            </w:rPr>
            <w:pPrChange w:id="128" w:author="Andie Miller" w:date="2009-12-10T16:27:00Z">
              <w:pPr>
                <w:pStyle w:val="Header"/>
                <w:jc w:val="center"/>
              </w:pPr>
            </w:pPrChange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 xml:space="preserve">Device Name/SN:  </w:t>
          </w:r>
          <w:r>
            <w:rPr>
              <w:rFonts w:ascii="Times New Roman" w:hAnsi="Times New Roman" w:cs="Times New Roman"/>
              <w:b/>
              <w:sz w:val="32"/>
              <w:szCs w:val="32"/>
              <w:u w:val="single"/>
            </w:rPr>
            <w:tab/>
          </w:r>
        </w:p>
        <w:p w:rsidR="001C3429" w:rsidRPr="008540C1" w:rsidRDefault="001C3429" w:rsidP="002D650A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</w:tr>
  </w:tbl>
  <w:p w:rsidR="001C3429" w:rsidRDefault="001C3429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92"/>
  <w:displayBackgroundShape/>
  <w:trackRevisions/>
  <w:defaultTabStop w:val="720"/>
  <w:drawingGridHorizontalSpacing w:val="110"/>
  <w:displayHorizontalDrawingGridEvery w:val="2"/>
  <w:characterSpacingControl w:val="doNotCompress"/>
  <w:hdrShapeDefaults>
    <o:shapedefaults v:ext="edit" spidmax="19458"/>
  </w:hdrShapeDefaults>
  <w:footnotePr>
    <w:footnote w:id="-1"/>
    <w:footnote w:id="0"/>
  </w:footnotePr>
  <w:endnotePr>
    <w:endnote w:id="-1"/>
    <w:endnote w:id="0"/>
  </w:endnotePr>
  <w:compat/>
  <w:rsids>
    <w:rsidRoot w:val="009F1EF7"/>
    <w:rsid w:val="00085F45"/>
    <w:rsid w:val="000E4F6F"/>
    <w:rsid w:val="0011460D"/>
    <w:rsid w:val="00187609"/>
    <w:rsid w:val="001A0D4B"/>
    <w:rsid w:val="001C3429"/>
    <w:rsid w:val="0023658B"/>
    <w:rsid w:val="003053AD"/>
    <w:rsid w:val="0032161B"/>
    <w:rsid w:val="00340343"/>
    <w:rsid w:val="00495202"/>
    <w:rsid w:val="00531414"/>
    <w:rsid w:val="00546FF5"/>
    <w:rsid w:val="005D5B10"/>
    <w:rsid w:val="006B0175"/>
    <w:rsid w:val="00814065"/>
    <w:rsid w:val="00885843"/>
    <w:rsid w:val="00897CEB"/>
    <w:rsid w:val="008D46E7"/>
    <w:rsid w:val="009F1EF7"/>
    <w:rsid w:val="00A92A51"/>
    <w:rsid w:val="00B42AA9"/>
    <w:rsid w:val="00BB0D03"/>
    <w:rsid w:val="00BD416F"/>
    <w:rsid w:val="00BE4536"/>
    <w:rsid w:val="00C57F66"/>
    <w:rsid w:val="00E055FE"/>
    <w:rsid w:val="00F624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45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9520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C342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42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C34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3429"/>
  </w:style>
  <w:style w:type="paragraph" w:styleId="Footer">
    <w:name w:val="footer"/>
    <w:basedOn w:val="Normal"/>
    <w:link w:val="FooterChar"/>
    <w:uiPriority w:val="99"/>
    <w:unhideWhenUsed/>
    <w:rsid w:val="001C34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342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McNamee</dc:creator>
  <cp:keywords/>
  <dc:description/>
  <cp:lastModifiedBy>Andie Miller</cp:lastModifiedBy>
  <cp:revision>2</cp:revision>
  <cp:lastPrinted>2009-09-10T23:48:00Z</cp:lastPrinted>
  <dcterms:created xsi:type="dcterms:W3CDTF">2009-12-10T23:34:00Z</dcterms:created>
  <dcterms:modified xsi:type="dcterms:W3CDTF">2009-12-10T23:34:00Z</dcterms:modified>
</cp:coreProperties>
</file>